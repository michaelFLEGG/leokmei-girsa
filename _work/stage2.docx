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ins w:id="98233" w:author="מנוע מכני" w:date="2026-10-05T11:32:12Z">
        <w:r>
          <w:rPr>
            <w:rtl/>
          </w:rPr>
          <w:t xml:space="preserve">נכרי</w:t>
        </w:r>
      </w:ins>
      <w:del w:id="982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  <w:pPrChange w:id="903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31" w:author="מנוע מכני" w:date="2026-10-05T11:32:12Z">
        <w:r>
          <w:rPr>
            <w:rtl/>
          </w:rPr>
          <w:t xml:space="preserve"> </w:t>
        </w:r>
      </w:ins>
      <w:del w:id="95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33" w:author="מנוע מכני" w:date="2026-10-05T11:32:12Z">
        <w:r>
          <w:rPr>
            <w:rtl/>
          </w:rPr>
          <w:t xml:space="preserve"> </w:t>
        </w:r>
      </w:ins>
      <w:del w:id="95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745" w:author="מנוע מכני" w:date="2026-10-05T11:32:12Z"/>
        </w:rPr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del w:id="98746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מוכר </w:t>
      </w:r>
      <w:ins w:id="95743" w:author="מנוע מכני" w:date="2026-10-05T11:32:12Z">
        <w:r>
          <w:rPr>
            <w:rFonts w:hint="cs"/>
            <w:rtl/>
          </w:rPr>
          <w:t xml:space="preserve">אף</w:t>
        </w:r>
      </w:ins>
      <w:del w:id="95744" w:author="מנוע מכני" w:date="2026-10-05T11:32:12Z">
        <w:r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0011" w:author="מנוע מכני" w:date="2026-10-05T11:32:12Z"/>
      <w:del w:id="90012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ins w:id="90013" w:author="מנוע מכני" w:date="2026-10-05T11:32:12Z">
        <w:r>
          <w:rPr>
            <w:rFonts w:hint="cs"/>
            <w:rtl/>
          </w:rPr>
          <w:t xml:space="preserve">מ"ל</w:t>
        </w:r>
      </w:ins>
      <w:del w:id="9001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ins w:id="90015" w:author="מנוע מכני" w:date="2026-10-05T11:32:12Z">
        <w:r>
          <w:rPr>
            <w:rStyle w:val="2fb"/>
            <w:rtl/>
          </w:rPr>
          <w:t xml:space="preserve">ר"י</w:t>
        </w:r>
      </w:ins>
      <w:del w:id="90016" w:author="מנוע מכני" w:date="2026-10-05T11:32:12Z">
        <w:r>
          <w:rPr>
            <w:rtl/>
          </w:rPr>
          <w:delText xml:space="preserve">ר</w:delText>
        </w:r>
        <w:r w:rsidR="00D11EC0">
          <w:rPr>
            <w:rFonts w:hint="cs"/>
            <w:rtl/>
          </w:rPr>
          <w:delText xml:space="preserve">''י</w:delText>
        </w:r>
      </w:del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ins w:id="98235" w:author="מנוע מכני" w:date="2026-10-05T11:32:12Z">
        <w:r>
          <w:rPr>
            <w:rtl/>
          </w:rPr>
          <w:t xml:space="preserve">נכרי</w:t>
        </w:r>
      </w:ins>
      <w:del w:id="9823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ins w:id="90017" w:author="מנוע מכני" w:date="2026-10-05T11:32:12Z">
        <w:r>
          <w:rPr>
            <w:rFonts w:hint="cs"/>
            <w:rtl/>
          </w:rPr>
          <w:t xml:space="preserve">מ"ל</w:t>
        </w:r>
      </w:ins>
      <w:del w:id="90018" w:author="מנוע מכני" w:date="2026-10-05T11:32:12Z">
        <w:r w:rsidR="00D11EC0">
          <w:rPr>
            <w:rFonts w:hint="cs"/>
            <w:rtl/>
          </w:rPr>
          <w:delText xml:space="preserve">מ''ל</w:delText>
        </w:r>
      </w:del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del w:id="90527" w:author="מנוע עיצוב" w:date="2026-10-05T11:33:53Z"/>
          <w:rtl/>
        </w:rPr>
      </w:pPr>
    </w:p>
    <w:p>
      <w:pPr>
        <w:pStyle w:val="38"/>
        <w:rPr>
          <w:ins w:id="98747" w:author="מנוע מכני" w:date="2026-10-05T11:32:12Z"/>
        </w:rPr>
      </w:pPr>
      <w:r>
        <w:t xml:space="preserve">תנן</w:t>
      </w:r>
      <w:r>
        <w:t xml:space="preserve"> </w:t>
      </w:r>
      <w:ins w:id="92999" w:author="מנוע מכני" w:date="2026-10-05T11:32:12Z">
        <w:r>
          <w:t xml:space="preserve">שם</w:t>
        </w:r>
      </w:ins>
      <w:del w:id="93000" w:author="מנוע מכני" w:date="2026-10-05T11:32:12Z">
        <w:r>
          <w:delText xml:space="preserve">התם</w:delText>
        </w:r>
      </w:del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del w:id="9874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>
          <w:ins w:id="98749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del w:id="987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עובר </w:t>
      </w:r>
      <w:ins w:id="94357" w:author="מנוע מכני" w:date="2026-10-05T11:32:12Z">
        <w:r>
          <w:rPr>
            <w:rFonts w:hint="cs"/>
            <w:rtl/>
          </w:rPr>
          <w:t xml:space="preserve">מה</w:t>
        </w:r>
      </w:ins>
      <w:del w:id="94358" w:author="מנוע מכני" w:date="2026-10-05T11:32:12Z">
        <w:r w:rsidR="00B874E6">
          <w:rPr>
            <w:rFonts w:hint="cs"/>
            <w:rtl/>
          </w:rPr>
          <w:delText xml:space="preserve">מאי</w:delText>
        </w:r>
      </w:del>
      <w:r w:rsidR="00B874E6">
        <w:rPr>
          <w:rFonts w:hint="cs"/>
          <w:rtl/>
        </w:rPr>
        <w:t xml:space="preserve"> </w:t>
      </w:r>
      <w:ins w:id="97685" w:author="מנוע מכני" w:date="2026-10-05T11:32:12Z">
        <w:r>
          <w:rPr>
            <w:rFonts w:hint="cs"/>
            <w:rtl/>
          </w:rPr>
          <w:t xml:space="preserve">אם </w:t>
        </w:r>
      </w:ins>
      <w:del w:id="97686" w:author="מנוע מכני" w:date="2026-10-05T11:32:12Z">
        <w:r w:rsidR="00B874E6">
          <w:rPr>
            <w:rFonts w:hint="cs"/>
            <w:rtl/>
          </w:rPr>
          <w:delText xml:space="preserve">אי </w:delText>
        </w:r>
      </w:del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ins w:id="90001" w:author="מנוע מכני" w:date="2026-10-05T11:32:12Z">
        <w:r>
          <w:rPr>
            <w:rFonts w:hint="cs"/>
            <w:rtl/>
          </w:rPr>
          <w:t xml:space="preserve">ה"נ</w:t>
        </w:r>
      </w:ins>
      <w:del w:id="90002" w:author="מנוע מכני" w:date="2026-10-05T11:32:12Z">
        <w:r w:rsidR="00B874E6">
          <w:rPr>
            <w:rFonts w:hint="cs"/>
            <w:rtl/>
          </w:rPr>
          <w:delText xml:space="preserve">ה'נ</w:delText>
        </w:r>
      </w:del>
      <w:r w:rsidR="00B874E6">
        <w:rPr>
          <w:rFonts w:hint="cs"/>
          <w:rtl/>
        </w:rPr>
        <w:t xml:space="preserve"> עובר שבור הוא </w:t>
      </w:r>
    </w:p>
    <w:p>
      <w:pPr>
        <w:pStyle w:val="38"/>
        <w:rPr>
          <w:ins w:id="98751" w:author="מנוע מכני" w:date="2026-10-05T11:32:12Z"/>
        </w:rPr>
      </w:pPr>
      <w:r>
        <w:tab/>
      </w:r>
      <w:r w:rsidR="00B874E6" w:rsidRPr="00D25F87">
        <w:t xml:space="preserve">א</w:t>
      </w:r>
      <w:ins w:id="90019" w:author="מנוע מכני" w:date="2026-10-05T11:32:12Z">
        <w:r>
          <w:t xml:space="preserve">ו"ד</w:t>
        </w:r>
      </w:ins>
      <w:del w:id="90020" w:author="מנוע מכני" w:date="2026-10-05T11:32:12Z">
        <w:r w:rsidR="00B874E6" w:rsidRPr="00D25F87">
          <w:delText xml:space="preserve">ו''ד</w:delText>
        </w:r>
      </w:del>
      <w:r>
        <w:t>:</w:t>
      </w:r>
    </w:p>
    <w:p w14:paraId="503CA020" w14:textId="77777777" w:rsidR="00B874E6" w:rsidRDefault="00D25F87" w:rsidP="00B874E6">
      <w:pPr>
        <w:rPr>
          <w:rtl/>
        </w:rPr>
      </w:pPr>
      <w:del w:id="98752" w:author="מנוע מכני" w:date="2026-10-05T11:32:12Z">
        <w:r w:rsidR="00B874E6">
          <w:rPr>
            <w:rFonts w:hint="cs"/>
            <w:rtl/>
          </w:rPr>
          <w:delText xml:space="preserve"> </w:delText>
        </w:r>
      </w:del>
      <w:r w:rsidR="00B874E6">
        <w:rPr>
          <w:rFonts w:hint="cs"/>
          <w:rtl/>
        </w:rPr>
        <w:t xml:space="preserve">שבורה </w:t>
      </w:r>
      <w:ins w:id="93001" w:author="מנוע מכני" w:date="2026-10-05T11:32:12Z">
        <w:r>
          <w:rPr>
            <w:rFonts w:hint="cs"/>
            <w:rtl/>
          </w:rPr>
          <w:t xml:space="preserve">לא</w:t>
        </w:r>
      </w:ins>
      <w:del w:id="93002" w:author="מנוע מכני" w:date="2026-10-05T11:32:12Z">
        <w:r w:rsidR="00B874E6">
          <w:rPr>
            <w:rFonts w:hint="cs"/>
            <w:rtl/>
          </w:rPr>
          <w:delText xml:space="preserve">לאו</w:delText>
        </w:r>
      </w:del>
      <w:r w:rsidR="00B874E6">
        <w:rPr>
          <w:rFonts w:hint="cs"/>
          <w:rtl/>
        </w:rPr>
        <w:t xml:space="preserve"> </w:t>
      </w:r>
      <w:ins w:id="98345" w:author="מנוע מכני" w:date="2026-10-05T11:32:12Z">
        <w:r>
          <w:rPr>
            <w:rFonts w:hint="cs"/>
            <w:rtl/>
          </w:rPr>
          <w:t xml:space="preserve">דרכו</w:t>
        </w:r>
      </w:ins>
      <w:del w:id="98346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, אבל עובר </w:t>
      </w:r>
      <w:ins w:id="98347" w:author="מנוע מכני" w:date="2026-10-05T11:32:12Z">
        <w:r>
          <w:rPr>
            <w:rFonts w:hint="cs"/>
            <w:rtl/>
          </w:rPr>
          <w:t xml:space="preserve">דרכו</w:t>
        </w:r>
      </w:ins>
      <w:del w:id="98348" w:author="מנוע מכני" w:date="2026-10-05T11:32:12Z">
        <w:r w:rsidR="00B874E6">
          <w:rPr>
            <w:rFonts w:hint="cs"/>
            <w:rtl/>
          </w:rPr>
          <w:delText xml:space="preserve">אורחיה</w:delText>
        </w:r>
      </w:del>
      <w:r w:rsidR="00B874E6">
        <w:rPr>
          <w:rFonts w:hint="cs"/>
          <w:rtl/>
        </w:rPr>
        <w:t xml:space="preserve"> </w:t>
      </w:r>
    </w:p>
    <w:p>
      <w:pPr>
        <w:pStyle w:val="38"/>
        <w:rPr>
          <w:ins w:id="98753" w:author="מנוע מכני" w:date="2026-10-05T11:32:12Z"/>
        </w:rPr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del w:id="987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והמוכר לו </w:t>
      </w:r>
      <w:ins w:id="95745" w:author="מנוע מכני" w:date="2026-10-05T11:32:12Z">
        <w:r>
          <w:rPr>
            <w:rtl/>
          </w:rPr>
          <w:t xml:space="preserve">אף</w:t>
        </w:r>
      </w:ins>
      <w:del w:id="9574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ולא פליג ר' יהודה</w:t>
      </w:r>
      <w:ins w:id="95835" w:author="מנוע מכני" w:date="2026-10-05T11:32:12Z">
        <w:r>
          <w:rPr>
            <w:rtl/>
          </w:rPr>
          <w:t xml:space="preserve">,</w:t>
        </w:r>
      </w:ins>
      <w:del w:id="95836" w:author="מנוע מכני" w:date="2026-10-05T11:32:12Z">
        <w:r w:rsidR="0057284B">
          <w:rPr>
            <w:rtl/>
          </w:rPr>
          <w:delText xml:space="preserve">;</w:delText>
        </w:r>
      </w:del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ins w:id="94359" w:author="מנוע מכני" w:date="2026-10-05T11:32:12Z">
        <w:r>
          <w:rPr>
            <w:rtl/>
          </w:rPr>
          <w:t xml:space="preserve">כך</w:t>
        </w:r>
      </w:ins>
      <w:del w:id="9436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03" w:author="מנוע מכני" w:date="2026-10-05T11:32:12Z">
        <w:r>
          <w:rPr>
            <w:rtl/>
          </w:rPr>
          <w:t xml:space="preserve">גם</w:t>
        </w:r>
      </w:ins>
      <w:del w:id="930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>
          <w:ins w:id="98755" w:author="מנוע מכני" w:date="2026-10-05T11:32:12Z"/>
        </w:rPr>
      </w:pPr>
      <w:r>
        <w:t xml:space="preserve">ת"ש, </w:t>
      </w:r>
      <w:ins w:id="90021" w:author="מנוע מכני" w:date="2026-10-05T11:32:12Z">
        <w:r>
          <w:t xml:space="preserve">ר"י</w:t>
        </w:r>
      </w:ins>
      <w:del w:id="90022" w:author="מנוע מכני" w:date="2026-10-05T11:32:12Z">
        <w:r w:rsidR="00824319">
          <w:delText xml:space="preserve">ר''י</w:delText>
        </w:r>
      </w:del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del w:id="9875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ins w:id="95747" w:author="מנוע מכני" w:date="2026-10-05T11:32:12Z">
        <w:r>
          <w:rPr>
            <w:rtl/>
          </w:rPr>
          <w:t xml:space="preserve">אף</w:t>
        </w:r>
      </w:ins>
      <w:del w:id="95748" w:author="מנוע מכני" w:date="2026-10-05T11:32:12Z">
        <w:r w:rsidR="00FA1A10">
          <w:rPr>
            <w:rtl/>
          </w:rPr>
          <w:delText xml:space="preserve">אע"פ</w:delText>
        </w:r>
      </w:del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ins w:id="95837" w:author="מנוע מכני" w:date="2026-10-05T11:32:12Z">
        <w:r>
          <w:rPr>
            <w:rtl/>
          </w:rPr>
          <w:t xml:space="preserve">,</w:t>
        </w:r>
      </w:ins>
      <w:del w:id="95838" w:author="מנוע מכני" w:date="2026-10-05T11:32:12Z">
        <w:r w:rsidR="000B5F7F">
          <w:rPr>
            <w:rtl/>
          </w:rPr>
          <w:delText xml:space="preserve">;</w:delText>
        </w:r>
      </w:del>
      <w:ins w:id="93005" w:author="מנוע מכני" w:date="2026-10-05T11:32:12Z">
        <w:r>
          <w:rPr>
            <w:rFonts w:hint="cs"/>
            <w:rtl/>
          </w:rPr>
          <w:t xml:space="preserve">לא</w:t>
        </w:r>
      </w:ins>
      <w:del w:id="93006" w:author="מנוע מכני" w:date="2026-10-05T11:32:12Z">
        <w:r w:rsidR="009C0567">
          <w:rPr>
            <w:rFonts w:hint="cs"/>
            <w:rtl/>
          </w:rPr>
          <w:delText xml:space="preserve">לאו</w:delText>
        </w:r>
      </w:del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קנסינן אעובר </w:t>
      </w:r>
    </w:p>
    <w:p>
      <w:pPr>
        <w:pStyle w:val="38"/>
        <w:rPr>
          <w:ins w:id="98757" w:author="מנוע מכני" w:date="2026-10-05T11:32:12Z"/>
        </w:rPr>
      </w:pPr>
      <w:ins w:id="90023" w:author="מנוע מכני" w:date="2026-10-05T11:32:12Z">
        <w:r>
          <w:t xml:space="preserve">ר"א</w:t>
        </w:r>
      </w:ins>
      <w:del w:id="90024" w:author="מנוע מכני" w:date="2026-10-05T11:32:12Z">
        <w:r>
          <w:delText xml:space="preserve">ר''א</w:delText>
        </w:r>
      </w:del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del w:id="98758" w:author="מנוע מכני" w:date="2026-10-05T11:32:12Z">
        <w:r w:rsidR="00F63065">
          <w:rPr>
            <w:rtl/>
          </w:rPr>
          <w:delText xml:space="preserve"> </w:delText>
        </w:r>
      </w:del>
      <w:ins w:id="92745" w:author="מנוע מכני" w:date="2026-10-05T11:32:12Z">
        <w:r>
          <w:rPr>
            <w:rStyle w:val="2fb"/>
            <w:rtl/>
          </w:rPr>
          <w:t xml:space="preserve">ר"י</w:t>
        </w:r>
      </w:ins>
      <w:del w:id="92746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ins w:id="93007" w:author="מנוע מכני" w:date="2026-10-05T11:32:12Z">
        <w:r>
          <w:rPr>
            <w:rtl/>
          </w:rPr>
          <w:t xml:space="preserve">גם</w:t>
        </w:r>
      </w:ins>
      <w:del w:id="9300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7" w:author="מנוע מכני" w:date="2026-10-05T11:32:12Z">
        <w:r>
          <w:rPr>
            <w:b/>
            <w:bCs/>
            <w:rtl/>
          </w:rPr>
          <w:t xml:space="preserve">ש"מ</w:t>
        </w:r>
      </w:ins>
      <w:del w:id="92748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del w:id="90528" w:author="מנוע עיצוב" w:date="2026-10-05T11:33:53Z"/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ins w:id="93009" w:author="מנוע מכני" w:date="2026-10-05T11:32:12Z">
        <w:r>
          <w:rPr>
            <w:b/>
            <w:bCs/>
            <w:rtl/>
          </w:rPr>
          <w:t xml:space="preserve">ויש</w:t>
        </w:r>
      </w:ins>
      <w:del w:id="93010" w:author="מנוע מכני" w:date="2026-10-05T11:32:12Z">
        <w:r w:rsidRPr="00FA1A10">
          <w:rPr>
            <w:b/>
            <w:bCs/>
            <w:rtl/>
          </w:rPr>
          <w:delText xml:space="preserve">ואיכא</w:delText>
        </w:r>
      </w:del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ins w:id="95749" w:author="מנוע מכני" w:date="2026-10-05T11:32:12Z">
        <w:r>
          <w:rPr>
            <w:rtl/>
          </w:rPr>
          <w:t xml:space="preserve">אף</w:t>
        </w:r>
      </w:ins>
      <w:del w:id="9575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ins w:id="90025" w:author="מנוע מכני" w:date="2026-10-05T11:32:12Z">
        <w:r>
          <w:rPr>
            <w:rStyle w:val="2fb"/>
            <w:rtl/>
          </w:rPr>
          <w:t xml:space="preserve">ר"י</w:t>
        </w:r>
      </w:ins>
      <w:del w:id="90026" w:author="מנוע מכני" w:date="2026-10-05T11:32:12Z">
        <w:r>
          <w:rPr>
            <w:rtl/>
          </w:rPr>
          <w:delText xml:space="preserve">ר</w:delText>
        </w:r>
        <w:r w:rsidR="00FA1A10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ins w:id="9002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2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ins w:id="93011" w:author="מנוע מכני" w:date="2026-10-05T11:32:12Z">
        <w:r>
          <w:rPr>
            <w:rtl/>
          </w:rPr>
          <w:t xml:space="preserve">לא</w:t>
        </w:r>
      </w:ins>
      <w:del w:id="93012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היינו </w:t>
      </w:r>
      <w:ins w:id="98349" w:author="מנוע מכני" w:date="2026-10-05T11:32:12Z">
        <w:r>
          <w:rPr>
            <w:rtl/>
          </w:rPr>
          <w:t xml:space="preserve">דרכו</w:t>
        </w:r>
      </w:ins>
      <w:del w:id="98350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, עובר - היינו </w:t>
      </w:r>
      <w:ins w:id="98351" w:author="מנוע מכני" w:date="2026-10-05T11:32:12Z">
        <w:r>
          <w:rPr>
            <w:rtl/>
          </w:rPr>
          <w:t xml:space="preserve">דרכו</w:t>
        </w:r>
      </w:ins>
      <w:del w:id="98352" w:author="מנוע מכני" w:date="2026-10-05T11:32:12Z">
        <w:r w:rsidR="00F63065">
          <w:rPr>
            <w:rtl/>
          </w:rPr>
          <w:delText xml:space="preserve">אורחיה</w:delText>
        </w:r>
      </w:del>
      <w:r w:rsidR="00F63065">
        <w:rPr>
          <w:rtl/>
        </w:rPr>
        <w:t xml:space="preserve">: </w:t>
      </w:r>
    </w:p>
    <w:p>
      <w:pPr>
        <w:pStyle w:val="38"/>
        <w:rPr>
          <w:ins w:id="98759" w:author="מנוע מכני" w:date="2026-10-05T11:32:12Z"/>
        </w:rPr>
      </w:pPr>
      <w:r>
        <w:t>ת"ש</w:t>
      </w:r>
      <w:r w:rsidR="00FA1A10">
        <w:t xml:space="preserve"> </w:t>
      </w:r>
      <w:ins w:id="90029" w:author="מנוע מכני" w:date="2026-10-05T11:32:12Z">
        <w:r>
          <w:t xml:space="preserve">ר"י</w:t>
        </w:r>
      </w:ins>
      <w:del w:id="90030" w:author="מנוע מכני" w:date="2026-10-05T11:32:12Z">
        <w:r>
          <w:delText xml:space="preserve">ר</w:delText>
        </w:r>
        <w:r w:rsidR="00FA1A10">
          <w:delText xml:space="preserve">''י</w:delText>
        </w:r>
      </w:del>
      <w:del w:id="100882" w:author="מנוע מכני" w:date="2026-10-05T11:32:12Z">
        <w:r w:rsidR="00FA1A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del w:id="987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ins w:id="95751" w:author="מנוע מכני" w:date="2026-10-05T11:32:12Z">
        <w:r>
          <w:rPr>
            <w:rtl/>
          </w:rPr>
          <w:t xml:space="preserve">אף</w:t>
        </w:r>
      </w:ins>
      <w:del w:id="9575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- קונסין אותו עד עשרה בדמיו, ונותן כל דמיו לכהן</w:t>
      </w:r>
      <w:ins w:id="95839" w:author="מנוע מכני" w:date="2026-10-05T11:32:12Z">
        <w:r>
          <w:rPr>
            <w:rtl/>
          </w:rPr>
          <w:t xml:space="preserve">,</w:t>
        </w:r>
      </w:ins>
      <w:del w:id="95840" w:author="מנוע מכני" w:date="2026-10-05T11:32:12Z">
        <w:r w:rsidR="0057284B">
          <w:rPr>
            <w:rtl/>
          </w:rPr>
          <w:delText xml:space="preserve">;</w:delText>
        </w:r>
      </w:del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ins w:id="93013" w:author="מנוע מכני" w:date="2026-10-05T11:32:12Z">
        <w:r>
          <w:rPr>
            <w:rtl/>
          </w:rPr>
          <w:t xml:space="preserve">לא</w:t>
        </w:r>
      </w:ins>
      <w:del w:id="9301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>
          <w:ins w:id="98761" w:author="מנוע מכני" w:date="2026-10-05T11:32:12Z"/>
        </w:rPr>
      </w:pPr>
      <w:r>
        <w:t xml:space="preserve">ואהך א</w:t>
      </w:r>
      <w:ins w:id="90031" w:author="מנוע מכני" w:date="2026-10-05T11:32:12Z">
        <w:r>
          <w:t xml:space="preserve">ר"א</w:t>
        </w:r>
      </w:ins>
      <w:del w:id="90032" w:author="מנוע מכני" w:date="2026-10-05T11:32:12Z">
        <w:r>
          <w:delText xml:space="preserve">ר''א</w:delText>
        </w:r>
      </w:del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del w:id="98762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מד</w:t>
      </w:r>
      <w:ins w:id="9003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3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ins w:id="94361" w:author="מנוע מכני" w:date="2026-10-05T11:32:12Z">
        <w:r>
          <w:rPr>
            <w:rtl/>
          </w:rPr>
          <w:t xml:space="preserve">וזה</w:t>
        </w:r>
      </w:ins>
      <w:del w:id="94362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ins w:id="93015" w:author="מנוע מכני" w:date="2026-10-05T11:32:12Z">
        <w:r>
          <w:rPr>
            <w:rtl/>
          </w:rPr>
          <w:t xml:space="preserve">גם</w:t>
        </w:r>
      </w:ins>
      <w:del w:id="930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כיכול להתרפאות דמי! </w:t>
      </w:r>
      <w:ins w:id="92749" w:author="מנוע מכני" w:date="2026-10-05T11:32:12Z">
        <w:r>
          <w:rPr>
            <w:b/>
            <w:bCs/>
            <w:rtl/>
          </w:rPr>
          <w:t xml:space="preserve">ש"מ</w:t>
        </w:r>
      </w:ins>
      <w:del w:id="92750" w:author="מנוע מכני" w:date="2026-10-05T11:32:12Z">
        <w:r w:rsidR="00F63065" w:rsidRPr="00FA1A10">
          <w:rPr>
            <w:b/>
            <w:bCs/>
            <w:rtl/>
          </w:rPr>
          <w:delText xml:space="preserve">שמע מינה</w:delText>
        </w:r>
      </w:del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  <w:pPrChange w:id="90362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5841" w:author="מנוע מכני" w:date="2026-10-05T11:32:12Z">
        <w:r>
          <w:rPr>
            <w:rtl/>
          </w:rPr>
          <w:t xml:space="preserve"> </w:t>
        </w:r>
      </w:ins>
      <w:del w:id="9584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5843" w:author="מנוע מכני" w:date="2026-10-05T11:32:12Z">
        <w:r>
          <w:rPr>
            <w:rtl/>
          </w:rPr>
          <w:t xml:space="preserve"> </w:t>
        </w:r>
      </w:ins>
      <w:del w:id="95844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98763" w:author="מנוע מכני" w:date="2026-10-05T11:32:12Z"/>
        </w:rPr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del w:id="98764" w:author="מנוע מכני" w:date="2026-10-05T11:32:12Z">
        <w:r w:rsidRPr="000B5F7F">
          <w:rPr>
            <w:b/>
            <w:bCs/>
            <w:rtl/>
          </w:rPr>
          <w:delText xml:space="preserve"> </w:delText>
        </w:r>
      </w:del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ins w:id="94363" w:author="מנוע מכני" w:date="2026-10-05T11:32:12Z">
        <w:r>
          <w:rPr>
            <w:rtl/>
          </w:rPr>
          <w:t xml:space="preserve">מה</w:t>
        </w:r>
      </w:ins>
      <w:del w:id="943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תיבעי לר' יהודה, תיבעי לרבנן</w:t>
      </w:r>
      <w:ins w:id="95845" w:author="מנוע מכני" w:date="2026-10-05T11:32:12Z">
        <w:r>
          <w:rPr>
            <w:rtl/>
          </w:rPr>
          <w:t xml:space="preserve">,</w:t>
        </w:r>
      </w:ins>
      <w:del w:id="95846" w:author="מנוע מכני" w:date="2026-10-05T11:32:12Z">
        <w:r w:rsidR="000B5F7F">
          <w:rPr>
            <w:rtl/>
          </w:rPr>
          <w:delText xml:space="preserve">;</w:delText>
        </w:r>
      </w:del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ins w:id="90035" w:author="מנוע מכני" w:date="2026-10-05T11:32:12Z">
        <w:r>
          <w:rPr>
            <w:rStyle w:val="2fb"/>
            <w:b w:val="0"/>
            <w:bCs/>
            <w:rtl/>
          </w:rPr>
          <w:t xml:space="preserve">ר"י</w:t>
        </w:r>
      </w:ins>
      <w:del w:id="90036" w:author="מנוע מכני" w:date="2026-10-05T11:32:12Z">
        <w:r w:rsidRPr="00D25F87">
          <w:rPr>
            <w:b w:val="0"/>
            <w:bCs/>
            <w:rtl/>
          </w:rPr>
          <w:delText xml:space="preserve">ר</w:delText>
        </w:r>
        <w:r w:rsidR="00FA1A10" w:rsidRPr="00D25F87">
          <w:rPr>
            <w:rFonts w:hint="cs"/>
            <w:b w:val="0"/>
            <w:bCs/>
            <w:rtl/>
          </w:rPr>
          <w:delText xml:space="preserve">''י</w:delText>
        </w:r>
      </w:del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ins w:id="90037" w:author="מנוע מכני" w:date="2026-10-05T11:32:12Z">
        <w:r>
          <w:rPr>
            <w:rFonts w:hint="cs"/>
            <w:rtl/>
          </w:rPr>
          <w:t xml:space="preserve">א"כ</w:t>
        </w:r>
      </w:ins>
      <w:del w:id="90038" w:author="מנוע מכני" w:date="2026-10-05T11:32:12Z">
        <w:r w:rsidR="00FA1A10">
          <w:rPr>
            <w:rFonts w:hint="cs"/>
            <w:rtl/>
          </w:rPr>
          <w:delText xml:space="preserve">א''כ</w:delText>
        </w:r>
      </w:del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ins w:id="90039" w:author="מנוע מכני" w:date="2026-10-05T11:32:12Z">
        <w:r>
          <w:rPr>
            <w:rFonts w:hint="cs"/>
            <w:bCs/>
            <w:rtl/>
          </w:rPr>
          <w:t xml:space="preserve">ו"ד</w:t>
        </w:r>
      </w:ins>
      <w:del w:id="90040" w:author="מנוע מכני" w:date="2026-10-05T11:32:12Z">
        <w:r w:rsidR="000B5F7F" w:rsidRPr="00D25F87">
          <w:rPr>
            <w:rFonts w:hint="cs"/>
            <w:bCs/>
            <w:rtl/>
          </w:rPr>
          <w:delText xml:space="preserve">ו''ד</w:delText>
        </w:r>
      </w:del>
      <w:r w:rsidR="000B5F7F">
        <w:rPr>
          <w:rFonts w:hint="cs"/>
          <w:rtl/>
        </w:rPr>
        <w:t xml:space="preserve"> ס</w:t>
      </w:r>
      <w:ins w:id="90041" w:author="מנוע מכני" w:date="2026-10-05T11:32:12Z">
        <w:r>
          <w:rPr>
            <w:rFonts w:hint="cs"/>
            <w:rtl/>
          </w:rPr>
          <w:t xml:space="preserve">ו"ס</w:t>
        </w:r>
      </w:ins>
      <w:del w:id="90042" w:author="מנוע מכני" w:date="2026-10-05T11:32:12Z">
        <w:r w:rsidR="000B5F7F">
          <w:rPr>
            <w:rFonts w:hint="cs"/>
            <w:rtl/>
          </w:rPr>
          <w:delText xml:space="preserve">ו''ס</w:delText>
        </w:r>
      </w:del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ins w:id="90043" w:author="מנוע מכני" w:date="2026-10-05T11:32:12Z">
        <w:r>
          <w:rPr>
            <w:rFonts w:hint="cs"/>
            <w:rtl/>
          </w:rPr>
          <w:t xml:space="preserve">א"כ</w:t>
        </w:r>
      </w:ins>
      <w:del w:id="90044" w:author="מנוע מכני" w:date="2026-10-05T11:32:12Z">
        <w:r w:rsidR="000B5F7F">
          <w:rPr>
            <w:rFonts w:hint="cs"/>
            <w:rtl/>
          </w:rPr>
          <w:delText xml:space="preserve">א''כ</w:delText>
        </w:r>
      </w:del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03" w:author="מנוע מכני" w:date="2026-10-05T11:32:12Z">
        <w:r>
          <w:rPr>
            <w:rFonts w:hint="cs"/>
            <w:b/>
            <w:bCs/>
            <w:rtl/>
          </w:rPr>
          <w:delText xml:space="preserve">  </w:delText>
        </w:r>
      </w:del>
      <w:r w:rsidR="00F63065" w:rsidRPr="00D25F87">
        <w:rPr>
          <w:b/>
          <w:bCs/>
          <w:rtl/>
        </w:rPr>
        <w:t xml:space="preserve">א</w:t>
      </w:r>
      <w:ins w:id="90045" w:author="מנוע מכני" w:date="2026-10-05T11:32:12Z">
        <w:r>
          <w:rPr>
            <w:b/>
            <w:bCs/>
            <w:rtl/>
          </w:rPr>
          <w:t xml:space="preserve">ו"ד</w:t>
        </w:r>
      </w:ins>
      <w:del w:id="90046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="000B5F7F" w:rsidRPr="00D25F87">
          <w:rPr>
            <w:rFonts w:hint="cs"/>
            <w:b/>
            <w:bCs/>
            <w:rtl/>
          </w:rPr>
          <w:delText xml:space="preserve">''ד</w:delText>
        </w:r>
      </w:del>
      <w:r w:rsidR="000B5F7F">
        <w:rPr>
          <w:rFonts w:hint="cs"/>
          <w:rtl/>
        </w:rPr>
        <w:t xml:space="preserve"> </w:t>
      </w:r>
      <w:ins w:id="97687" w:author="מנוע מכני" w:date="2026-10-05T11:32:12Z">
        <w:r>
          <w:rPr>
            <w:rFonts w:hint="cs"/>
            <w:rtl/>
          </w:rPr>
          <w:t xml:space="preserve">אם </w:t>
        </w:r>
      </w:ins>
      <w:del w:id="97688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בשבורה גזרי' שיבוא להחליפה </w:t>
      </w:r>
      <w:ins w:id="90047" w:author="מנוע מכני" w:date="2026-10-05T11:32:12Z">
        <w:r>
          <w:rPr>
            <w:rFonts w:hint="cs"/>
            <w:rtl/>
          </w:rPr>
          <w:t xml:space="preserve">כ"ש</w:t>
        </w:r>
      </w:ins>
      <w:del w:id="90048" w:author="מנוע מכני" w:date="2026-10-05T11:32:12Z">
        <w:r w:rsidR="000B5F7F">
          <w:rPr>
            <w:rFonts w:hint="cs"/>
            <w:rtl/>
          </w:rPr>
          <w:delText xml:space="preserve">כ''ש</w:delText>
        </w:r>
      </w:del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ins w:id="900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050" w:author="מנוע מכני" w:date="2026-10-05T11:32:12Z">
        <w:r w:rsidR="000B5F7F">
          <w:rPr>
            <w:rFonts w:hint="cs"/>
            <w:rtl/>
          </w:rPr>
          <w:delText xml:space="preserve">ר''י</w:delText>
        </w:r>
      </w:del>
      <w:r w:rsidR="000B5F7F">
        <w:rPr>
          <w:rFonts w:hint="cs"/>
          <w:rtl/>
        </w:rPr>
        <w:t xml:space="preserve"> דוהלא מרביעין </w:t>
      </w:r>
      <w:ins w:id="94365" w:author="מנוע מכני" w:date="2026-10-05T11:32:12Z">
        <w:r>
          <w:rPr>
            <w:rFonts w:hint="cs"/>
            <w:rtl/>
          </w:rPr>
          <w:t xml:space="preserve">עליו</w:t>
        </w:r>
      </w:ins>
      <w:del w:id="94366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ins w:id="93017" w:author="מנוע מכני" w:date="2026-10-05T11:32:12Z">
        <w:r>
          <w:rPr>
            <w:rFonts w:hint="cs"/>
            <w:rtl/>
          </w:rPr>
          <w:t xml:space="preserve">לא</w:t>
        </w:r>
      </w:ins>
      <w:del w:id="93018" w:author="מנוע מכני" w:date="2026-10-05T11:32:12Z">
        <w:r w:rsidR="000B5F7F">
          <w:rPr>
            <w:rFonts w:hint="cs"/>
            <w:rtl/>
          </w:rPr>
          <w:delText xml:space="preserve">לאו</w:delText>
        </w:r>
      </w:del>
      <w:r w:rsidR="000B5F7F">
        <w:rPr>
          <w:rFonts w:hint="cs"/>
          <w:rtl/>
        </w:rPr>
        <w:t xml:space="preserve"> משום דעוברה הוא אלא משום </w:t>
      </w:r>
      <w:ins w:id="98353" w:author="מנוע מכני" w:date="2026-10-05T11:32:12Z">
        <w:r>
          <w:rPr>
            <w:rtl/>
          </w:rPr>
          <w:t xml:space="preserve">דבאה</w:t>
        </w:r>
      </w:ins>
      <w:del w:id="98354" w:author="מנוע מכני" w:date="2026-10-05T11:32:12Z">
        <w:r w:rsidR="00F63065">
          <w:rPr>
            <w:rtl/>
          </w:rPr>
          <w:delText xml:space="preserve">דאתיא</w:delText>
        </w:r>
      </w:del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ins w:id="97689" w:author="מנוע מכני" w:date="2026-10-05T11:32:12Z">
        <w:r>
          <w:rPr>
            <w:rFonts w:hint="cs"/>
            <w:rtl/>
          </w:rPr>
          <w:t xml:space="preserve">אם </w:t>
        </w:r>
      </w:ins>
      <w:del w:id="97690" w:author="מנוע מכני" w:date="2026-10-05T11:32:12Z">
        <w:r w:rsidR="000B5F7F">
          <w:rPr>
            <w:rFonts w:hint="cs"/>
            <w:rtl/>
          </w:rPr>
          <w:delText xml:space="preserve">אי </w:delText>
        </w:r>
      </w:del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ins w:id="94367" w:author="מנוע מכני" w:date="2026-10-05T11:32:12Z">
        <w:r>
          <w:rPr>
            <w:rFonts w:hint="cs"/>
            <w:rtl/>
          </w:rPr>
          <w:t xml:space="preserve">עליו</w:t>
        </w:r>
      </w:ins>
      <w:del w:id="94368" w:author="מנוע מכני" w:date="2026-10-05T11:32:12Z">
        <w:r w:rsidR="000B5F7F">
          <w:rPr>
            <w:rFonts w:hint="cs"/>
            <w:rtl/>
          </w:rPr>
          <w:delText xml:space="preserve">עליה</w:delText>
        </w:r>
      </w:del>
      <w:r w:rsidR="000B5F7F">
        <w:rPr>
          <w:rFonts w:hint="cs"/>
          <w:rtl/>
        </w:rPr>
        <w:t xml:space="preserve"> ויולדת וממילא משהא לה</w:t>
      </w:r>
      <w:ins w:id="97661" w:author="מנוע מכני" w:date="2026-10-05T11:32:12Z">
        <w:r>
          <w:rPr>
            <w:rFonts w:hint="cs"/>
            <w:rtl/>
          </w:rPr>
          <w:t xml:space="preserve">,</w:t>
        </w:r>
      </w:ins>
      <w:del w:id="97662" w:author="מנוע מכני" w:date="2026-10-05T11:32:12Z">
        <w:r w:rsidR="000B5F7F">
          <w:rPr>
            <w:rFonts w:hint="cs"/>
            <w:rtl/>
          </w:rPr>
          <w:delText xml:space="preserve"> ,</w:delText>
        </w:r>
      </w:del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ins w:id="95753" w:author="מנוע מכני" w:date="2026-10-05T11:32:12Z">
        <w:r>
          <w:rPr>
            <w:rtl/>
          </w:rPr>
          <w:t xml:space="preserve">אף</w:t>
        </w:r>
      </w:ins>
      <w:del w:id="95754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ins w:id="93023" w:author="מנוע מכני" w:date="2026-10-05T11:32:12Z">
        <w:r>
          <w:rPr>
            <w:rFonts w:hint="cs"/>
            <w:rtl/>
          </w:rPr>
          <w:t xml:space="preserve">שהרי</w:t>
        </w:r>
      </w:ins>
      <w:del w:id="930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ins w:id="93021" w:author="מנוע מכני" w:date="2026-10-05T11:32:12Z">
        <w:r>
          <w:rPr>
            <w:rFonts w:hint="cs"/>
            <w:rtl/>
          </w:rPr>
          <w:t xml:space="preserve">גם</w:t>
        </w:r>
      </w:ins>
      <w:del w:id="93022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ins w:id="97503" w:author="מנוע מכני" w:date="2026-10-05T11:32:12Z">
        <w:r>
          <w:rPr>
            <w:rtl/>
          </w:rPr>
          <w:t xml:space="preserve">ע"ז</w:t>
        </w:r>
      </w:ins>
      <w:del w:id="97504" w:author="מנוע מכני" w:date="2026-10-05T11:32:12Z">
        <w:r w:rsidR="00F63065">
          <w:rPr>
            <w:rtl/>
          </w:rPr>
          <w:delText xml:space="preserve">עבודת כוכבים</w:delText>
        </w:r>
      </w:del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r w:rsidR="00F63065">
        <w:rPr>
          <w:rtl/>
        </w:rPr>
        <w:t>לא ישמע על פיך</w:t>
      </w:r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ins w:id="90051" w:author="מנוע מכני" w:date="2026-10-05T11:32:12Z">
        <w:r>
          <w:rPr>
            <w:rFonts w:hint="cs"/>
            <w:rtl/>
          </w:rPr>
          <w:t xml:space="preserve">ה"ה</w:t>
        </w:r>
      </w:ins>
      <w:del w:id="90052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ins w:id="93019" w:author="מנוע מכני" w:date="2026-10-05T11:32:12Z">
        <w:r>
          <w:rPr>
            <w:rFonts w:hint="cs"/>
            <w:rtl/>
          </w:rPr>
          <w:t xml:space="preserve">כאן</w:t>
        </w:r>
      </w:ins>
      <w:del w:id="93020" w:author="מנוע מכני" w:date="2026-10-05T11:32:12Z">
        <w:r w:rsidR="00AC43C5">
          <w:rPr>
            <w:rFonts w:hint="cs"/>
            <w:rtl/>
          </w:rPr>
          <w:delText xml:space="preserve">הכא</w:delText>
        </w:r>
      </w:del>
      <w:r w:rsidR="00AC43C5">
        <w:rPr>
          <w:rFonts w:hint="cs"/>
          <w:rtl/>
        </w:rPr>
        <w:t xml:space="preserve"> </w:t>
      </w:r>
      <w:ins w:id="90053" w:author="מנוע מכני" w:date="2026-10-05T11:32:12Z">
        <w:r>
          <w:rPr>
            <w:rFonts w:hint="cs"/>
            <w:rtl/>
          </w:rPr>
          <w:t xml:space="preserve">ה"ה</w:t>
        </w:r>
      </w:ins>
      <w:del w:id="90054" w:author="מנוע מכני" w:date="2026-10-05T11:32:12Z">
        <w:r w:rsidR="00AC43C5">
          <w:rPr>
            <w:rFonts w:hint="cs"/>
            <w:rtl/>
          </w:rPr>
          <w:delText xml:space="preserve">ה''ה</w:delText>
        </w:r>
      </w:del>
      <w:r w:rsidR="00AC43C5">
        <w:rPr>
          <w:rFonts w:hint="cs"/>
          <w:rtl/>
        </w:rPr>
        <w:t xml:space="preserve"> לקבלנות</w:t>
      </w:r>
      <w:ins w:id="95847" w:author="מנוע מכני" w:date="2026-10-05T11:32:12Z">
        <w:r>
          <w:rPr>
            <w:rFonts w:hint="cs"/>
            <w:rtl/>
          </w:rPr>
          <w:t xml:space="preserve"> </w:t>
        </w:r>
      </w:ins>
      <w:del w:id="95848" w:author="מנוע מכני" w:date="2026-10-05T11:32:12Z">
        <w:r w:rsidR="00AC43C5">
          <w:rPr>
            <w:rFonts w:hint="cs"/>
            <w:rtl/>
          </w:rPr>
          <w:delText xml:space="preserve">  </w:delText>
        </w:r>
      </w:del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>
          <w:ins w:id="98765" w:author="מנוע מכני" w:date="2026-10-05T11:32:12Z"/>
        </w:rPr>
      </w:pPr>
      <w:r>
        <w:t>·</w:t>
      </w:r>
      <w:r>
        <w:t xml:space="preserve"> </w:t>
      </w:r>
      <w:r w:rsidR="00AC43C5">
        <w:t xml:space="preserve">והך ד</w:t>
      </w:r>
      <w:ins w:id="90055" w:author="מנוע מכני" w:date="2026-10-05T11:32:12Z">
        <w:r>
          <w:t xml:space="preserve">ר"י</w:t>
        </w:r>
      </w:ins>
      <w:del w:id="90056" w:author="מנוע מכני" w:date="2026-10-05T11:32:12Z">
        <w:r w:rsidR="00AC43C5">
          <w:delText xml:space="preserve">ר''י</w:delText>
        </w:r>
      </w:del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del w:id="987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del w:id="92704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והנותן בקבלה, </w:t>
      </w:r>
      <w:ins w:id="95755" w:author="מנוע מכני" w:date="2026-10-05T11:32:12Z">
        <w:r>
          <w:rPr>
            <w:rtl/>
          </w:rPr>
          <w:t xml:space="preserve">אף</w:t>
        </w:r>
      </w:ins>
      <w:del w:id="9575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>
          <w:ins w:id="98767" w:author="מנוע מכני" w:date="2026-10-05T11:32:12Z"/>
        </w:rPr>
      </w:pPr>
      <w:r>
        <w:t xml:space="preserve">וח</w:t>
      </w:r>
      <w:ins w:id="90057" w:author="מנוע מכני" w:date="2026-10-05T11:32:12Z">
        <w:r>
          <w:t xml:space="preserve">כ"א</w:t>
        </w:r>
      </w:ins>
      <w:del w:id="90058" w:author="מנוע מכני" w:date="2026-10-05T11:32:12Z">
        <w:r>
          <w:delText xml:space="preserve">כ</w:delText>
        </w:r>
        <w:r w:rsidR="00AC43C5">
          <w:delText xml:space="preserve">''א</w:delText>
        </w:r>
      </w:del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del w:id="9876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שיד </w:t>
      </w:r>
      <w:ins w:id="98237" w:author="מנוע מכני" w:date="2026-10-05T11:32:12Z">
        <w:r>
          <w:rPr>
            <w:rtl/>
          </w:rPr>
          <w:t xml:space="preserve">נכרי</w:t>
        </w:r>
      </w:ins>
      <w:del w:id="982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>
          <w:ins w:id="98769" w:author="מנוע מכני" w:date="2026-10-05T11:32:12Z"/>
        </w:rPr>
      </w:pPr>
      <w:r>
        <w:t xml:space="preserve">- </w:t>
      </w:r>
      <w:ins w:id="93027" w:author="מנוע מכני" w:date="2026-10-05T11:32:12Z">
        <w:r>
          <w:t xml:space="preserve">לא</w:t>
        </w:r>
      </w:ins>
      <w:del w:id="93028" w:author="מנוע מכני" w:date="2026-10-05T11:32:12Z">
        <w:r w:rsidR="00F63065">
          <w:delText xml:space="preserve">לאו</w:delText>
        </w:r>
      </w:del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del w:id="9877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ins w:id="93025" w:author="מנוע מכני" w:date="2026-10-05T11:32:12Z">
        <w:r>
          <w:rPr>
            <w:rtl/>
          </w:rPr>
          <w:t xml:space="preserve">גם</w:t>
        </w:r>
      </w:ins>
      <w:del w:id="930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ins w:id="90059" w:author="מנוע מכני" w:date="2026-10-05T11:32:12Z">
        <w:r>
          <w:rPr>
            <w:rtl/>
          </w:rPr>
          <w:t xml:space="preserve">ש"מ</w:t>
        </w:r>
      </w:ins>
      <w:del w:id="90060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del w:id="90529" w:author="מנוע עיצוב" w:date="2026-10-05T11:33:53Z"/>
          <w:rtl/>
        </w:rPr>
      </w:pPr>
    </w:p>
    <w:p>
      <w:pPr>
        <w:pStyle w:val="38"/>
        <w:rPr>
          <w:ins w:id="98771" w:author="מנוע מכני" w:date="2026-10-05T11:32:12Z"/>
        </w:rPr>
      </w:pPr>
      <w:r>
        <w:t xml:space="preserve">מסייעא </w:t>
      </w:r>
      <w:r w:rsidR="00AC43C5">
        <w:t xml:space="preserve">ל</w:t>
      </w:r>
      <w:ins w:id="90061" w:author="מנוע מכני" w:date="2026-10-05T11:32:12Z">
        <w:r>
          <w:t xml:space="preserve">ר"ל</w:t>
        </w:r>
      </w:ins>
      <w:del w:id="90062" w:author="מנוע מכני" w:date="2026-10-05T11:32:12Z">
        <w:r w:rsidR="00AC43C5">
          <w:delText xml:space="preserve">ר''ל</w:delText>
        </w:r>
      </w:del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del w:id="987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בהמה גסה </w:t>
      </w:r>
      <w:ins w:id="98239" w:author="מנוע מכני" w:date="2026-10-05T11:32:12Z">
        <w:r>
          <w:rPr>
            <w:rtl/>
          </w:rPr>
          <w:t xml:space="preserve">לנכרי</w:t>
        </w:r>
      </w:ins>
      <w:del w:id="9824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ins w:id="93029" w:author="מנוע מכני" w:date="2026-10-05T11:32:12Z">
        <w:r>
          <w:rPr>
            <w:rtl/>
          </w:rPr>
          <w:t xml:space="preserve">לא</w:t>
        </w:r>
      </w:ins>
      <w:del w:id="9303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3" w:author="מנוע מכני" w:date="2026-10-05T11:32:12Z"/>
        </w:rPr>
      </w:pPr>
      <w:r>
        <w:t>ת"ש</w:t>
      </w:r>
      <w:r w:rsidR="00F63065">
        <w:t>, דא</w:t>
      </w:r>
      <w:r>
        <w:t xml:space="preserve">רי</w:t>
      </w:r>
      <w:ins w:id="90063" w:author="מנוע מכני" w:date="2026-10-05T11:32:12Z">
        <w:r>
          <w:t xml:space="preserve">ב"ל</w:t>
        </w:r>
      </w:ins>
      <w:del w:id="90064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del w:id="9877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1" w:author="מנוע מכני" w:date="2026-10-05T11:32:12Z">
        <w:r>
          <w:rPr>
            <w:rtl/>
          </w:rPr>
          <w:t xml:space="preserve">לנכרי</w:t>
        </w:r>
      </w:ins>
      <w:del w:id="9824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ins w:id="94369" w:author="מנוע מכני" w:date="2026-10-05T11:32:12Z">
        <w:r>
          <w:rPr>
            <w:rtl/>
          </w:rPr>
          <w:t xml:space="preserve">לו</w:t>
        </w:r>
      </w:ins>
      <w:del w:id="943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ממצות, </w:t>
      </w:r>
    </w:p>
    <w:p>
      <w:pPr>
        <w:pStyle w:val="38"/>
        <w:rPr>
          <w:ins w:id="98775" w:author="מנוע מכני" w:date="2026-10-05T11:32:12Z"/>
        </w:rPr>
      </w:pPr>
      <w:r>
        <w:t xml:space="preserve">ו</w:t>
      </w:r>
      <w:ins w:id="90065" w:author="מנוע מכני" w:date="2026-10-05T11:32:12Z">
        <w:r>
          <w:t xml:space="preserve">א"ד</w:t>
        </w:r>
      </w:ins>
      <w:del w:id="90066" w:author="מנוע מכני" w:date="2026-10-05T11:32:12Z">
        <w:r>
          <w:delText xml:space="preserve">א</w:delText>
        </w:r>
        <w:r w:rsidR="00AC43C5">
          <w:delText xml:space="preserve">''ד</w:delText>
        </w:r>
      </w:del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del w:id="98776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</w:t>
      </w:r>
      <w:ins w:id="90067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0068" w:author="מנוע מכני" w:date="2026-10-05T11:32:12Z">
        <w:r w:rsidR="00AC43C5">
          <w:rPr>
            <w:rFonts w:hint="cs"/>
            <w:rtl/>
          </w:rPr>
          <w:delText xml:space="preserve">ר''ל</w:delText>
        </w:r>
      </w:del>
      <w:r>
        <w:rPr>
          <w:rtl/>
        </w:rPr>
        <w:t xml:space="preserve">: המוכר בהמה גסה </w:t>
      </w:r>
      <w:ins w:id="98243" w:author="מנוע מכני" w:date="2026-10-05T11:32:12Z">
        <w:r>
          <w:rPr>
            <w:rtl/>
          </w:rPr>
          <w:t xml:space="preserve">לנכרי</w:t>
        </w:r>
      </w:ins>
      <w:del w:id="9824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ins w:id="95757" w:author="מנוע מכני" w:date="2026-10-05T11:32:12Z">
        <w:r>
          <w:rPr>
            <w:rtl/>
          </w:rPr>
          <w:t xml:space="preserve">אף</w:t>
        </w:r>
      </w:ins>
      <w:del w:id="9575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ins w:id="94371" w:author="מנוע מכני" w:date="2026-10-05T11:32:12Z">
        <w:r>
          <w:rPr>
            <w:rtl/>
          </w:rPr>
          <w:t xml:space="preserve">ממנו</w:t>
        </w:r>
      </w:ins>
      <w:del w:id="94372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ins w:id="94373" w:author="מנוע מכני" w:date="2026-10-05T11:32:12Z">
        <w:r>
          <w:rPr>
            <w:rtl/>
          </w:rPr>
          <w:t xml:space="preserve">ממנו</w:t>
        </w:r>
      </w:ins>
      <w:del w:id="94374" w:author="מנוע מכני" w:date="2026-10-05T11:32:12Z">
        <w:r>
          <w:rPr>
            <w:rtl/>
          </w:rPr>
          <w:delText xml:space="preserve">מיניה</w:delText>
        </w:r>
      </w:del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ins w:id="93031" w:author="מנוע מכני" w:date="2026-10-05T11:32:12Z">
        <w:r>
          <w:rPr>
            <w:rtl/>
          </w:rPr>
          <w:t xml:space="preserve">לא</w:t>
        </w:r>
      </w:ins>
      <w:del w:id="930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דוקא? </w:t>
      </w:r>
    </w:p>
    <w:p>
      <w:pPr>
        <w:pStyle w:val="38"/>
        <w:rPr>
          <w:ins w:id="98777" w:author="מנוע מכני" w:date="2026-10-05T11:32:12Z"/>
        </w:rPr>
      </w:pPr>
      <w:ins w:id="90069" w:author="מנוע מכני" w:date="2026-10-05T11:32:12Z">
        <w:r>
          <w:t xml:space="preserve">ת"ש</w:t>
        </w:r>
      </w:ins>
      <w:del w:id="90070" w:author="מנוע מכני" w:date="2026-10-05T11:32:12Z">
        <w:r>
          <w:delText xml:space="preserve">ת''ש</w:delText>
        </w:r>
      </w:del>
      <w:r>
        <w:t xml:space="preserve"> </w:t>
      </w:r>
      <w:r w:rsidR="00F63065">
        <w:t>ד</w:t>
      </w:r>
      <w:r>
        <w:t xml:space="preserve">ארי</w:t>
      </w:r>
      <w:ins w:id="90071" w:author="מנוע מכני" w:date="2026-10-05T11:32:12Z">
        <w:r>
          <w:t xml:space="preserve">ב"ל</w:t>
        </w:r>
      </w:ins>
      <w:del w:id="90072" w:author="מנוע מכני" w:date="2026-10-05T11:32:12Z">
        <w:r>
          <w:delText xml:space="preserve">ב''ל</w:delText>
        </w:r>
      </w:del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del w:id="987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המוכר עבדו </w:t>
      </w:r>
      <w:ins w:id="98245" w:author="מנוע מכני" w:date="2026-10-05T11:32:12Z">
        <w:r>
          <w:rPr>
            <w:rtl/>
          </w:rPr>
          <w:t xml:space="preserve">לנכרי</w:t>
        </w:r>
      </w:ins>
      <w:del w:id="9824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ins w:id="93033" w:author="מנוע מכני" w:date="2026-10-05T11:32:12Z">
        <w:r>
          <w:rPr>
            <w:rFonts w:hint="cs"/>
            <w:rtl/>
          </w:rPr>
          <w:t xml:space="preserve">דדבר</w:t>
        </w:r>
      </w:ins>
      <w:del w:id="93034" w:author="מנוע מכני" w:date="2026-10-05T11:32:12Z">
        <w:r>
          <w:rPr>
            <w:rFonts w:hint="cs"/>
            <w:rtl/>
          </w:rPr>
          <w:delText xml:space="preserve">דמילתא</w:delText>
        </w:r>
      </w:del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ins w:id="90073" w:author="מנוע מכני" w:date="2026-10-05T11:32:12Z">
        <w:r>
          <w:rPr>
            <w:rFonts w:hint="cs"/>
            <w:rtl/>
          </w:rPr>
          <w:t xml:space="preserve">א"כ</w:t>
        </w:r>
      </w:ins>
      <w:del w:id="90074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del w:id="90530" w:author="מנוע עיצוב" w:date="2026-10-05T11:33:53Z"/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>
          <w:ins w:id="98779" w:author="מנוע מכני" w:date="2026-10-05T11:32:12Z"/>
        </w:rPr>
      </w:pPr>
      <w:del w:id="100883" w:author="מנוע מכני" w:date="2026-10-05T11:32:12Z">
        <w:r>
          <w:delText xml:space="preserve">אמר </w:delText>
        </w:r>
      </w:del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del w:id="9878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ושניהם מקרא אחד דרשו</w:t>
      </w:r>
      <w:ins w:id="95849" w:author="מנוע מכני" w:date="2026-10-05T11:32:12Z">
        <w:r>
          <w:rPr>
            <w:rtl/>
          </w:rPr>
          <w:t xml:space="preserve">,</w:t>
        </w:r>
      </w:ins>
      <w:del w:id="958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81" w:author="מנוע מכני" w:date="2026-10-05T11:32:12Z"/>
        </w:rPr>
      </w:pPr>
      <w:r>
        <w:t>'</w:t>
      </w:r>
      <w:r w:rsidR="00F63065">
        <w:t>כל בכור</w:t>
      </w:r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del w:id="9878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 - מקצת בכור משמע, כתב </w:t>
      </w:r>
      <w:ins w:id="94375" w:author="מנוע מכני" w:date="2026-10-05T11:32:12Z">
        <w:r>
          <w:rPr>
            <w:rtl/>
          </w:rPr>
          <w:t xml:space="preserve">התורה</w:t>
        </w:r>
      </w:ins>
      <w:del w:id="9437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כל - עד </w:t>
      </w:r>
      <w:ins w:id="93035" w:author="מנוע מכני" w:date="2026-10-05T11:32:12Z">
        <w:r>
          <w:rPr>
            <w:rtl/>
          </w:rPr>
          <w:t xml:space="preserve">דיש</w:t>
        </w:r>
      </w:ins>
      <w:del w:id="9303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</w:t>
      </w:r>
      <w:ins w:id="97985" w:author="מנוע מכני" w:date="2026-10-05T11:32:12Z">
        <w:r>
          <w:rPr>
            <w:rtl/>
          </w:rPr>
          <w:t xml:space="preserve">כולו</w:t>
        </w:r>
      </w:ins>
      <w:del w:id="97986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783" w:author="מנוע מכני" w:date="2026-10-05T11:32:12Z"/>
        </w:rPr>
      </w:pPr>
      <w:r>
        <w:lastRenderedPageBreak/>
        <w:tab/>
      </w:r>
      <w:del w:id="92705" w:author="מנוע מכני" w:date="2026-10-05T11:32:12Z">
        <w:r>
          <w:delText xml:space="preserve">    </w:delText>
        </w:r>
      </w:del>
      <w:r>
        <w:t xml:space="preserve">ו</w:t>
      </w:r>
      <w:ins w:id="90075" w:author="מנוע מכני" w:date="2026-10-05T11:32:12Z">
        <w:r>
          <w:t xml:space="preserve">ר"י</w:t>
        </w:r>
      </w:ins>
      <w:del w:id="90076" w:author="מנוע מכני" w:date="2026-10-05T11:32:12Z">
        <w:r>
          <w:delText xml:space="preserve">ר''י</w:delText>
        </w:r>
      </w:del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del w:id="9878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ins w:id="97987" w:author="מנוע מכני" w:date="2026-10-05T11:32:12Z">
        <w:r>
          <w:rPr>
            <w:rtl/>
          </w:rPr>
          <w:t xml:space="preserve">כולו</w:t>
        </w:r>
      </w:ins>
      <w:del w:id="97988" w:author="מנוע מכני" w:date="2026-10-05T11:32:12Z">
        <w:r w:rsidR="00F63065">
          <w:rPr>
            <w:rtl/>
          </w:rPr>
          <w:delText xml:space="preserve">כוליה</w:delText>
        </w:r>
      </w:del>
      <w:r w:rsidR="00F63065">
        <w:rPr>
          <w:rtl/>
        </w:rPr>
        <w:t xml:space="preserve"> בכור משמע, כתב </w:t>
      </w:r>
      <w:ins w:id="94377" w:author="מנוע מכני" w:date="2026-10-05T11:32:12Z">
        <w:r>
          <w:rPr>
            <w:rtl/>
          </w:rPr>
          <w:t xml:space="preserve">התורה</w:t>
        </w:r>
      </w:ins>
      <w:del w:id="94378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כל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ins w:id="92751" w:author="מנוע מכני" w:date="2026-10-05T11:32:12Z">
        <w:r>
          <w:rPr>
            <w:rtl/>
          </w:rPr>
          <w:t xml:space="preserve">דאפי'</w:t>
        </w:r>
      </w:ins>
      <w:del w:id="92752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>
          <w:ins w:id="98785" w:author="מנוע מכני" w:date="2026-10-05T11:32:12Z"/>
        </w:rPr>
      </w:pPr>
      <w:r w:rsidRPr="002357CF">
        <w:t xml:space="preserve">א</w:t>
      </w:r>
      <w:ins w:id="90077" w:author="מנוע מכני" w:date="2026-10-05T11:32:12Z">
        <w:r>
          <w:t xml:space="preserve">ב"א</w:t>
        </w:r>
      </w:ins>
      <w:del w:id="90078" w:author="מנוע מכני" w:date="2026-10-05T11:32:12Z">
        <w:r w:rsidRPr="002357CF">
          <w:delText xml:space="preserve">ב''א</w:delText>
        </w:r>
      </w:del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del w:id="9878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דכולי </w:t>
      </w:r>
      <w:ins w:id="97505" w:author="מנוע מכני" w:date="2026-10-05T11:32:12Z">
        <w:r>
          <w:rPr>
            <w:rtl/>
          </w:rPr>
          <w:t xml:space="preserve">עולם</w:t>
        </w:r>
      </w:ins>
      <w:del w:id="97506" w:author="מנוע מכני" w:date="2026-10-05T11:32:12Z">
        <w:r w:rsidR="00F63065">
          <w:rPr>
            <w:rtl/>
          </w:rPr>
          <w:delText xml:space="preserve">עלמא</w:delText>
        </w:r>
      </w:del>
      <w:r w:rsidR="00F63065">
        <w:rPr>
          <w:rtl/>
        </w:rPr>
        <w:t xml:space="preserve"> בכור - </w:t>
      </w:r>
      <w:ins w:id="93037" w:author="מנוע מכני" w:date="2026-10-05T11:32:12Z">
        <w:r>
          <w:rPr>
            <w:rtl/>
          </w:rPr>
          <w:t xml:space="preserve">רוב</w:t>
        </w:r>
      </w:ins>
      <w:del w:id="93038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משמע, </w:t>
      </w:r>
      <w:ins w:id="95759" w:author="מנוע מכני" w:date="2026-10-05T11:32:12Z">
        <w:r>
          <w:rPr>
            <w:rtl/>
          </w:rPr>
          <w:t xml:space="preserve">מ"ד</w:t>
        </w:r>
      </w:ins>
      <w:del w:id="95760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כל משמע למלויי </w:t>
      </w:r>
      <w:ins w:id="94379" w:author="מנוע מכני" w:date="2026-10-05T11:32:12Z">
        <w:r>
          <w:rPr>
            <w:rtl/>
          </w:rPr>
          <w:t xml:space="preserve">בא</w:t>
        </w:r>
      </w:ins>
      <w:del w:id="94380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, ומר סבר: לגרועי </w:t>
      </w:r>
      <w:ins w:id="94381" w:author="מנוע מכני" w:date="2026-10-05T11:32:12Z">
        <w:r>
          <w:rPr>
            <w:rtl/>
          </w:rPr>
          <w:t xml:space="preserve">בא</w:t>
        </w:r>
      </w:ins>
      <w:del w:id="94382" w:author="מנוע מכני" w:date="2026-10-05T11:32:12Z">
        <w:r w:rsidR="00F63065">
          <w:rPr>
            <w:rtl/>
          </w:rPr>
          <w:delText xml:space="preserve">אתא</w:delText>
        </w:r>
      </w:del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ins w:id="98247" w:author="מנוע מכני" w:date="2026-10-05T11:32:12Z">
        <w:r>
          <w:rPr>
            <w:b/>
            <w:bCs/>
            <w:rtl/>
          </w:rPr>
          <w:t xml:space="preserve">נכרי</w:t>
        </w:r>
      </w:ins>
      <w:del w:id="98248" w:author="מנוע מכני" w:date="2026-10-05T11:32:12Z">
        <w:r w:rsidR="00824319" w:rsidRPr="002357CF">
          <w:rPr>
            <w:b/>
            <w:bCs/>
            <w:rtl/>
          </w:rPr>
          <w:delText xml:space="preserve">עכו"ם</w:delText>
        </w:r>
      </w:del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>
          <w:ins w:id="98787" w:author="מנוע מכני" w:date="2026-10-05T11:32:12Z"/>
        </w:rPr>
      </w:pPr>
      <w:r>
        <w:t xml:space="preserve">א</w:t>
      </w:r>
      <w:ins w:id="90079" w:author="מנוע מכני" w:date="2026-10-05T11:32:12Z">
        <w:r>
          <w:t xml:space="preserve">ר"ה</w:t>
        </w:r>
      </w:ins>
      <w:del w:id="9008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del w:id="98788" w:author="מנוע מכני" w:date="2026-10-05T11:32:12Z">
        <w:r w:rsidR="00F63065">
          <w:rPr>
            <w:rtl/>
          </w:rPr>
          <w:delText xml:space="preserve"> </w:delText>
        </w:r>
      </w:del>
      <w:ins w:id="92753" w:author="מנוע מכני" w:date="2026-10-05T11:32:12Z">
        <w:r>
          <w:rPr>
            <w:rtl/>
          </w:rPr>
          <w:t xml:space="preserve">אפי'</w:t>
        </w:r>
      </w:ins>
      <w:del w:id="9275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אזנו</w:t>
      </w:r>
      <w:ins w:id="95851" w:author="מנוע מכני" w:date="2026-10-05T11:32:12Z">
        <w:r>
          <w:rPr>
            <w:rtl/>
          </w:rPr>
          <w:t xml:space="preserve">,</w:t>
        </w:r>
      </w:ins>
      <w:del w:id="958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8789" w:author="מנוע מכני" w:date="2026-10-05T11:32:12Z"/>
        </w:rPr>
      </w:pPr>
      <w:r>
        <w:t>·</w:t>
      </w:r>
      <w:r w:rsidR="00F63065">
        <w:t xml:space="preserve">מתקיף </w:t>
      </w:r>
      <w:ins w:id="90081" w:author="מנוע מכני" w:date="2026-10-05T11:32:12Z">
        <w:r>
          <w:t xml:space="preserve">ר"נ</w:t>
        </w:r>
      </w:ins>
      <w:del w:id="90082" w:author="מנוע מכני" w:date="2026-10-05T11:32:12Z">
        <w:r w:rsidR="00C42678">
          <w:delText xml:space="preserve">ר''נ</w:delText>
        </w:r>
      </w:del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del w:id="9879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ולימא </w:t>
      </w:r>
      <w:ins w:id="94383" w:author="מנוע מכני" w:date="2026-10-05T11:32:12Z">
        <w:r>
          <w:rPr>
            <w:rtl/>
          </w:rPr>
          <w:t xml:space="preserve">לו</w:t>
        </w:r>
      </w:ins>
      <w:del w:id="9438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שקיל אזנך וזיל </w:t>
      </w:r>
    </w:p>
    <w:p>
      <w:pPr>
        <w:pStyle w:val="38"/>
        <w:rPr>
          <w:ins w:id="98791" w:author="מנוע מכני" w:date="2026-10-05T11:32:12Z"/>
        </w:rPr>
      </w:pPr>
      <w:r>
        <w:t xml:space="preserve">אלא </w:t>
      </w:r>
      <w:r w:rsidR="00F63065">
        <w:t>איתמר</w:t>
      </w:r>
      <w:r w:rsidR="00BF6826">
        <w:t xml:space="preserve"> </w:t>
      </w:r>
      <w:ins w:id="90083" w:author="מנוע מכני" w:date="2026-10-05T11:32:12Z">
        <w:r>
          <w:t xml:space="preserve">ר"ח</w:t>
        </w:r>
      </w:ins>
      <w:del w:id="90084" w:author="מנוע מכני" w:date="2026-10-05T11:32:12Z">
        <w:r w:rsidR="00F63065">
          <w:delText xml:space="preserve">ר</w:delText>
        </w:r>
        <w:r w:rsidR="00BF6826">
          <w:delText xml:space="preserve">''ח</w:delText>
        </w:r>
      </w:del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del w:id="9879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>
          <w:ins w:id="98793" w:author="מנוע מכני" w:date="2026-10-05T11:32:12Z"/>
        </w:rPr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del w:id="987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>
          <w:ins w:id="98795" w:author="מנוע מכני" w:date="2026-10-05T11:32:12Z"/>
        </w:rPr>
      </w:pPr>
      <w:r>
        <w:t>·</w:t>
      </w:r>
      <w:r>
        <w:t xml:space="preserve"> </w:t>
      </w:r>
      <w:r w:rsidR="00BF6826">
        <w:t xml:space="preserve">אמרוה רבנן </w:t>
      </w:r>
      <w:ins w:id="94385" w:author="מנוע מכני" w:date="2026-10-05T11:32:12Z">
        <w:r>
          <w:t xml:space="preserve">לפניו</w:t>
        </w:r>
      </w:ins>
      <w:del w:id="94386" w:author="מנוע מכני" w:date="2026-10-05T11:32:12Z">
        <w:r w:rsidR="00BF6826">
          <w:delText xml:space="preserve">קמיה</w:delText>
        </w:r>
      </w:del>
      <w:r w:rsidR="00BF6826">
        <w:t xml:space="preserve"> ד</w:t>
      </w:r>
      <w:ins w:id="90085" w:author="מנוע מכני" w:date="2026-10-05T11:32:12Z">
        <w:r>
          <w:t xml:space="preserve">ר"פ</w:t>
        </w:r>
      </w:ins>
      <w:del w:id="90086" w:author="מנוע מכני" w:date="2026-10-05T11:32:12Z">
        <w:r w:rsidR="00BF6826">
          <w:delText xml:space="preserve">ר</w:delText>
        </w:r>
        <w:r w:rsidR="00BF6826">
          <w:delText xml:space="preserve">''פ</w:delText>
        </w:r>
      </w:del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del w:id="9879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ins w:id="90087" w:author="מנוע מכני" w:date="2026-10-05T11:32:12Z">
        <w:r>
          <w:rPr>
            <w:rStyle w:val="2fb"/>
            <w:rtl/>
          </w:rPr>
          <w:t xml:space="preserve">ר"ה</w:t>
        </w:r>
      </w:ins>
      <w:del w:id="90088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''ה</w:delText>
        </w:r>
      </w:del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ins w:id="90089" w:author="מנוע מכני" w:date="2026-10-05T11:32:12Z">
        <w:r>
          <w:rPr>
            <w:rStyle w:val="2fb"/>
            <w:rtl/>
          </w:rPr>
          <w:t xml:space="preserve">ר"ח</w:t>
        </w:r>
      </w:ins>
      <w:del w:id="90090" w:author="מנוע מכני" w:date="2026-10-05T11:32:12Z">
        <w:r w:rsidR="00F63065">
          <w:rPr>
            <w:rtl/>
          </w:rPr>
          <w:delText xml:space="preserve">ר</w:delText>
        </w:r>
        <w:r w:rsidR="00C42678">
          <w:rPr>
            <w:rFonts w:hint="cs"/>
            <w:rtl/>
          </w:rPr>
          <w:delText xml:space="preserve">''ח</w:delText>
        </w:r>
      </w:del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ins w:id="93039" w:author="מנוע מכני" w:date="2026-10-05T11:32:12Z">
        <w:r>
          <w:rPr>
            <w:rtl/>
          </w:rPr>
          <w:t xml:space="preserve">חלקו</w:t>
        </w:r>
      </w:ins>
      <w:del w:id="93040" w:author="מנוע מכני" w:date="2026-10-05T11:32:12Z">
        <w:r w:rsidR="00335950">
          <w:rPr>
            <w:rtl/>
          </w:rPr>
          <w:delText xml:space="preserve">פליגי</w:delText>
        </w:r>
      </w:del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ins w:id="95853" w:author="מנוע מכני" w:date="2026-10-05T11:32:12Z">
        <w:r>
          <w:rPr>
            <w:rtl/>
          </w:rPr>
          <w:t xml:space="preserve">,</w:t>
        </w:r>
      </w:ins>
      <w:del w:id="958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797" w:author="מנוע מכני" w:date="2026-10-05T11:32:12Z"/>
        </w:rPr>
      </w:pPr>
      <w:r w:rsidRPr="00844992">
        <w:t xml:space="preserve">ודחאם </w:t>
      </w:r>
      <w:ins w:id="90091" w:author="מנוע מכני" w:date="2026-10-05T11:32:12Z">
        <w:r>
          <w:t xml:space="preserve">ר"פ</w:t>
        </w:r>
      </w:ins>
      <w:del w:id="90092" w:author="מנוע מכני" w:date="2026-10-05T11:32:12Z">
        <w:r w:rsidR="00C42678" w:rsidRPr="00844992">
          <w:delText xml:space="preserve">ר''פ</w:delText>
        </w:r>
      </w:del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del w:id="98798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r w:rsidR="00F63065">
        <w:rPr>
          <w:rtl/>
        </w:rPr>
        <w:t>בו</w:t>
      </w:r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ins w:id="93041" w:author="מנוע מכני" w:date="2026-10-05T11:32:12Z">
        <w:r>
          <w:rPr>
            <w:rtl/>
          </w:rPr>
          <w:t xml:space="preserve">צריך</w:t>
        </w:r>
      </w:ins>
      <w:del w:id="93042" w:author="מנוע מכני" w:date="2026-10-05T11:32:12Z">
        <w:r w:rsidR="00BF6826">
          <w:rPr>
            <w:rtl/>
          </w:rPr>
          <w:delText xml:space="preserve">בעינן</w:delText>
        </w:r>
      </w:del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ins w:id="93043" w:author="מנוע מכני" w:date="2026-10-05T11:32:12Z">
        <w:r>
          <w:rPr>
            <w:rtl/>
          </w:rPr>
          <w:t xml:space="preserve">ואין</w:t>
        </w:r>
      </w:ins>
      <w:del w:id="93044" w:author="מנוע מכני" w:date="2026-10-05T11:32:12Z">
        <w:r w:rsidR="00F63065">
          <w:rPr>
            <w:rtl/>
          </w:rPr>
          <w:delText xml:space="preserve">וליכא</w:delText>
        </w:r>
      </w:del>
      <w:ins w:id="95855" w:author="מנוע מכני" w:date="2026-10-05T11:32:12Z">
        <w:r>
          <w:rPr>
            <w:rtl/>
          </w:rPr>
          <w:t xml:space="preserve">,</w:t>
        </w:r>
      </w:ins>
      <w:del w:id="95856" w:author="מנוע מכני" w:date="2026-10-05T11:32:12Z">
        <w:r w:rsidR="000B5F7F">
          <w:rPr>
            <w:rtl/>
          </w:rPr>
          <w:delText xml:space="preserve">;</w:delText>
        </w:r>
      </w:del>
      <w:r w:rsidR="00C42678">
        <w:rPr>
          <w:rFonts w:hint="cs"/>
          <w:rtl/>
        </w:rPr>
        <w:t xml:space="preserve"> </w:t>
      </w:r>
      <w:ins w:id="90093" w:author="מנוע מכני" w:date="2026-10-05T11:32:12Z">
        <w:r>
          <w:rPr>
            <w:rFonts w:hint="cs"/>
            <w:rtl/>
          </w:rPr>
          <w:t xml:space="preserve">ה"נ</w:t>
        </w:r>
      </w:ins>
      <w:del w:id="90094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r w:rsidR="00F63065">
        <w:rPr>
          <w:rtl/>
        </w:rPr>
        <w:t>כל מקנך תזכר</w:t>
      </w:r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45" w:author="מנוע מכני" w:date="2026-10-05T11:32:12Z">
        <w:r>
          <w:rPr>
            <w:rtl/>
          </w:rPr>
          <w:t xml:space="preserve">ואין</w:t>
        </w:r>
      </w:ins>
      <w:del w:id="93046" w:author="מנוע מכני" w:date="2026-10-05T11:32:12Z">
        <w:r w:rsidR="00F63065">
          <w:rPr>
            <w:rtl/>
          </w:rPr>
          <w:delText xml:space="preserve">וליכא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8799" w:author="מנוע מכני" w:date="2026-10-05T11:32:12Z"/>
        </w:rPr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ins w:id="90095" w:author="מנוע מכני" w:date="2026-10-05T11:32:12Z">
        <w:r>
          <w:t xml:space="preserve">ר"א</w:t>
        </w:r>
      </w:ins>
      <w:del w:id="90096" w:author="מנוע מכני" w:date="2026-10-05T11:32:12Z">
        <w:r w:rsidR="00BF6826">
          <w:delText xml:space="preserve">ר''א</w:delText>
        </w:r>
      </w:del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del w:id="98800" w:author="מנוע מכני" w:date="2026-10-05T11:32:12Z">
        <w:r w:rsidR="00F63065">
          <w:rPr>
            <w:rtl/>
          </w:rPr>
          <w:delText xml:space="preserve"> </w:delText>
        </w:r>
      </w:del>
      <w:ins w:id="90097" w:author="מנוע מכני" w:date="2026-10-05T11:32:12Z">
        <w:r>
          <w:rPr>
            <w:rtl/>
          </w:rPr>
          <w:t xml:space="preserve">מ"ש</w:t>
        </w:r>
      </w:ins>
      <w:del w:id="90098" w:author="מנוע מכני" w:date="2026-10-05T11:32:12Z">
        <w:r w:rsidR="00F63065">
          <w:rPr>
            <w:rtl/>
          </w:rPr>
          <w:delText xml:space="preserve">מ</w:delText>
        </w:r>
        <w:r w:rsidR="00C42678"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ins w:id="95857" w:author="מנוע מכני" w:date="2026-10-05T11:32:12Z">
        <w:r>
          <w:rPr>
            <w:rFonts w:hint="cs"/>
            <w:rtl/>
          </w:rPr>
          <w:t xml:space="preserve"> </w:t>
        </w:r>
      </w:ins>
      <w:del w:id="9585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r w:rsidR="00F63065">
        <w:rPr>
          <w:rtl/>
        </w:rPr>
        <w:t>כל בכור</w:t>
      </w:r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ins w:id="93047" w:author="מנוע מכני" w:date="2026-10-05T11:32:12Z">
        <w:r>
          <w:rPr>
            <w:rtl/>
          </w:rPr>
          <w:t xml:space="preserve">כאן</w:t>
        </w:r>
      </w:ins>
      <w:del w:id="93048" w:author="מנוע מכני" w:date="2026-10-05T11:32:12Z">
        <w:r w:rsidR="00C42678">
          <w:rPr>
            <w:rtl/>
          </w:rPr>
          <w:delText xml:space="preserve">הכא</w:delText>
        </w:r>
      </w:del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ins w:id="94387" w:author="מנוע מכני" w:date="2026-10-05T11:32:12Z">
        <w:r>
          <w:rPr>
            <w:rtl/>
          </w:rPr>
          <w:t xml:space="preserve">בהם</w:t>
        </w:r>
      </w:ins>
      <w:del w:id="9438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r w:rsidR="00F63065">
        <w:rPr>
          <w:rtl/>
        </w:rPr>
        <w:t>כל בכור</w:t>
      </w:r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del w:id="90531" w:author="מנוע עיצוב" w:date="2026-10-05T11:33:53Z"/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009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00" w:author="מנוע מכני" w:date="2026-10-05T11:32:12Z">
        <w:r w:rsidR="00C42678"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ins w:id="94389" w:author="מנוע מכני" w:date="2026-10-05T11:32:12Z">
        <w:r>
          <w:rPr>
            <w:rtl/>
          </w:rPr>
          <w:t xml:space="preserve">מה</w:t>
        </w:r>
      </w:ins>
      <w:del w:id="9439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>
          <w:ins w:id="98801" w:author="מנוע מכני" w:date="2026-10-05T11:32:12Z"/>
        </w:rPr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del w:id="98802" w:author="מנוע מכני" w:date="2026-10-05T11:32:12Z">
        <w:r>
          <w:rPr>
            <w:rtl/>
          </w:rPr>
          <w:delText xml:space="preserve"> </w:delText>
        </w:r>
      </w:del>
      <w:ins w:id="94391" w:author="מנוע מכני" w:date="2026-10-05T11:32:12Z">
        <w:r>
          <w:rPr>
            <w:rtl/>
          </w:rPr>
          <w:t xml:space="preserve">כך</w:t>
        </w:r>
      </w:ins>
      <w:del w:id="9439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ins w:id="9010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02" w:author="מנוע מכני" w:date="2026-10-05T11:32:12Z">
        <w:r w:rsidR="00335950">
          <w:rPr>
            <w:rFonts w:hint="cs"/>
            <w:rtl/>
          </w:rPr>
          <w:delText xml:space="preserve">י''ו</w:delText>
        </w:r>
      </w:del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ins w:id="90103" w:author="מנוע מכני" w:date="2026-10-05T11:32:12Z">
        <w:r>
          <w:rPr>
            <w:rFonts w:hint="cs"/>
            <w:rtl/>
          </w:rPr>
          <w:t xml:space="preserve">מ"ק</w:t>
        </w:r>
      </w:ins>
      <w:del w:id="90104" w:author="מנוע מכני" w:date="2026-10-05T11:32:12Z">
        <w:r>
          <w:rPr>
            <w:rFonts w:hint="cs"/>
            <w:rtl/>
          </w:rPr>
          <w:delText xml:space="preserve">מ''ק</w:delText>
        </w:r>
      </w:del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05" w:author="מנוע מכני" w:date="2026-10-05T11:32:12Z">
        <w:r>
          <w:rPr>
            <w:rFonts w:hint="cs"/>
            <w:rtl/>
          </w:rPr>
          <w:t xml:space="preserve">מ"ל</w:t>
        </w:r>
      </w:ins>
      <w:del w:id="90106" w:author="מנוע מכני" w:date="2026-10-05T11:32:12Z">
        <w:r w:rsidR="00C675D6">
          <w:rPr>
            <w:rFonts w:hint="cs"/>
            <w:rtl/>
          </w:rPr>
          <w:delText xml:space="preserve">מ''ל</w:delText>
        </w:r>
      </w:del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ins w:id="90107" w:author="מנוע מכני" w:date="2026-10-05T11:32:12Z">
        <w:r>
          <w:rPr>
            <w:rStyle w:val="2fb"/>
            <w:rtl/>
          </w:rPr>
          <w:t xml:space="preserve">ר"ה</w:t>
        </w:r>
      </w:ins>
      <w:del w:id="90108" w:author="מנוע מכני" w:date="2026-10-05T11:32:12Z">
        <w:r>
          <w:rPr>
            <w:rtl/>
          </w:rPr>
          <w:delText xml:space="preserve">ר</w:delText>
        </w:r>
        <w:r w:rsidR="00645A91">
          <w:rPr>
            <w:rFonts w:hint="cs"/>
            <w:rtl/>
          </w:rPr>
          <w:delText xml:space="preserve">''ה</w:delText>
        </w:r>
      </w:del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ins w:id="90109" w:author="מנוע מכני" w:date="2026-10-05T11:32:12Z">
        <w:r>
          <w:rPr>
            <w:rStyle w:val="2fb"/>
            <w:rtl/>
          </w:rPr>
          <w:t xml:space="preserve">ר"ח</w:t>
        </w:r>
      </w:ins>
      <w:del w:id="90110" w:author="מנוע מכני" w:date="2026-10-05T11:32:12Z">
        <w:r>
          <w:rPr>
            <w:rtl/>
          </w:rPr>
          <w:delText xml:space="preserve">ר</w:delText>
        </w:r>
        <w:r w:rsidR="00C675D6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111" w:author="מנוע מכני" w:date="2026-10-05T11:32:12Z">
        <w:r>
          <w:rPr>
            <w:rFonts w:hint="cs"/>
            <w:rtl/>
          </w:rPr>
          <w:t xml:space="preserve">מ"ל</w:t>
        </w:r>
      </w:ins>
      <w:del w:id="90112" w:author="מנוע מכני" w:date="2026-10-05T11:32:12Z">
        <w:r w:rsidR="00645A91">
          <w:rPr>
            <w:rFonts w:hint="cs"/>
            <w:rtl/>
          </w:rPr>
          <w:delText xml:space="preserve">מ''ל</w:delText>
        </w:r>
      </w:del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>
          <w:ins w:id="98803" w:author="מנוע מכני" w:date="2026-10-05T11:32:12Z"/>
        </w:rPr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del w:id="9880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ins w:id="95859" w:author="מנוע מכני" w:date="2026-10-05T11:32:12Z">
        <w:r>
          <w:rPr>
            <w:rtl/>
          </w:rPr>
          <w:t xml:space="preserve"> </w:t>
        </w:r>
      </w:ins>
      <w:del w:id="95860" w:author="מנוע מכני" w:date="2026-10-05T11:32:12Z">
        <w:r w:rsidR="00187977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ins w:id="93049" w:author="מנוע מכני" w:date="2026-10-05T11:32:12Z">
        <w:r>
          <w:rPr>
            <w:rFonts w:hint="cs"/>
            <w:rtl/>
          </w:rPr>
          <w:t xml:space="preserve">שם</w:t>
        </w:r>
      </w:ins>
      <w:del w:id="93050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ins w:id="90113" w:author="מנוע מכני" w:date="2026-10-05T11:32:12Z">
        <w:r>
          <w:rPr>
            <w:rFonts w:hint="cs"/>
            <w:rtl/>
          </w:rPr>
          <w:t xml:space="preserve">ו"ל</w:t>
        </w:r>
      </w:ins>
      <w:del w:id="9011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ins w:id="90115" w:author="מנוע מכני" w:date="2026-10-05T11:32:12Z">
        <w:r>
          <w:rPr>
            <w:rFonts w:hint="cs"/>
            <w:rtl/>
          </w:rPr>
          <w:t xml:space="preserve">ה"נ</w:t>
        </w:r>
      </w:ins>
      <w:del w:id="90116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</w:t>
      </w:r>
      <w:ins w:id="98355" w:author="מנוע מכני" w:date="2026-10-05T11:32:12Z">
        <w:r>
          <w:rPr>
            <w:rFonts w:hint="cs"/>
            <w:rtl/>
          </w:rPr>
          <w:t xml:space="preserve">מסתבר</w:t>
        </w:r>
      </w:ins>
      <w:del w:id="98356" w:author="מנוע מכני" w:date="2026-10-05T11:32:12Z">
        <w:r>
          <w:rPr>
            <w:rFonts w:hint="cs"/>
            <w:rtl/>
          </w:rPr>
          <w:delText xml:space="preserve">מסתברא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ins w:id="95861" w:author="מנוע מכני" w:date="2026-10-05T11:32:12Z">
        <w:r>
          <w:rPr>
            <w:rtl/>
          </w:rPr>
          <w:t xml:space="preserve">,</w:t>
        </w:r>
      </w:ins>
      <w:del w:id="95862" w:author="מנוע מכני" w:date="2026-10-05T11:32:12Z">
        <w:r w:rsidR="000B5F7F">
          <w:rPr>
            <w:rtl/>
          </w:rPr>
          <w:delText xml:space="preserve">;</w:delText>
        </w:r>
      </w:del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6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איש איש מזרע אהרן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3051" w:author="מנוע מכני" w:date="2026-10-05T11:32:12Z">
        <w:r>
          <w:rPr>
            <w:rtl/>
          </w:rPr>
          <w:t xml:space="preserve">דצריך</w:t>
        </w:r>
      </w:ins>
      <w:del w:id="93052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ins w:id="93053" w:author="מנוע מכני" w:date="2026-10-05T11:32:12Z">
        <w:r>
          <w:rPr>
            <w:rtl/>
          </w:rPr>
          <w:t xml:space="preserve">גם</w:t>
        </w:r>
      </w:ins>
      <w:del w:id="93054" w:author="מנוע מכני" w:date="2026-10-05T11:32:12Z">
        <w:r w:rsidR="00187977">
          <w:rPr>
            <w:rtl/>
          </w:rPr>
          <w:delText xml:space="preserve">נמי</w:delText>
        </w:r>
      </w:del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ins w:id="95863" w:author="מנוע מכני" w:date="2026-10-05T11:32:12Z">
        <w:r>
          <w:rPr>
            <w:rtl/>
          </w:rPr>
          <w:t xml:space="preserve">,</w:t>
        </w:r>
      </w:ins>
      <w:del w:id="958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05" w:author="מנוע מכני" w:date="2026-10-05T11:32:12Z"/>
        </w:rPr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del w:id="9880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דלעולם מצד שינוי דהוי מום אבל בשתיהן גדולות אפשר מצד בריותא או כחישותא </w:t>
      </w:r>
    </w:p>
    <w:p w14:paraId="17C67FA9" w14:textId="77777777" w:rsidR="00187977" w:rsidRDefault="00187977" w:rsidP="00187977">
      <w:pPr>
        <w:rPr>
          <w:del w:id="90532" w:author="מנוע עיצוב" w:date="2026-10-05T11:33:53Z"/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ins w:id="90117" w:author="מנוע מכני" w:date="2026-10-05T11:32:12Z">
        <w:r>
          <w:rPr>
            <w:rFonts w:hint="cs"/>
            <w:rtl/>
          </w:rPr>
          <w:t xml:space="preserve">א"ל</w:t>
        </w:r>
      </w:ins>
      <w:del w:id="90118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ins w:id="901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12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ins w:id="90121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22" w:author="מנוע מכני" w:date="2026-10-05T11:32:12Z">
        <w:r>
          <w:rPr>
            <w:rFonts w:hint="cs"/>
            <w:rtl/>
          </w:rPr>
          <w:delText xml:space="preserve">ב''ר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0123" w:author="מנוע מכני" w:date="2026-10-05T11:32:12Z">
        <w:r>
          <w:rPr>
            <w:rFonts w:hint="cs"/>
            <w:rtl/>
          </w:rPr>
          <w:t xml:space="preserve">ו"ל</w:t>
        </w:r>
      </w:ins>
      <w:del w:id="90124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בהמה והקנתה אוזנה </w:t>
      </w:r>
      <w:ins w:id="98249" w:author="מנוע מכני" w:date="2026-10-05T11:32:12Z">
        <w:r>
          <w:rPr>
            <w:rFonts w:hint="cs"/>
            <w:rtl/>
          </w:rPr>
          <w:t xml:space="preserve">לנכרי</w:t>
        </w:r>
      </w:ins>
      <w:del w:id="9825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0125" w:author="מנוע מכני" w:date="2026-10-05T11:32:12Z"/>
      <w:del w:id="9012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ואסר </w:t>
      </w:r>
      <w:ins w:id="97461" w:author="מנוע מכני" w:date="2026-10-05T11:32:12Z">
        <w:r>
          <w:rPr>
            <w:rFonts w:hint="cs"/>
            <w:rtl/>
          </w:rPr>
          <w:t xml:space="preserve">להם</w:t>
        </w:r>
      </w:ins>
      <w:del w:id="97462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ins w:id="90127" w:author="מנוע מכני" w:date="2026-10-05T11:32:12Z">
        <w:r>
          <w:rPr>
            <w:rFonts w:hint="cs"/>
            <w:rtl/>
          </w:rPr>
          <w:t xml:space="preserve">מ"מ</w:t>
        </w:r>
      </w:ins>
      <w:del w:id="9012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כלו בהמותיו משום דמפקע לקדושתייהו </w:t>
      </w:r>
    </w:p>
    <w:p>
      <w:pPr>
        <w:pStyle w:val="38"/>
        <w:rPr>
          <w:ins w:id="98807" w:author="מנוע מכני" w:date="2026-10-05T11:32:12Z"/>
        </w:rPr>
      </w:pPr>
      <w:r>
        <w:t xml:space="preserve">והך ד</w:t>
      </w:r>
      <w:ins w:id="90129" w:author="מנוע מכני" w:date="2026-10-05T11:32:12Z">
        <w:r>
          <w:t xml:space="preserve">ר"י</w:t>
        </w:r>
      </w:ins>
      <w:del w:id="901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del w:id="988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ins w:id="93055" w:author="מנוע מכני" w:date="2026-10-05T11:32:12Z">
        <w:r>
          <w:rPr>
            <w:rtl/>
          </w:rPr>
          <w:t xml:space="preserve">שם</w:t>
        </w:r>
      </w:ins>
      <w:del w:id="93056" w:author="מנוע מכני" w:date="2026-10-05T11:32:12Z">
        <w:r w:rsidR="003D0E8E">
          <w:rPr>
            <w:rtl/>
          </w:rPr>
          <w:delText xml:space="preserve">התם</w:delText>
        </w:r>
      </w:del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>
          <w:ins w:id="98809" w:author="מנוע מכני" w:date="2026-10-05T11:32:12Z"/>
        </w:rPr>
      </w:pPr>
      <w:r w:rsidRPr="002357CF">
        <w:t>וא</w:t>
      </w:r>
      <w:ins w:id="90131" w:author="מנוע מכני" w:date="2026-10-05T11:32:12Z">
        <w:r>
          <w:t xml:space="preserve">ב"א</w:t>
        </w:r>
      </w:ins>
      <w:del w:id="90132" w:author="מנוע מכני" w:date="2026-10-05T11:32:12Z">
        <w:r w:rsidR="003D0E8E" w:rsidRPr="002357CF">
          <w:delText xml:space="preserve">ב''א</w:delText>
        </w:r>
      </w:del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del w:id="98810" w:author="מנוע מכני" w:date="2026-10-05T11:32:12Z">
        <w:r>
          <w:rPr>
            <w:rtl/>
          </w:rPr>
          <w:delText xml:space="preserve"> </w:delText>
        </w:r>
      </w:del>
      <w:r w:rsidR="0052389C">
        <w:rPr>
          <w:rStyle w:val="2fb"/>
          <w:rFonts w:hint="cs"/>
          <w:rtl/>
        </w:rPr>
        <w:t xml:space="preserve">רמ</w:t>
      </w:r>
      <w:ins w:id="90133" w:author="מנוע מכני" w:date="2026-10-05T11:32:12Z">
        <w:r>
          <w:rPr>
            <w:rStyle w:val="2fb"/>
            <w:rFonts w:hint="cs"/>
            <w:rtl/>
          </w:rPr>
          <w:t xml:space="preserve">ב"ר</w:t>
        </w:r>
      </w:ins>
      <w:del w:id="90134" w:author="מנוע מכני" w:date="2026-10-05T11:32:12Z">
        <w:r w:rsidR="0052389C">
          <w:rPr>
            <w:rFonts w:hint="cs"/>
            <w:rtl/>
          </w:rPr>
          <w:delText xml:space="preserve">ב''ר</w:delText>
        </w:r>
      </w:del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  <w:pPrChange w:id="903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5" w:author="מנוע מכני" w:date="2026-10-05T11:32:12Z">
        <w:r>
          <w:rPr>
            <w:rtl/>
          </w:rPr>
          <w:t xml:space="preserve"> </w:t>
        </w:r>
      </w:ins>
      <w:del w:id="95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67" w:author="מנוע מכני" w:date="2026-10-05T11:32:12Z">
        <w:r>
          <w:rPr>
            <w:rtl/>
          </w:rPr>
          <w:t xml:space="preserve"> </w:t>
        </w:r>
      </w:ins>
      <w:del w:id="958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  <w:pPrChange w:id="903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869" w:author="מנוע מכני" w:date="2026-10-05T11:32:12Z">
        <w:r>
          <w:rPr>
            <w:rtl/>
          </w:rPr>
          <w:t xml:space="preserve"> </w:t>
        </w:r>
      </w:ins>
      <w:del w:id="95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871" w:author="מנוע מכני" w:date="2026-10-05T11:32:12Z">
        <w:r>
          <w:rPr>
            <w:rtl/>
          </w:rPr>
          <w:t xml:space="preserve"> </w:t>
        </w:r>
      </w:ins>
      <w:del w:id="95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>
          <w:ins w:id="98811" w:author="מנוע מכני" w:date="2026-10-05T11:32:12Z"/>
        </w:rPr>
      </w:pPr>
      <w:r>
        <w:t>אביי</w:t>
      </w:r>
      <w:r w:rsidR="00152264">
        <w:t xml:space="preserve"> </w:t>
      </w:r>
      <w:ins w:id="90135" w:author="מנוע מכני" w:date="2026-10-05T11:32:12Z">
        <w:r>
          <w:t xml:space="preserve">ה"ק</w:t>
        </w:r>
      </w:ins>
      <w:del w:id="90136" w:author="מנוע מכני" w:date="2026-10-05T11:32:12Z">
        <w:r w:rsidR="00152264">
          <w:delText xml:space="preserve">ה''ק</w:delText>
        </w:r>
      </w:del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del w:id="9881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ins w:id="95873" w:author="מנוע מכני" w:date="2026-10-05T11:32:12Z">
        <w:r>
          <w:rPr>
            <w:rtl/>
          </w:rPr>
          <w:t xml:space="preserve">,</w:t>
        </w:r>
      </w:ins>
      <w:del w:id="958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13" w:author="מנוע מכני" w:date="2026-10-05T11:32:12Z"/>
        </w:rPr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del w:id="9881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ins w:id="98357" w:author="מנוע מכני" w:date="2026-10-05T11:32:12Z">
        <w:r>
          <w:rPr>
            <w:b/>
            <w:bCs/>
            <w:rtl/>
          </w:rPr>
          <w:t xml:space="preserve">הם</w:t>
        </w:r>
      </w:ins>
      <w:del w:id="98358" w:author="מנוע מכני" w:date="2026-10-05T11:32:12Z">
        <w:r w:rsidRPr="00152264">
          <w:rPr>
            <w:b/>
            <w:bCs/>
            <w:rtl/>
          </w:rPr>
          <w:delText xml:space="preserve">אינהו</w:delText>
        </w:r>
      </w:del>
      <w:r>
        <w:rPr>
          <w:rtl/>
        </w:rPr>
        <w:t xml:space="preserve"> קתני! ועוד, אם </w:t>
      </w:r>
      <w:ins w:id="98359" w:author="מנוע מכני" w:date="2026-10-05T11:32:12Z">
        <w:r>
          <w:rPr>
            <w:rtl/>
          </w:rPr>
          <w:t xml:space="preserve">ישנו</w:t>
        </w:r>
      </w:ins>
      <w:del w:id="983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</w:t>
      </w:r>
      <w:ins w:id="92755" w:author="מנוע מכני" w:date="2026-10-05T11:32:12Z">
        <w:r>
          <w:rPr>
            <w:rtl/>
          </w:rPr>
          <w:t xml:space="preserve">אפי'</w:t>
        </w:r>
      </w:ins>
      <w:del w:id="927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>
          <w:ins w:id="98815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0137" w:author="מנוע מכני" w:date="2026-10-05T11:32:12Z">
        <w:r>
          <w:t xml:space="preserve">ה"ק</w:t>
        </w:r>
      </w:ins>
      <w:del w:id="90138" w:author="מנוע מכני" w:date="2026-10-05T11:32:12Z">
        <w:r>
          <w:delText xml:space="preserve">ה</w:delText>
        </w:r>
        <w:r w:rsidR="00152264">
          <w:delText xml:space="preserve">''ק</w:delText>
        </w:r>
      </w:del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del w:id="98816" w:author="מנוע מכני" w:date="2026-10-05T11:32:12Z">
        <w:r w:rsidR="00152264">
          <w:rPr>
            <w:rtl/>
          </w:rPr>
          <w:delText xml:space="preserve"> </w:delText>
        </w:r>
      </w:del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>
          <w:ins w:id="98817" w:author="מנוע מכני" w:date="2026-10-05T11:32:12Z"/>
        </w:rPr>
      </w:pPr>
      <w:del w:id="100969" w:author="מנוע מכני" w:date="2026-10-05T11:32:12Z">
        <w:r>
          <w:delText xml:space="preserve">א"ל </w:delText>
        </w:r>
      </w:del>
      <w:ins w:id="90139" w:author="מנוע מכני" w:date="2026-10-05T11:32:12Z">
        <w:r>
          <w:t xml:space="preserve">ר"ס</w:t>
        </w:r>
      </w:ins>
      <w:del w:id="90140" w:author="מנוע מכני" w:date="2026-10-05T11:32:12Z">
        <w:r w:rsidR="00F63065">
          <w:delText xml:space="preserve">ר</w:delText>
        </w:r>
        <w:r w:rsidR="00AF3A65">
          <w:delText xml:space="preserve">''ס</w:delText>
        </w:r>
      </w:del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del w:id="9881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r w:rsidR="00F63065">
        <w:rPr>
          <w:rtl/>
        </w:rPr>
        <w:t>בה</w:t>
      </w:r>
      <w:r w:rsidR="00D670DB">
        <w:rPr>
          <w:rtl/>
        </w:rPr>
        <w:t>מתם</w:t>
      </w:r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ins w:id="90141" w:author="מנוע מכני" w:date="2026-10-05T11:32:12Z">
        <w:r>
          <w:rPr>
            <w:rtl/>
          </w:rPr>
          <w:t xml:space="preserve">ו"ל</w:t>
        </w:r>
      </w:ins>
      <w:del w:id="90142" w:author="מנוע מכני" w:date="2026-10-05T11:32:12Z">
        <w:r w:rsidR="00D670DB">
          <w:rPr>
            <w:rtl/>
          </w:rPr>
          <w:delText xml:space="preserve">ו</w:delText>
        </w:r>
        <w:r w:rsidR="00AF3A65">
          <w:rPr>
            <w:rFonts w:hint="cs"/>
            <w:rtl/>
          </w:rPr>
          <w:delText xml:space="preserve">''ל</w:delText>
        </w:r>
      </w:del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דליפקע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ins w:id="95875" w:author="מנוע מכני" w:date="2026-10-05T11:32:12Z">
        <w:r>
          <w:rPr>
            <w:rtl/>
          </w:rPr>
          <w:t xml:space="preserve"> </w:t>
        </w:r>
      </w:ins>
      <w:del w:id="95876" w:author="מנוע מכני" w:date="2026-10-05T11:32:12Z">
        <w:r>
          <w:rPr>
            <w:rtl/>
          </w:rPr>
          <w:delText xml:space="preserve"> </w:delText>
        </w:r>
        <w:r w:rsidR="00AF3A65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ins w:id="901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144" w:author="מנוע מכני" w:date="2026-10-05T11:32:12Z">
        <w:r w:rsidR="00152264">
          <w:rPr>
            <w:rFonts w:hint="cs"/>
            <w:rtl/>
          </w:rPr>
          <w:delText xml:space="preserve">ב''א</w:delText>
        </w:r>
      </w:del>
      <w:ins w:id="95877" w:author="מנוע מכני" w:date="2026-10-05T11:32:12Z">
        <w:r>
          <w:rPr>
            <w:rtl/>
          </w:rPr>
          <w:t xml:space="preserve">,</w:t>
        </w:r>
      </w:ins>
      <w:del w:id="95878" w:author="מנוע מכני" w:date="2026-10-05T11:32:12Z">
        <w:r w:rsidR="000B5F7F">
          <w:rPr>
            <w:rtl/>
          </w:rPr>
          <w:delText xml:space="preserve">;</w:delText>
        </w:r>
      </w:del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>
          <w:ins w:id="98819" w:author="מנוע מכני" w:date="2026-10-05T11:32:12Z"/>
        </w:rPr>
      </w:pPr>
      <w:r>
        <w:t xml:space="preserve">הא </w:t>
      </w:r>
      <w:r>
        <w:t xml:space="preserve">לא</w:t>
      </w:r>
      <w:r>
        <w:t xml:space="preserve"> </w:t>
      </w:r>
      <w:ins w:id="97507" w:author="מנוע מכני" w:date="2026-10-05T11:32:12Z">
        <w:r>
          <w:t xml:space="preserve">קשה</w:t>
        </w:r>
      </w:ins>
      <w:del w:id="97508" w:author="מנוע מכני" w:date="2026-10-05T11:32:12Z">
        <w:r>
          <w:delText xml:space="preserve">קשיא</w:delText>
        </w:r>
      </w:del>
      <w:r>
        <w:t xml:space="preserve">, כדמ</w:t>
      </w:r>
      <w:r w:rsidR="00AF3A65">
        <w:t xml:space="preserve">בד</w:t>
      </w:r>
      <w:ins w:id="90145" w:author="מנוע מכני" w:date="2026-10-05T11:32:12Z">
        <w:r>
          <w:t xml:space="preserve">ר"י</w:t>
        </w:r>
      </w:ins>
      <w:del w:id="90146" w:author="מנוע מכני" w:date="2026-10-05T11:32:12Z">
        <w:r w:rsidR="00AF3A65">
          <w:delText xml:space="preserve">ר''י</w:delText>
        </w:r>
      </w:del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del w:id="98820" w:author="מנוע מכני" w:date="2026-10-05T11:32:12Z">
        <w:r>
          <w:rPr>
            <w:rtl/>
          </w:rPr>
          <w:delText xml:space="preserve"> </w:delText>
        </w:r>
      </w:del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r w:rsidRPr="00AF3A65">
        <w:rPr>
          <w:b/>
          <w:bCs/>
          <w:rtl/>
        </w:rPr>
        <w:t>פטר</w:t>
      </w:r>
      <w:r>
        <w:rPr>
          <w:rtl/>
        </w:rPr>
        <w:t xml:space="preserve"> רחם</w:t>
      </w:r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ins w:id="94393" w:author="מנוע מכני" w:date="2026-10-05T11:32:12Z">
        <w:r>
          <w:rPr>
            <w:rtl/>
          </w:rPr>
          <w:t xml:space="preserve">התורה</w:t>
        </w:r>
      </w:ins>
      <w:del w:id="9439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del w:id="90533" w:author="מנוע עיצוב" w:date="2026-10-05T11:33:53Z"/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ins w:id="95879" w:author="מנוע מכני" w:date="2026-10-05T11:32:12Z">
        <w:r>
          <w:rPr>
            <w:rtl/>
          </w:rPr>
          <w:t xml:space="preserve">,</w:t>
        </w:r>
      </w:ins>
      <w:del w:id="95880" w:author="מנוע מכני" w:date="2026-10-05T11:32:12Z">
        <w:r w:rsidR="000B5F7F">
          <w:rPr>
            <w:rtl/>
          </w:rPr>
          <w:delText xml:space="preserve">;</w:delText>
        </w:r>
      </w:del>
      <w:r w:rsidR="00D670DB">
        <w:rPr>
          <w:rFonts w:hint="cs"/>
          <w:rtl/>
        </w:rPr>
        <w:t xml:space="preserve"> </w:t>
      </w:r>
    </w:p>
    <w:p>
      <w:pPr>
        <w:pStyle w:val="38"/>
        <w:rPr>
          <w:ins w:id="98821" w:author="מנוע מכני" w:date="2026-10-05T11:32:12Z"/>
        </w:rPr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ins w:id="90147" w:author="מנוע מכני" w:date="2026-10-05T11:32:12Z">
        <w:r>
          <w:t xml:space="preserve">ב"ל</w:t>
        </w:r>
      </w:ins>
      <w:del w:id="90148" w:author="מנוע מכני" w:date="2026-10-05T11:32:12Z">
        <w:r w:rsidR="00D670DB">
          <w:delText xml:space="preserve">ב''ל</w:delText>
        </w:r>
      </w:del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del w:id="988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ins w:id="90149" w:author="מנוע מכני" w:date="2026-10-05T11:32:12Z">
        <w:r>
          <w:rPr>
            <w:rFonts w:hint="cs"/>
            <w:rtl/>
          </w:rPr>
          <w:t xml:space="preserve">כ"ד</w:t>
        </w:r>
      </w:ins>
      <w:del w:id="90150" w:author="מנוע מכני" w:date="2026-10-05T11:32:12Z">
        <w:r w:rsidR="00AF3A65">
          <w:rPr>
            <w:rFonts w:hint="cs"/>
            <w:rtl/>
          </w:rPr>
          <w:delText xml:space="preserve">כ''ד</w:delText>
        </w:r>
      </w:del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ins w:id="95881" w:author="מנוע מכני" w:date="2026-10-05T11:32:12Z">
        <w:r>
          <w:rPr>
            <w:rtl/>
          </w:rPr>
          <w:t xml:space="preserve">,</w:t>
        </w:r>
      </w:ins>
      <w:del w:id="95882" w:author="מנוע מכני" w:date="2026-10-05T11:32:12Z">
        <w:r w:rsidR="000B5F7F">
          <w:rPr>
            <w:rtl/>
          </w:rPr>
          <w:delText xml:space="preserve">;</w:delText>
        </w:r>
      </w:del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>
          <w:ins w:id="98823" w:author="מנוע מכני" w:date="2026-10-05T11:32:12Z"/>
        </w:rPr>
      </w:pPr>
      <w:r>
        <w:t xml:space="preserve">וממאי דבשה? </w:t>
      </w:r>
      <w:ins w:id="93057" w:author="מנוע מכני" w:date="2026-10-05T11:32:12Z">
        <w:r>
          <w:t xml:space="preserve">לא</w:t>
        </w:r>
      </w:ins>
      <w:del w:id="93058" w:author="מנוע מכני" w:date="2026-10-05T11:32:12Z">
        <w:r w:rsidR="00B10F40">
          <w:delText xml:space="preserve">לאו</w:delText>
        </w:r>
      </w:del>
      <w:r w:rsidR="00B10F40">
        <w:t xml:space="preserve"> מ</w:t>
      </w:r>
      <w:ins w:id="90151" w:author="מנוע מכני" w:date="2026-10-05T11:32:12Z">
        <w:r>
          <w:t xml:space="preserve">ר"ח</w:t>
        </w:r>
      </w:ins>
      <w:del w:id="90152" w:author="מנוע מכני" w:date="2026-10-05T11:32:12Z">
        <w:r w:rsidR="00D670DB">
          <w:delText xml:space="preserve">ר''ח</w:delText>
        </w:r>
      </w:del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del w:id="98824" w:author="מנוע מכני" w:date="2026-10-05T11:32:12Z">
        <w:r>
          <w:rPr>
            <w:rtl/>
          </w:rPr>
          <w:delText xml:space="preserve"> </w:delText>
        </w:r>
      </w:del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r w:rsidR="00AF3A65">
        <w:rPr>
          <w:rtl/>
        </w:rPr>
        <w:t>כסף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אף שה האמור לדורות - בו פדו לדורות, בו פדו באותה שעה</w:t>
      </w:r>
      <w:ins w:id="95883" w:author="מנוע מכני" w:date="2026-10-05T11:32:12Z">
        <w:r>
          <w:rPr>
            <w:rtl/>
          </w:rPr>
          <w:t xml:space="preserve">,</w:t>
        </w:r>
      </w:ins>
      <w:del w:id="95884" w:author="מנוע מכני" w:date="2026-10-05T11:32:12Z">
        <w:r w:rsidR="000B5F7F">
          <w:rPr>
            <w:rtl/>
          </w:rPr>
          <w:delText xml:space="preserve">;</w:delText>
        </w:r>
      </w:del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>
          <w:ins w:id="98825" w:author="מנוע מכני" w:date="2026-10-05T11:32:12Z"/>
        </w:rPr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del w:id="98826" w:author="מנוע מכני" w:date="2026-10-05T11:32:12Z">
        <w:r w:rsidR="00F63065">
          <w:rPr>
            <w:rtl/>
          </w:rPr>
          <w:delText xml:space="preserve"> </w:delText>
        </w:r>
      </w:del>
      <w:r w:rsidR="00D670DB"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>
          <w:ins w:id="98827" w:author="מנוע מכני" w:date="2026-10-05T11:32:12Z"/>
        </w:rPr>
      </w:pPr>
      <w:r>
        <w:t>·</w:t>
      </w:r>
      <w:r>
        <w:t xml:space="preserve"> א</w:t>
      </w:r>
      <w:ins w:id="90153" w:author="מנוע מכני" w:date="2026-10-05T11:32:12Z">
        <w:r>
          <w:t xml:space="preserve">ר"ח</w:t>
        </w:r>
      </w:ins>
      <w:del w:id="90154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del w:id="9882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שה אחד של בן לוי פטר כמה פטרי חמורים מישראל</w:t>
      </w:r>
      <w:ins w:id="95885" w:author="מנוע מכני" w:date="2026-10-05T11:32:12Z">
        <w:r>
          <w:rPr>
            <w:rtl/>
          </w:rPr>
          <w:t xml:space="preserve">,</w:t>
        </w:r>
      </w:ins>
      <w:del w:id="958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29" w:author="מנוע מכני" w:date="2026-10-05T11:32:12Z"/>
        </w:rPr>
      </w:pPr>
      <w:del w:id="100884" w:author="מנוע מכני" w:date="2026-10-05T11:32:12Z">
        <w:r>
          <w:delText xml:space="preserve">אמר </w:delText>
        </w:r>
      </w:del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del w:id="988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r w:rsidR="00F63065">
        <w:rPr>
          <w:rtl/>
        </w:rPr>
        <w:t xml:space="preserve">ומקנה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היה לבני ראובן ולבני גד</w:t>
      </w:r>
      <w:r>
        <w:rPr>
          <w:rFonts w:hint="cs"/>
          <w:rtl/>
        </w:rPr>
        <w:t>'</w:t>
      </w:r>
      <w:ins w:id="95887" w:author="מנוע מכני" w:date="2026-10-05T11:32:12Z">
        <w:r>
          <w:rPr>
            <w:rtl/>
          </w:rPr>
          <w:t xml:space="preserve">,</w:t>
        </w:r>
      </w:ins>
      <w:del w:id="95888" w:author="מנוע מכני" w:date="2026-10-05T11:32:12Z">
        <w:r w:rsidR="000B5F7F">
          <w:rPr>
            <w:rtl/>
          </w:rPr>
          <w:delText xml:space="preserve">;</w:delText>
        </w:r>
      </w:del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ins w:id="95889" w:author="מנוע מכני" w:date="2026-10-05T11:32:12Z">
        <w:r>
          <w:rPr>
            <w:rtl/>
          </w:rPr>
          <w:t xml:space="preserve">,</w:t>
        </w:r>
      </w:ins>
      <w:del w:id="95890" w:author="מנוע מכני" w:date="2026-10-05T11:32:12Z">
        <w:r w:rsidR="000B5F7F">
          <w:rPr>
            <w:rtl/>
          </w:rPr>
          <w:delText xml:space="preserve">;</w:delText>
        </w:r>
      </w:del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בהמת תחת בהמתם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ins w:id="93059" w:author="מנוע מכני" w:date="2026-10-05T11:32:12Z">
        <w:r>
          <w:rPr>
            <w:rtl/>
          </w:rPr>
          <w:t xml:space="preserve">הרבה</w:t>
        </w:r>
      </w:ins>
      <w:del w:id="93060" w:author="מנוע מכני" w:date="2026-10-05T11:32:12Z">
        <w:r w:rsidR="00F63065">
          <w:rPr>
            <w:rtl/>
          </w:rPr>
          <w:delText xml:space="preserve">טובא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831" w:author="מנוע מכני" w:date="2026-10-05T11:32:12Z"/>
        </w:rPr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ins w:id="93061" w:author="מנוע מכני" w:date="2026-10-05T11:32:12Z">
        <w:r>
          <w:t xml:space="preserve">גם</w:t>
        </w:r>
      </w:ins>
      <w:del w:id="93062" w:author="מנוע מכני" w:date="2026-10-05T11:32:12Z">
        <w:r w:rsidR="00F63065">
          <w:delText xml:space="preserve">נמי</w:delText>
        </w:r>
      </w:del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del w:id="9883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ופודה בו פעמים הרבה</w:t>
      </w:r>
      <w:ins w:id="95891" w:author="מנוע מכני" w:date="2026-10-05T11:32:12Z">
        <w:r>
          <w:rPr>
            <w:rtl/>
          </w:rPr>
          <w:t xml:space="preserve">,</w:t>
        </w:r>
      </w:ins>
      <w:del w:id="95892" w:author="מנוע מכני" w:date="2026-10-05T11:32:12Z">
        <w:r w:rsidR="000B5F7F">
          <w:rPr>
            <w:rtl/>
          </w:rPr>
          <w:delText xml:space="preserve">;</w:delText>
        </w:r>
      </w:del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ins w:id="901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156" w:author="מנוע מכני" w:date="2026-10-05T11:32:12Z">
        <w:r w:rsidR="00B10F40"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טעמא דמתני' מפרש, ו</w:t>
      </w:r>
      <w:ins w:id="90157" w:author="מנוע מכני" w:date="2026-10-05T11:32:12Z">
        <w:r>
          <w:rPr>
            <w:rtl/>
          </w:rPr>
          <w:t xml:space="preserve">ה"ק</w:t>
        </w:r>
      </w:ins>
      <w:del w:id="90158" w:author="מנוע מכני" w:date="2026-10-05T11:32:12Z">
        <w:r w:rsidR="00F63065"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''ק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ins w:id="90159" w:author="מנוע מכני" w:date="2026-10-05T11:32:12Z">
        <w:r>
          <w:rPr>
            <w:rFonts w:hint="cs"/>
            <w:rtl/>
          </w:rPr>
          <w:t xml:space="preserve">מ"ט</w:t>
        </w:r>
      </w:ins>
      <w:del w:id="90160" w:author="מנוע מכני" w:date="2026-10-05T11:32:12Z">
        <w:r w:rsidR="00B10F40">
          <w:rPr>
            <w:rFonts w:hint="cs"/>
            <w:rtl/>
          </w:rPr>
          <w:delText xml:space="preserve">מ''ט</w:delText>
        </w:r>
      </w:del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ins w:id="9016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62" w:author="מנוע מכני" w:date="2026-10-05T11:32:12Z">
        <w:r w:rsidR="00B10F40">
          <w:rPr>
            <w:rFonts w:hint="cs"/>
            <w:rtl/>
          </w:rPr>
          <w:delText xml:space="preserve">י''ו</w:delText>
        </w:r>
      </w:del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ins w:id="94395" w:author="מנוע מכני" w:date="2026-10-05T11:32:12Z">
        <w:r>
          <w:rPr>
            <w:rtl/>
          </w:rPr>
          <w:t xml:space="preserve">דהתורה</w:t>
        </w:r>
      </w:ins>
      <w:del w:id="94396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r w:rsidR="00F63065">
        <w:rPr>
          <w:rtl/>
        </w:rPr>
        <w:t>קדש לי כל בכור</w:t>
      </w:r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8833" w:author="מנוע מכני" w:date="2026-10-05T11:32:12Z"/>
        </w:rPr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del w:id="9883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>
          <w:ins w:id="98835" w:author="מנוע מכני" w:date="2026-10-05T11:32:12Z"/>
        </w:rPr>
      </w:pPr>
      <w:r>
        <w:t>איתיביה ר</w:t>
      </w:r>
      <w:ins w:id="90163" w:author="מנוע מכני" w:date="2026-10-05T11:32:12Z">
        <w:r>
          <w:t xml:space="preserve">י"ו</w:t>
        </w:r>
      </w:ins>
      <w:del w:id="90164" w:author="מנוע מכני" w:date="2026-10-05T11:32:12Z">
        <w:r w:rsidR="00B10F40">
          <w:delText xml:space="preserve">י''ו</w:delText>
        </w:r>
      </w:del>
      <w:r w:rsidR="00B10F40">
        <w:t xml:space="preserve"> ל</w:t>
      </w:r>
      <w:ins w:id="90165" w:author="מנוע מכני" w:date="2026-10-05T11:32:12Z">
        <w:r>
          <w:t xml:space="preserve">ר"ל</w:t>
        </w:r>
      </w:ins>
      <w:del w:id="90166" w:author="מנוע מכני" w:date="2026-10-05T11:32:12Z">
        <w:r w:rsidR="00B10F40">
          <w:delText xml:space="preserve">ר''ל</w:delText>
        </w:r>
      </w:del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del w:id="9883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>
          <w:ins w:id="98837" w:author="מנוע מכני" w:date="2026-10-05T11:32:12Z"/>
        </w:rPr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del w:id="988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באותן שיצאו ממצרים, </w:t>
      </w:r>
      <w:ins w:id="90167" w:author="מנוע מכני" w:date="2026-10-05T11:32:12Z">
        <w:r>
          <w:rPr>
            <w:rtl/>
          </w:rPr>
          <w:t xml:space="preserve">ה"נ</w:t>
        </w:r>
      </w:ins>
      <w:del w:id="90168" w:author="מנוע מכני" w:date="2026-10-05T11:32:12Z">
        <w:r>
          <w:rPr>
            <w:rtl/>
          </w:rPr>
          <w:delText xml:space="preserve">ה</w:delText>
        </w:r>
        <w:r w:rsidR="00B10F40">
          <w:rPr>
            <w:rFonts w:hint="cs"/>
            <w:rtl/>
          </w:rPr>
          <w:delText xml:space="preserve">''נ</w:delText>
        </w:r>
      </w:del>
      <w:r w:rsidR="00B10F40">
        <w:rPr>
          <w:rFonts w:hint="cs"/>
          <w:rtl/>
        </w:rPr>
        <w:t xml:space="preserve"> </w:t>
      </w:r>
      <w:ins w:id="98361" w:author="מנוע מכני" w:date="2026-10-05T11:32:12Z">
        <w:r>
          <w:rPr>
            <w:rtl/>
          </w:rPr>
          <w:t xml:space="preserve">מסתבר</w:t>
        </w:r>
      </w:ins>
      <w:del w:id="98362" w:author="מנוע מכני" w:date="2026-10-05T11:32:12Z">
        <w:r>
          <w:rPr>
            <w:rtl/>
          </w:rPr>
          <w:delText xml:space="preserve">מסתברא</w:delText>
        </w:r>
      </w:del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ins w:id="90169" w:author="מנוע מכני" w:date="2026-10-05T11:32:12Z">
        <w:r>
          <w:rPr>
            <w:rFonts w:hint="cs"/>
            <w:rtl/>
          </w:rPr>
          <w:t xml:space="preserve">ת"ה</w:t>
        </w:r>
      </w:ins>
      <w:del w:id="90170" w:author="מנוע מכני" w:date="2026-10-05T11:32:12Z">
        <w:r w:rsidR="00B10F40">
          <w:rPr>
            <w:rFonts w:hint="cs"/>
            <w:rtl/>
          </w:rPr>
          <w:delText xml:space="preserve">ת''ה</w:delText>
        </w:r>
      </w:del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ins w:id="94397" w:author="מנוע מכני" w:date="2026-10-05T11:32:12Z">
        <w:r>
          <w:rPr>
            <w:rFonts w:hint="cs"/>
            <w:rtl/>
          </w:rPr>
          <w:t xml:space="preserve">וכך</w:t>
        </w:r>
      </w:ins>
      <w:del w:id="94398" w:author="מנוע מכני" w:date="2026-10-05T11:32:12Z">
        <w:r>
          <w:rPr>
            <w:rFonts w:hint="cs"/>
            <w:rtl/>
          </w:rPr>
          <w:delText xml:space="preserve">והכי</w:delText>
        </w:r>
      </w:del>
      <w:r>
        <w:rPr>
          <w:rFonts w:hint="cs"/>
          <w:rtl/>
        </w:rPr>
        <w:t xml:space="preserve"> </w:t>
      </w:r>
      <w:ins w:id="97509" w:author="מנוע מכני" w:date="2026-10-05T11:32:12Z">
        <w:r>
          <w:rPr>
            <w:rFonts w:hint="cs"/>
            <w:rtl/>
          </w:rPr>
          <w:t xml:space="preserve">קשה</w:t>
        </w:r>
      </w:ins>
      <w:del w:id="97510" w:author="מנוע מכני" w:date="2026-10-05T11:32:12Z">
        <w:r>
          <w:rPr>
            <w:rFonts w:hint="cs"/>
            <w:rtl/>
          </w:rPr>
          <w:delText xml:space="preserve">קשיא</w:delText>
        </w:r>
      </w:del>
      <w:r w:rsidR="00F63065">
        <w:rPr>
          <w:rtl/>
        </w:rPr>
        <w:t xml:space="preserve">: </w:t>
      </w:r>
      <w:ins w:id="90171" w:author="מנוע מכני" w:date="2026-10-05T11:32:12Z">
        <w:r>
          <w:rPr>
            <w:rFonts w:hint="cs"/>
            <w:rtl/>
          </w:rPr>
          <w:t xml:space="preserve">א"א</w:t>
        </w:r>
      </w:ins>
      <w:del w:id="9017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קדושתייהו - הנך </w:t>
      </w:r>
      <w:ins w:id="98363" w:author="מנוע מכני" w:date="2026-10-05T11:32:12Z">
        <w:r>
          <w:rPr>
            <w:rtl/>
          </w:rPr>
          <w:t xml:space="preserve">דמתחילה</w:t>
        </w:r>
      </w:ins>
      <w:del w:id="98364" w:author="מנוע מכני" w:date="2026-10-05T11:32:12Z">
        <w:r w:rsidR="00F63065">
          <w:rPr>
            <w:rtl/>
          </w:rPr>
          <w:delText xml:space="preserve">דמעיקרא</w:delText>
        </w:r>
      </w:del>
      <w:r w:rsidR="00F63065">
        <w:rPr>
          <w:rtl/>
        </w:rPr>
        <w:t xml:space="preserve"> </w:t>
      </w:r>
      <w:ins w:id="93063" w:author="מנוע מכני" w:date="2026-10-05T11:32:12Z">
        <w:r>
          <w:rPr>
            <w:rtl/>
          </w:rPr>
          <w:t xml:space="preserve">גם</w:t>
        </w:r>
      </w:ins>
      <w:del w:id="9306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קדושתייהו, </w:t>
      </w:r>
    </w:p>
    <w:p>
      <w:pPr>
        <w:pStyle w:val="38"/>
        <w:rPr>
          <w:ins w:id="98839" w:author="מנוע מכני" w:date="2026-10-05T11:32:12Z"/>
        </w:rPr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del w:id="98840" w:author="מנוע מכני" w:date="2026-10-05T11:32:12Z">
        <w:r>
          <w:rPr>
            <w:rtl/>
          </w:rPr>
          <w:delText xml:space="preserve"> </w:delText>
        </w:r>
      </w:del>
      <w:ins w:id="97691" w:author="מנוע מכני" w:date="2026-10-05T11:32:12Z">
        <w:r>
          <w:rPr>
            <w:rtl/>
          </w:rPr>
          <w:t xml:space="preserve">אם </w:t>
        </w:r>
      </w:ins>
      <w:del w:id="9769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דפסק קדושתייהו - הנך </w:t>
      </w:r>
      <w:ins w:id="98365" w:author="מנוע מכני" w:date="2026-10-05T11:32:12Z">
        <w:r>
          <w:rPr>
            <w:rtl/>
          </w:rPr>
          <w:t xml:space="preserve">דמתחילה</w:t>
        </w:r>
      </w:ins>
      <w:del w:id="9836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065" w:author="מנוע מכני" w:date="2026-10-05T11:32:12Z">
        <w:r>
          <w:rPr>
            <w:rtl/>
          </w:rPr>
          <w:t xml:space="preserve">גם</w:t>
        </w:r>
      </w:ins>
      <w:del w:id="930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פקעא </w:t>
      </w:r>
      <w:ins w:id="94399" w:author="מנוע מכני" w:date="2026-10-05T11:32:12Z">
        <w:r>
          <w:rPr>
            <w:rtl/>
          </w:rPr>
          <w:t xml:space="preserve">לו</w:t>
        </w:r>
      </w:ins>
      <w:del w:id="94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קדושתייהו! </w:t>
      </w:r>
    </w:p>
    <w:p>
      <w:pPr>
        <w:pStyle w:val="38"/>
        <w:rPr>
          <w:ins w:id="98841" w:author="מנוע מכני" w:date="2026-10-05T11:32:12Z"/>
        </w:rPr>
      </w:pPr>
      <w:r>
        <w:t>ואידך</w:t>
      </w:r>
      <w:del w:id="100885" w:author="מנוע מכני" w:date="2026-10-05T11:32:12Z">
        <w:r w:rsidR="00244701">
          <w:delText xml:space="preserve"> אמר</w:delText>
        </w:r>
      </w:del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del w:id="988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del w:id="90534" w:author="מנוע עיצוב" w:date="2026-10-05T11:33:53Z"/>
          <w:rtl/>
        </w:rPr>
      </w:pPr>
    </w:p>
    <w:p>
      <w:pPr>
        <w:pStyle w:val="38"/>
        <w:rPr>
          <w:ins w:id="98843" w:author="מנוע מכני" w:date="2026-10-05T11:32:12Z"/>
        </w:rPr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del w:id="988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ins w:id="94401" w:author="מנוע מכני" w:date="2026-10-05T11:32:12Z">
        <w:r>
          <w:rPr>
            <w:rtl/>
          </w:rPr>
          <w:t xml:space="preserve">כך</w:t>
        </w:r>
      </w:ins>
      <w:del w:id="9440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3067" w:author="מנוע מכני" w:date="2026-10-05T11:32:12Z">
        <w:r>
          <w:rPr>
            <w:rtl/>
          </w:rPr>
          <w:t xml:space="preserve">גם</w:t>
        </w:r>
      </w:ins>
      <w:del w:id="930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ins w:id="93071" w:author="מנוע מכני" w:date="2026-10-05T11:32:12Z">
        <w:r>
          <w:rPr>
            <w:rtl/>
          </w:rPr>
          <w:t xml:space="preserve">יש</w:t>
        </w:r>
      </w:ins>
      <w:del w:id="9307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069" w:author="מנוע מכני" w:date="2026-10-05T11:32:12Z">
        <w:r>
          <w:rPr>
            <w:rtl/>
          </w:rPr>
          <w:t xml:space="preserve">דאמרו</w:t>
        </w:r>
      </w:ins>
      <w:del w:id="9307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איתיביה </w:t>
      </w:r>
      <w:ins w:id="92757" w:author="מנוע מכני" w:date="2026-10-05T11:32:12Z">
        <w:r>
          <w:rPr>
            <w:rStyle w:val="2fb"/>
            <w:rtl/>
          </w:rPr>
          <w:t xml:space="preserve">רשב"ל</w:t>
        </w:r>
      </w:ins>
      <w:del w:id="92758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8845" w:author="מנוע מכני" w:date="2026-10-05T11:32:12Z"/>
        </w:rPr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del w:id="9884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ins w:id="90173" w:author="מנוע מכני" w:date="2026-10-05T11:32:12Z">
        <w:r>
          <w:rPr>
            <w:rFonts w:hint="cs"/>
            <w:rtl/>
          </w:rPr>
          <w:t xml:space="preserve">מ"ל</w:t>
        </w:r>
      </w:ins>
      <w:del w:id="90174" w:author="מנוע מכני" w:date="2026-10-05T11:32:12Z">
        <w:r w:rsidR="00244701">
          <w:rPr>
            <w:rFonts w:hint="cs"/>
            <w:rtl/>
          </w:rPr>
          <w:delText xml:space="preserve">מ''ל</w:delText>
        </w:r>
      </w:del>
      <w:r w:rsidR="00244701">
        <w:rPr>
          <w:rFonts w:hint="cs"/>
          <w:rtl/>
        </w:rPr>
        <w:t xml:space="preserve"> </w:t>
      </w:r>
      <w:ins w:id="93073" w:author="מנוע מכני" w:date="2026-10-05T11:32:12Z">
        <w:r>
          <w:rPr>
            <w:rFonts w:hint="cs"/>
            <w:rtl/>
          </w:rPr>
          <w:t xml:space="preserve">דלא</w:t>
        </w:r>
      </w:ins>
      <w:del w:id="93074" w:author="מנוע מכני" w:date="2026-10-05T11:32:12Z">
        <w:r w:rsidR="00244701">
          <w:rPr>
            <w:rFonts w:hint="cs"/>
            <w:rtl/>
          </w:rPr>
          <w:delText xml:space="preserve">דלאו</w:delText>
        </w:r>
      </w:del>
      <w:r w:rsidR="00244701">
        <w:rPr>
          <w:rFonts w:hint="cs"/>
          <w:rtl/>
        </w:rPr>
        <w:t xml:space="preserve"> </w:t>
      </w:r>
      <w:ins w:id="98367" w:author="מנוע מכני" w:date="2026-10-05T11:32:12Z">
        <w:r>
          <w:rPr>
            <w:rtl/>
          </w:rPr>
          <w:t xml:space="preserve">מתחילה</w:t>
        </w:r>
      </w:ins>
      <w:del w:id="98368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</w:t>
      </w:r>
      <w:ins w:id="97459" w:author="מנוע מכני" w:date="2026-10-05T11:32:12Z">
        <w:r>
          <w:rPr>
            <w:rtl/>
          </w:rPr>
          <w:t xml:space="preserve">ומשמע ש</w:t>
        </w:r>
      </w:ins>
      <w:del w:id="97460" w:author="מנוע מכני" w:date="2026-10-05T11:32:12Z">
        <w:r>
          <w:rPr>
            <w:rtl/>
          </w:rPr>
          <w:delText xml:space="preserve">אלמא </w:delText>
        </w:r>
      </w:del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ins w:id="95893" w:author="מנוע מכני" w:date="2026-10-05T11:32:12Z">
        <w:r>
          <w:rPr>
            <w:rtl/>
          </w:rPr>
          <w:t xml:space="preserve">,</w:t>
        </w:r>
      </w:ins>
      <w:del w:id="958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47" w:author="מנוע מכני" w:date="2026-10-05T11:32:12Z"/>
        </w:rPr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del w:id="988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ins w:id="95895" w:author="מנוע מכני" w:date="2026-10-05T11:32:12Z">
        <w:r>
          <w:rPr>
            <w:rtl/>
          </w:rPr>
          <w:t xml:space="preserve">,</w:t>
        </w:r>
      </w:ins>
      <w:del w:id="95896" w:author="מנוע מכני" w:date="2026-10-05T11:32:12Z">
        <w:r w:rsidR="000B5F7F">
          <w:rPr>
            <w:rtl/>
          </w:rPr>
          <w:delText xml:space="preserve">;</w:delText>
        </w:r>
      </w:del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r>
        <w:rPr>
          <w:rtl/>
        </w:rPr>
        <w:t>כי לי כל בכור בבני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49" w:author="מנוע מכני" w:date="2026-10-05T11:32:12Z"/>
        </w:rPr>
      </w:pPr>
      <w:r>
        <w:t xml:space="preserve">ארנ</w:t>
      </w:r>
      <w:ins w:id="90175" w:author="מנוע מכני" w:date="2026-10-05T11:32:12Z">
        <w:r>
          <w:t xml:space="preserve">ב"י</w:t>
        </w:r>
      </w:ins>
      <w:del w:id="9017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del w:id="9885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>
          <w:ins w:id="98851" w:author="מנוע מכני" w:date="2026-10-05T11:32:12Z"/>
        </w:rPr>
      </w:pPr>
      <w:r>
        <w:lastRenderedPageBreak/>
        <w:t xml:space="preserve">מתקיף </w:t>
      </w:r>
      <w:ins w:id="92759" w:author="מנוע מכני" w:date="2026-10-05T11:32:12Z">
        <w:r>
          <w:t xml:space="preserve">ר"פ</w:t>
        </w:r>
      </w:ins>
      <w:del w:id="92760" w:author="מנוע מכני" w:date="2026-10-05T11:32:12Z">
        <w:r>
          <w:lastRenderedPageBreak/>
          <w:delText xml:space="preserve">רב פפא</w:delText>
        </w:r>
      </w:del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del w:id="9885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>
          <w:ins w:id="98853" w:author="מנוע מכני" w:date="2026-10-05T11:32:12Z"/>
        </w:rPr>
      </w:pPr>
      <w:r>
        <w:t xml:space="preserve">אלא, </w:t>
      </w:r>
      <w:ins w:id="94403" w:author="מנוע מכני" w:date="2026-10-05T11:32:12Z">
        <w:r>
          <w:t xml:space="preserve">כך</w:t>
        </w:r>
      </w:ins>
      <w:del w:id="94404" w:author="מנוע מכני" w:date="2026-10-05T11:32:12Z">
        <w:r>
          <w:delText xml:space="preserve">הכי</w:delText>
        </w:r>
      </w:del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del w:id="98854" w:author="מנוע מכני" w:date="2026-10-05T11:32:12Z">
        <w:r>
          <w:rPr>
            <w:rtl/>
          </w:rPr>
          <w:delText xml:space="preserve"> </w:delText>
        </w:r>
      </w:del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ins w:id="90177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0178" w:author="מנוע מכני" w:date="2026-10-05T11:32:12Z">
        <w:r w:rsidR="0026142A" w:rsidRPr="0026142A">
          <w:rPr>
            <w:rFonts w:hint="cs"/>
            <w:b/>
            <w:bCs/>
            <w:rtl/>
          </w:rPr>
          <w:delText xml:space="preserve">י''ו</w:delText>
        </w:r>
      </w:del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ins w:id="9017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01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18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ins w:id="9018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4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ins w:id="93075" w:author="מנוע מכני" w:date="2026-10-05T11:32:12Z">
        <w:r>
          <w:rPr>
            <w:rtl/>
          </w:rPr>
          <w:t xml:space="preserve">דדבר</w:t>
        </w:r>
      </w:ins>
      <w:del w:id="93076" w:author="מנוע מכני" w:date="2026-10-05T11:32:12Z">
        <w:r w:rsidR="00F63065">
          <w:rPr>
            <w:rtl/>
          </w:rPr>
          <w:delText xml:space="preserve">דמילתא</w:delText>
        </w:r>
      </w:del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ins w:id="9018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86" w:author="מנוע מכני" w:date="2026-10-05T11:32:12Z">
        <w:r w:rsidR="0026142A">
          <w:rPr>
            <w:rFonts w:hint="cs"/>
            <w:rtl/>
          </w:rPr>
          <w:delText xml:space="preserve">י''ו</w:delText>
        </w:r>
      </w:del>
      <w:r w:rsidR="0026142A">
        <w:rPr>
          <w:rFonts w:hint="cs"/>
          <w:rtl/>
        </w:rPr>
        <w:t xml:space="preserve"> '</w:t>
      </w:r>
      <w:r>
        <w:rPr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r>
        <w:rPr>
          <w:rtl/>
        </w:rPr>
        <w:t>והעברת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ins w:id="98369" w:author="מנוע מכני" w:date="2026-10-05T11:32:12Z">
        <w:r>
          <w:rPr>
            <w:rtl/>
          </w:rPr>
          <w:t xml:space="preserve">צריך</w:t>
        </w:r>
      </w:ins>
      <w:del w:id="9837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>
          <w:ins w:id="98855" w:author="מנוע מכני" w:date="2026-10-05T11:32:12Z"/>
        </w:rPr>
      </w:pPr>
      <w:ins w:id="90187" w:author="מנוע מכני" w:date="2026-10-05T11:32:12Z">
        <w:r>
          <w:t xml:space="preserve">ר"מ</w:t>
        </w:r>
      </w:ins>
      <w:del w:id="90188" w:author="מנוע מכני" w:date="2026-10-05T11:32:12Z">
        <w:r>
          <w:delText xml:space="preserve">ר''מ</w:delText>
        </w:r>
      </w:del>
      <w:r>
        <w:t xml:space="preserve"> ל</w:t>
      </w:r>
      <w:ins w:id="90189" w:author="מנוע מכני" w:date="2026-10-05T11:32:12Z">
        <w:r>
          <w:t xml:space="preserve">ר"א</w:t>
        </w:r>
      </w:ins>
      <w:del w:id="9019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del w:id="988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אתון </w:t>
      </w:r>
      <w:ins w:id="94405" w:author="מנוע מכני" w:date="2026-10-05T11:32:12Z">
        <w:r>
          <w:rPr>
            <w:rtl/>
          </w:rPr>
          <w:t xml:space="preserve">כך</w:t>
        </w:r>
      </w:ins>
      <w:del w:id="94406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מתניתו לה, אנן איפכא מתנינן לה: </w:t>
      </w:r>
      <w:r w:rsidR="007C32F9">
        <w:rPr>
          <w:rStyle w:val="2fb"/>
          <w:rFonts w:hint="cs"/>
          <w:rtl/>
        </w:rPr>
        <w:t xml:space="preserve">ר</w:t>
      </w:r>
      <w:ins w:id="901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192" w:author="מנוע מכני" w:date="2026-10-05T11:32:12Z">
        <w:r w:rsidR="007C32F9">
          <w:rPr>
            <w:rFonts w:hint="cs"/>
            <w:rtl/>
          </w:rPr>
          <w:delText xml:space="preserve">י''ו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ins w:id="90193" w:author="מנוע מכני" w:date="2026-10-05T11:32:12Z">
        <w:r>
          <w:rPr>
            <w:rStyle w:val="2fb"/>
            <w:rtl/>
          </w:rPr>
          <w:t xml:space="preserve">ר"ל</w:t>
        </w:r>
      </w:ins>
      <w:del w:id="90194" w:author="מנוע מכני" w:date="2026-10-05T11:32:12Z">
        <w:r w:rsidR="00F63065">
          <w:rPr>
            <w:rtl/>
          </w:rPr>
          <w:delText xml:space="preserve">ר</w:delText>
        </w:r>
        <w:r w:rsidR="007C32F9">
          <w:rPr>
            <w:rFonts w:hint="cs"/>
            <w:rtl/>
          </w:rPr>
          <w:delText xml:space="preserve">''ל</w:delText>
        </w:r>
      </w:del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>
          <w:ins w:id="98857" w:author="מנוע מכני" w:date="2026-10-05T11:32:12Z"/>
        </w:rPr>
      </w:pPr>
      <w:r>
        <w:t>א</w:t>
      </w:r>
      <w:r w:rsidR="007C32F9">
        <w:t xml:space="preserve">"ל</w:t>
      </w:r>
      <w:ins w:id="97663" w:author="מנוע מכני" w:date="2026-10-05T11:32:12Z">
        <w:r>
          <w:t xml:space="preserve">:</w:t>
        </w:r>
      </w:ins>
    </w:p>
    <w:p w14:paraId="14EC121A" w14:textId="77777777" w:rsidR="0026142A" w:rsidRDefault="00F63065" w:rsidP="007C32F9">
      <w:pPr>
        <w:rPr>
          <w:rtl/>
        </w:rPr>
      </w:pPr>
      <w:del w:id="97664" w:author="מנוע מכני" w:date="2026-10-05T11:32:12Z">
        <w:r w:rsidR="007C32F9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:</w:delText>
        </w:r>
      </w:del>
      <w:del w:id="9885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ואפכית </w:t>
      </w:r>
      <w:ins w:id="93077" w:author="מנוע מכני" w:date="2026-10-05T11:32:12Z">
        <w:r>
          <w:rPr>
            <w:rtl/>
          </w:rPr>
          <w:t xml:space="preserve">גם</w:t>
        </w:r>
      </w:ins>
      <w:del w:id="9307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תיובתא, ואפכיתו לה להא </w:t>
      </w:r>
      <w:ins w:id="92761" w:author="מנוע מכני" w:date="2026-10-05T11:32:12Z">
        <w:r>
          <w:rPr>
            <w:rStyle w:val="2fb"/>
            <w:rtl/>
          </w:rPr>
          <w:t xml:space="preserve">דר"א</w:t>
        </w:r>
      </w:ins>
      <w:del w:id="92762" w:author="מנוע מכני" w:date="2026-10-05T11:32:12Z">
        <w:r>
          <w:rPr>
            <w:rtl/>
          </w:rPr>
          <w:delText xml:space="preserve">דרבי אלעזר</w:delText>
        </w:r>
      </w:del>
      <w:r>
        <w:rPr>
          <w:rtl/>
        </w:rPr>
        <w:t xml:space="preserve">? </w:t>
      </w:r>
    </w:p>
    <w:p>
      <w:pPr>
        <w:pStyle w:val="38"/>
        <w:rPr>
          <w:ins w:id="98859" w:author="מנוע מכני" w:date="2026-10-05T11:32:12Z"/>
        </w:rPr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del w:id="988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ins w:id="95897" w:author="מנוע מכני" w:date="2026-10-05T11:32:12Z">
        <w:r>
          <w:rPr>
            <w:rtl/>
          </w:rPr>
          <w:t xml:space="preserve">,</w:t>
        </w:r>
      </w:ins>
      <w:del w:id="95898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del w:id="90535" w:author="מנוע עיצוב" w:date="2026-10-05T11:33:53Z"/>
          <w:rtl/>
        </w:rPr>
      </w:pPr>
    </w:p>
    <w:p>
      <w:pPr>
        <w:pStyle w:val="38"/>
        <w:rPr>
          <w:ins w:id="98861" w:author="מנוע מכני" w:date="2026-10-05T11:32:12Z"/>
        </w:rPr>
      </w:pPr>
      <w:r>
        <w:t>שאל קונטרוקוס השר את ר</w:t>
      </w:r>
      <w:r w:rsidR="007C32F9">
        <w:t xml:space="preserve">י</w:t>
      </w:r>
      <w:ins w:id="90195" w:author="מנוע מכני" w:date="2026-10-05T11:32:12Z">
        <w:r>
          <w:t xml:space="preserve">ב"ז</w:t>
        </w:r>
      </w:ins>
      <w:del w:id="90196" w:author="מנוע מכני" w:date="2026-10-05T11:32:12Z">
        <w:r w:rsidR="007C32F9">
          <w:delText xml:space="preserve">ב''ז</w:delText>
        </w:r>
      </w:del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del w:id="98862" w:author="מנוע מכני" w:date="2026-10-05T11:32:12Z">
        <w:r>
          <w:rPr>
            <w:rtl/>
          </w:rPr>
          <w:delText xml:space="preserve"> </w:delText>
        </w:r>
      </w:del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>
          <w:ins w:id="98863" w:author="מנוע מכני" w:date="2026-10-05T11:32:12Z"/>
        </w:rPr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del w:id="988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r>
        <w:rPr>
          <w:rtl/>
        </w:rPr>
        <w:t xml:space="preserve">בקע לגלגלת מחצית השקל בשקל הקדש וגו',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>
          <w:ins w:id="98865" w:author="מנוע מכני" w:date="2026-10-05T11:32:12Z"/>
        </w:rPr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del w:id="9886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>
          <w:ins w:id="98867" w:author="מנוע מכני" w:date="2026-10-05T11:32:12Z"/>
        </w:rPr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del w:id="98868" w:author="מנוע מכני" w:date="2026-10-05T11:32:12Z">
        <w:r>
          <w:rPr>
            <w:rtl/>
          </w:rPr>
          <w:delText xml:space="preserve"> </w:delText>
        </w:r>
      </w:del>
      <w:ins w:id="97511" w:author="מנוע מכני" w:date="2026-10-05T11:32:12Z">
        <w:r>
          <w:rPr>
            <w:rFonts w:hint="cs"/>
            <w:rtl/>
          </w:rPr>
          <w:t xml:space="preserve">וקשה</w:t>
        </w:r>
      </w:ins>
      <w:del w:id="97512" w:author="מנוע מכני" w:date="2026-10-05T11:32:12Z">
        <w:r w:rsidR="007C32F9">
          <w:rPr>
            <w:rFonts w:hint="cs"/>
            <w:rtl/>
          </w:rPr>
          <w:delText xml:space="preserve">וקשיא</w:delText>
        </w:r>
      </w:del>
      <w:r w:rsidR="007C32F9">
        <w:rPr>
          <w:rFonts w:hint="cs"/>
          <w:rtl/>
        </w:rPr>
        <w:t xml:space="preserve"> </w:t>
      </w:r>
      <w:ins w:id="94407" w:author="מנוע מכני" w:date="2026-10-05T11:32:12Z">
        <w:r>
          <w:rPr>
            <w:rFonts w:hint="cs"/>
            <w:rtl/>
          </w:rPr>
          <w:t xml:space="preserve">לו</w:t>
        </w:r>
      </w:ins>
      <w:del w:id="94408" w:author="מנוע מכני" w:date="2026-10-05T11:32:12Z">
        <w:r w:rsidR="007C32F9">
          <w:rPr>
            <w:rFonts w:hint="cs"/>
            <w:rtl/>
          </w:rPr>
          <w:delText xml:space="preserve">ליה</w:delText>
        </w:r>
      </w:del>
      <w:r w:rsidR="007C32F9">
        <w:rPr>
          <w:rFonts w:hint="cs"/>
          <w:rtl/>
        </w:rPr>
        <w:t xml:space="preserve"> '</w:t>
      </w:r>
      <w:r>
        <w:rPr>
          <w:rtl/>
        </w:rPr>
        <w:t xml:space="preserve">ויהי מאת ככר הכסף לצקת וגו',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ins w:id="95899" w:author="מנוע מכני" w:date="2026-10-05T11:32:12Z">
        <w:r>
          <w:rPr>
            <w:rtl/>
          </w:rPr>
          <w:t xml:space="preserve">,</w:t>
        </w:r>
      </w:ins>
      <w:del w:id="95900" w:author="מנוע מכני" w:date="2026-10-05T11:32:12Z">
        <w:r w:rsidR="000B5F7F">
          <w:rPr>
            <w:rtl/>
          </w:rPr>
          <w:delText xml:space="preserve">;</w:delText>
        </w:r>
      </w:del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ins w:id="97513" w:author="מנוע מכני" w:date="2026-10-05T11:32:12Z">
        <w:r>
          <w:rPr>
            <w:rtl/>
          </w:rPr>
          <w:t xml:space="preserve">מנין</w:t>
        </w:r>
      </w:ins>
      <w:del w:id="9751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411" w:author="מנוע מכני" w:date="2026-10-05T11:32:12Z">
        <w:r>
          <w:rPr>
            <w:rtl/>
          </w:rPr>
          <w:t xml:space="preserve">לו</w:t>
        </w:r>
      </w:ins>
      <w:del w:id="944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אילימא </w:t>
      </w:r>
      <w:ins w:id="94409" w:author="מנוע מכני" w:date="2026-10-05T11:32:12Z">
        <w:r>
          <w:rPr>
            <w:rtl/>
          </w:rPr>
          <w:t xml:space="preserve">ממנו</w:t>
        </w:r>
      </w:ins>
      <w:del w:id="94410" w:author="מנוע מכני" w:date="2026-10-05T11:32:12Z">
        <w:r>
          <w:rPr>
            <w:rtl/>
          </w:rPr>
          <w:delText xml:space="preserve">מיניה</w:delText>
        </w:r>
      </w:del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ins w:id="98373" w:author="מנוע מכני" w:date="2026-10-05T11:32:12Z">
        <w:r>
          <w:rPr>
            <w:rtl/>
          </w:rPr>
          <w:t xml:space="preserve">ישנו</w:t>
        </w:r>
      </w:ins>
      <w:del w:id="98374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, מאה ואחד ככר ואחת עשרה מנה </w:t>
      </w:r>
      <w:ins w:id="98371" w:author="מנוע מכני" w:date="2026-10-05T11:32:12Z">
        <w:r>
          <w:rPr>
            <w:rtl/>
          </w:rPr>
          <w:t xml:space="preserve">צריך</w:t>
        </w:r>
      </w:ins>
      <w:del w:id="9837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413" w:author="מנוע מכני" w:date="2026-10-05T11:32:12Z">
        <w:r>
          <w:rPr>
            <w:rtl/>
          </w:rPr>
          <w:t xml:space="preserve">לו</w:t>
        </w:r>
      </w:ins>
      <w:del w:id="9441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ins w:id="93079" w:author="מנוע מכני" w:date="2026-10-05T11:32:12Z">
        <w:r>
          <w:rPr>
            <w:rFonts w:hint="cs"/>
            <w:rtl/>
          </w:rPr>
          <w:t xml:space="preserve">ולא</w:t>
        </w:r>
      </w:ins>
      <w:del w:id="93080" w:author="מנוע מכני" w:date="2026-10-05T11:32:12Z">
        <w:r w:rsidRPr="00C647C7">
          <w:rPr>
            <w:rFonts w:hint="cs"/>
            <w:rtl/>
          </w:rPr>
          <w:delText xml:space="preserve">ולאו</w:delText>
        </w:r>
      </w:del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ins w:id="95901" w:author="מנוע מכני" w:date="2026-10-05T11:32:12Z">
        <w:r>
          <w:rPr>
            <w:rtl/>
          </w:rPr>
          <w:t xml:space="preserve">,</w:t>
        </w:r>
      </w:ins>
      <w:del w:id="95902" w:author="מנוע מכני" w:date="2026-10-05T11:32:12Z">
        <w:r w:rsidR="000B5F7F" w:rsidRPr="00C647C7">
          <w:rPr>
            <w:rtl/>
          </w:rPr>
          <w:delText xml:space="preserve">;</w:delText>
        </w:r>
      </w:del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ins w:id="93081" w:author="מנוע מכני" w:date="2026-10-05T11:32:12Z">
        <w:r>
          <w:rPr>
            <w:rFonts w:hint="cs"/>
            <w:rtl/>
          </w:rPr>
          <w:t xml:space="preserve">ולא</w:t>
        </w:r>
      </w:ins>
      <w:del w:id="93082" w:author="מנוע מכני" w:date="2026-10-05T11:32:12Z">
        <w:r>
          <w:rPr>
            <w:rFonts w:hint="cs"/>
            <w:rtl/>
          </w:rPr>
          <w:delText xml:space="preserve">ולאו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ins w:id="92763" w:author="מנוע מכני" w:date="2026-10-05T11:32:12Z">
        <w:r>
          <w:rPr>
            <w:rtl/>
          </w:rPr>
          <w:t xml:space="preserve">ש"מ</w:t>
        </w:r>
      </w:ins>
      <w:del w:id="92764" w:author="מנוע מכני" w:date="2026-10-05T11:32:12Z">
        <w:r>
          <w:rPr>
            <w:rtl/>
          </w:rPr>
          <w:delText xml:space="preserve">שמע מינה</w:delText>
        </w:r>
      </w:del>
      <w:r>
        <w:rPr>
          <w:rtl/>
        </w:rPr>
        <w:t xml:space="preserve">: מנה של קודש כפול היה</w:t>
      </w:r>
      <w:ins w:id="95903" w:author="מנוע מכני" w:date="2026-10-05T11:32:12Z">
        <w:r>
          <w:rPr>
            <w:rtl/>
          </w:rPr>
          <w:t xml:space="preserve">,</w:t>
        </w:r>
      </w:ins>
      <w:del w:id="95904" w:author="מנוע מכני" w:date="2026-10-05T11:32:12Z">
        <w:r w:rsidR="000B5F7F">
          <w:rPr>
            <w:rtl/>
          </w:rPr>
          <w:delText xml:space="preserve">;</w:delText>
        </w:r>
      </w:del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ins w:id="93083" w:author="מנוע מכני" w:date="2026-10-05T11:32:12Z">
        <w:r>
          <w:rPr>
            <w:rFonts w:hint="cs"/>
            <w:rtl/>
          </w:rPr>
          <w:t xml:space="preserve">מכאן</w:t>
        </w:r>
      </w:ins>
      <w:del w:id="93084" w:author="מנוע מכני" w:date="2026-10-05T11:32:12Z">
        <w:r w:rsidR="007C32F9">
          <w:rPr>
            <w:rFonts w:hint="cs"/>
            <w:rtl/>
          </w:rPr>
          <w:delText xml:space="preserve">מ</w:delText>
        </w:r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>
          <w:ins w:id="98869" w:author="מנוע מכני" w:date="2026-10-05T11:32:12Z"/>
        </w:rPr>
      </w:pPr>
      <w:r>
        <w:t xml:space="preserve">והא </w:t>
      </w:r>
      <w:ins w:id="90197" w:author="מנוע מכני" w:date="2026-10-05T11:32:12Z">
        <w:r>
          <w:t xml:space="preserve">ר"מ</w:t>
        </w:r>
      </w:ins>
      <w:del w:id="90198" w:author="מנוע מכני" w:date="2026-10-05T11:32:12Z">
        <w:r w:rsidR="007C32F9">
          <w:delText xml:space="preserve">ר''מ</w:delText>
        </w:r>
      </w:del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del w:id="9887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קודש מנה כפול היה: ו</w:t>
      </w:r>
      <w:ins w:id="90199" w:author="מנוע מכני" w:date="2026-10-05T11:32:12Z">
        <w:r>
          <w:rPr>
            <w:rFonts w:hint="cs"/>
            <w:rtl/>
          </w:rPr>
          <w:t xml:space="preserve">ש"מ</w:t>
        </w:r>
      </w:ins>
      <w:del w:id="90200" w:author="מנוע מכני" w:date="2026-10-05T11:32:12Z">
        <w:r w:rsidR="007C32F9">
          <w:rPr>
            <w:rFonts w:hint="cs"/>
            <w:rtl/>
          </w:rPr>
          <w:delText xml:space="preserve">ש''מ</w:delText>
        </w:r>
      </w:del>
      <w:r>
        <w:rPr>
          <w:rtl/>
        </w:rPr>
        <w:t>: מוסיפין על המדות, ואין מוסיפין יתר על שתות</w:t>
      </w:r>
      <w:ins w:id="95905" w:author="מנוע מכני" w:date="2026-10-05T11:32:12Z">
        <w:r>
          <w:rPr>
            <w:rtl/>
          </w:rPr>
          <w:t xml:space="preserve">,</w:t>
        </w:r>
      </w:ins>
      <w:del w:id="95906" w:author="מנוע מכני" w:date="2026-10-05T11:32:12Z">
        <w:r w:rsidR="000B5F7F">
          <w:rPr>
            <w:rtl/>
          </w:rPr>
          <w:delText xml:space="preserve">;</w:delText>
        </w:r>
      </w:del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ins w:id="90201" w:author="מנוע מכני" w:date="2026-10-05T11:32:12Z">
        <w:r>
          <w:rPr>
            <w:rtl/>
          </w:rPr>
          <w:t xml:space="preserve">ש"מ</w:t>
        </w:r>
      </w:ins>
      <w:del w:id="90202" w:author="מנוע מכני" w:date="2026-10-05T11:32:12Z">
        <w:r>
          <w:rPr>
            <w:rtl/>
          </w:rPr>
          <w:delText xml:space="preserve">ש</w:delText>
        </w:r>
        <w:r w:rsidR="007C32F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ins w:id="9020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0204" w:author="מנוע מכני" w:date="2026-10-05T11:32:12Z">
        <w:r w:rsidR="00CA0EF3">
          <w:rPr>
            <w:rFonts w:hint="cs"/>
            <w:rtl/>
          </w:rPr>
          <w:delText xml:space="preserve">ר''ח</w:delText>
        </w:r>
      </w:del>
      <w:r w:rsidR="00CA0EF3">
        <w:rPr>
          <w:rFonts w:hint="cs"/>
          <w:rtl/>
        </w:rPr>
        <w:t xml:space="preserve"> שאלתי את </w:t>
      </w:r>
      <w:ins w:id="9020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06" w:author="מנוע מכני" w:date="2026-10-05T11:32:12Z">
        <w:r w:rsidR="00CA0EF3">
          <w:rPr>
            <w:rFonts w:hint="cs"/>
            <w:rtl/>
          </w:rPr>
          <w:delText xml:space="preserve">ר''א</w:delText>
        </w:r>
      </w:del>
      <w:ins w:id="95907" w:author="מנוע מכני" w:date="2026-10-05T11:32:12Z">
        <w:r>
          <w:rPr>
            <w:rFonts w:hint="cs"/>
            <w:rtl/>
          </w:rPr>
          <w:t xml:space="preserve"> </w:t>
        </w:r>
      </w:ins>
      <w:del w:id="95908" w:author="מנוע מכני" w:date="2026-10-05T11:32:12Z">
        <w:r w:rsidR="00CA0EF3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>
          <w:ins w:id="98871" w:author="מנוע מכני" w:date="2026-10-05T11:32:12Z"/>
        </w:rPr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del w:id="9887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5" w:author="מנוע מכני" w:date="2026-10-05T11:32:12Z">
        <w:r>
          <w:rPr>
            <w:rtl/>
          </w:rPr>
          <w:t xml:space="preserve">מה</w:t>
        </w:r>
      </w:ins>
      <w:del w:id="9441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>
          <w:ins w:id="98873" w:author="מנוע מכני" w:date="2026-10-05T11:32:12Z"/>
        </w:rPr>
      </w:pPr>
      <w:r>
        <w:t xml:space="preserve">כתנאי, ר' אליעזר</w:t>
      </w:r>
      <w:del w:id="100886" w:author="מנוע מכני" w:date="2026-10-05T11:32:12Z">
        <w:r>
          <w:delText xml:space="preserve"> אומר</w:delText>
        </w:r>
      </w:del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del w:id="9887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רפידים שמה, </w:t>
      </w:r>
    </w:p>
    <w:p>
      <w:pPr>
        <w:pStyle w:val="38"/>
        <w:rPr>
          <w:ins w:id="98875" w:author="מנוע מכני" w:date="2026-10-05T11:32:12Z"/>
        </w:rPr>
      </w:pPr>
      <w:r>
        <w:tab/>
      </w:r>
      <w:r w:rsidR="00F63065">
        <w:t xml:space="preserve">ר' יהושע</w:t>
      </w:r>
      <w:del w:id="10088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del w:id="9887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r w:rsidR="00F63065">
        <w:rPr>
          <w:rtl/>
        </w:rPr>
        <w:t>לא הפנו אבות אל בנים מרפיון ידים</w:t>
      </w:r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ins w:id="94417" w:author="מנוע מכני" w:date="2026-10-05T11:32:12Z">
        <w:r>
          <w:rPr>
            <w:rtl/>
          </w:rPr>
          <w:t xml:space="preserve">מה</w:t>
        </w:r>
      </w:ins>
      <w:del w:id="9441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>
          <w:ins w:id="98877" w:author="מנוע מכני" w:date="2026-10-05T11:32:12Z"/>
        </w:rPr>
      </w:pPr>
      <w:r>
        <w:t xml:space="preserve">כתנאי, ר' אליעזר</w:t>
      </w:r>
      <w:del w:id="100888" w:author="מנוע מכני" w:date="2026-10-05T11:32:12Z">
        <w:r>
          <w:delText xml:space="preserve"> אומר</w:delText>
        </w:r>
      </w:del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del w:id="9887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ותקראן לעם לזבחי אלהיהן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0207" w:author="מנוע מכני" w:date="2026-10-05T11:32:12Z">
        <w:r>
          <w:rPr>
            <w:rStyle w:val="2fb"/>
            <w:rtl/>
          </w:rPr>
          <w:t xml:space="preserve">ר"א</w:t>
        </w:r>
      </w:ins>
      <w:del w:id="9020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  <w:pPrChange w:id="903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09" w:author="מנוע מכני" w:date="2026-10-05T11:32:12Z">
        <w:r>
          <w:rPr>
            <w:rtl/>
          </w:rPr>
          <w:t xml:space="preserve"> </w:t>
        </w:r>
      </w:ins>
      <w:del w:id="95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1" w:author="מנוע מכני" w:date="2026-10-05T11:32:12Z">
        <w:r>
          <w:rPr>
            <w:rtl/>
          </w:rPr>
          <w:t xml:space="preserve"> </w:t>
        </w:r>
      </w:ins>
      <w:del w:id="95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  <w:pPrChange w:id="903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13" w:author="מנוע מכני" w:date="2026-10-05T11:32:12Z">
        <w:r>
          <w:rPr>
            <w:rtl/>
          </w:rPr>
          <w:t xml:space="preserve"> </w:t>
        </w:r>
      </w:ins>
      <w:del w:id="95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15" w:author="מנוע מכני" w:date="2026-10-05T11:32:12Z">
        <w:r>
          <w:rPr>
            <w:rtl/>
          </w:rPr>
          <w:t xml:space="preserve"> </w:t>
        </w:r>
      </w:ins>
      <w:del w:id="95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ins w:id="93085" w:author="מנוע מכני" w:date="2026-10-05T11:32:12Z">
        <w:r>
          <w:rPr>
            <w:rtl/>
          </w:rPr>
          <w:t xml:space="preserve">שם</w:t>
        </w:r>
      </w:ins>
      <w:del w:id="93086" w:author="מנוע מכני" w:date="2026-10-05T11:32:12Z">
        <w:r>
          <w:rPr>
            <w:rtl/>
          </w:rPr>
          <w:delText xml:space="preserve">התם</w:delText>
        </w:r>
      </w:del>
      <w:ins w:id="95917" w:author="מנוע מכני" w:date="2026-10-05T11:32:12Z">
        <w:r>
          <w:rPr>
            <w:rtl/>
          </w:rPr>
          <w:t xml:space="preserve">,</w:t>
        </w:r>
      </w:ins>
      <w:del w:id="95918" w:author="מנוע מכני" w:date="2026-10-05T11:32:12Z">
        <w:r w:rsidR="000B5F7F">
          <w:rPr>
            <w:rtl/>
          </w:rPr>
          <w:delText xml:space="preserve">;</w:delText>
        </w:r>
      </w:del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>
          <w:ins w:id="98879" w:author="מנוע מכני" w:date="2026-10-05T11:32:12Z"/>
        </w:rPr>
      </w:pPr>
      <w:r>
        <w:t xml:space="preserve">מד</w:t>
      </w:r>
      <w:ins w:id="90209" w:author="מנוע מכני" w:date="2026-10-05T11:32:12Z">
        <w:r>
          <w:t xml:space="preserve">ר"י</w:t>
        </w:r>
      </w:ins>
      <w:del w:id="90210" w:author="מנוע מכני" w:date="2026-10-05T11:32:12Z">
        <w:r>
          <w:delText xml:space="preserve">ר''י</w:delText>
        </w:r>
      </w:del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del w:id="98880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ins w:id="95919" w:author="מנוע מכני" w:date="2026-10-05T11:32:12Z">
        <w:r>
          <w:rPr>
            <w:rtl/>
          </w:rPr>
          <w:t xml:space="preserve">,</w:t>
        </w:r>
      </w:ins>
      <w:del w:id="9592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2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12" w:author="מנוע מכני" w:date="2026-10-05T11:32:12Z">
        <w:r>
          <w:rPr>
            <w:rFonts w:hint="cs"/>
            <w:rtl/>
          </w:rPr>
          <w:delText xml:space="preserve">ה''ג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בכור כשב</w:t>
      </w:r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r w:rsidR="00F63065">
        <w:rPr>
          <w:rtl/>
        </w:rPr>
        <w:t>או בכור עז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ins w:id="98081" w:author="מנוע מכני" w:date="2026-10-05T11:32:12Z">
        <w:r>
          <w:rPr>
            <w:rtl/>
          </w:rPr>
          <w:t xml:space="preserve">חלקו</w:t>
        </w:r>
      </w:ins>
      <w:del w:id="9808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? תנא דידן סבר: גלי </w:t>
      </w:r>
      <w:ins w:id="94419" w:author="מנוע מכני" w:date="2026-10-05T11:32:12Z">
        <w:r>
          <w:rPr>
            <w:rtl/>
          </w:rPr>
          <w:t xml:space="preserve">התורה</w:t>
        </w:r>
      </w:ins>
      <w:del w:id="9442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בקדושת דמים, וה"ה בקדושת הגוף, </w:t>
      </w:r>
    </w:p>
    <w:p>
      <w:pPr>
        <w:pStyle w:val="38"/>
        <w:rPr>
          <w:ins w:id="98881" w:author="מנוע מכני" w:date="2026-10-05T11:32:12Z"/>
        </w:rPr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del w:id="98882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גלי </w:t>
      </w:r>
      <w:ins w:id="94421" w:author="מנוע מכני" w:date="2026-10-05T11:32:12Z">
        <w:r>
          <w:rPr>
            <w:rtl/>
          </w:rPr>
          <w:t xml:space="preserve">התורה</w:t>
        </w:r>
      </w:ins>
      <w:del w:id="9442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בקדושת הגוף וה"ה בקדושת דמים, וגמר קדושת דמים מקדושת הגוף</w:t>
      </w:r>
      <w:ins w:id="95921" w:author="מנוע מכני" w:date="2026-10-05T11:32:12Z">
        <w:r>
          <w:rPr>
            <w:rtl/>
          </w:rPr>
          <w:t xml:space="preserve">,</w:t>
        </w:r>
      </w:ins>
      <w:del w:id="95922" w:author="מנוע מכני" w:date="2026-10-05T11:32:12Z">
        <w:r w:rsidR="000B5F7F">
          <w:rPr>
            <w:rtl/>
          </w:rPr>
          <w:delText xml:space="preserve">;</w:delText>
        </w:r>
      </w:del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ins w:id="94423" w:author="מנוע מכני" w:date="2026-10-05T11:32:12Z">
        <w:r>
          <w:rPr>
            <w:rtl/>
          </w:rPr>
          <w:t xml:space="preserve">זה</w:t>
        </w:r>
      </w:ins>
      <w:del w:id="9442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r>
        <w:rPr>
          <w:rtl/>
        </w:rPr>
        <w:t>בכור</w:t>
      </w:r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ins w:id="98375" w:author="מנוע מכני" w:date="2026-10-05T11:32:12Z">
        <w:r>
          <w:rPr>
            <w:rtl/>
          </w:rPr>
          <w:t xml:space="preserve">צריך</w:t>
        </w:r>
      </w:ins>
      <w:del w:id="98376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ins w:id="9021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214" w:author="מנוע מכני" w:date="2026-10-05T11:32:12Z">
        <w:r w:rsidR="00B14C34"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>
          <w:ins w:id="100802" w:author="מנוע מכני" w:date="2026-10-05T11:32:12Z"/>
        </w:rPr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ins w:id="95923" w:author="מנוע מכני" w:date="2026-10-05T11:32:12Z">
        <w:r>
          <w:t xml:space="preserve">,</w:t>
        </w:r>
      </w:ins>
    </w:p>
    <w:p w14:paraId="0179A59D" w14:textId="77777777" w:rsidR="00B14C34" w:rsidRDefault="00F63065" w:rsidP="008B759F">
      <w:pPr>
        <w:pStyle w:val="021"/>
        <w:rPr>
          <w:rtl/>
        </w:rPr>
      </w:pPr>
      <w:del w:id="95924" w:author="מנוע מכני" w:date="2026-10-05T11:32:12Z">
        <w:r w:rsidR="000B5F7F">
          <w:rPr>
            <w:rtl/>
          </w:rPr>
          <w:delText xml:space="preserve">;</w:delText>
        </w:r>
      </w:del>
      <w:del w:id="100803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ins w:id="98251" w:author="מנוע מכני" w:date="2026-10-05T11:32:12Z">
        <w:r>
          <w:rPr>
            <w:rtl/>
          </w:rPr>
          <w:t xml:space="preserve">נכרי</w:t>
        </w:r>
      </w:ins>
      <w:del w:id="98252" w:author="מנוע מכני" w:date="2026-10-05T11:32:12Z">
        <w:r>
          <w:rPr>
            <w:rtl/>
          </w:rPr>
          <w:delText xml:space="preserve">ע</w:delText>
        </w:r>
        <w:r w:rsidR="00B14C34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215" w:author="מנוע מכני" w:date="2026-10-05T11:32:12Z"/>
      <w:del w:id="90216" w:author="מנוע מכני" w:date="2026-10-05T11:32:12Z">
        <w:r w:rsidR="00B14C34">
          <w:rPr>
            <w:rFonts w:hint="cs"/>
            <w:rtl/>
          </w:rPr>
          <w:delText xml:space="preserve">ו''ם</w:delText>
        </w:r>
      </w:del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>
          <w:ins w:id="98883" w:author="מנוע מכני" w:date="2026-10-05T11:32:12Z"/>
        </w:rPr>
      </w:pPr>
      <w:r>
        <w:t xml:space="preserve">ו</w:t>
      </w:r>
      <w:ins w:id="90217" w:author="מנוע מכני" w:date="2026-10-05T11:32:12Z">
        <w:r>
          <w:t xml:space="preserve">א"א</w:t>
        </w:r>
      </w:ins>
    </w:p>
    <w:p w14:paraId="32D32897" w14:textId="77777777" w:rsidR="00B14C34" w:rsidRDefault="00B14C34" w:rsidP="00B14C34">
      <w:pPr>
        <w:rPr>
          <w:rtl/>
        </w:rPr>
      </w:pPr>
      <w:del w:id="9021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8884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ins w:id="98253" w:author="מנוע מכני" w:date="2026-10-05T11:32:12Z">
        <w:r>
          <w:rPr>
            <w:rFonts w:hint="cs"/>
            <w:rtl/>
          </w:rPr>
          <w:t xml:space="preserve">נכרי</w:t>
        </w:r>
      </w:ins>
      <w:del w:id="98254" w:author="מנוע מכני" w:date="2026-10-05T11:32:12Z">
        <w:r>
          <w:rPr>
            <w:rFonts w:hint="cs"/>
            <w:rtl/>
          </w:rPr>
          <w:delText xml:space="preserve">עכ</w:delText>
        </w:r>
        <w:r>
          <w:rPr>
            <w:rFonts w:hint="cs"/>
            <w:rtl/>
          </w:rPr>
          <w:delText xml:space="preserve">ו"ם</w:delText>
        </w:r>
      </w:del>
      <w:ins w:id="90219" w:author="מנוע מכני" w:date="2026-10-05T11:32:12Z"/>
      <w:del w:id="90220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ins w:id="98377" w:author="מנוע מכני" w:date="2026-10-05T11:32:12Z">
        <w:r>
          <w:rPr>
            <w:rFonts w:hint="cs"/>
            <w:b/>
            <w:bCs/>
            <w:rtl/>
          </w:rPr>
          <w:t xml:space="preserve">לפיכך</w:t>
        </w:r>
      </w:ins>
      <w:del w:id="98378" w:author="מנוע מכני" w:date="2026-10-05T11:32:12Z">
        <w:r w:rsidRPr="00424E00">
          <w:rPr>
            <w:rFonts w:hint="cs"/>
            <w:b/>
            <w:bCs/>
            <w:rtl/>
          </w:rPr>
          <w:delText xml:space="preserve">הילכך</w:delText>
        </w:r>
      </w:del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>
          <w:ins w:id="98885" w:author="מנוע מכני" w:date="2026-10-05T11:32:12Z"/>
        </w:rPr>
      </w:pPr>
      <w:r>
        <w:t>ור</w:t>
      </w:r>
      <w:r w:rsidR="00B14C34">
        <w:t xml:space="preserve">י</w:t>
      </w:r>
      <w:ins w:id="90221" w:author="מנוע מכני" w:date="2026-10-05T11:32:12Z">
        <w:r>
          <w:t xml:space="preserve">ה"ג</w:t>
        </w:r>
      </w:ins>
      <w:del w:id="90222" w:author="מנוע מכני" w:date="2026-10-05T11:32:12Z">
        <w:r w:rsidR="00B14C34">
          <w:delText xml:space="preserve">ה''ג</w:delText>
        </w:r>
      </w:del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del w:id="98886" w:author="מנוע מכני" w:date="2026-10-05T11:32:12Z">
        <w:r w:rsidR="00B14C34">
          <w:rPr>
            <w:rFonts w:hint="cs"/>
            <w:rtl/>
          </w:rPr>
          <w:delText xml:space="preserve"> </w:delText>
        </w:r>
      </w:del>
      <w:ins w:id="90223" w:author="מנוע מכני" w:date="2026-10-05T11:32:12Z">
        <w:r>
          <w:rPr>
            <w:rFonts w:hint="cs"/>
            <w:rtl/>
          </w:rPr>
          <w:t xml:space="preserve">א"כ</w:t>
        </w:r>
      </w:ins>
      <w:del w:id="90224" w:author="מנוע מכני" w:date="2026-10-05T11:32:12Z">
        <w:r w:rsidR="00B14C34">
          <w:rPr>
            <w:rFonts w:hint="cs"/>
            <w:rtl/>
          </w:rPr>
          <w:delText xml:space="preserve">א''כ</w:delText>
        </w:r>
      </w:del>
      <w:r>
        <w:rPr>
          <w:rtl/>
        </w:rPr>
        <w:t xml:space="preserve"> ליכתוב </w:t>
      </w:r>
      <w:r w:rsidR="00B14C34">
        <w:rPr>
          <w:rFonts w:hint="cs"/>
          <w:rtl/>
        </w:rPr>
        <w:t>'</w:t>
      </w:r>
      <w:r>
        <w:rPr>
          <w:rtl/>
        </w:rPr>
        <w:t>אך בכור שור כשב ועז</w:t>
      </w:r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r w:rsidR="00B14C34">
        <w:rPr>
          <w:rtl/>
        </w:rPr>
        <w:t>בכור בכור</w:t>
      </w:r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ins w:id="93087" w:author="מנוע מכני" w:date="2026-10-05T11:32:12Z">
        <w:r>
          <w:rPr>
            <w:rtl/>
          </w:rPr>
          <w:t xml:space="preserve">לא</w:t>
        </w:r>
      </w:ins>
      <w:del w:id="930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ins w:id="902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2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'</w:t>
      </w:r>
      <w:r w:rsidR="00F63065">
        <w:rPr>
          <w:rtl/>
        </w:rPr>
        <w:t>פטר חמור פטר חמור</w:t>
      </w:r>
      <w:r>
        <w:rPr>
          <w:rFonts w:hint="cs"/>
          <w:rtl/>
        </w:rPr>
        <w:t xml:space="preserve">' </w:t>
      </w:r>
      <w:ins w:id="98379" w:author="מנוע מכני" w:date="2026-10-05T11:32:12Z">
        <w:r>
          <w:rPr>
            <w:rtl/>
          </w:rPr>
          <w:t xml:space="preserve">צריך</w:t>
        </w:r>
      </w:ins>
      <w:del w:id="98380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ins w:id="90227" w:author="מנוע מכני" w:date="2026-10-05T11:32:12Z">
        <w:r>
          <w:rPr>
            <w:rFonts w:hint="cs"/>
            <w:rtl/>
          </w:rPr>
          <w:t xml:space="preserve">ת"ל</w:t>
        </w:r>
      </w:ins>
      <w:del w:id="90228" w:author="מנוע מכני" w:date="2026-10-05T11:32:12Z">
        <w:r w:rsidR="004810A2">
          <w:rPr>
            <w:rFonts w:hint="cs"/>
            <w:rtl/>
          </w:rPr>
          <w:delText xml:space="preserve">ת''ל</w:delText>
        </w:r>
      </w:del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ins w:id="90229" w:author="מנוע מכני" w:date="2026-10-05T11:32:12Z">
        <w:r>
          <w:rPr>
            <w:rFonts w:hint="cs"/>
            <w:rtl/>
          </w:rPr>
          <w:t xml:space="preserve">ת"ל</w:t>
        </w:r>
      </w:ins>
      <w:del w:id="9023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>
          <w:ins w:id="98887" w:author="מנוע מכני" w:date="2026-10-05T11:32:12Z"/>
        </w:rPr>
      </w:pPr>
      <w:ins w:id="98381" w:author="מנוע מכני" w:date="2026-10-05T11:32:12Z">
        <w:r>
          <w:t xml:space="preserve">מקשה</w:t>
        </w:r>
      </w:ins>
      <w:del w:id="98382" w:author="מנוע מכני" w:date="2026-10-05T11:32:12Z">
        <w:r w:rsidRPr="004810A2">
          <w:delText xml:space="preserve">פריך</w:delText>
        </w:r>
      </w:del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del w:id="98888" w:author="מנוע מכני" w:date="2026-10-05T11:32:12Z">
        <w:r>
          <w:rPr>
            <w:rtl/>
          </w:rPr>
          <w:delText xml:space="preserve"> </w:delText>
        </w:r>
      </w:del>
      <w:ins w:id="97693" w:author="מנוע מכני" w:date="2026-10-05T11:32:12Z">
        <w:r>
          <w:rPr>
            <w:rtl/>
          </w:rPr>
          <w:t xml:space="preserve">אם </w:t>
        </w:r>
      </w:ins>
      <w:del w:id="976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425" w:author="מנוע מכני" w:date="2026-10-05T11:32:12Z">
        <w:r>
          <w:rPr>
            <w:rtl/>
          </w:rPr>
          <w:t xml:space="preserve">התורה</w:t>
        </w:r>
      </w:ins>
      <w:del w:id="9442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ins w:id="98083" w:author="מנוע מכני" w:date="2026-10-05T11:32:12Z">
        <w:r>
          <w:rPr>
            <w:rtl/>
          </w:rPr>
          <w:t xml:space="preserve">היה</w:t>
        </w:r>
      </w:ins>
      <w:del w:id="98084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ins w:id="94427" w:author="מנוע מכני" w:date="2026-10-05T11:32:12Z">
        <w:r>
          <w:rPr>
            <w:rtl/>
          </w:rPr>
          <w:t xml:space="preserve">התורה</w:t>
        </w:r>
      </w:ins>
      <w:del w:id="9442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אחרינא, פטרי חמורים - ולא פטרי סוסים וגמלים</w:t>
      </w:r>
      <w:ins w:id="95925" w:author="מנוע מכני" w:date="2026-10-05T11:32:12Z">
        <w:r>
          <w:rPr>
            <w:rtl/>
          </w:rPr>
          <w:t xml:space="preserve">,</w:t>
        </w:r>
      </w:ins>
      <w:del w:id="959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889" w:author="מנוע מכני" w:date="2026-10-05T11:32:12Z"/>
        </w:rPr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del w:id="9889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ins w:id="94429" w:author="מנוע מכני" w:date="2026-10-05T11:32:12Z">
        <w:r>
          <w:rPr>
            <w:rtl/>
          </w:rPr>
          <w:t xml:space="preserve">התורה</w:t>
        </w:r>
      </w:ins>
      <w:del w:id="9443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>
          <w:ins w:id="98891" w:author="מנוע מכני" w:date="2026-10-05T11:32:12Z"/>
        </w:rPr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del w:id="9889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r>
        <w:rPr>
          <w:rtl/>
        </w:rPr>
        <w:t>כל מקנך תזכר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ins w:id="95927" w:author="מנוע מכני" w:date="2026-10-05T11:32:12Z">
        <w:r>
          <w:rPr>
            <w:rtl/>
          </w:rPr>
          <w:t xml:space="preserve"> </w:t>
        </w:r>
      </w:ins>
      <w:del w:id="95928" w:author="מנוע מכני" w:date="2026-10-05T11:32:12Z">
        <w:r>
          <w:rPr>
            <w:rtl/>
          </w:rPr>
          <w:delText xml:space="preserve"> </w:delText>
        </w:r>
        <w:r w:rsidR="00FC5EAC">
          <w:rPr>
            <w:rFonts w:hint="cs"/>
            <w:rtl/>
          </w:rPr>
          <w:delText xml:space="preserve"> </w:delText>
        </w:r>
      </w:del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ins w:id="94431" w:author="מנוע מכני" w:date="2026-10-05T11:32:12Z">
        <w:r>
          <w:rPr>
            <w:rtl/>
          </w:rPr>
          <w:t xml:space="preserve">כלום</w:t>
        </w:r>
      </w:ins>
      <w:del w:id="9443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</w:t>
      </w:r>
    </w:p>
    <w:p>
      <w:pPr>
        <w:pStyle w:val="38"/>
        <w:rPr>
          <w:ins w:id="98893" w:author="מנוע מכני" w:date="2026-10-05T11:32:12Z"/>
        </w:rPr>
      </w:pPr>
      <w:r w:rsidRPr="004810A2">
        <w:t>ור</w:t>
      </w:r>
      <w:r w:rsidRPr="004810A2">
        <w:t xml:space="preserve">י</w:t>
      </w:r>
      <w:ins w:id="90231" w:author="מנוע מכני" w:date="2026-10-05T11:32:12Z">
        <w:r>
          <w:t xml:space="preserve">ה"ג</w:t>
        </w:r>
      </w:ins>
      <w:del w:id="90232" w:author="מנוע מכני" w:date="2026-10-05T11:32:12Z">
        <w:r w:rsidRPr="004810A2">
          <w:delText xml:space="preserve">ה''ג</w:delText>
        </w:r>
      </w:del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del w:id="98894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פטר - הפסיק הענין</w:t>
      </w:r>
      <w:ins w:id="95929" w:author="מנוע מכני" w:date="2026-10-05T11:32:12Z">
        <w:r>
          <w:rPr>
            <w:rtl/>
          </w:rPr>
          <w:t xml:space="preserve">,</w:t>
        </w:r>
      </w:ins>
      <w:del w:id="959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ins w:id="90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ה"ג</w:t>
        </w:r>
      </w:ins>
      <w:del w:id="90234" w:author="מנוע מכני" w:date="2026-10-05T11:32:12Z">
        <w:r w:rsidR="004810A2" w:rsidRPr="004810A2">
          <w:rPr>
            <w:rFonts w:hint="cs"/>
            <w:b/>
            <w:bCs/>
            <w:rtl/>
          </w:rPr>
          <w:delText xml:space="preserve">ה''ג</w:delText>
        </w:r>
      </w:del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ins w:id="93091" w:author="מנוע מכני" w:date="2026-10-05T11:32:12Z">
        <w:r>
          <w:rPr>
            <w:rtl/>
          </w:rPr>
          <w:t xml:space="preserve">שהרי</w:t>
        </w:r>
      </w:ins>
      <w:del w:id="93092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ins w:id="93089" w:author="מנוע מכני" w:date="2026-10-05T11:32:12Z">
        <w:r>
          <w:rPr>
            <w:rtl/>
          </w:rPr>
          <w:t xml:space="preserve">ואח"כ</w:t>
        </w:r>
      </w:ins>
      <w:del w:id="9309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עריב </w:t>
      </w:r>
      <w:ins w:id="97463" w:author="מנוע מכני" w:date="2026-10-05T11:32:12Z">
        <w:r>
          <w:rPr>
            <w:rtl/>
          </w:rPr>
          <w:t xml:space="preserve">להם</w:t>
        </w:r>
      </w:ins>
      <w:del w:id="97464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71A603A1" w14:textId="77777777" w:rsidR="00FC5EAC" w:rsidRDefault="00FC5EAC" w:rsidP="00FC5EAC">
      <w:pPr>
        <w:pStyle w:val="affffd"/>
        <w:jc w:val="center"/>
        <w:rPr>
          <w:rtl/>
        </w:rPr>
        <w:pPrChange w:id="903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31" w:author="מנוע מכני" w:date="2026-10-05T11:32:12Z">
        <w:r>
          <w:rPr>
            <w:rtl/>
          </w:rPr>
          <w:t xml:space="preserve"> </w:t>
        </w:r>
      </w:ins>
      <w:del w:id="959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33" w:author="מנוע מכני" w:date="2026-10-05T11:32:12Z">
        <w:r>
          <w:rPr>
            <w:rtl/>
          </w:rPr>
          <w:t xml:space="preserve"> </w:t>
        </w:r>
      </w:ins>
      <w:del w:id="959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8895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del w:id="9889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ins w:id="93093" w:author="מנוע מכני" w:date="2026-10-05T11:32:12Z">
        <w:r>
          <w:rPr>
            <w:rtl/>
          </w:rPr>
          <w:t xml:space="preserve">שהרי</w:t>
        </w:r>
      </w:ins>
      <w:del w:id="9309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ins w:id="93095" w:author="מנוע מכני" w:date="2026-10-05T11:32:12Z">
        <w:r>
          <w:rPr>
            <w:rtl/>
          </w:rPr>
          <w:t xml:space="preserve">כאן</w:t>
        </w:r>
      </w:ins>
      <w:del w:id="930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, </w:t>
      </w:r>
      <w:ins w:id="93097" w:author="מנוע מכני" w:date="2026-10-05T11:32:12Z">
        <w:r>
          <w:rPr>
            <w:rtl/>
          </w:rPr>
          <w:t xml:space="preserve">שהרי</w:t>
        </w:r>
      </w:ins>
      <w:del w:id="93098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>
          <w:ins w:id="98897" w:author="מנוע מכני" w:date="2026-10-05T11:32:12Z"/>
        </w:rPr>
      </w:pPr>
      <w:r>
        <w:tab/>
      </w:r>
      <w:r w:rsidRPr="00D25F87">
        <w:t xml:space="preserve">א</w:t>
      </w:r>
      <w:ins w:id="90235" w:author="מנוע מכני" w:date="2026-10-05T11:32:12Z">
        <w:r>
          <w:t xml:space="preserve">ו"ד</w:t>
        </w:r>
      </w:ins>
      <w:del w:id="90236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del w:id="9889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>
          <w:ins w:id="98899" w:author="מנוע מכני" w:date="2026-10-05T11:32:12Z"/>
        </w:rPr>
      </w:pPr>
      <w:r w:rsidRPr="00D25F87">
        <w:t xml:space="preserve">א</w:t>
      </w:r>
      <w:ins w:id="90237" w:author="מנוע מכני" w:date="2026-10-05T11:32:12Z">
        <w:r>
          <w:t xml:space="preserve">ו"ד</w:t>
        </w:r>
      </w:ins>
      <w:del w:id="90238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del w:id="98900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ins w:id="90239" w:author="מנוע מכני" w:date="2026-10-05T11:32:12Z">
        <w:r>
          <w:rPr>
            <w:rFonts w:hint="cs"/>
            <w:rtl/>
          </w:rPr>
          <w:t xml:space="preserve">ת"ל</w:t>
        </w:r>
      </w:ins>
      <w:del w:id="9024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כיון דמין טמאה הוא - קדוש, פרה שילדה מין סוס, מהו? </w:t>
      </w:r>
      <w:ins w:id="93101" w:author="מנוע מכני" w:date="2026-10-05T11:32:12Z">
        <w:r>
          <w:rPr>
            <w:rtl/>
          </w:rPr>
          <w:t xml:space="preserve">כאן</w:t>
        </w:r>
      </w:ins>
      <w:del w:id="9310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ins w:id="93099" w:author="מנוע מכני" w:date="2026-10-05T11:32:12Z">
        <w:r>
          <w:rPr>
            <w:rtl/>
          </w:rPr>
          <w:t xml:space="preserve">דבר</w:t>
        </w:r>
      </w:ins>
      <w:del w:id="931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del w:id="90536" w:author="מנוע עיצוב" w:date="2026-10-05T11:33:53Z"/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ins w:id="90241" w:author="מנוע מכני" w:date="2026-10-05T11:32:12Z">
        <w:r>
          <w:rPr>
            <w:rFonts w:hint="cs"/>
            <w:rtl/>
          </w:rPr>
          <w:t xml:space="preserve">ה"מ</w:t>
        </w:r>
      </w:ins>
      <w:del w:id="9024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ins w:id="93103" w:author="מנוע מכני" w:date="2026-10-05T11:32:12Z">
        <w:r>
          <w:rPr>
            <w:rFonts w:hint="cs"/>
            <w:rtl/>
          </w:rPr>
          <w:t xml:space="preserve">לא</w:t>
        </w:r>
      </w:ins>
      <w:del w:id="9310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>
          <w:ins w:id="98901" w:author="מנוע מכני" w:date="2026-10-05T11:32:12Z"/>
        </w:rPr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del w:id="98902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ins w:id="93105" w:author="מנוע מכני" w:date="2026-10-05T11:32:12Z">
        <w:r>
          <w:rPr>
            <w:rFonts w:hint="cs"/>
            <w:rtl/>
          </w:rPr>
          <w:t xml:space="preserve">דלא</w:t>
        </w:r>
      </w:ins>
      <w:del w:id="93106" w:author="מנוע מכני" w:date="2026-10-05T11:32:12Z">
        <w:r>
          <w:rPr>
            <w:rFonts w:hint="cs"/>
            <w:rtl/>
          </w:rPr>
          <w:delText xml:space="preserve">דלאו</w:delText>
        </w:r>
      </w:del>
      <w:ins w:id="95937" w:author="מנוע מכני" w:date="2026-10-05T11:32:12Z">
        <w:r>
          <w:rPr>
            <w:rFonts w:hint="cs"/>
            <w:rtl/>
          </w:rPr>
          <w:t xml:space="preserve"> </w:t>
        </w:r>
      </w:ins>
      <w:del w:id="9593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ins w:id="95935" w:author="מנוע מכני" w:date="2026-10-05T11:32:12Z">
        <w:r>
          <w:rPr>
            <w:rtl/>
          </w:rPr>
          <w:t xml:space="preserve">,</w:t>
        </w:r>
      </w:ins>
      <w:del w:id="95936" w:author="מנוע מכני" w:date="2026-10-05T11:32:12Z">
        <w:r w:rsidR="000B5F7F">
          <w:rPr>
            <w:rtl/>
          </w:rPr>
          <w:delText xml:space="preserve">;</w:delText>
        </w:r>
      </w:del>
    </w:p>
    <w:p w14:paraId="7BE31BA0" w14:textId="77777777" w:rsidR="00B874E6" w:rsidRDefault="00252B01" w:rsidP="00252B01">
      <w:pPr>
        <w:rPr>
          <w:rtl/>
        </w:rPr>
      </w:pPr>
      <w:ins w:id="98383" w:author="מנוע מכני" w:date="2026-10-05T11:32:12Z">
        <w:r>
          <w:rPr>
            <w:rFonts w:hint="cs"/>
            <w:rtl/>
          </w:rPr>
          <w:t xml:space="preserve">והוצרך</w:t>
        </w:r>
      </w:ins>
      <w:del w:id="98384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ins w:id="90243" w:author="מנוע מכני" w:date="2026-10-05T11:32:12Z">
        <w:r>
          <w:rPr>
            <w:rFonts w:hint="cs"/>
            <w:rtl/>
          </w:rPr>
          <w:t xml:space="preserve">ס"ד</w:t>
        </w:r>
      </w:ins>
      <w:del w:id="90244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ins w:id="93107" w:author="מנוע מכני" w:date="2026-10-05T11:32:12Z">
        <w:r>
          <w:rPr>
            <w:rtl/>
          </w:rPr>
          <w:t xml:space="preserve">שם</w:t>
        </w:r>
      </w:ins>
      <w:del w:id="93108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ins w:id="93109" w:author="מנוע מכני" w:date="2026-10-05T11:32:12Z">
        <w:r>
          <w:rPr>
            <w:rtl/>
          </w:rPr>
          <w:t xml:space="preserve">כאן</w:t>
        </w:r>
      </w:ins>
      <w:del w:id="93110" w:author="מנוע מכני" w:date="2026-10-05T11:32:12Z">
        <w:r w:rsidR="0064231D">
          <w:rPr>
            <w:rtl/>
          </w:rPr>
          <w:delText xml:space="preserve">הכא</w:delText>
        </w:r>
      </w:del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ins w:id="94433" w:author="מנוע מכני" w:date="2026-10-05T11:32:12Z">
        <w:r>
          <w:rPr>
            <w:rtl/>
          </w:rPr>
          <w:t xml:space="preserve">סתם</w:t>
        </w:r>
      </w:ins>
      <w:del w:id="94434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ins w:id="90245" w:author="מנוע מכני" w:date="2026-10-05T11:32:12Z">
        <w:r>
          <w:rPr>
            <w:rtl/>
          </w:rPr>
          <w:t xml:space="preserve">מ"ל</w:t>
        </w:r>
      </w:ins>
      <w:del w:id="90246" w:author="מנוע מכני" w:date="2026-10-05T11:32:12Z">
        <w:r w:rsidR="00F63065">
          <w:rPr>
            <w:rtl/>
          </w:rPr>
          <w:delText xml:space="preserve">מ</w:delText>
        </w:r>
        <w:r w:rsidR="0064231D">
          <w:rPr>
            <w:rFonts w:hint="cs"/>
            <w:rtl/>
          </w:rPr>
          <w:delText xml:space="preserve">''ל</w:delText>
        </w:r>
      </w:del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del w:id="90004" w:author="מנוע עיצוב" w:date="2026-10-05T11:33:53Z"/>
          <w:rtl/>
        </w:rPr>
      </w:pPr>
      <w:del w:id="90001" w:author="מנוע עיצוב" w:date="2026-10-05T11:33:53Z">
        <w:r>
          <w:rPr>
            <w:rtl/>
          </w:rPr>
          <w:delText xml:space="preserve">•</w:delText>
        </w:r>
      </w:del>
      <w:ins w:id="95939" w:author="מנוע מכני" w:date="2026-10-05T11:32:12Z">
        <w:r>
          <w:rPr>
            <w:rtl/>
          </w:rPr>
          <w:t xml:space="preserve"> </w:t>
        </w:r>
      </w:ins>
      <w:del w:id="95940" w:author="מנוע מכני" w:date="2026-10-05T11:32:12Z">
        <w:r>
          <w:rPr>
            <w:rtl/>
          </w:rPr>
          <w:delText xml:space="preserve">  </w:delText>
        </w:r>
      </w:del>
      <w:del w:id="90002" w:author="מנוע עיצוב" w:date="2026-10-05T11:33:53Z">
        <w:r>
          <w:rPr>
            <w:rtl/>
          </w:rPr>
          <w:delText xml:space="preserve">•</w:delText>
        </w:r>
      </w:del>
      <w:ins w:id="95941" w:author="מנוע מכני" w:date="2026-10-05T11:32:12Z">
        <w:r>
          <w:rPr>
            <w:rtl/>
          </w:rPr>
          <w:t xml:space="preserve"> </w:t>
        </w:r>
      </w:ins>
      <w:del w:id="95942" w:author="מנוע מכני" w:date="2026-10-05T11:32:12Z">
        <w:r>
          <w:rPr>
            <w:rtl/>
          </w:rPr>
          <w:delText xml:space="preserve">  </w:delText>
        </w:r>
      </w:del>
      <w:del w:id="90003" w:author="מנוע עיצוב" w:date="2026-10-05T11:33:53Z">
        <w:r>
          <w:rPr>
            <w:rtl/>
          </w:rPr>
          <w:delText xml:space="preserve">•</w:delText>
        </w:r>
      </w:del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ins w:id="94437" w:author="מנוע מכני" w:date="2026-10-05T11:32:12Z">
        <w:r>
          <w:rPr>
            <w:rtl/>
          </w:rPr>
          <w:t xml:space="preserve">סתם</w:t>
        </w:r>
      </w:ins>
      <w:del w:id="9443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ins w:id="94435" w:author="מנוע מכני" w:date="2026-10-05T11:32:12Z">
        <w:r>
          <w:rPr>
            <w:rFonts w:hint="cs"/>
            <w:rtl/>
          </w:rPr>
          <w:t xml:space="preserve">שלו</w:t>
        </w:r>
      </w:ins>
      <w:del w:id="94436" w:author="מנוע מכני" w:date="2026-10-05T11:32:12Z">
        <w:r w:rsidR="00252B01">
          <w:rPr>
            <w:rFonts w:hint="cs"/>
            <w:rtl/>
          </w:rPr>
          <w:delText xml:space="preserve">דידיה</w:delText>
        </w:r>
      </w:del>
      <w:r w:rsidR="00252B01">
        <w:rPr>
          <w:rFonts w:hint="cs"/>
          <w:rtl/>
        </w:rPr>
        <w:t xml:space="preserve"> אלא אזלי בתר אימיה</w:t>
      </w:r>
      <w:r w:rsidR="0057284B">
        <w:rPr>
          <w:rtl/>
        </w:rPr>
        <w:t>.</w:t>
      </w:r>
    </w:p>
    <w:p>
      <w:pPr>
        <w:pStyle w:val="38"/>
        <w:rPr>
          <w:ins w:id="98903" w:author="מנוע מכני" w:date="2026-10-05T11:32:12Z"/>
        </w:rPr>
      </w:pPr>
      <w:r>
        <w:t>מ</w:t>
      </w:r>
      <w:ins w:id="90247" w:author="מנוע מכני" w:date="2026-10-05T11:32:12Z">
        <w:r>
          <w:t xml:space="preserve">ה"מ</w:t>
        </w:r>
      </w:ins>
      <w:del w:id="90248" w:author="מנוע מכני" w:date="2026-10-05T11:32:12Z">
        <w:r w:rsidR="00252B01">
          <w:delText xml:space="preserve">ה''מ</w:delText>
        </w:r>
      </w:del>
      <w:r w:rsidR="00252B01">
        <w:t xml:space="preserve"> </w:t>
      </w:r>
      <w:r>
        <w:t xml:space="preserve">ד</w:t>
      </w:r>
      <w:ins w:id="90249" w:author="מנוע מכני" w:date="2026-10-05T11:32:12Z">
        <w:r>
          <w:t xml:space="preserve">ת"ר</w:t>
        </w:r>
      </w:ins>
      <w:del w:id="90250" w:author="מנוע מכני" w:date="2026-10-05T11:32:12Z">
        <w:r>
          <w:delText xml:space="preserve">ת</w:delText>
        </w:r>
        <w:r w:rsidR="007976D7">
          <w:delText xml:space="preserve">''ר</w:delText>
        </w:r>
      </w:del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del w:id="98904" w:author="מנוע מכני" w:date="2026-10-05T11:32:12Z">
        <w:r>
          <w:rPr>
            <w:rtl/>
          </w:rPr>
          <w:delText xml:space="preserve"> </w:delText>
        </w:r>
      </w:del>
      <w:r w:rsidR="00252B01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</w:t>
      </w:r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 xml:space="preserve">גמל טמא </w:t>
      </w:r>
      <w:r w:rsidR="00F63065" w:rsidRPr="007976D7">
        <w:rPr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38"/>
        <w:rPr>
          <w:ins w:id="98905" w:author="מנוע מכני" w:date="2026-10-05T11:32:12Z"/>
        </w:rPr>
      </w:pPr>
      <w:r>
        <w:t xml:space="preserve">ג. </w:t>
      </w:r>
      <w:ins w:id="90251" w:author="מנוע מכני" w:date="2026-10-05T11:32:12Z">
        <w:r>
          <w:t xml:space="preserve">ר"ש</w:t>
        </w:r>
      </w:ins>
      <w:del w:id="9025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del w:id="98906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>
          <w:ins w:id="98907" w:author="מנוע מכני" w:date="2026-10-05T11:32:12Z"/>
        </w:rPr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del w:id="9890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>
          <w:ins w:id="98909" w:author="מנוע מכני" w:date="2026-10-05T11:32:12Z"/>
        </w:rPr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del w:id="98910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>
          <w:ins w:id="98911" w:author="מנוע מכני" w:date="2026-10-05T11:32:12Z"/>
        </w:rPr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del w:id="98912" w:author="מנוע מכני" w:date="2026-10-05T11:32:12Z">
        <w:r w:rsidR="006F53A6">
          <w:rPr>
            <w:rtl/>
          </w:rPr>
          <w:delText xml:space="preserve"> </w:delText>
        </w:r>
      </w:del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>
          <w:ins w:id="98913" w:author="מנוע מכני" w:date="2026-10-05T11:32:12Z"/>
        </w:rPr>
      </w:pPr>
      <w:r>
        <w:t xml:space="preserve">עד שבא </w:t>
      </w:r>
      <w:ins w:id="92765" w:author="מנוע מכני" w:date="2026-10-05T11:32:12Z">
        <w:r>
          <w:t xml:space="preserve">ר"ע</w:t>
        </w:r>
      </w:ins>
      <w:del w:id="92766" w:author="מנוע מכני" w:date="2026-10-05T11:32:12Z">
        <w:r>
          <w:delText xml:space="preserve">רבי עקיבא</w:delText>
        </w:r>
      </w:del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del w:id="98914" w:author="מנוע מכני" w:date="2026-10-05T11:32:12Z">
        <w:r>
          <w:rPr>
            <w:rtl/>
          </w:rPr>
          <w:delText xml:space="preserve"> </w:delText>
        </w:r>
      </w:del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del w:id="90537" w:author="מנוע עיצוב" w:date="2026-10-05T11:33:53Z"/>
          <w:rtl/>
        </w:rPr>
      </w:pPr>
    </w:p>
    <w:p>
      <w:pPr>
        <w:pStyle w:val="38"/>
        <w:rPr>
          <w:ins w:id="98915" w:author="מנוע מכני" w:date="2026-10-05T11:32:12Z"/>
        </w:rPr>
      </w:pPr>
      <w:ins w:id="90253" w:author="מנוע מכני" w:date="2026-10-05T11:32:12Z">
        <w:del w:id="100970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254" w:author="מנוע מכני" w:date="2026-10-05T11:32:12Z">
        <w:r>
          <w:delText xml:space="preserve">א''ל</w:delText>
        </w:r>
      </w:del>
      <w:r>
        <w:t xml:space="preserve">ראב</w:t>
      </w:r>
      <w:ins w:id="90255" w:author="מנוע מכני" w:date="2026-10-05T11:32:12Z">
        <w:r>
          <w:t xml:space="preserve">ד"ר</w:t>
        </w:r>
      </w:ins>
      <w:del w:id="90256" w:author="מנוע מכני" w:date="2026-10-05T11:32:12Z">
        <w:r>
          <w:delText xml:space="preserve">ד''ר</w:delText>
        </w:r>
      </w:del>
      <w:r>
        <w:t xml:space="preserve"> ל</w:t>
      </w:r>
      <w:ins w:id="90257" w:author="מנוע מכני" w:date="2026-10-05T11:32:12Z">
        <w:r>
          <w:t xml:space="preserve">ר"א</w:t>
        </w:r>
      </w:ins>
      <w:del w:id="9025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del w:id="9891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ins w:id="93111" w:author="מנוע מכני" w:date="2026-10-05T11:32:12Z">
        <w:r>
          <w:rPr>
            <w:rtl/>
          </w:rPr>
          <w:t xml:space="preserve">לא</w:t>
        </w:r>
      </w:ins>
      <w:del w:id="93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4439" w:author="מנוע מכני" w:date="2026-10-05T11:32:12Z">
        <w:r>
          <w:rPr>
            <w:rtl/>
          </w:rPr>
          <w:t xml:space="preserve">כך</w:t>
        </w:r>
      </w:ins>
      <w:del w:id="944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259" w:author="מנוע מכני" w:date="2026-10-05T11:32:12Z">
        <w:r>
          <w:rPr>
            <w:rtl/>
          </w:rPr>
          <w:t xml:space="preserve">ו"א</w:t>
        </w:r>
      </w:ins>
      <w:del w:id="90260" w:author="מנוע מכני" w:date="2026-10-05T11:32:12Z">
        <w:r>
          <w:rPr>
            <w:rtl/>
          </w:rPr>
          <w:delText xml:space="preserve">ו</w:delText>
        </w:r>
        <w:r w:rsidR="001C60A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ins w:id="90261" w:author="מנוע מכני" w:date="2026-10-05T11:32:12Z">
        <w:r>
          <w:rPr>
            <w:rFonts w:hint="cs"/>
            <w:rtl/>
          </w:rPr>
          <w:t xml:space="preserve">מ"ש</w:t>
        </w:r>
      </w:ins>
      <w:del w:id="90262" w:author="מנוע מכני" w:date="2026-10-05T11:32:12Z">
        <w:r>
          <w:rPr>
            <w:rFonts w:hint="cs"/>
            <w:rtl/>
          </w:rPr>
          <w:delText xml:space="preserve">מ''ש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ins w:id="98385" w:author="מנוע מכני" w:date="2026-10-05T11:32:12Z">
        <w:r>
          <w:rPr>
            <w:rtl/>
          </w:rPr>
          <w:t xml:space="preserve">הוצרך</w:t>
        </w:r>
      </w:ins>
      <w:del w:id="98386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</w:t>
      </w:r>
      <w:r>
        <w:rPr>
          <w:rtl/>
        </w:rPr>
        <w:t xml:space="preserve">ס</w:t>
      </w:r>
      <w:ins w:id="90263" w:author="מנוע מכני" w:date="2026-10-05T11:32:12Z">
        <w:r>
          <w:rPr>
            <w:rFonts w:hint="cs"/>
            <w:rtl/>
          </w:rPr>
          <w:t xml:space="preserve">ד"א</w:t>
        </w:r>
      </w:ins>
      <w:del w:id="90264" w:author="מנוע מכני" w:date="2026-10-05T11:32:12Z">
        <w:r w:rsidR="006F53A6">
          <w:rPr>
            <w:rFonts w:hint="cs"/>
            <w:rtl/>
          </w:rPr>
          <w:delText xml:space="preserve">ד''א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ins w:id="93113" w:author="מנוע מכני" w:date="2026-10-05T11:32:12Z">
        <w:r>
          <w:rPr>
            <w:rtl/>
          </w:rPr>
          <w:t xml:space="preserve">גם</w:t>
        </w:r>
      </w:ins>
      <w:del w:id="931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ins w:id="93115" w:author="מנוע מכני" w:date="2026-10-05T11:32:12Z">
        <w:r>
          <w:rPr>
            <w:rtl/>
          </w:rPr>
          <w:t xml:space="preserve">גם</w:t>
        </w:r>
      </w:ins>
      <w:del w:id="93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ins w:id="90265" w:author="מנוע מכני" w:date="2026-10-05T11:32:12Z">
        <w:r>
          <w:rPr>
            <w:rtl/>
          </w:rPr>
          <w:t xml:space="preserve">מ"ד</w:t>
        </w:r>
      </w:ins>
      <w:del w:id="90266" w:author="מנוע מכני" w:date="2026-10-05T11:32:12Z">
        <w:r w:rsidR="00F63065">
          <w:rPr>
            <w:rtl/>
          </w:rPr>
          <w:delText xml:space="preserve">מ</w:delText>
        </w:r>
        <w:r w:rsidR="006F53A6">
          <w:rPr>
            <w:rFonts w:hint="cs"/>
            <w:rtl/>
          </w:rPr>
          <w:delText xml:space="preserve">''ד</w:delText>
        </w:r>
      </w:del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ins w:id="94441" w:author="מנוע מכני" w:date="2026-10-05T11:32:12Z">
        <w:r>
          <w:rPr>
            <w:rtl/>
          </w:rPr>
          <w:t xml:space="preserve">עליו</w:t>
        </w:r>
      </w:ins>
      <w:del w:id="944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עד </w:t>
      </w:r>
      <w:ins w:id="90267" w:author="מנוע מכני" w:date="2026-10-05T11:32:12Z">
        <w:r>
          <w:rPr>
            <w:rFonts w:hint="cs"/>
            <w:rtl/>
          </w:rPr>
          <w:t xml:space="preserve">כ"ד</w:t>
        </w:r>
      </w:ins>
      <w:del w:id="90268" w:author="מנוע מכני" w:date="2026-10-05T11:32:12Z">
        <w:r w:rsidR="006F53A6">
          <w:rPr>
            <w:rFonts w:hint="cs"/>
            <w:rtl/>
          </w:rPr>
          <w:delText xml:space="preserve">כ''ד</w:delText>
        </w:r>
      </w:del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ins w:id="98387" w:author="מנוע מכני" w:date="2026-10-05T11:32:12Z">
        <w:r>
          <w:rPr>
            <w:rtl/>
          </w:rPr>
          <w:t xml:space="preserve">ולפיכך</w:t>
        </w:r>
      </w:ins>
      <w:del w:id="98388" w:author="מנוע מכני" w:date="2026-10-05T11:32:12Z">
        <w:r w:rsidR="00F63065">
          <w:rPr>
            <w:rtl/>
          </w:rPr>
          <w:delText xml:space="preserve">והילכך</w:delText>
        </w:r>
      </w:del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del w:id="90538" w:author="מנוע עיצוב" w:date="2026-10-05T11:33:53Z"/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ins w:id="93117" w:author="מנוע מכני" w:date="2026-10-05T11:32:12Z">
        <w:r>
          <w:rPr>
            <w:rFonts w:hint="cs"/>
            <w:rtl/>
          </w:rPr>
          <w:t xml:space="preserve">לא</w:t>
        </w:r>
      </w:ins>
      <w:del w:id="93118" w:author="מנוע מכני" w:date="2026-10-05T11:32:12Z">
        <w:r w:rsidR="00D44570">
          <w:rPr>
            <w:rFonts w:hint="cs"/>
            <w:rtl/>
          </w:rPr>
          <w:delText xml:space="preserve">לאו</w:delText>
        </w:r>
      </w:del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ins w:id="95943" w:author="מנוע מכני" w:date="2026-10-05T11:32:12Z">
        <w:ins w:id="95945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5946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D44570">
            <w:rPr>
              <w:rFonts w:hint="cs"/>
              <w:rtl/>
            </w:rPr>
            <w:delText xml:space="preserve"> </w:delText>
          </w:r>
        </w:del>
      </w:ins>
      <w:del w:id="95944" w:author="מנוע מכני" w:date="2026-10-05T11:32:12Z">
        <w:r w:rsidR="00D44570">
          <w:rPr>
            <w:rFonts w:hint="cs"/>
            <w:rtl/>
          </w:rPr>
          <w:delText xml:space="preserve">  </w:delText>
        </w:r>
      </w:del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למילקי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8" w:author="מנוע מכני" w:date="2026-10-05T11:32:12Z">
        <w:r>
          <w:rPr>
            <w:rFonts w:hint="cs"/>
            <w:rtl/>
          </w:rPr>
          <w:delText xml:space="preserve">    </w:delText>
        </w:r>
      </w:del>
      <w:ins w:id="93119" w:author="מנוע מכני" w:date="2026-10-05T11:32:12Z">
        <w:r>
          <w:rPr>
            <w:rFonts w:hint="cs"/>
            <w:rtl/>
          </w:rPr>
          <w:t xml:space="preserve">ולא</w:t>
        </w:r>
      </w:ins>
      <w:del w:id="9312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r>
        <w:rPr>
          <w:rtl/>
        </w:rPr>
        <w:t>תזבח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ins w:id="95947" w:author="מנוע מכני" w:date="2026-10-05T11:32:12Z">
        <w:r>
          <w:rPr>
            <w:rFonts w:hint="cs"/>
            <w:rtl/>
          </w:rPr>
          <w:t xml:space="preserve"> </w:t>
        </w:r>
      </w:ins>
      <w:del w:id="95948" w:author="מנוע מכני" w:date="2026-10-05T11:32:12Z">
        <w:r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09" w:author="מנוע מכני" w:date="2026-10-05T11:32:12Z">
        <w:r>
          <w:rPr>
            <w:rFonts w:hint="cs"/>
            <w:rtl/>
          </w:rPr>
          <w:delText xml:space="preserve">   </w:delText>
        </w:r>
      </w:del>
      <w:ins w:id="93121" w:author="מנוע מכני" w:date="2026-10-05T11:32:12Z">
        <w:r>
          <w:rPr>
            <w:rFonts w:hint="cs"/>
            <w:rtl/>
          </w:rPr>
          <w:t xml:space="preserve">ולא</w:t>
        </w:r>
      </w:ins>
      <w:del w:id="93122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מ'</w:t>
      </w:r>
      <w:r w:rsidR="00F63065">
        <w:rPr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ins w:id="94443" w:author="מנוע מכני" w:date="2026-10-05T11:32:12Z">
        <w:r>
          <w:rPr>
            <w:rFonts w:hint="cs"/>
            <w:rtl/>
          </w:rPr>
          <w:t xml:space="preserve">דשמא</w:t>
        </w:r>
      </w:ins>
      <w:del w:id="9444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דילמא</w:delText>
        </w:r>
      </w:del>
      <w:r w:rsidR="00F63065">
        <w:rPr>
          <w:rtl/>
        </w:rPr>
        <w:t xml:space="preserve"> לסחורה </w:t>
      </w:r>
    </w:p>
    <w:p>
      <w:pPr>
        <w:pStyle w:val="38"/>
        <w:rPr>
          <w:ins w:id="98917" w:author="מנוע מכני" w:date="2026-10-05T11:32:12Z"/>
        </w:rPr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del w:id="98918" w:author="מנוע מכני" w:date="2026-10-05T11:32:12Z">
        <w:r>
          <w:rPr>
            <w:rtl/>
          </w:rPr>
          <w:delText xml:space="preserve"> </w:delText>
        </w:r>
      </w:del>
      <w:r w:rsidR="00D44570">
        <w:rPr>
          <w:rFonts w:hint="cs"/>
          <w:rtl/>
        </w:rPr>
        <w:t>א. מ'</w:t>
      </w:r>
      <w:r>
        <w:rPr>
          <w:rtl/>
        </w:rPr>
        <w:t>ואת עשרת חריצי החלב</w:t>
      </w:r>
      <w:r w:rsidR="00D44570">
        <w:rPr>
          <w:rFonts w:hint="cs"/>
          <w:rtl/>
        </w:rPr>
        <w:t xml:space="preserve">' [ו</w:t>
      </w:r>
      <w:ins w:id="90269" w:author="מנוע מכני" w:date="2026-10-05T11:32:12Z">
        <w:r>
          <w:rPr>
            <w:rFonts w:hint="cs"/>
            <w:rtl/>
          </w:rPr>
          <w:t xml:space="preserve">א"א</w:t>
        </w:r>
      </w:ins>
      <w:del w:id="90270" w:author="מנוע מכני" w:date="2026-10-05T11:32:12Z">
        <w:r w:rsidR="00D44570">
          <w:rPr>
            <w:rFonts w:hint="cs"/>
            <w:rtl/>
          </w:rPr>
          <w:delText xml:space="preserve">א''א</w:delText>
        </w:r>
      </w:del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>ארץ זבת חלב ודבש,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ins w:id="97695" w:author="מנוע מכני" w:date="2026-10-05T11:32:12Z">
        <w:r>
          <w:rPr>
            <w:rtl/>
          </w:rPr>
          <w:t xml:space="preserve">ואם </w:t>
        </w:r>
      </w:ins>
      <w:del w:id="9769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ins w:id="98341" w:author="מנוע מכני" w:date="2026-10-05T11:32:12Z">
        <w:r>
          <w:rPr>
            <w:rtl/>
          </w:rPr>
          <w:t xml:space="preserve">בדבר ש</w:t>
        </w:r>
      </w:ins>
      <w:del w:id="98342" w:author="מנוע מכני" w:date="2026-10-05T11:32:12Z">
        <w:r w:rsidR="00F63065">
          <w:rPr>
            <w:rtl/>
          </w:rPr>
          <w:delText xml:space="preserve">במידי ד</w:delText>
        </w:r>
      </w:del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del w:id="90539" w:author="מנוע עיצוב" w:date="2026-10-05T11:33:53Z"/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ins w:id="93127" w:author="מנוע מכני" w:date="2026-10-05T11:32:12Z">
        <w:r>
          <w:rPr>
            <w:rtl/>
          </w:rPr>
          <w:t xml:space="preserve">גם</w:t>
        </w:r>
      </w:ins>
      <w:del w:id="931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4445" w:author="מנוע מכני" w:date="2026-10-05T11:32:12Z">
        <w:r>
          <w:rPr>
            <w:rtl/>
          </w:rPr>
          <w:t xml:space="preserve">לכך</w:t>
        </w:r>
      </w:ins>
      <w:del w:id="9444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 הוא </w:t>
      </w:r>
      <w:ins w:id="94447" w:author="מנוע מכני" w:date="2026-10-05T11:32:12Z">
        <w:r>
          <w:rPr>
            <w:rtl/>
          </w:rPr>
          <w:t xml:space="preserve">דבא</w:t>
        </w:r>
      </w:ins>
      <w:del w:id="94448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 כל </w:t>
      </w:r>
      <w:ins w:id="93123" w:author="מנוע מכני" w:date="2026-10-05T11:32:12Z">
        <w:r>
          <w:rPr>
            <w:rtl/>
          </w:rPr>
          <w:t xml:space="preserve">מקום</w:t>
        </w:r>
      </w:ins>
      <w:del w:id="9312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125" w:author="מנוע מכני" w:date="2026-10-05T11:32:12Z">
        <w:r>
          <w:rPr>
            <w:rtl/>
          </w:rPr>
          <w:t xml:space="preserve">דיש</w:t>
        </w:r>
      </w:ins>
      <w:del w:id="9312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למידרש דרשינן</w:t>
      </w:r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del w:id="90540" w:author="מנוע עיצוב" w:date="2026-10-05T11:33:53Z"/>
          <w:rtl/>
        </w:rPr>
      </w:pPr>
    </w:p>
    <w:p>
      <w:pPr>
        <w:pStyle w:val="38"/>
        <w:rPr>
          <w:ins w:id="98919" w:author="מנוע מכני" w:date="2026-10-05T11:32:12Z"/>
        </w:rPr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del w:id="9892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>
          <w:ins w:id="98921" w:author="מנוע מכני" w:date="2026-10-05T11:32:12Z"/>
        </w:rPr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del w:id="9892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ins w:id="94449" w:author="מנוע מכני" w:date="2026-10-05T11:32:12Z">
        <w:r>
          <w:rPr>
            <w:rtl/>
          </w:rPr>
          <w:t xml:space="preserve">התורה</w:t>
        </w:r>
      </w:ins>
      <w:del w:id="944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ins w:id="98389" w:author="מנוע מכני" w:date="2026-10-05T11:32:12Z">
        <w:r>
          <w:rPr>
            <w:rtl/>
          </w:rPr>
          <w:t xml:space="preserve">יפה</w:t>
        </w:r>
      </w:ins>
      <w:del w:id="98390" w:author="מנוע מכני" w:date="2026-10-05T11:32:12Z">
        <w:r>
          <w:rPr>
            <w:rtl/>
          </w:rPr>
          <w:delText xml:space="preserve">שפיר</w:delText>
        </w:r>
      </w:del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ins w:id="90271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272" w:author="מנוע מכני" w:date="2026-10-05T11:32:12Z">
        <w:r w:rsidR="000563D1" w:rsidRPr="00D25F87">
          <w:rPr>
            <w:rFonts w:hint="cs"/>
            <w:b/>
            <w:bCs/>
            <w:rtl/>
          </w:rPr>
          <w:delText xml:space="preserve">ו''ד</w:delText>
        </w:r>
      </w:del>
      <w:r w:rsidR="000563D1">
        <w:rPr>
          <w:rFonts w:hint="cs"/>
          <w:rtl/>
        </w:rPr>
        <w:t xml:space="preserve"> </w:t>
      </w:r>
      <w:ins w:id="90273" w:author="מנוע מכני" w:date="2026-10-05T11:32:12Z">
        <w:r>
          <w:rPr>
            <w:rFonts w:hint="cs"/>
            <w:rtl/>
          </w:rPr>
          <w:t xml:space="preserve">ל"ש</w:t>
        </w:r>
      </w:ins>
      <w:del w:id="90274" w:author="מנוע מכני" w:date="2026-10-05T11:32:12Z">
        <w:r w:rsidR="000563D1">
          <w:rPr>
            <w:rFonts w:hint="cs"/>
            <w:rtl/>
          </w:rPr>
          <w:delText xml:space="preserve">ל''ש</w:delText>
        </w:r>
      </w:del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ins w:id="90275" w:author="מנוע מכני" w:date="2026-10-05T11:32:12Z">
        <w:r>
          <w:rPr>
            <w:rtl/>
          </w:rPr>
          <w:t xml:space="preserve">ש"מ</w:t>
        </w:r>
      </w:ins>
      <w:del w:id="90276" w:author="מנוע מכני" w:date="2026-10-05T11:32:12Z">
        <w:r>
          <w:rPr>
            <w:rtl/>
          </w:rPr>
          <w:delText xml:space="preserve">ש</w:delText>
        </w:r>
        <w:r w:rsidR="000563D1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>
        <w:rPr>
          <w:rtl/>
        </w:rPr>
        <w:t xml:space="preserve">: לאכילה </w:t>
      </w:r>
      <w:ins w:id="93129" w:author="מנוע מכני" w:date="2026-10-05T11:32:12Z">
        <w:r>
          <w:rPr>
            <w:rtl/>
          </w:rPr>
          <w:t xml:space="preserve">גם</w:t>
        </w:r>
      </w:ins>
      <w:del w:id="931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>
          <w:ins w:id="100804" w:author="מנוע מכני" w:date="2026-10-05T11:32:12Z"/>
        </w:rPr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del w:id="100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דוקא</w:t>
      </w:r>
      <w:ins w:id="95949" w:author="מנוע מכני" w:date="2026-10-05T11:32:12Z">
        <w:r>
          <w:rPr>
            <w:rtl/>
          </w:rPr>
          <w:t xml:space="preserve">,</w:t>
        </w:r>
      </w:ins>
      <w:del w:id="95950" w:author="מנוע מכני" w:date="2026-10-05T11:32:12Z">
        <w:r w:rsidR="000B5F7F">
          <w:rPr>
            <w:rtl/>
          </w:rPr>
          <w:delText xml:space="preserve">;</w:delText>
        </w:r>
      </w:del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3131" w:author="מנוע מכני" w:date="2026-10-05T11:32:12Z">
        <w:r>
          <w:rPr>
            <w:rtl/>
          </w:rPr>
          <w:t xml:space="preserve">גם</w:t>
        </w:r>
      </w:ins>
      <w:del w:id="9313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שבקה לאכילה וקם </w:t>
      </w:r>
      <w:ins w:id="94451" w:author="מנוע מכני" w:date="2026-10-05T11:32:12Z">
        <w:r>
          <w:rPr>
            <w:rtl/>
          </w:rPr>
          <w:t xml:space="preserve">לו</w:t>
        </w:r>
      </w:ins>
      <w:del w:id="944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אבכור, </w:t>
      </w:r>
    </w:p>
    <w:p>
      <w:pPr>
        <w:pStyle w:val="38"/>
        <w:rPr>
          <w:ins w:id="98923" w:author="מנוע מכני" w:date="2026-10-05T11:32:12Z"/>
        </w:rPr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del w:id="9892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ins w:id="95951" w:author="מנוע מכני" w:date="2026-10-05T11:32:12Z">
        <w:r>
          <w:rPr>
            <w:rtl/>
          </w:rPr>
          <w:t xml:space="preserve">,</w:t>
        </w:r>
      </w:ins>
      <w:del w:id="95952" w:author="מנוע מכני" w:date="2026-10-05T11:32:12Z">
        <w:r w:rsidR="000B5F7F">
          <w:rPr>
            <w:rtl/>
          </w:rPr>
          <w:delText xml:space="preserve">;</w:delText>
        </w:r>
      </w:del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ins w:id="93135" w:author="מנוע מכני" w:date="2026-10-05T11:32:12Z">
        <w:r>
          <w:rPr>
            <w:rtl/>
          </w:rPr>
          <w:t xml:space="preserve">גם</w:t>
        </w:r>
      </w:ins>
      <w:del w:id="931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בעי, ובכורה </w:t>
      </w:r>
      <w:ins w:id="98391" w:author="מנוע מכני" w:date="2026-10-05T11:32:12Z">
        <w:r>
          <w:rPr>
            <w:rtl/>
          </w:rPr>
          <w:t xml:space="preserve">הוצרך</w:t>
        </w:r>
      </w:ins>
      <w:del w:id="98392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r>
        <w:rPr>
          <w:rtl/>
        </w:rPr>
        <w:t>אך בכור שור</w:t>
      </w:r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ins w:id="94453" w:author="מנוע מכני" w:date="2026-10-05T11:32:12Z">
        <w:r>
          <w:rPr>
            <w:rtl/>
          </w:rPr>
          <w:t xml:space="preserve">לו</w:t>
        </w:r>
      </w:ins>
      <w:del w:id="944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בראשו ורובו עד </w:t>
      </w:r>
      <w:ins w:id="93133" w:author="מנוע מכני" w:date="2026-10-05T11:32:12Z">
        <w:r>
          <w:rPr>
            <w:rtl/>
          </w:rPr>
          <w:t xml:space="preserve">דיש</w:t>
        </w:r>
      </w:ins>
      <w:del w:id="9313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7989" w:author="מנוע מכני" w:date="2026-10-05T11:32:12Z">
        <w:r>
          <w:rPr>
            <w:rtl/>
          </w:rPr>
          <w:t xml:space="preserve">כולו</w:t>
        </w:r>
      </w:ins>
      <w:del w:id="97990" w:author="מנוע מכני" w:date="2026-10-05T11:32:12Z">
        <w:r>
          <w:rPr>
            <w:rtl/>
          </w:rPr>
          <w:delText xml:space="preserve">כוליה</w:delText>
        </w:r>
      </w:del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ins w:id="90277" w:author="מנוע מכני" w:date="2026-10-05T11:32:12Z">
        <w:r>
          <w:rPr>
            <w:rtl/>
          </w:rPr>
          <w:t xml:space="preserve">מ"ל</w:t>
        </w:r>
      </w:ins>
      <w:del w:id="90278" w:author="מנוע מכני" w:date="2026-10-05T11:32:12Z">
        <w:r>
          <w:rPr>
            <w:rtl/>
          </w:rPr>
          <w:delText xml:space="preserve">מ</w:delText>
        </w:r>
        <w:r w:rsidR="000563D1">
          <w:rPr>
            <w:rFonts w:hint="cs"/>
            <w:rtl/>
          </w:rPr>
          <w:delText xml:space="preserve">''ל</w:delText>
        </w:r>
      </w:del>
      <w:r w:rsidR="0057284B">
        <w:rPr>
          <w:rtl/>
        </w:rPr>
        <w:t>.</w:t>
      </w:r>
    </w:p>
    <w:p>
      <w:pPr>
        <w:pStyle w:val="38"/>
        <w:rPr>
          <w:ins w:id="98925" w:author="מנוע מכני" w:date="2026-10-05T11:32:12Z"/>
        </w:rPr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del w:id="98926" w:author="מנוע מכני" w:date="2026-10-05T11:32:12Z">
        <w:r>
          <w:rPr>
            <w:rtl/>
          </w:rPr>
          <w:delText xml:space="preserve"> </w:delText>
        </w:r>
      </w:del>
      <w:r w:rsidR="004E3670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 ממעלי הגרה וממפריסי הפרסה</w:t>
      </w:r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ins w:id="97697" w:author="מנוע מכני" w:date="2026-10-05T11:32:12Z">
        <w:r>
          <w:rPr>
            <w:rtl/>
          </w:rPr>
          <w:t xml:space="preserve">ואם </w:t>
        </w:r>
      </w:ins>
      <w:del w:id="9769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זה זה הבא בסימן אחד - זה טמא הנולד מן הטהור ועבורו מן הטהור, יכול </w:t>
      </w:r>
      <w:ins w:id="92767" w:author="מנוע מכני" w:date="2026-10-05T11:32:12Z">
        <w:r>
          <w:rPr>
            <w:rtl/>
          </w:rPr>
          <w:t xml:space="preserve">אפי'</w:t>
        </w:r>
      </w:ins>
      <w:del w:id="92768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>
          <w:ins w:id="98927" w:author="מנוע מכני" w:date="2026-10-05T11:32:12Z"/>
        </w:rPr>
      </w:pPr>
      <w:r>
        <w:t xml:space="preserve">ר' אליעזר</w:t>
      </w:r>
      <w:del w:id="100889" w:author="מנוע מכני" w:date="2026-10-05T11:32:12Z">
        <w:r>
          <w:delText xml:space="preserve"> אומר</w:delText>
        </w:r>
      </w:del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del w:id="9892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>
          <w:ins w:id="98929" w:author="מנוע מכני" w:date="2026-10-05T11:32:12Z"/>
        </w:rPr>
      </w:pPr>
      <w:ins w:id="90279" w:author="מנוע מכני" w:date="2026-10-05T11:32:12Z">
        <w:r>
          <w:t xml:space="preserve">ת"ל</w:t>
        </w:r>
      </w:ins>
      <w:del w:id="90280" w:author="מנוע מכני" w:date="2026-10-05T11:32:12Z">
        <w:r>
          <w:lastRenderedPageBreak/>
          <w:delText xml:space="preserve">ת''ל</w:delText>
        </w:r>
      </w:del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del w:id="98930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שור שה כשבים ושה 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ins w:id="94461" w:author="מנוע מכני" w:date="2026-10-05T11:32:12Z">
        <w:r>
          <w:rPr>
            <w:rtl/>
          </w:rPr>
          <w:t xml:space="preserve">לו</w:t>
        </w:r>
      </w:ins>
      <w:del w:id="9446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ins w:id="90281" w:author="מנוע מכני" w:date="2026-10-05T11:32:12Z">
        <w:r>
          <w:rPr>
            <w:rStyle w:val="2fb"/>
            <w:rtl/>
          </w:rPr>
          <w:t xml:space="preserve">ר"ש</w:t>
        </w:r>
      </w:ins>
      <w:del w:id="9028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</w:t>
      </w:r>
      <w:ins w:id="94459" w:author="מנוע מכני" w:date="2026-10-05T11:32:12Z">
        <w:r>
          <w:rPr>
            <w:rtl/>
          </w:rPr>
          <w:t xml:space="preserve">ואומר</w:t>
        </w:r>
      </w:ins>
      <w:del w:id="94460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: אבל אתה אוכל הבא בסימן אחד! </w:t>
      </w:r>
      <w:ins w:id="94465" w:author="מנוע מכני" w:date="2026-10-05T11:32:12Z">
        <w:r>
          <w:rPr>
            <w:rtl/>
          </w:rPr>
          <w:t xml:space="preserve">זה</w:t>
        </w:r>
      </w:ins>
      <w:del w:id="94466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תנא סבר </w:t>
      </w:r>
      <w:ins w:id="94463" w:author="מנוע מכני" w:date="2026-10-05T11:32:12Z">
        <w:r>
          <w:rPr>
            <w:rtl/>
          </w:rPr>
          <w:t xml:space="preserve">לו</w:t>
        </w:r>
      </w:ins>
      <w:del w:id="9446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ins w:id="94455" w:author="מנוע מכני" w:date="2026-10-05T11:32:12Z">
        <w:r>
          <w:rPr>
            <w:rtl/>
          </w:rPr>
          <w:t xml:space="preserve">כמותו</w:t>
        </w:r>
      </w:ins>
      <w:del w:id="94456" w:author="מנוע מכני" w:date="2026-10-05T11:32:12Z">
        <w:r w:rsidR="00F63065">
          <w:rPr>
            <w:rtl/>
          </w:rPr>
          <w:delText xml:space="preserve">כוותיה</w:delText>
        </w:r>
      </w:del>
      <w:r w:rsidR="00F63065">
        <w:rPr>
          <w:rtl/>
        </w:rPr>
        <w:t xml:space="preserve"> בחדא ופליג </w:t>
      </w:r>
      <w:ins w:id="94457" w:author="מנוע מכני" w:date="2026-10-05T11:32:12Z">
        <w:r>
          <w:rPr>
            <w:rtl/>
          </w:rPr>
          <w:t xml:space="preserve">עליו</w:t>
        </w:r>
      </w:ins>
      <w:del w:id="9445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ins w:id="93137" w:author="מנוע מכני" w:date="2026-10-05T11:32:12Z">
        <w:r>
          <w:rPr>
            <w:rtl/>
          </w:rPr>
          <w:t xml:space="preserve">ויש</w:t>
        </w:r>
      </w:ins>
      <w:del w:id="9313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דמקשי </w:t>
      </w:r>
      <w:ins w:id="98393" w:author="מנוע מכני" w:date="2026-10-05T11:32:12Z">
        <w:r>
          <w:rPr>
            <w:rtl/>
          </w:rPr>
          <w:t xml:space="preserve">ומקשה</w:t>
        </w:r>
      </w:ins>
      <w:del w:id="98394" w:author="מנוע מכני" w:date="2026-10-05T11:32:12Z">
        <w:r>
          <w:rPr>
            <w:rtl/>
          </w:rPr>
          <w:delText xml:space="preserve">ומותיב</w:delText>
        </w:r>
      </w:del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ins w:id="93139" w:author="מנוע מכני" w:date="2026-10-05T11:32:12Z">
        <w:r>
          <w:rPr>
            <w:rFonts w:hint="cs"/>
            <w:rtl/>
          </w:rPr>
          <w:t xml:space="preserve">שהרי</w:t>
        </w:r>
      </w:ins>
      <w:del w:id="93140" w:author="מנוע מכני" w:date="2026-10-05T11:32:12Z">
        <w:r w:rsidR="004E3670">
          <w:rPr>
            <w:rFonts w:hint="cs"/>
            <w:rtl/>
          </w:rPr>
          <w:delText xml:space="preserve">דהא</w:delText>
        </w:r>
      </w:del>
      <w:r w:rsidR="004E3670">
        <w:rPr>
          <w:rFonts w:hint="cs"/>
          <w:rtl/>
        </w:rPr>
        <w:t xml:space="preserve"> </w:t>
      </w:r>
      <w:ins w:id="90283" w:author="מנוע מכני" w:date="2026-10-05T11:32:12Z">
        <w:r>
          <w:rPr>
            <w:rFonts w:hint="cs"/>
            <w:rtl/>
          </w:rPr>
          <w:t xml:space="preserve">א"א</w:t>
        </w:r>
      </w:ins>
      <w:del w:id="90284" w:author="מנוע מכני" w:date="2026-10-05T11:32:12Z">
        <w:r w:rsidR="004E3670">
          <w:rPr>
            <w:rFonts w:hint="cs"/>
            <w:rtl/>
          </w:rPr>
          <w:delText xml:space="preserve">א''א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ins w:id="90285" w:author="מנוע מכני" w:date="2026-10-05T11:32:12Z">
        <w:r>
          <w:rPr>
            <w:rStyle w:val="2fb"/>
            <w:rtl/>
          </w:rPr>
          <w:t xml:space="preserve">ר"א</w:t>
        </w:r>
      </w:ins>
      <w:del w:id="90286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4E3670">
          <w:rPr>
            <w:rFonts w:hint="cs"/>
            <w:rtl/>
          </w:rPr>
          <w:delText xml:space="preserve">א</w:delText>
        </w:r>
      </w:del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ins w:id="90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ins w:id="90289" w:author="מנוע מכני" w:date="2026-10-05T11:32:12Z">
        <w:r>
          <w:rPr>
            <w:rStyle w:val="2fb"/>
            <w:rtl/>
          </w:rPr>
          <w:t xml:space="preserve">ר"ש</w:t>
        </w:r>
      </w:ins>
      <w:del w:id="9029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ins w:id="94467" w:author="מנוע מכני" w:date="2026-10-05T11:32:12Z">
        <w:r>
          <w:rPr>
            <w:rtl/>
          </w:rPr>
          <w:t xml:space="preserve">ואומר</w:t>
        </w:r>
      </w:ins>
      <w:del w:id="94468" w:author="מנוע מכני" w:date="2026-10-05T11:32:12Z">
        <w:r w:rsidR="00F63065">
          <w:rPr>
            <w:rtl/>
          </w:rPr>
          <w:delText xml:space="preserve">וקאמר</w:delText>
        </w:r>
      </w:del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ins w:id="94473" w:author="מנוע מכני" w:date="2026-10-05T11:32:12Z">
        <w:r>
          <w:rPr>
            <w:rtl/>
          </w:rPr>
          <w:t xml:space="preserve">זה</w:t>
        </w:r>
      </w:ins>
      <w:del w:id="9447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תנא סבר לה </w:t>
      </w:r>
      <w:ins w:id="94469" w:author="מנוע מכני" w:date="2026-10-05T11:32:12Z">
        <w:r>
          <w:rPr>
            <w:rtl/>
          </w:rPr>
          <w:t xml:space="preserve">כמותו</w:t>
        </w:r>
      </w:ins>
      <w:del w:id="94470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 בחדא ופליג </w:t>
      </w:r>
      <w:ins w:id="94471" w:author="מנוע מכני" w:date="2026-10-05T11:32:12Z">
        <w:r>
          <w:rPr>
            <w:rtl/>
          </w:rPr>
          <w:t xml:space="preserve">עליו</w:t>
        </w:r>
      </w:ins>
      <w:del w:id="9447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0291" w:author="מנוע מכני" w:date="2026-10-05T11:32:12Z">
        <w:r>
          <w:rPr>
            <w:rStyle w:val="2fb"/>
            <w:rtl/>
          </w:rPr>
          <w:t xml:space="preserve">ר"א</w:t>
        </w:r>
      </w:ins>
      <w:del w:id="90292" w:author="מנוע מכני" w:date="2026-10-05T11:32:12Z">
        <w:r>
          <w:rPr>
            <w:rtl/>
          </w:rPr>
          <w:delText xml:space="preserve">ר</w:delText>
        </w:r>
        <w:r w:rsidR="004E367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ins w:id="90293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0294" w:author="מנוע מכני" w:date="2026-10-05T11:32:12Z">
        <w:r w:rsidR="004E3670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ins w:id="9029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296" w:author="מנוע מכני" w:date="2026-10-05T11:32:12Z">
        <w:r w:rsidR="00DB5245">
          <w:rPr>
            <w:rFonts w:hint="cs"/>
            <w:rtl/>
          </w:rPr>
          <w:delText xml:space="preserve">ר''א</w:delText>
        </w:r>
      </w:del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ins w:id="94475" w:author="מנוע מכני" w:date="2026-10-05T11:32:12Z">
        <w:r>
          <w:rPr>
            <w:rtl/>
          </w:rPr>
          <w:t xml:space="preserve">סתם</w:t>
        </w:r>
      </w:ins>
      <w:del w:id="94476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סבר </w:t>
      </w:r>
      <w:ins w:id="90297" w:author="מנוע מכני" w:date="2026-10-05T11:32:12Z">
        <w:r>
          <w:rPr>
            <w:rStyle w:val="2fb"/>
            <w:rtl/>
          </w:rPr>
          <w:t xml:space="preserve">ר"א</w:t>
        </w:r>
      </w:ins>
      <w:del w:id="90298" w:author="מנוע מכני" w:date="2026-10-05T11:32:12Z">
        <w:r>
          <w:rPr>
            <w:rtl/>
          </w:rPr>
          <w:delText xml:space="preserve">ר</w:delText>
        </w:r>
        <w:r w:rsidR="00DB5245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DB5245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ins w:id="93141" w:author="מנוע מכני" w:date="2026-10-05T11:32:12Z">
        <w:r>
          <w:rPr>
            <w:rtl/>
          </w:rPr>
          <w:t xml:space="preserve">כאן</w:t>
        </w:r>
      </w:ins>
      <w:del w:id="93142" w:author="מנוע מכני" w:date="2026-10-05T11:32:12Z">
        <w:r w:rsidR="00DB5245">
          <w:rPr>
            <w:rtl/>
          </w:rPr>
          <w:delText xml:space="preserve">הכא</w:delText>
        </w:r>
      </w:del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ins w:id="90299" w:author="מנוע מכני" w:date="2026-10-05T11:32:12Z">
        <w:r>
          <w:rPr>
            <w:rtl/>
          </w:rPr>
          <w:t xml:space="preserve">א"כ</w:t>
        </w:r>
      </w:ins>
      <w:del w:id="90300" w:author="מנוע מכני" w:date="2026-10-05T11:32:12Z">
        <w:r>
          <w:rPr>
            <w:rtl/>
          </w:rPr>
          <w:delText xml:space="preserve">א</w:delText>
        </w:r>
        <w:r w:rsidR="00DB5245">
          <w:rPr>
            <w:rFonts w:hint="cs"/>
            <w:rtl/>
          </w:rPr>
          <w:delText xml:space="preserve">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r>
        <w:rPr>
          <w:rtl/>
        </w:rPr>
        <w:t>שה ושה</w:t>
      </w:r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ins w:id="90301" w:author="מנוע מכני" w:date="2026-10-05T11:32:12Z">
        <w:r>
          <w:rPr>
            <w:rFonts w:hint="cs"/>
            <w:rtl/>
          </w:rPr>
          <w:t xml:space="preserve">מ"מ</w:t>
        </w:r>
      </w:ins>
      <w:del w:id="90302" w:author="מנוע מכני" w:date="2026-10-05T11:32:12Z">
        <w:r w:rsidR="00DB5245">
          <w:rPr>
            <w:rFonts w:hint="cs"/>
            <w:rtl/>
          </w:rPr>
          <w:delText xml:space="preserve">מ''מ</w:delText>
        </w:r>
      </w:del>
      <w:r w:rsidR="00DB5245">
        <w:rPr>
          <w:rFonts w:hint="cs"/>
          <w:rtl/>
        </w:rPr>
        <w:t xml:space="preserve"> </w:t>
      </w:r>
    </w:p>
    <w:p>
      <w:pPr>
        <w:pStyle w:val="38"/>
        <w:rPr>
          <w:ins w:id="98931" w:author="מנוע מכני" w:date="2026-10-05T11:32:12Z"/>
        </w:rPr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del w:id="98932" w:author="מנוע מכני" w:date="2026-10-05T11:32:12Z">
        <w:r>
          <w:rPr>
            <w:rtl/>
          </w:rPr>
          <w:delText xml:space="preserve"> </w:delText>
        </w:r>
      </w:del>
      <w:ins w:id="94477" w:author="מנוע מכני" w:date="2026-10-05T11:32:12Z">
        <w:r>
          <w:rPr>
            <w:rtl/>
          </w:rPr>
          <w:t xml:space="preserve">סתם</w:t>
        </w:r>
      </w:ins>
      <w:del w:id="94478" w:author="מנוע מכני" w:date="2026-10-05T11:32:12Z">
        <w:r w:rsidR="00DB5245">
          <w:rPr>
            <w:rtl/>
          </w:rPr>
          <w:delText xml:space="preserve">בעלמא</w:delText>
        </w:r>
      </w:del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ins w:id="93143" w:author="מנוע מכני" w:date="2026-10-05T11:32:12Z">
        <w:r>
          <w:rPr>
            <w:rtl/>
          </w:rPr>
          <w:t xml:space="preserve">וכאן</w:t>
        </w:r>
      </w:ins>
      <w:del w:id="93144" w:author="מנוע מכני" w:date="2026-10-05T11:32:12Z">
        <w:r>
          <w:rPr>
            <w:rtl/>
          </w:rPr>
          <w:delText xml:space="preserve">והכא</w:delText>
        </w:r>
      </w:del>
      <w:r w:rsidR="00DB5245">
        <w:rPr>
          <w:rFonts w:hint="cs"/>
          <w:rtl/>
        </w:rPr>
        <w:t xml:space="preserve"> </w:t>
      </w:r>
      <w:ins w:id="90303" w:author="מנוע מכני" w:date="2026-10-05T11:32:12Z">
        <w:r>
          <w:rPr>
            <w:rFonts w:hint="cs"/>
            <w:rtl/>
          </w:rPr>
          <w:t xml:space="preserve">א"כ</w:t>
        </w:r>
      </w:ins>
      <w:del w:id="90304" w:author="מנוע מכני" w:date="2026-10-05T11:32:12Z">
        <w:r w:rsidR="00DB5245">
          <w:rPr>
            <w:rFonts w:hint="cs"/>
            <w:rtl/>
          </w:rPr>
          <w:delText xml:space="preserve">א''כ</w:delText>
        </w:r>
      </w:del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r w:rsidR="00F63065">
        <w:rPr>
          <w:rtl/>
        </w:rPr>
        <w:t>כשבים ועזים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>
          <w:ins w:id="98933" w:author="מנוע מכני" w:date="2026-10-05T11:32:12Z"/>
        </w:rPr>
      </w:pPr>
      <w:r>
        <w:t xml:space="preserve">ת"ש, </w:t>
      </w:r>
      <w:ins w:id="92769" w:author="מנוע מכני" w:date="2026-10-05T11:32:12Z">
        <w:r>
          <w:t xml:space="preserve">ר"ש</w:t>
        </w:r>
      </w:ins>
      <w:del w:id="92770" w:author="מנוע מכני" w:date="2026-10-05T11:32:12Z">
        <w:r>
          <w:delText xml:space="preserve">רבי שמעון</w:delText>
        </w:r>
      </w:del>
      <w:del w:id="100890" w:author="מנוע מכני" w:date="2026-10-05T11:32:12Z">
        <w:r>
          <w:delText xml:space="preserve"> אומר</w:delText>
        </w:r>
      </w:del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del w:id="9893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>
          <w:ins w:id="98935" w:author="מנוע מכני" w:date="2026-10-05T11:32:12Z"/>
        </w:rPr>
      </w:pPr>
      <w:ins w:id="90305" w:author="מנוע מכני" w:date="2026-10-05T11:32:12Z">
        <w:r>
          <w:t xml:space="preserve">ש"מ</w:t>
        </w:r>
      </w:ins>
      <w:del w:id="90306" w:author="מנוע מכני" w:date="2026-10-05T11:32:12Z">
        <w:r>
          <w:delText xml:space="preserve">ש</w:delText>
        </w:r>
        <w:r>
          <w:delText xml:space="preserve">''מ</w:delText>
        </w:r>
      </w:del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del w:id="9893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לאכילה </w:t>
      </w:r>
      <w:ins w:id="93145" w:author="מנוע מכני" w:date="2026-10-05T11:32:12Z">
        <w:r>
          <w:rPr>
            <w:rtl/>
          </w:rPr>
          <w:t xml:space="preserve">גם</w:t>
        </w:r>
      </w:ins>
      <w:del w:id="9314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בעי </w:t>
      </w:r>
      <w:ins w:id="92771" w:author="מנוע מכני" w:date="2026-10-05T11:32:12Z">
        <w:r>
          <w:rPr>
            <w:rStyle w:val="2fb"/>
            <w:rtl/>
          </w:rPr>
          <w:t xml:space="preserve">ר"ש</w:t>
        </w:r>
      </w:ins>
      <w:del w:id="9277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ראשו ורובו! </w:t>
      </w:r>
      <w:ins w:id="90307" w:author="מנוע מכני" w:date="2026-10-05T11:32:12Z">
        <w:r>
          <w:rPr>
            <w:b/>
            <w:bCs/>
            <w:rtl/>
          </w:rPr>
          <w:t xml:space="preserve">ש"מ</w:t>
        </w:r>
      </w:ins>
      <w:del w:id="90308" w:author="מנוע מכני" w:date="2026-10-05T11:32:12Z">
        <w:r w:rsidR="00F63065" w:rsidRPr="00DB5245">
          <w:rPr>
            <w:b/>
            <w:bCs/>
            <w:rtl/>
          </w:rPr>
          <w:delText xml:space="preserve">ש</w:delText>
        </w:r>
        <w:r w:rsidRPr="00DB5245">
          <w:rPr>
            <w:rFonts w:hint="cs"/>
            <w:b/>
            <w:bCs/>
            <w:rtl/>
          </w:rPr>
          <w:delText xml:space="preserve">''</w:delText>
        </w:r>
        <w:r w:rsidR="00F63065" w:rsidRPr="00DB5245">
          <w:rPr>
            <w:b/>
            <w:bCs/>
            <w:rtl/>
          </w:rPr>
          <w:delText xml:space="preserve">מ</w:delText>
        </w:r>
      </w:del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del w:id="90008" w:author="מנוע עיצוב" w:date="2026-10-05T11:33:53Z"/>
          <w:rtl/>
        </w:rPr>
      </w:pPr>
      <w:del w:id="90005" w:author="מנוע עיצוב" w:date="2026-10-05T11:33:53Z">
        <w:r>
          <w:rPr>
            <w:rtl/>
          </w:rPr>
          <w:delText xml:space="preserve">•</w:delText>
        </w:r>
      </w:del>
      <w:ins w:id="95953" w:author="מנוע מכני" w:date="2026-10-05T11:32:12Z">
        <w:r>
          <w:rPr>
            <w:rtl/>
          </w:rPr>
          <w:t xml:space="preserve"> </w:t>
        </w:r>
      </w:ins>
      <w:del w:id="95954" w:author="מנוע מכני" w:date="2026-10-05T11:32:12Z">
        <w:r>
          <w:rPr>
            <w:rtl/>
          </w:rPr>
          <w:delText xml:space="preserve">  </w:delText>
        </w:r>
      </w:del>
      <w:del w:id="90006" w:author="מנוע עיצוב" w:date="2026-10-05T11:33:53Z">
        <w:r>
          <w:rPr>
            <w:rtl/>
          </w:rPr>
          <w:delText xml:space="preserve">•</w:delText>
        </w:r>
      </w:del>
      <w:ins w:id="95955" w:author="מנוע מכני" w:date="2026-10-05T11:32:12Z">
        <w:r>
          <w:rPr>
            <w:rtl/>
          </w:rPr>
          <w:t xml:space="preserve"> </w:t>
        </w:r>
      </w:ins>
      <w:del w:id="95956" w:author="מנוע מכני" w:date="2026-10-05T11:32:12Z">
        <w:r>
          <w:rPr>
            <w:rtl/>
          </w:rPr>
          <w:delText xml:space="preserve">  </w:delText>
        </w:r>
      </w:del>
      <w:del w:id="90007" w:author="מנוע עיצוב" w:date="2026-10-05T11:33:53Z">
        <w:r>
          <w:rPr>
            <w:rtl/>
          </w:rPr>
          <w:delText xml:space="preserve">•</w:delText>
        </w:r>
      </w:del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>
          <w:ins w:id="98937" w:author="מנוע מכני" w:date="2026-10-05T11:32:12Z"/>
        </w:rPr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del w:id="98938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ins w:id="97699" w:author="מנוע מכני" w:date="2026-10-05T11:32:12Z">
        <w:r>
          <w:rPr>
            <w:rFonts w:hint="cs"/>
            <w:rtl/>
          </w:rPr>
          <w:t xml:space="preserve">אם </w:t>
        </w:r>
      </w:ins>
      <w:del w:id="97700" w:author="מנוע מכני" w:date="2026-10-05T11:32:12Z">
        <w:r>
          <w:rPr>
            <w:rFonts w:hint="cs"/>
            <w:rtl/>
          </w:rPr>
          <w:delText xml:space="preserve">אי </w:delText>
        </w:r>
      </w:del>
      <w:ins w:id="97991" w:author="מנוע מכני" w:date="2026-10-05T11:32:12Z">
        <w:r>
          <w:rPr>
            <w:rtl/>
          </w:rPr>
          <w:t xml:space="preserve">מגופו</w:t>
        </w:r>
      </w:ins>
      <w:del w:id="97992" w:author="מנוע מכני" w:date="2026-10-05T11:32:12Z">
        <w:r w:rsidR="00F63065">
          <w:rPr>
            <w:rtl/>
          </w:rPr>
          <w:delText xml:space="preserve">מגופיה</w:delText>
        </w:r>
      </w:del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ins w:id="90309" w:author="מנוע מכני" w:date="2026-10-05T11:32:12Z">
        <w:r>
          <w:rPr>
            <w:b/>
            <w:bCs/>
            <w:rtl/>
          </w:rPr>
          <w:t xml:space="preserve">ו"ד</w:t>
        </w:r>
      </w:ins>
      <w:del w:id="90310" w:author="מנוע מכני" w:date="2026-10-05T11:32:12Z">
        <w:r w:rsidR="00F63065" w:rsidRPr="00D25F87">
          <w:rPr>
            <w:b/>
            <w:bCs/>
            <w:rtl/>
          </w:rPr>
          <w:delText xml:space="preserve">ו</w:delText>
        </w:r>
        <w:r w:rsidRPr="00D25F87">
          <w:rPr>
            <w:rFonts w:hint="cs"/>
            <w:b/>
            <w:bCs/>
            <w:rtl/>
          </w:rPr>
          <w:delText xml:space="preserve">''ד</w:delText>
        </w:r>
      </w:del>
      <w:r w:rsidR="00F63065">
        <w:rPr>
          <w:rtl/>
        </w:rPr>
        <w:t xml:space="preserve">: מיא עול מיא נפוק, </w:t>
      </w:r>
      <w:ins w:id="94479" w:author="מנוע מכני" w:date="2026-10-05T11:32:12Z">
        <w:r>
          <w:rPr>
            <w:rtl/>
          </w:rPr>
          <w:t xml:space="preserve">וזה</w:t>
        </w:r>
      </w:ins>
      <w:del w:id="9448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דעכירי - הבלא דבישרא הוא? </w:t>
      </w:r>
    </w:p>
    <w:p>
      <w:pPr>
        <w:pStyle w:val="38"/>
        <w:rPr>
          <w:ins w:id="98939" w:author="מנוע מכני" w:date="2026-10-05T11:32:12Z"/>
        </w:rPr>
      </w:pPr>
      <w:r>
        <w:t>א</w:t>
      </w:r>
      <w:r w:rsidR="00DB5245">
        <w:t xml:space="preserve">"ל</w:t>
      </w:r>
      <w:r w:rsidR="00DB5245">
        <w:t xml:space="preserve"> ל</w:t>
      </w:r>
      <w:ins w:id="90311" w:author="מנוע מכני" w:date="2026-10-05T11:32:12Z">
        <w:r>
          <w:t xml:space="preserve">ר"ש</w:t>
        </w:r>
      </w:ins>
      <w:del w:id="90312" w:author="מנוע מכני" w:date="2026-10-05T11:32:12Z">
        <w:r w:rsidR="00DB5245">
          <w:delText xml:space="preserve">ר''ש</w:delText>
        </w:r>
      </w:del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del w:id="98940" w:author="מנוע מכני" w:date="2026-10-05T11:32:12Z">
        <w:r w:rsidR="00DB5245">
          <w:rPr>
            <w:rtl/>
          </w:rPr>
          <w:delText xml:space="preserve"> </w:delText>
        </w:r>
      </w:del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ins w:id="94481" w:author="מנוע מכני" w:date="2026-10-05T11:32:12Z">
        <w:r>
          <w:rPr>
            <w:rtl/>
          </w:rPr>
          <w:t xml:space="preserve">ואלו</w:t>
        </w:r>
      </w:ins>
      <w:del w:id="94482" w:author="מנוע מכני" w:date="2026-10-05T11:32:12Z">
        <w:r w:rsidR="00F63065">
          <w:rPr>
            <w:rtl/>
          </w:rPr>
          <w:delText xml:space="preserve">והני</w:delText>
        </w:r>
      </w:del>
      <w:r w:rsidR="00F63065">
        <w:rPr>
          <w:rtl/>
        </w:rPr>
        <w:t xml:space="preserve"> </w:t>
      </w:r>
      <w:ins w:id="93147" w:author="מנוע מכני" w:date="2026-10-05T11:32:12Z">
        <w:r>
          <w:rPr>
            <w:rtl/>
          </w:rPr>
          <w:t xml:space="preserve">גם</w:t>
        </w:r>
      </w:ins>
      <w:del w:id="9314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>
          <w:ins w:id="98941" w:author="מנוע מכני" w:date="2026-10-05T11:32:12Z"/>
        </w:rPr>
      </w:pPr>
      <w:r>
        <w:t xml:space="preserve">ו</w:t>
      </w:r>
      <w:ins w:id="90313" w:author="מנוע מכני" w:date="2026-10-05T11:32:12Z">
        <w:r>
          <w:t xml:space="preserve">א"ד</w:t>
        </w:r>
      </w:ins>
      <w:del w:id="90314" w:author="מנוע מכני" w:date="2026-10-05T11:32:12Z">
        <w:r>
          <w:delText xml:space="preserve">א</w:delText>
        </w:r>
        <w:r w:rsidR="00DB5245">
          <w:delText xml:space="preserve">''ד</w:delText>
        </w:r>
      </w:del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del w:id="9894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395" w:author="מנוע מכני" w:date="2026-10-05T11:32:12Z">
        <w:r>
          <w:rPr>
            <w:rtl/>
          </w:rPr>
          <w:t xml:space="preserve">צריכה</w:t>
        </w:r>
      </w:ins>
      <w:del w:id="98396" w:author="מנוע מכני" w:date="2026-10-05T11:32:12Z">
        <w:r w:rsidR="00DB5245">
          <w:rPr>
            <w:rtl/>
          </w:rPr>
          <w:delText xml:space="preserve">מיבעיא</w:delText>
        </w:r>
      </w:del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ins w:id="98397" w:author="מנוע מכני" w:date="2026-10-05T11:32:12Z">
        <w:r>
          <w:rPr>
            <w:rtl/>
          </w:rPr>
          <w:t xml:space="preserve">אנשים</w:t>
        </w:r>
      </w:ins>
      <w:del w:id="98398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ins w:id="98401" w:author="מנוע מכני" w:date="2026-10-05T11:32:12Z">
        <w:r>
          <w:rPr>
            <w:rFonts w:hint="cs"/>
            <w:rtl/>
          </w:rPr>
          <w:t xml:space="preserve">וצריך</w:t>
        </w:r>
      </w:ins>
      <w:del w:id="98402" w:author="מנוע מכני" w:date="2026-10-05T11:32:12Z">
        <w:r>
          <w:rPr>
            <w:rFonts w:hint="cs"/>
            <w:rtl/>
          </w:rPr>
          <w:delText xml:space="preserve">ומיבעי</w:delText>
        </w:r>
      </w:del>
      <w:r>
        <w:rPr>
          <w:rFonts w:hint="cs"/>
          <w:rtl/>
        </w:rPr>
        <w:t xml:space="preserve"> דחמור דשתו </w:t>
      </w:r>
      <w:ins w:id="98399" w:author="מנוע מכני" w:date="2026-10-05T11:32:12Z">
        <w:r>
          <w:rPr>
            <w:rFonts w:hint="cs"/>
            <w:rtl/>
          </w:rPr>
          <w:t xml:space="preserve">אנשים</w:t>
        </w:r>
      </w:ins>
      <w:del w:id="98400" w:author="מנוע מכני" w:date="2026-10-05T11:32:12Z">
        <w:r>
          <w:rPr>
            <w:rFonts w:hint="cs"/>
            <w:rtl/>
          </w:rPr>
          <w:delText xml:space="preserve">אינשי</w:delText>
        </w:r>
      </w:del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ins w:id="903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316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ins w:id="90317" w:author="מנוע מכני" w:date="2026-10-05T11:32:12Z">
        <w:r>
          <w:rPr>
            <w:rFonts w:hint="cs"/>
            <w:rtl/>
          </w:rPr>
          <w:t xml:space="preserve">ה"נ</w:t>
        </w:r>
      </w:ins>
      <w:del w:id="90318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מטמא אתי</w:t>
      </w:r>
    </w:p>
    <w:p>
      <w:pPr>
        <w:pStyle w:val="38"/>
        <w:rPr>
          <w:ins w:id="98943" w:author="מנוע מכני" w:date="2026-10-05T11:32:12Z"/>
        </w:rPr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del w:id="9894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ins w:id="9031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320" w:author="מנוע מכני" w:date="2026-10-05T11:32:12Z">
        <w:r w:rsidRPr="00CD49A5">
          <w:rPr>
            <w:rFonts w:hint="cs"/>
            <w:rtl/>
          </w:rPr>
          <w:delText xml:space="preserve">ר''י</w:delText>
        </w:r>
      </w:del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r w:rsidR="00F63065" w:rsidRPr="00CD49A5">
        <w:rPr>
          <w:rtl/>
        </w:rPr>
        <w:t>אך את זה תאכלו מכל שרץ העוף</w:t>
      </w:r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>
          <w:ins w:id="98945" w:author="מנוע מכני" w:date="2026-10-05T11:32:12Z"/>
        </w:rPr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del w:id="98946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>
          <w:ins w:id="98947" w:author="מנוע מכני" w:date="2026-10-05T11:32:12Z"/>
        </w:rPr>
      </w:pPr>
      <w:r>
        <w:t xml:space="preserve">ות</w:t>
      </w:r>
      <w:ins w:id="90321" w:author="מנוע מכני" w:date="2026-10-05T11:32:12Z">
        <w:r>
          <w:t xml:space="preserve">נ"ה</w:t>
        </w:r>
      </w:ins>
      <w:del w:id="90322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del w:id="9894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ins w:id="98403" w:author="מנוע מכני" w:date="2026-10-05T11:32:12Z">
        <w:r>
          <w:rPr>
            <w:rtl/>
          </w:rPr>
          <w:t xml:space="preserve">לומר</w:t>
        </w:r>
      </w:ins>
      <w:del w:id="98404" w:author="מנוע מכני" w:date="2026-10-05T11:32:12Z">
        <w:r w:rsidR="00F63065">
          <w:rPr>
            <w:rtl/>
          </w:rPr>
          <w:delText xml:space="preserve">למימר</w:delText>
        </w:r>
      </w:del>
      <w:r w:rsidR="00F63065">
        <w:rPr>
          <w:rtl/>
        </w:rPr>
        <w:t xml:space="preserve">: ביעי </w:t>
      </w:r>
      <w:ins w:id="94483" w:author="מנוע מכני" w:date="2026-10-05T11:32:12Z">
        <w:r>
          <w:rPr>
            <w:rtl/>
          </w:rPr>
          <w:t xml:space="preserve">הם</w:t>
        </w:r>
      </w:ins>
      <w:del w:id="9448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ואסירן</w:t>
      </w:r>
      <w:ins w:id="95957" w:author="מנוע מכני" w:date="2026-10-05T11:32:12Z">
        <w:r>
          <w:rPr>
            <w:rtl/>
          </w:rPr>
          <w:t xml:space="preserve">,</w:t>
        </w:r>
      </w:ins>
      <w:del w:id="95958" w:author="מנוע מכני" w:date="2026-10-05T11:32:12Z">
        <w:r w:rsidR="000B5F7F">
          <w:rPr>
            <w:rtl/>
          </w:rPr>
          <w:delText xml:space="preserve">;</w:delText>
        </w:r>
      </w:del>
      <w:r w:rsidR="00375DF8">
        <w:rPr>
          <w:rFonts w:hint="cs"/>
          <w:rtl/>
        </w:rPr>
        <w:t xml:space="preserve"> </w:t>
      </w:r>
    </w:p>
    <w:p>
      <w:pPr>
        <w:pStyle w:val="38"/>
        <w:rPr>
          <w:ins w:id="98949" w:author="מנוע מכני" w:date="2026-10-05T11:32:12Z"/>
        </w:rPr>
      </w:pPr>
      <w:r>
        <w:t>א</w:t>
      </w:r>
      <w:ins w:id="90323" w:author="מנוע מכני" w:date="2026-10-05T11:32:12Z">
        <w:r>
          <w:t xml:space="preserve">ר"ס</w:t>
        </w:r>
      </w:ins>
      <w:del w:id="90324" w:author="מנוע מכני" w:date="2026-10-05T11:32:12Z">
        <w:r w:rsidR="00643E14">
          <w:delText xml:space="preserve">ר''ס</w:delText>
        </w:r>
      </w:del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del w:id="9895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>מזדקקא, ואזיל בתר יחמורתא ונ</w:t>
      </w:r>
      <w:r w:rsidR="00643E14">
        <w:rPr>
          <w:rFonts w:hint="cs"/>
          <w:rtl/>
        </w:rPr>
        <w:t>שרי</w:t>
      </w:r>
    </w:p>
    <w:p>
      <w:pPr>
        <w:pStyle w:val="38"/>
        <w:rPr>
          <w:ins w:id="98951" w:author="מנוע מכני" w:date="2026-10-05T11:32:12Z"/>
        </w:rPr>
      </w:pPr>
      <w:r>
        <w:lastRenderedPageBreak/>
        <w:t>·</w:t>
      </w:r>
      <w:r>
        <w:t xml:space="preserve"> א</w:t>
      </w:r>
      <w:ins w:id="90325" w:author="מנוע מכני" w:date="2026-10-05T11:32:12Z">
        <w:r>
          <w:t xml:space="preserve">ר"ה</w:t>
        </w:r>
      </w:ins>
      <w:del w:id="90326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del w:id="98952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ins w:id="94485" w:author="מנוע מכני" w:date="2026-10-05T11:32:12Z">
        <w:r>
          <w:rPr>
            <w:rtl/>
          </w:rPr>
          <w:t xml:space="preserve">סתם</w:t>
        </w:r>
      </w:ins>
      <w:del w:id="94486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הוא, </w:t>
      </w:r>
    </w:p>
    <w:p>
      <w:pPr>
        <w:pStyle w:val="38"/>
        <w:rPr>
          <w:ins w:id="98953" w:author="מנוע מכני" w:date="2026-10-05T11:32:12Z"/>
        </w:rPr>
      </w:pPr>
      <w:r>
        <w:t xml:space="preserve">א"ל</w:t>
      </w:r>
      <w:r>
        <w:t xml:space="preserve"> </w:t>
      </w:r>
      <w:ins w:id="90327" w:author="מנוע מכני" w:date="2026-10-05T11:32:12Z">
        <w:r>
          <w:t xml:space="preserve">ר"ח</w:t>
        </w:r>
      </w:ins>
      <w:del w:id="90328" w:author="מנוע מכני" w:date="2026-10-05T11:32:12Z">
        <w:r>
          <w:delText xml:space="preserve">ר</w:delText>
        </w:r>
        <w:r w:rsidR="00643E14">
          <w:delText xml:space="preserve">''ח</w:delText>
        </w:r>
      </w:del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del w:id="9895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>
          <w:ins w:id="98955" w:author="מנוע מכני" w:date="2026-10-05T11:32:12Z"/>
        </w:rPr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del w:id="98956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הוא חי ואמו חיה, בין הוא מת ואמו מתה! </w:t>
      </w:r>
      <w:ins w:id="97701" w:author="מנוע מכני" w:date="2026-10-05T11:32:12Z">
        <w:r>
          <w:rPr>
            <w:rtl/>
          </w:rPr>
          <w:t xml:space="preserve">אם </w:t>
        </w:r>
      </w:ins>
      <w:del w:id="9770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  <w:pPrChange w:id="903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59" w:author="מנוע מכני" w:date="2026-10-05T11:32:12Z">
        <w:r>
          <w:rPr>
            <w:rtl/>
          </w:rPr>
          <w:t xml:space="preserve"> </w:t>
        </w:r>
      </w:ins>
      <w:del w:id="959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1" w:author="מנוע מכני" w:date="2026-10-05T11:32:12Z">
        <w:r>
          <w:rPr>
            <w:rtl/>
          </w:rPr>
          <w:t xml:space="preserve"> </w:t>
        </w:r>
      </w:ins>
      <w:del w:id="95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  <w:pPrChange w:id="903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63" w:author="מנוע מכני" w:date="2026-10-05T11:32:12Z">
        <w:r>
          <w:rPr>
            <w:rtl/>
          </w:rPr>
          <w:t xml:space="preserve"> </w:t>
        </w:r>
      </w:ins>
      <w:del w:id="95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65" w:author="מנוע מכני" w:date="2026-10-05T11:32:12Z">
        <w:r>
          <w:rPr>
            <w:rtl/>
          </w:rPr>
          <w:t xml:space="preserve"> </w:t>
        </w:r>
      </w:ins>
      <w:del w:id="959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ins w:id="93149" w:author="מנוע מכני" w:date="2026-10-05T11:32:12Z">
        <w:r>
          <w:rPr>
            <w:rtl/>
          </w:rPr>
          <w:t xml:space="preserve">אמרו</w:t>
        </w:r>
      </w:ins>
      <w:del w:id="93150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>
          <w:ins w:id="98957" w:author="מנוע מכני" w:date="2026-10-05T11:32:12Z"/>
        </w:rPr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del w:id="98958" w:author="מנוע מכני" w:date="2026-10-05T11:32:12Z">
        <w:r>
          <w:rPr>
            <w:rFonts w:hint="cs"/>
            <w:rtl/>
          </w:rPr>
          <w:delText xml:space="preserve"> </w:delText>
        </w:r>
      </w:del>
      <w:ins w:id="93151" w:author="מנוע מכני" w:date="2026-10-05T11:32:12Z">
        <w:r>
          <w:rPr>
            <w:rFonts w:hint="cs"/>
            <w:rtl/>
          </w:rPr>
          <w:t xml:space="preserve">דא"כ</w:t>
        </w:r>
      </w:ins>
      <w:del w:id="93152" w:author="מנוע מכני" w:date="2026-10-05T11:32:12Z">
        <w:r>
          <w:rPr>
            <w:rFonts w:hint="cs"/>
            <w:rtl/>
          </w:rPr>
          <w:delText xml:space="preserve">דאי הכי</w:delText>
        </w:r>
      </w:del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ins w:id="94487" w:author="מנוע מכני" w:date="2026-10-05T11:32:12Z">
        <w:r>
          <w:rPr>
            <w:rtl/>
          </w:rPr>
          <w:t xml:space="preserve">זה</w:t>
        </w:r>
      </w:ins>
      <w:del w:id="9448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איעכלא, </w:t>
      </w:r>
      <w:ins w:id="94489" w:author="מנוע מכני" w:date="2026-10-05T11:32:12Z">
        <w:r>
          <w:rPr>
            <w:rtl/>
          </w:rPr>
          <w:t xml:space="preserve">וזה</w:t>
        </w:r>
      </w:ins>
      <w:del w:id="9449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אשרוצי אשריץ! </w:t>
      </w:r>
    </w:p>
    <w:p>
      <w:pPr>
        <w:pStyle w:val="38"/>
        <w:rPr>
          <w:ins w:id="98959" w:author="מנוע מכני" w:date="2026-10-05T11:32:12Z"/>
        </w:rPr>
      </w:pPr>
      <w:r>
        <w:t>א</w:t>
      </w:r>
      <w:ins w:id="90329" w:author="מנוע מכני" w:date="2026-10-05T11:32:12Z">
        <w:r>
          <w:t xml:space="preserve">ר"ש</w:t>
        </w:r>
      </w:ins>
      <w:del w:id="90330" w:author="מנוע מכני" w:date="2026-10-05T11:32:12Z">
        <w:r w:rsidR="003C7E66">
          <w:delText xml:space="preserve">ר''ש</w:delText>
        </w:r>
      </w:del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del w:id="9896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הריעי, </w:t>
      </w:r>
    </w:p>
    <w:p>
      <w:pPr>
        <w:pStyle w:val="38"/>
        <w:rPr>
          <w:ins w:id="98961" w:author="מנוע מכני" w:date="2026-10-05T11:32:12Z"/>
        </w:rPr>
      </w:pPr>
      <w:ins w:id="90331" w:author="מנוע מכני" w:date="2026-10-05T11:32:12Z">
        <w:r>
          <w:t xml:space="preserve">ר"פ</w:t>
        </w:r>
      </w:ins>
      <w:del w:id="90332" w:author="מנוע מכני" w:date="2026-10-05T11:32:12Z">
        <w:r>
          <w:delText xml:space="preserve">ר</w:delText>
        </w:r>
        <w:r w:rsidR="003C7E66">
          <w:delText xml:space="preserve">''פ</w:delText>
        </w:r>
      </w:del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del w:id="98962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דרך בית הבליעה, </w:t>
      </w:r>
    </w:p>
    <w:p>
      <w:pPr>
        <w:pStyle w:val="38"/>
        <w:rPr>
          <w:ins w:id="98963" w:author="מנוע מכני" w:date="2026-10-05T11:32:12Z"/>
        </w:rPr>
      </w:pPr>
      <w:ins w:id="92773" w:author="מנוע מכני" w:date="2026-10-05T11:32:12Z">
        <w:r>
          <w:t xml:space="preserve">ר"נ</w:t>
        </w:r>
      </w:ins>
      <w:del w:id="92774" w:author="מנוע מכני" w:date="2026-10-05T11:32:12Z">
        <w:r>
          <w:delText xml:space="preserve">רב נחמן</w:delText>
        </w:r>
      </w:del>
      <w:del w:id="100891" w:author="מנוע מכני" w:date="2026-10-05T11:32:12Z">
        <w:r>
          <w:delText xml:space="preserve"> אמר</w:delText>
        </w:r>
      </w:del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del w:id="98964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שמצאו שלם, </w:t>
      </w:r>
    </w:p>
    <w:p>
      <w:pPr>
        <w:pStyle w:val="38"/>
        <w:rPr>
          <w:ins w:id="98965" w:author="מנוע מכני" w:date="2026-10-05T11:32:12Z"/>
        </w:rPr>
      </w:pPr>
      <w:r>
        <w:t xml:space="preserve">רב אשי</w:t>
      </w:r>
      <w:del w:id="100892" w:author="מנוע מכני" w:date="2026-10-05T11:32:12Z">
        <w:r>
          <w:delText xml:space="preserve"> אמר</w:delText>
        </w:r>
      </w:del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del w:id="9896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דגים במינן משריצין, וכמי שבלע לפנינו דמי</w:t>
      </w:r>
      <w:r w:rsidR="0057284B">
        <w:rPr>
          <w:rtl/>
        </w:rPr>
        <w:t>.</w:t>
      </w:r>
    </w:p>
    <w:p>
      <w:pPr>
        <w:pStyle w:val="38"/>
        <w:rPr>
          <w:ins w:id="98968" w:author="מנוע מכני" w:date="2026-10-05T11:32:12Z"/>
        </w:rPr>
      </w:pPr>
      <w:del w:id="98967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del w:id="9896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ins w:id="93153" w:author="מנוע מכני" w:date="2026-10-05T11:32:12Z">
        <w:r>
          <w:rPr>
            <w:rFonts w:hint="cs"/>
            <w:rtl/>
          </w:rPr>
          <w:t xml:space="preserve">שהרי</w:t>
        </w:r>
      </w:ins>
      <w:del w:id="9315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ins w:id="94491" w:author="מנוע מכני" w:date="2026-10-05T11:32:12Z">
        <w:r>
          <w:rPr>
            <w:rtl/>
          </w:rPr>
          <w:t xml:space="preserve">לו</w:t>
        </w:r>
      </w:ins>
      <w:del w:id="94492" w:author="מנוע מכני" w:date="2026-10-05T11:32:12Z">
        <w:r>
          <w:rPr>
            <w:rtl/>
          </w:rPr>
          <w:delText xml:space="preserve">ליה</w:delText>
        </w:r>
      </w:del>
      <w:ins w:id="95967" w:author="מנוע מכני" w:date="2026-10-05T11:32:12Z">
        <w:r>
          <w:rPr>
            <w:rtl/>
          </w:rPr>
          <w:t xml:space="preserve">,</w:t>
        </w:r>
      </w:ins>
      <w:del w:id="959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8970" w:author="מנוע מכני" w:date="2026-10-05T11:32:12Z"/>
        </w:rPr>
      </w:pPr>
      <w:r>
        <w:t xml:space="preserve">נפ</w:t>
      </w:r>
      <w:ins w:id="90333" w:author="מנוע מכני" w:date="2026-10-05T11:32:12Z">
        <w:r>
          <w:t xml:space="preserve">ק"מ</w:t>
        </w:r>
      </w:ins>
      <w:del w:id="90334" w:author="מנוע מכני" w:date="2026-10-05T11:32:12Z">
        <w:r>
          <w:delText xml:space="preserve">ק''מ</w:delText>
        </w:r>
      </w:del>
      <w:r>
        <w:t xml:space="preserve"> לרמבד</w:t>
      </w:r>
      <w:ins w:id="90335" w:author="מנוע מכני" w:date="2026-10-05T11:32:12Z">
        <w:r>
          <w:t xml:space="preserve">ר"כ</w:t>
        </w:r>
      </w:ins>
      <w:del w:id="90336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del w:id="989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ins w:id="98405" w:author="מנוע מכני" w:date="2026-10-05T11:32:12Z">
        <w:r>
          <w:rPr>
            <w:rFonts w:hint="cs"/>
            <w:rtl/>
          </w:rPr>
          <w:t xml:space="preserve">דאמור</w:t>
        </w:r>
      </w:ins>
      <w:del w:id="98406" w:author="מנוע מכני" w:date="2026-10-05T11:32:12Z">
        <w:r w:rsidR="00A1192C"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אימר</w:delText>
        </w:r>
      </w:del>
      <w:r w:rsidR="00F63065">
        <w:rPr>
          <w:rtl/>
        </w:rPr>
        <w:t xml:space="preserve"> יצתה רובה וחזרה </w:t>
      </w:r>
      <w:ins w:id="98085" w:author="מנוע מכני" w:date="2026-10-05T11:32:12Z">
        <w:r>
          <w:rPr>
            <w:rtl/>
          </w:rPr>
          <w:t xml:space="preserve">היה</w:t>
        </w:r>
      </w:ins>
      <w:del w:id="98086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8972" w:author="מנוע מכני" w:date="2026-10-05T11:32:12Z"/>
        </w:rPr>
      </w:pPr>
      <w:r>
        <w:t xml:space="preserve">וכדר</w:t>
      </w:r>
      <w:ins w:id="90337" w:author="מנוע מכני" w:date="2026-10-05T11:32:12Z">
        <w:r>
          <w:t xml:space="preserve">י"ו</w:t>
        </w:r>
      </w:ins>
      <w:del w:id="9033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del w:id="9897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>
          <w:ins w:id="98974" w:author="מנוע מכני" w:date="2026-10-05T11:32:12Z"/>
        </w:rPr>
      </w:pPr>
      <w:ins w:id="93155" w:author="מנוע מכני" w:date="2026-10-05T11:32:12Z">
        <w:r>
          <w:t xml:space="preserve">אמרו</w:t>
        </w:r>
      </w:ins>
      <w:del w:id="93156" w:author="מנוע מכני" w:date="2026-10-05T11:32:12Z">
        <w:r>
          <w:delText xml:space="preserve">אמרי</w:delText>
        </w:r>
      </w:del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del w:id="98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>
          <w:ins w:id="98977" w:author="מנוע מכני" w:date="2026-10-05T11:32:12Z"/>
        </w:rPr>
      </w:pPr>
      <w:del w:id="98976" w:author="מנוע מכני" w:date="2026-10-05T11:32:12Z">
        <w:r>
          <w:delText xml:space="preserve">•</w:delText>
        </w:r>
      </w:del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del w:id="98978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גמל - אחור כנגד אחור: </w:t>
      </w:r>
    </w:p>
    <w:p>
      <w:pPr>
        <w:pStyle w:val="38"/>
        <w:rPr>
          <w:ins w:id="98980" w:author="מנוע מכני" w:date="2026-10-05T11:32:12Z"/>
        </w:rPr>
      </w:pPr>
      <w:del w:id="98979" w:author="מנוע מכני" w:date="2026-10-05T11:32:12Z">
        <w:r>
          <w:lastRenderedPageBreak/>
          <w:delText xml:space="preserve">•</w:delText>
        </w:r>
      </w:del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del w:id="989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ins w:id="94495" w:author="מנוע מכני" w:date="2026-10-05T11:32:12Z">
        <w:r>
          <w:rPr>
            <w:rtl/>
          </w:rPr>
          <w:t xml:space="preserve">ו</w:t>
        </w:r>
        <w:ins w:id="98343" w:author="מנוע מכני" w:date="2026-10-05T11:32:12Z">
          <w:r>
            <w:rPr>
              <w:rtl/>
            </w:rPr>
            <w:t xml:space="preserve">היינו</w:t>
          </w:r>
        </w:ins>
        <w:del w:id="98344" w:author="מנוע מכני" w:date="2026-10-05T11:32:12Z">
          <w:r>
            <w:rPr>
              <w:rtl/>
            </w:rPr>
            <w:delText xml:space="preserve">מה</w:delText>
          </w:r>
          <w:r w:rsidR="00F63065">
            <w:rPr>
              <w:rtl/>
            </w:rPr>
            <w:delText xml:space="preserve"> ניהו</w:delText>
          </w:r>
        </w:del>
      </w:ins>
      <w:del w:id="94496" w:author="מנוע מכני" w:date="2026-10-05T11:32:12Z">
        <w:r w:rsidR="00F63065">
          <w:rPr>
            <w:rtl/>
          </w:rPr>
          <w:delText xml:space="preserve">ומאי</w:delText>
        </w:r>
      </w:del>
      <w:r w:rsidR="00F63065">
        <w:rPr>
          <w:rtl/>
        </w:rPr>
        <w:t xml:space="preserve"> חמור מחתול, כך נתקלל הוא מבהמה אחת לשבע, </w:t>
      </w:r>
      <w:ins w:id="98087" w:author="מנוע מכני" w:date="2026-10-05T11:32:12Z">
        <w:r>
          <w:rPr>
            <w:rtl/>
          </w:rPr>
          <w:t xml:space="preserve">דהיה</w:t>
        </w:r>
      </w:ins>
      <w:del w:id="98088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3" w:author="מנוע מכני" w:date="2026-10-05T11:32:12Z">
        <w:r>
          <w:rPr>
            <w:rtl/>
          </w:rPr>
          <w:t xml:space="preserve">לו</w:t>
        </w:r>
      </w:ins>
      <w:del w:id="9449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>
          <w:ins w:id="98982" w:author="מנוע מכני" w:date="2026-10-05T11:32:12Z"/>
        </w:rPr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del w:id="98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ins w:id="98089" w:author="מנוע מכני" w:date="2026-10-05T11:32:12Z">
        <w:r>
          <w:rPr>
            <w:rtl/>
          </w:rPr>
          <w:t xml:space="preserve">דהיה</w:t>
        </w:r>
      </w:ins>
      <w:del w:id="98090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</w:t>
      </w:r>
      <w:ins w:id="94497" w:author="מנוע מכני" w:date="2026-10-05T11:32:12Z">
        <w:r>
          <w:rPr>
            <w:rtl/>
          </w:rPr>
          <w:t xml:space="preserve">לו</w:t>
        </w:r>
      </w:ins>
      <w:del w:id="9449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>
          <w:ins w:id="98984" w:author="מנוע מכני" w:date="2026-10-05T11:32:12Z"/>
        </w:rPr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del w:id="98985" w:author="מנוע מכני" w:date="2026-10-05T11:32:12Z">
        <w:r>
          <w:rPr>
            <w:rFonts w:hint="cs"/>
            <w:rtl/>
          </w:rPr>
          <w:delText xml:space="preserve"> </w:delText>
        </w:r>
      </w:del>
      <w:ins w:id="93157" w:author="מנוע מכני" w:date="2026-10-05T11:32:12Z">
        <w:r>
          <w:rPr>
            <w:rFonts w:hint="cs"/>
            <w:rtl/>
          </w:rPr>
          <w:t xml:space="preserve">שהרי</w:t>
        </w:r>
      </w:ins>
      <w:del w:id="9315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>
          <w:ins w:id="98986" w:author="מנוע מכני" w:date="2026-10-05T11:32:12Z"/>
        </w:rPr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del w:id="9898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ins w:id="90339" w:author="מנוע מכני" w:date="2026-10-05T11:32:12Z">
        <w:r>
          <w:rPr>
            <w:rtl/>
          </w:rPr>
          <w:t xml:space="preserve">ו"ל</w:t>
        </w:r>
      </w:ins>
      <w:del w:id="90340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0341" w:author="מנוע מכני" w:date="2026-10-05T11:32:12Z">
        <w:r>
          <w:rPr>
            <w:rFonts w:hint="cs"/>
            <w:rtl/>
          </w:rPr>
          <w:t xml:space="preserve">ט"ו</w:t>
        </w:r>
      </w:ins>
      <w:del w:id="9034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חודשים</w:t>
      </w:r>
      <w:ins w:id="95969" w:author="מנוע מכני" w:date="2026-10-05T11:32:12Z">
        <w:r>
          <w:rPr>
            <w:rFonts w:hint="cs"/>
            <w:rtl/>
          </w:rPr>
          <w:t xml:space="preserve"> </w:t>
        </w:r>
      </w:ins>
      <w:del w:id="9597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8988" w:author="מנוע מכני" w:date="2026-10-05T11:32:12Z"/>
        </w:rPr>
      </w:pPr>
      <w:r>
        <w:t>א</w:t>
      </w:r>
      <w:ins w:id="90343" w:author="מנוע מכני" w:date="2026-10-05T11:32:12Z">
        <w:r>
          <w:t xml:space="preserve">ב"א</w:t>
        </w:r>
      </w:ins>
      <w:del w:id="90344" w:author="מנוע מכני" w:date="2026-10-05T11:32:12Z">
        <w:r w:rsidR="008D40E3">
          <w:delText xml:space="preserve">ב''א</w:delText>
        </w:r>
      </w:del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del w:id="98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 הבהמה כתיב, א</w:t>
      </w:r>
      <w:ins w:id="90345" w:author="מנוע מכני" w:date="2026-10-05T11:32:12Z">
        <w:r>
          <w:rPr>
            <w:rFonts w:hint="cs"/>
            <w:rtl/>
          </w:rPr>
          <w:t xml:space="preserve">ב"א</w:t>
        </w:r>
      </w:ins>
      <w:del w:id="90346" w:author="מנוע מכני" w:date="2026-10-05T11:32:12Z">
        <w:r w:rsidR="008D40E3">
          <w:rPr>
            <w:rFonts w:hint="cs"/>
            <w:rtl/>
          </w:rPr>
          <w:delText xml:space="preserve">ב''א</w:delText>
        </w:r>
      </w:del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del w:id="90541" w:author="מנוע עיצוב" w:date="2026-10-05T11:33:53Z"/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del w:id="100967" w:author="מנוע מכני" w:date="2026-10-05T11:32:12Z">
        <w:r w:rsidR="00F63065">
          <w:rPr>
            <w:rtl/>
          </w:rPr>
          <w:delText xml:space="preserve">א"ל </w:delText>
        </w:r>
      </w:del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ins w:id="90347" w:author="מנוע מכני" w:date="2026-10-05T11:32:12Z">
        <w:r>
          <w:rPr>
            <w:rFonts w:hint="cs"/>
            <w:rtl/>
          </w:rPr>
          <w:t xml:space="preserve">פ"כ</w:t>
        </w:r>
      </w:ins>
      <w:del w:id="90348" w:author="מנוע מכני" w:date="2026-10-05T11:32:12Z">
        <w:r w:rsidR="008D40E3">
          <w:rPr>
            <w:rFonts w:hint="cs"/>
            <w:rtl/>
          </w:rPr>
          <w:delText xml:space="preserve">פ''כ</w:delText>
        </w:r>
      </w:del>
      <w:r w:rsidR="008D40E3">
        <w:rPr>
          <w:rFonts w:hint="cs"/>
          <w:rtl/>
        </w:rPr>
        <w:t xml:space="preserve"> משמשים] </w:t>
      </w:r>
    </w:p>
    <w:p>
      <w:pPr>
        <w:pStyle w:val="38"/>
        <w:rPr>
          <w:ins w:id="98990" w:author="מנוע מכני" w:date="2026-10-05T11:32:12Z"/>
        </w:rPr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del w:id="98991" w:author="מנוע מכני" w:date="2026-10-05T11:32:12Z">
        <w:r w:rsidR="00670831">
          <w:rPr>
            <w:rFonts w:hint="cs"/>
            <w:rtl/>
          </w:rPr>
          <w:delText xml:space="preserve"> </w:delText>
        </w:r>
      </w:del>
      <w:ins w:id="90349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0" w:author="מנוע מכני" w:date="2026-10-05T11:32:12Z">
        <w:r w:rsidR="00670831" w:rsidRPr="00670831">
          <w:rPr>
            <w:rFonts w:hint="cs"/>
            <w:b/>
            <w:bCs/>
            <w:rtl/>
          </w:rPr>
          <w:delText xml:space="preserve">א''</w:delText>
        </w:r>
        <w:r w:rsidR="00670831">
          <w:rPr>
            <w:rFonts w:hint="cs"/>
            <w:rtl/>
          </w:rPr>
          <w:delText xml:space="preserve">ל</w:delText>
        </w:r>
      </w:del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1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2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</w:delText>
        </w:r>
        <w:r w:rsidR="00670831" w:rsidRPr="00670831">
          <w:rPr>
            <w:rFonts w:hint="cs"/>
            <w:b/>
            <w:bCs/>
            <w:rtl/>
          </w:rPr>
          <w:delText xml:space="preserve">''ל</w:delText>
        </w:r>
      </w:del>
      <w:r w:rsidR="00352C0D">
        <w:rPr>
          <w:rFonts w:hint="cs"/>
          <w:rtl/>
        </w:rPr>
        <w:t xml:space="preserve"> </w:t>
      </w:r>
      <w:ins w:id="90353" w:author="מנוע מכני" w:date="2026-10-05T11:32:12Z">
        <w:r>
          <w:rPr>
            <w:rFonts w:hint="cs"/>
            <w:rtl/>
          </w:rPr>
          <w:t xml:space="preserve">א"כ</w:t>
        </w:r>
      </w:ins>
      <w:del w:id="90354" w:author="מנוע מכני" w:date="2026-10-05T11:32:12Z">
        <w:r w:rsidR="00352C0D">
          <w:rPr>
            <w:rFonts w:hint="cs"/>
            <w:rtl/>
          </w:rPr>
          <w:delText xml:space="preserve">א''כ</w:delText>
        </w:r>
      </w:del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ins w:id="90355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6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כמה הם </w:t>
      </w:r>
      <w:ins w:id="9035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0358" w:author="מנוע מכני" w:date="2026-10-05T11:32:12Z">
        <w:r w:rsidR="00352C0D" w:rsidRPr="00670831">
          <w:rPr>
            <w:rFonts w:hint="cs"/>
            <w:b/>
            <w:bCs/>
            <w:rtl/>
          </w:rPr>
          <w:delText xml:space="preserve">א''ל</w:delText>
        </w:r>
      </w:del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ins w:id="90359" w:author="מנוע מכני" w:date="2026-10-05T11:32:12Z">
        <w:del w:id="100968" w:author="מנוע מכני" w:date="2026-10-05T11:32:12Z">
          <w:r>
            <w:rPr>
              <w:rFonts w:hint="cs"/>
              <w:rtl/>
            </w:rPr>
            <w:delText xml:space="preserve">א"ל</w:delText>
          </w:r>
          <w:r>
            <w:rPr>
              <w:rFonts w:hint="cs"/>
              <w:rtl/>
            </w:rPr>
            <w:delText xml:space="preserve"> </w:delText>
          </w:r>
        </w:del>
      </w:ins>
      <w:del w:id="9036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ins w:id="90361" w:author="מנוע מכני" w:date="2026-10-05T11:32:12Z">
        <w:r>
          <w:rPr>
            <w:rFonts w:hint="cs"/>
            <w:rtl/>
          </w:rPr>
          <w:t xml:space="preserve">א"ל</w:t>
        </w:r>
      </w:ins>
      <w:del w:id="9036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ins w:id="90363" w:author="מנוע מכני" w:date="2026-10-05T11:32:12Z">
        <w:r>
          <w:rPr>
            <w:rFonts w:hint="cs"/>
            <w:rtl/>
          </w:rPr>
          <w:t xml:space="preserve">א"ל</w:t>
        </w:r>
      </w:ins>
      <w:del w:id="9036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ins w:id="90365" w:author="מנוע מכני" w:date="2026-10-05T11:32:12Z">
        <w:r>
          <w:rPr>
            <w:rFonts w:hint="cs"/>
            <w:rtl/>
          </w:rPr>
          <w:t xml:space="preserve">א"ל</w:t>
        </w:r>
      </w:ins>
      <w:del w:id="90366" w:author="מנוע מכני" w:date="2026-10-05T11:32:12Z">
        <w:r w:rsidRPr="00670831">
          <w:rPr>
            <w:rFonts w:hint="cs"/>
            <w:rtl/>
          </w:rPr>
          <w:delText xml:space="preserve">א''ל</w:delText>
        </w:r>
      </w:del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ins w:id="90367" w:author="מנוע מכני" w:date="2026-10-05T11:32:12Z">
        <w:r>
          <w:rPr>
            <w:rFonts w:hint="cs"/>
            <w:rtl/>
          </w:rPr>
          <w:t xml:space="preserve">א"א</w:t>
        </w:r>
      </w:ins>
      <w:del w:id="9036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שלום לצעירים שיגידו שהם עדיפים שהם למעלה ו</w:t>
      </w:r>
      <w:ins w:id="90369" w:author="מנוע מכני" w:date="2026-10-05T11:32:12Z">
        <w:r>
          <w:rPr>
            <w:rFonts w:hint="cs"/>
            <w:rtl/>
          </w:rPr>
          <w:t xml:space="preserve">א"א</w:t>
        </w:r>
      </w:ins>
      <w:del w:id="9037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>שלום לכם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ins w:id="90371" w:author="מנוע מכני" w:date="2026-10-05T11:32:12Z">
        <w:r>
          <w:rPr>
            <w:rFonts w:hint="cs"/>
            <w:rtl/>
          </w:rPr>
          <w:t xml:space="preserve">א"ל</w:t>
        </w:r>
      </w:ins>
      <w:del w:id="9037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ins w:id="90373" w:author="מנוע מכני" w:date="2026-10-05T11:32:12Z">
        <w:r>
          <w:rPr>
            <w:rFonts w:hint="cs"/>
            <w:rtl/>
          </w:rPr>
          <w:t xml:space="preserve">א"ל</w:t>
        </w:r>
      </w:ins>
      <w:del w:id="9037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375" w:author="מנוע מכני" w:date="2026-10-05T11:32:12Z">
        <w:r>
          <w:rPr>
            <w:rFonts w:hint="cs"/>
            <w:rtl/>
          </w:rPr>
          <w:t xml:space="preserve">א"כ</w:t>
        </w:r>
      </w:ins>
      <w:del w:id="9037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ins w:id="97703" w:author="מנוע מכני" w:date="2026-10-05T11:32:12Z">
        <w:r>
          <w:rPr>
            <w:rFonts w:hint="cs"/>
            <w:rtl/>
          </w:rPr>
          <w:t xml:space="preserve">אם </w:t>
        </w:r>
      </w:ins>
      <w:del w:id="9770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ins w:id="97705" w:author="מנוע מכני" w:date="2026-10-05T11:32:12Z">
        <w:r>
          <w:rPr>
            <w:rFonts w:hint="cs"/>
            <w:rtl/>
          </w:rPr>
          <w:t xml:space="preserve">ואם </w:t>
        </w:r>
      </w:ins>
      <w:del w:id="97706" w:author="מנוע מכני" w:date="2026-10-05T11:32:12Z">
        <w:r w:rsidR="00670831">
          <w:rPr>
            <w:rFonts w:hint="cs"/>
            <w:rtl/>
          </w:rPr>
          <w:delText xml:space="preserve">ואי </w:delText>
        </w:r>
      </w:del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ins w:id="94499" w:author="מנוע מכני" w:date="2026-10-05T11:32:12Z">
        <w:r>
          <w:rPr>
            <w:rFonts w:hint="cs"/>
            <w:rtl/>
          </w:rPr>
          <w:t xml:space="preserve">זה</w:t>
        </w:r>
      </w:ins>
      <w:del w:id="94500" w:author="מנוע מכני" w:date="2026-10-05T11:32:12Z">
        <w:r>
          <w:rPr>
            <w:rFonts w:hint="cs"/>
            <w:rtl/>
          </w:rPr>
          <w:delText xml:space="preserve">האי</w:delText>
        </w:r>
      </w:del>
      <w:r>
        <w:rPr>
          <w:rFonts w:hint="cs"/>
          <w:rtl/>
        </w:rPr>
        <w:t xml:space="preserve"> </w:t>
      </w:r>
      <w:ins w:id="93159" w:author="מנוע מכני" w:date="2026-10-05T11:32:12Z">
        <w:r>
          <w:rPr>
            <w:rFonts w:hint="cs"/>
            <w:rtl/>
          </w:rPr>
          <w:t xml:space="preserve">גם</w:t>
        </w:r>
      </w:ins>
      <w:del w:id="93160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איתרמי מזלה </w:t>
      </w:r>
    </w:p>
    <w:p w14:paraId="39EEB8E3" w14:textId="77777777" w:rsidR="00022928" w:rsidRDefault="00022928" w:rsidP="00F63065">
      <w:pPr>
        <w:rPr>
          <w:del w:id="90542" w:author="מנוע עיצוב" w:date="2026-10-05T11:33:53Z"/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ins w:id="90377" w:author="מנוע מכני" w:date="2026-10-05T11:32:12Z">
        <w:r>
          <w:rPr>
            <w:rFonts w:hint="cs"/>
            <w:rtl/>
          </w:rPr>
          <w:t xml:space="preserve">א"ל</w:t>
        </w:r>
      </w:ins>
      <w:del w:id="9037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>
          <w:ins w:id="98992" w:author="מנוע מכני" w:date="2026-10-05T11:32:12Z"/>
        </w:rPr>
      </w:pPr>
      <w:r>
        <w:t xml:space="preserve">אמרו </w:t>
      </w:r>
      <w:ins w:id="94501" w:author="מנוע מכני" w:date="2026-10-05T11:32:12Z">
        <w:r>
          <w:t xml:space="preserve">לו</w:t>
        </w:r>
      </w:ins>
      <w:del w:id="94502" w:author="מנוע מכני" w:date="2026-10-05T11:32:12Z">
        <w:r>
          <w:delText xml:space="preserve">ליה</w:delText>
        </w:r>
      </w:del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del w:id="98993" w:author="מנוע מכני" w:date="2026-10-05T11:32:12Z">
        <w:r>
          <w:rPr>
            <w:rtl/>
          </w:rPr>
          <w:delText xml:space="preserve"> </w:delText>
        </w:r>
      </w:del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ins w:id="90379" w:author="מנוע מכני" w:date="2026-10-05T11:32:12Z">
        <w:r>
          <w:rPr>
            <w:rFonts w:hint="cs"/>
            <w:rtl/>
          </w:rPr>
          <w:t xml:space="preserve">א"ל</w:t>
        </w:r>
      </w:ins>
      <w:del w:id="90380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>
          <w:ins w:id="98994" w:author="מנוע מכני" w:date="2026-10-05T11:32:12Z"/>
        </w:rPr>
      </w:pPr>
      <w:r>
        <w:t xml:space="preserve">אמרו לו</w:t>
      </w:r>
      <w:ins w:id="97665" w:author="מנוע מכני" w:date="2026-10-05T11:32:12Z">
        <w:r>
          <w:t xml:space="preserve">:</w:t>
        </w:r>
      </w:ins>
    </w:p>
    <w:p w14:paraId="0CB189C9" w14:textId="77777777" w:rsidR="00B874E6" w:rsidRDefault="00022928" w:rsidP="00022928">
      <w:pPr>
        <w:rPr>
          <w:rtl/>
        </w:rPr>
      </w:pPr>
      <w:del w:id="9766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899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ופרידה מי יולדת </w:t>
      </w:r>
      <w:ins w:id="90381" w:author="מנוע מכני" w:date="2026-10-05T11:32:12Z">
        <w:r>
          <w:rPr>
            <w:rFonts w:hint="cs"/>
            <w:rtl/>
          </w:rPr>
          <w:t xml:space="preserve">א"ל</w:t>
        </w:r>
      </w:ins>
      <w:del w:id="9038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ins w:id="98407" w:author="מנוע מכני" w:date="2026-10-05T11:32:12Z">
        <w:r>
          <w:rPr>
            <w:rtl/>
          </w:rPr>
          <w:t xml:space="preserve">היינו</w:t>
        </w:r>
      </w:ins>
      <w:del w:id="98408" w:author="מנוע מכני" w:date="2026-10-05T11:32:12Z">
        <w:r w:rsidR="00F63065">
          <w:rPr>
            <w:rtl/>
          </w:rPr>
          <w:delText xml:space="preserve">ניהו</w:delText>
        </w:r>
      </w:del>
      <w:r w:rsidR="00F63065">
        <w:rPr>
          <w:rtl/>
        </w:rPr>
        <w:t xml:space="preserve"> </w:t>
      </w:r>
      <w:ins w:id="94503" w:author="מנוע מכני" w:date="2026-10-05T11:32:12Z">
        <w:r>
          <w:rPr>
            <w:rtl/>
          </w:rPr>
          <w:t xml:space="preserve">דברים</w:t>
        </w:r>
      </w:ins>
      <w:del w:id="94504" w:author="מנוע מכני" w:date="2026-10-05T11:32:12Z">
        <w:r w:rsidR="00F63065">
          <w:rPr>
            <w:rtl/>
          </w:rPr>
          <w:delText xml:space="preserve">מילי</w:delText>
        </w:r>
      </w:del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ins w:id="90383" w:author="מנוע מכני" w:date="2026-10-05T11:32:12Z">
        <w:r>
          <w:rPr>
            <w:rFonts w:hint="cs"/>
            <w:rtl/>
          </w:rPr>
          <w:t xml:space="preserve">א"ל</w:t>
        </w:r>
      </w:ins>
      <w:del w:id="90384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בשליה של פרידה שאלוהו ומי יש לה </w:t>
      </w:r>
      <w:ins w:id="94505" w:author="מנוע מכני" w:date="2026-10-05T11:32:12Z">
        <w:r>
          <w:rPr>
            <w:rFonts w:hint="cs"/>
            <w:rtl/>
          </w:rPr>
          <w:t xml:space="preserve">שלו</w:t>
        </w:r>
      </w:ins>
      <w:del w:id="94506" w:author="מנוע מכני" w:date="2026-10-05T11:32:12Z">
        <w:r w:rsidR="00022928">
          <w:rPr>
            <w:rFonts w:hint="cs"/>
            <w:rtl/>
          </w:rPr>
          <w:delText xml:space="preserve">שליה</w:delText>
        </w:r>
      </w:del>
      <w:r w:rsidR="00022928">
        <w:rPr>
          <w:rFonts w:hint="cs"/>
          <w:rtl/>
        </w:rPr>
        <w:t xml:space="preserve"> </w:t>
      </w:r>
      <w:ins w:id="90385" w:author="מנוע מכני" w:date="2026-10-05T11:32:12Z">
        <w:r>
          <w:rPr>
            <w:rFonts w:hint="cs"/>
            <w:rtl/>
          </w:rPr>
          <w:t xml:space="preserve">א"ל</w:t>
        </w:r>
      </w:ins>
      <w:del w:id="90386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ins w:id="90387" w:author="מנוע מכני" w:date="2026-10-05T11:32:12Z">
        <w:r>
          <w:rPr>
            <w:rFonts w:hint="cs"/>
            <w:rtl/>
          </w:rPr>
          <w:t xml:space="preserve">א"ל</w:t>
        </w:r>
      </w:ins>
      <w:del w:id="90388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יימר, </w:t>
      </w:r>
      <w:ins w:id="90389" w:author="מנוע מכני" w:date="2026-10-05T11:32:12Z">
        <w:r>
          <w:rPr>
            <w:rFonts w:hint="cs"/>
            <w:rtl/>
          </w:rPr>
          <w:t xml:space="preserve">א"ל</w:t>
        </w:r>
      </w:ins>
      <w:del w:id="90390" w:author="מנוע מכני" w:date="2026-10-05T11:32:12Z">
        <w:r w:rsidR="00022928">
          <w:rPr>
            <w:rFonts w:hint="cs"/>
            <w:rtl/>
          </w:rPr>
          <w:delText xml:space="preserve">א''ל</w:delText>
        </w:r>
      </w:del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ins w:id="90391" w:author="מנוע מכני" w:date="2026-10-05T11:32:12Z">
        <w:r>
          <w:rPr>
            <w:rFonts w:hint="cs"/>
            <w:rtl/>
          </w:rPr>
          <w:t xml:space="preserve">א"ל</w:t>
        </w:r>
      </w:ins>
      <w:del w:id="90392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בקרן חמור </w:t>
      </w:r>
      <w:ins w:id="90393" w:author="מנוע מכני" w:date="2026-10-05T11:32:12Z">
        <w:r>
          <w:rPr>
            <w:rFonts w:hint="cs"/>
            <w:rtl/>
          </w:rPr>
          <w:t xml:space="preserve">א"ל</w:t>
        </w:r>
      </w:ins>
      <w:del w:id="90394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והא אין קרן לחמור </w:t>
      </w:r>
      <w:ins w:id="90395" w:author="מנוע מכני" w:date="2026-10-05T11:32:12Z">
        <w:r>
          <w:rPr>
            <w:rFonts w:hint="cs"/>
            <w:rtl/>
          </w:rPr>
          <w:t xml:space="preserve">א"ל</w:t>
        </w:r>
      </w:ins>
      <w:del w:id="90396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ins w:id="90397" w:author="מנוע מכני" w:date="2026-10-05T11:32:12Z">
        <w:r>
          <w:rPr>
            <w:rFonts w:hint="cs"/>
            <w:rtl/>
          </w:rPr>
          <w:t xml:space="preserve">א"ל</w:t>
        </w:r>
      </w:ins>
      <w:del w:id="90398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ins w:id="90399" w:author="מנוע מכני" w:date="2026-10-05T11:32:12Z">
        <w:r>
          <w:rPr>
            <w:rFonts w:hint="cs"/>
            <w:rtl/>
          </w:rPr>
          <w:t xml:space="preserve">א"ל</w:t>
        </w:r>
      </w:ins>
      <w:del w:id="90400" w:author="מנוע מכני" w:date="2026-10-05T11:32:12Z">
        <w:r w:rsidR="00A90C35">
          <w:rPr>
            <w:rFonts w:hint="cs"/>
            <w:rtl/>
          </w:rPr>
          <w:delText xml:space="preserve">א''ל</w:delText>
        </w:r>
      </w:del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ins w:id="90401" w:author="מנוע מכני" w:date="2026-10-05T11:32:12Z">
        <w:r>
          <w:rPr>
            <w:rFonts w:hint="cs"/>
            <w:rtl/>
          </w:rPr>
          <w:t xml:space="preserve">כ"א</w:t>
        </w:r>
      </w:ins>
      <w:del w:id="90402" w:author="מנוע מכני" w:date="2026-10-05T11:32:12Z">
        <w:r>
          <w:rPr>
            <w:rFonts w:hint="cs"/>
            <w:rtl/>
          </w:rPr>
          <w:delText xml:space="preserve">כ''א</w:delText>
        </w:r>
      </w:del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ins w:id="90403" w:author="מנוע מכני" w:date="2026-10-05T11:32:12Z">
        <w:r>
          <w:rPr>
            <w:rFonts w:hint="cs"/>
            <w:rtl/>
          </w:rPr>
          <w:t xml:space="preserve">א"ל</w:t>
        </w:r>
      </w:ins>
      <w:del w:id="90404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ins w:id="9040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0406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מעפרם וזרק עליהם וחזרו לעצמם והעיזו פניהם בפני הקיסר </w:t>
      </w:r>
      <w:ins w:id="90407" w:author="מנוע מכני" w:date="2026-10-05T11:32:12Z">
        <w:r>
          <w:rPr>
            <w:rFonts w:hint="cs"/>
            <w:rtl/>
          </w:rPr>
          <w:t xml:space="preserve">א"ל</w:t>
        </w:r>
      </w:ins>
      <w:del w:id="9040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ins w:id="90409" w:author="מנוע מכני" w:date="2026-10-05T11:32:12Z">
        <w:r>
          <w:rPr>
            <w:rFonts w:hint="cs"/>
            <w:rtl/>
          </w:rPr>
          <w:t xml:space="preserve">א"ל</w:t>
        </w:r>
      </w:ins>
      <w:del w:id="90410" w:author="מנוע מכני" w:date="2026-10-05T11:32:12Z">
        <w:r>
          <w:rPr>
            <w:rFonts w:hint="cs"/>
            <w:rtl/>
          </w:rPr>
          <w:lastRenderedPageBreak/>
          <w:delText xml:space="preserve">א''ל</w:delText>
        </w:r>
      </w:del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  <w:pPrChange w:id="903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1" w:author="מנוע מכני" w:date="2026-10-05T11:32:12Z">
        <w:r>
          <w:rPr>
            <w:rtl/>
          </w:rPr>
          <w:t xml:space="preserve"> </w:t>
        </w:r>
      </w:ins>
      <w:del w:id="95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3" w:author="מנוע מכני" w:date="2026-10-05T11:32:12Z">
        <w:r>
          <w:rPr>
            <w:rtl/>
          </w:rPr>
          <w:t xml:space="preserve"> </w:t>
        </w:r>
      </w:ins>
      <w:del w:id="959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  <w:pPrChange w:id="903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5975" w:author="מנוע מכני" w:date="2026-10-05T11:32:12Z">
        <w:r>
          <w:rPr>
            <w:rtl/>
          </w:rPr>
          <w:t xml:space="preserve"> </w:t>
        </w:r>
      </w:ins>
      <w:del w:id="959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5977" w:author="מנוע מכני" w:date="2026-10-05T11:32:12Z">
        <w:r>
          <w:rPr>
            <w:rtl/>
          </w:rPr>
          <w:t xml:space="preserve"> </w:t>
        </w:r>
      </w:ins>
      <w:del w:id="959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0411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12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ins w:id="904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4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>
          <w:ins w:id="98996" w:author="מנוע מכני" w:date="2026-10-05T11:32:12Z"/>
        </w:rPr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del w:id="98997" w:author="מנוע מכני" w:date="2026-10-05T11:32:12Z">
        <w:r>
          <w:rPr>
            <w:rtl/>
          </w:rPr>
          <w:delText xml:space="preserve"> </w:delText>
        </w:r>
      </w:del>
      <w:ins w:id="92775" w:author="מנוע מכני" w:date="2026-10-05T11:32:12Z">
        <w:r>
          <w:rPr>
            <w:rtl/>
          </w:rPr>
          <w:t xml:space="preserve">אפי'</w:t>
        </w:r>
      </w:ins>
      <w:del w:id="9277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ins w:id="904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16" w:author="מנוע מכני" w:date="2026-10-05T11:32:12Z">
        <w:r w:rsidR="00AE7DBB">
          <w:rPr>
            <w:rFonts w:hint="cs"/>
            <w:rtl/>
          </w:rPr>
          <w:delText xml:space="preserve">ה''ג</w:delText>
        </w:r>
      </w:del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ins w:id="93161" w:author="מנוע מכני" w:date="2026-10-05T11:32:12Z">
        <w:r>
          <w:rPr>
            <w:rtl/>
          </w:rPr>
          <w:t xml:space="preserve">שם</w:t>
        </w:r>
      </w:ins>
      <w:del w:id="9316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ins w:id="90417" w:author="מנוע מכני" w:date="2026-10-05T11:32:12Z">
        <w:r>
          <w:rPr>
            <w:rFonts w:hint="cs"/>
            <w:rtl/>
          </w:rPr>
          <w:t xml:space="preserve">א"א</w:t>
        </w:r>
      </w:ins>
      <w:del w:id="90418" w:author="מנוע מכני" w:date="2026-10-05T11:32:12Z">
        <w:r w:rsidR="00AE7DBB">
          <w:rPr>
            <w:rFonts w:hint="cs"/>
            <w:rtl/>
          </w:rPr>
          <w:delText xml:space="preserve">א''א</w:delText>
        </w:r>
      </w:del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>
          <w:ins w:id="98998" w:author="מנוע מכני" w:date="2026-10-05T11:32:12Z"/>
        </w:rPr>
      </w:pPr>
      <w:ins w:id="90419" w:author="מנוע מכני" w:date="2026-10-05T11:32:12Z">
        <w:r>
          <w:t xml:space="preserve">א"ד</w:t>
        </w:r>
      </w:ins>
      <w:del w:id="90420" w:author="מנוע מכני" w:date="2026-10-05T11:32:12Z">
        <w:r>
          <w:delText xml:space="preserve">א''ד</w:delText>
        </w:r>
      </w:del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del w:id="989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ins w:id="9042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2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ins w:id="9042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0424" w:author="מנוע מכני" w:date="2026-10-05T11:32:12Z">
        <w:r>
          <w:rPr>
            <w:rFonts w:hint="cs"/>
            <w:rtl/>
          </w:rPr>
          <w:delText xml:space="preserve">י''ר</w:delText>
        </w:r>
      </w:del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ins w:id="9042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426" w:author="מנוע מכני" w:date="2026-10-05T11:32:12Z">
        <w:r>
          <w:rPr>
            <w:rFonts w:hint="cs"/>
            <w:rtl/>
          </w:rPr>
          <w:delText xml:space="preserve">ה''ג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>
          <w:ins w:id="99000" w:author="מנוע מכני" w:date="2026-10-05T11:32:12Z"/>
        </w:rPr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del w:id="9900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>
          <w:ins w:id="99002" w:author="מנוע מכני" w:date="2026-10-05T11:32:12Z"/>
        </w:rPr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del w:id="990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>
          <w:ins w:id="99004" w:author="מנוע מכני" w:date="2026-10-05T11:32:12Z"/>
        </w:rPr>
      </w:pPr>
      <w:r>
        <w:tab/>
      </w:r>
      <w:r>
        <w:tab/>
      </w:r>
      <w:del w:id="92710" w:author="מנוע מכני" w:date="2026-10-05T11:32:12Z">
        <w:r>
          <w:delText xml:space="preserve">  </w:delText>
        </w:r>
      </w:del>
      <w:r w:rsidR="009F7858">
        <w:t>ל</w:t>
      </w:r>
      <w:r w:rsidR="00CE3F39">
        <w:t xml:space="preserve">רי</w:t>
      </w:r>
      <w:ins w:id="90427" w:author="מנוע מכני" w:date="2026-10-05T11:32:12Z">
        <w:r>
          <w:t xml:space="preserve">ה"ג</w:t>
        </w:r>
      </w:ins>
      <w:del w:id="90428" w:author="מנוע מכני" w:date="2026-10-05T11:32:12Z">
        <w:r w:rsidR="00CE3F39">
          <w:delText xml:space="preserve">ה''ג</w:delText>
        </w:r>
      </w:del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del w:id="99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r w:rsidR="00CE3F39">
        <w:rPr>
          <w:rtl/>
        </w:rPr>
        <w:t xml:space="preserve">הזכרים לה',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ins w:id="97707" w:author="מנוע מכני" w:date="2026-10-05T11:32:12Z">
        <w:r>
          <w:rPr>
            <w:rFonts w:hint="cs"/>
            <w:rtl/>
          </w:rPr>
          <w:t xml:space="preserve">אם </w:t>
        </w:r>
      </w:ins>
      <w:del w:id="97708" w:author="מנוע מכני" w:date="2026-10-05T11:32:12Z">
        <w:r w:rsidR="009F7858">
          <w:rPr>
            <w:rFonts w:hint="cs"/>
            <w:rtl/>
          </w:rPr>
          <w:delText xml:space="preserve">אי </w:delText>
        </w:r>
      </w:del>
      <w:ins w:id="97993" w:author="מנוע מכני" w:date="2026-10-05T11:32:12Z">
        <w:r>
          <w:rPr>
            <w:rFonts w:hint="cs"/>
            <w:rtl/>
          </w:rPr>
          <w:t xml:space="preserve">כולו</w:t>
        </w:r>
      </w:ins>
      <w:del w:id="97994" w:author="מנוע מכני" w:date="2026-10-05T11:32:12Z">
        <w:r w:rsidR="009F7858">
          <w:rPr>
            <w:rFonts w:hint="cs"/>
            <w:rtl/>
          </w:rPr>
          <w:delText xml:space="preserve">כוליה</w:delText>
        </w:r>
      </w:del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del w:id="90012" w:author="מנוע עיצוב" w:date="2026-10-05T11:33:53Z"/>
          <w:rtl/>
        </w:rPr>
      </w:pPr>
      <w:del w:id="90009" w:author="מנוע עיצוב" w:date="2026-10-05T11:33:53Z">
        <w:r>
          <w:rPr>
            <w:rtl/>
          </w:rPr>
          <w:delText xml:space="preserve">•</w:delText>
        </w:r>
      </w:del>
      <w:ins w:id="95979" w:author="מנוע מכני" w:date="2026-10-05T11:32:12Z">
        <w:r>
          <w:rPr>
            <w:rtl/>
          </w:rPr>
          <w:t xml:space="preserve"> </w:t>
        </w:r>
      </w:ins>
      <w:del w:id="95980" w:author="מנוע מכני" w:date="2026-10-05T11:32:12Z">
        <w:r>
          <w:rPr>
            <w:rtl/>
          </w:rPr>
          <w:delText xml:space="preserve">  </w:delText>
        </w:r>
      </w:del>
      <w:del w:id="90010" w:author="מנוע עיצוב" w:date="2026-10-05T11:33:53Z">
        <w:r>
          <w:rPr>
            <w:rtl/>
          </w:rPr>
          <w:delText xml:space="preserve">•</w:delText>
        </w:r>
      </w:del>
      <w:ins w:id="95981" w:author="מנוע מכני" w:date="2026-10-05T11:32:12Z">
        <w:r>
          <w:rPr>
            <w:rtl/>
          </w:rPr>
          <w:t xml:space="preserve"> </w:t>
        </w:r>
      </w:ins>
      <w:del w:id="95982" w:author="מנוע מכני" w:date="2026-10-05T11:32:12Z">
        <w:r>
          <w:rPr>
            <w:rtl/>
          </w:rPr>
          <w:delText xml:space="preserve">  </w:delText>
        </w:r>
      </w:del>
      <w:del w:id="90011" w:author="מנוע עיצוב" w:date="2026-10-05T11:33:53Z">
        <w:r>
          <w:rPr>
            <w:rtl/>
          </w:rPr>
          <w:delText xml:space="preserve">•</w:delText>
        </w:r>
      </w:del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ins w:id="95983" w:author="מנוע מכני" w:date="2026-10-05T11:32:12Z">
        <w:r>
          <w:rPr>
            <w:rFonts w:hint="cs"/>
            <w:rtl/>
          </w:rPr>
          <w:t xml:space="preserve"> </w:t>
        </w:r>
      </w:ins>
      <w:del w:id="95984" w:author="מנוע מכני" w:date="2026-10-05T11:32:12Z">
        <w:r w:rsidR="000F5460">
          <w:rPr>
            <w:rFonts w:hint="cs"/>
            <w:rtl/>
          </w:rPr>
          <w:delText xml:space="preserve">  </w:delText>
        </w:r>
      </w:del>
      <w:ins w:id="97709" w:author="מנוע מכני" w:date="2026-10-05T11:32:12Z">
        <w:r>
          <w:rPr>
            <w:rFonts w:hint="cs"/>
            <w:rtl/>
          </w:rPr>
          <w:t xml:space="preserve">דאם </w:t>
        </w:r>
      </w:ins>
      <w:del w:id="97710" w:author="מנוע מכני" w:date="2026-10-05T11:32:12Z">
        <w:r w:rsidR="000F5460">
          <w:rPr>
            <w:rFonts w:hint="cs"/>
            <w:rtl/>
          </w:rPr>
          <w:delText xml:space="preserve">דאי </w:delText>
        </w:r>
      </w:del>
      <w:ins w:id="93163" w:author="מנוע מכני" w:date="2026-10-05T11:32:12Z">
        <w:r>
          <w:rPr>
            <w:rFonts w:hint="cs"/>
            <w:rtl/>
          </w:rPr>
          <w:t xml:space="preserve">לא</w:t>
        </w:r>
      </w:ins>
      <w:del w:id="93164" w:author="מנוע מכני" w:date="2026-10-05T11:32:12Z">
        <w:r w:rsidR="000F5460">
          <w:rPr>
            <w:rFonts w:hint="cs"/>
            <w:rtl/>
          </w:rPr>
          <w:delText xml:space="preserve">לאו</w:delText>
        </w:r>
      </w:del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ins w:id="92777" w:author="מנוע מכני" w:date="2026-10-05T11:32:12Z">
        <w:r>
          <w:rPr>
            <w:rStyle w:val="2fb"/>
            <w:rtl/>
          </w:rPr>
          <w:t xml:space="preserve">ור"ש</w:t>
        </w:r>
      </w:ins>
      <w:del w:id="9277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ins w:id="904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ins w:id="93165" w:author="מנוע מכני" w:date="2026-10-05T11:32:12Z">
        <w:r>
          <w:rPr>
            <w:rFonts w:hint="cs"/>
            <w:rtl/>
          </w:rPr>
          <w:t xml:space="preserve">שהרי</w:t>
        </w:r>
      </w:ins>
      <w:del w:id="93166" w:author="מנוע מכני" w:date="2026-10-05T11:32:12Z">
        <w:r w:rsidR="000F5460">
          <w:rPr>
            <w:rFonts w:hint="cs"/>
            <w:rtl/>
          </w:rPr>
          <w:delText xml:space="preserve">דהא</w:delText>
        </w:r>
      </w:del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ins w:id="93167" w:author="מנוע מכני" w:date="2026-10-05T11:32:12Z">
        <w:r>
          <w:rPr>
            <w:rFonts w:hint="cs"/>
            <w:rtl/>
          </w:rPr>
          <w:t xml:space="preserve">שהרי</w:t>
        </w:r>
      </w:ins>
      <w:del w:id="93168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רנבדר'י פדה בשוויו[בעשבים]</w:t>
      </w:r>
      <w:ins w:id="95985" w:author="מנוע מכני" w:date="2026-10-05T11:32:12Z">
        <w:r>
          <w:rPr>
            <w:rFonts w:hint="cs"/>
            <w:rtl/>
          </w:rPr>
          <w:t xml:space="preserve"> </w:t>
        </w:r>
      </w:ins>
      <w:del w:id="95986" w:author="מנוע מכני" w:date="2026-10-05T11:32:12Z">
        <w:r>
          <w:rPr>
            <w:rFonts w:hint="cs"/>
            <w:rtl/>
          </w:rPr>
          <w:delText xml:space="preserve">  </w:delText>
        </w:r>
      </w:del>
    </w:p>
    <w:p>
      <w:pPr>
        <w:pStyle w:val="38"/>
        <w:rPr>
          <w:ins w:id="99006" w:author="מנוע מכני" w:date="2026-10-05T11:32:12Z"/>
        </w:rPr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del w:id="990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ins w:id="95987" w:author="מנוע מכני" w:date="2026-10-05T11:32:12Z">
        <w:r>
          <w:rPr>
            <w:rtl/>
          </w:rPr>
          <w:t xml:space="preserve"> </w:t>
        </w:r>
      </w:ins>
      <w:del w:id="95988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ול</w:t>
      </w:r>
      <w:ins w:id="9043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3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ins w:id="90003" w:author="מנוע מכני" w:date="2026-10-05T11:32:12Z">
        <w:r>
          <w:rPr>
            <w:rFonts w:hint="cs"/>
            <w:rtl/>
          </w:rPr>
          <w:t xml:space="preserve">ה"נ</w:t>
        </w:r>
      </w:ins>
      <w:del w:id="90004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ins w:id="90433" w:author="מנוע מכני" w:date="2026-10-05T11:32:12Z">
        <w:r>
          <w:rPr>
            <w:rFonts w:hint="cs"/>
            <w:rtl/>
          </w:rPr>
          <w:t xml:space="preserve">ה"נ</w:t>
        </w:r>
      </w:ins>
      <w:del w:id="90434" w:author="מנוע מכני" w:date="2026-10-05T11:32:12Z">
        <w:r w:rsidR="009F7858">
          <w:rPr>
            <w:rFonts w:hint="cs"/>
            <w:rtl/>
          </w:rPr>
          <w:delText xml:space="preserve">ה''נ</w:delText>
        </w:r>
      </w:del>
      <w:r w:rsidR="00F63065">
        <w:rPr>
          <w:rtl/>
        </w:rPr>
        <w:t xml:space="preserve"> אשה יודעת דפטר חמור איסורא </w:t>
      </w:r>
      <w:ins w:id="94511" w:author="מנוע מכני" w:date="2026-10-05T11:32:12Z">
        <w:r>
          <w:rPr>
            <w:rtl/>
          </w:rPr>
          <w:t xml:space="preserve">יש</w:t>
        </w:r>
      </w:ins>
      <w:del w:id="94512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509" w:author="מנוע מכני" w:date="2026-10-05T11:32:12Z">
        <w:r>
          <w:rPr>
            <w:rtl/>
          </w:rPr>
          <w:t xml:space="preserve">בו</w:t>
        </w:r>
      </w:ins>
      <w:del w:id="9451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, ופרקא </w:t>
      </w:r>
      <w:ins w:id="94507" w:author="מנוע מכני" w:date="2026-10-05T11:32:12Z">
        <w:r>
          <w:rPr>
            <w:rtl/>
          </w:rPr>
          <w:t xml:space="preserve">לו</w:t>
        </w:r>
      </w:ins>
      <w:del w:id="9450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del w:id="90543" w:author="מנוע עיצוב" w:date="2026-10-05T11:33:53Z"/>
          <w:rtl/>
        </w:rPr>
      </w:pPr>
    </w:p>
    <w:p>
      <w:pPr>
        <w:pStyle w:val="38"/>
        <w:rPr>
          <w:ins w:id="99008" w:author="מנוע מכני" w:date="2026-10-05T11:32:12Z"/>
        </w:rPr>
      </w:pPr>
      <w:r>
        <w:t xml:space="preserve">ול</w:t>
      </w:r>
      <w:ins w:id="90435" w:author="מנוע מכני" w:date="2026-10-05T11:32:12Z">
        <w:r>
          <w:t xml:space="preserve">ר"ש</w:t>
        </w:r>
      </w:ins>
      <w:del w:id="90436" w:author="מנוע מכני" w:date="2026-10-05T11:32:12Z">
        <w:r>
          <w:delText xml:space="preserve">ר''ש</w:delText>
        </w:r>
      </w:del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del w:id="990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ins w:id="93169" w:author="מנוע מכני" w:date="2026-10-05T11:32:12Z">
        <w:r>
          <w:rPr>
            <w:rtl/>
          </w:rPr>
          <w:t xml:space="preserve">גם</w:t>
        </w:r>
      </w:ins>
      <w:del w:id="931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>
          <w:ins w:id="99010" w:author="מנוע מכני" w:date="2026-10-05T11:32:12Z"/>
        </w:rPr>
      </w:pPr>
      <w:r>
        <w:t>וא</w:t>
      </w:r>
      <w:ins w:id="90437" w:author="מנוע מכני" w:date="2026-10-05T11:32:12Z">
        <w:r>
          <w:t xml:space="preserve">ב"א</w:t>
        </w:r>
      </w:ins>
      <w:del w:id="90438" w:author="מנוע מכני" w:date="2026-10-05T11:32:12Z">
        <w:r w:rsidR="0065674F">
          <w:delText xml:space="preserve">ב''א</w:delText>
        </w:r>
      </w:del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del w:id="990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ins w:id="9043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0" w:author="מנוע מכני" w:date="2026-10-05T11:32:12Z">
        <w:r w:rsidR="0065674F">
          <w:rPr>
            <w:rFonts w:hint="cs"/>
            <w:rtl/>
          </w:rPr>
          <w:delText xml:space="preserve">ר''ש</w:delText>
        </w:r>
      </w:del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ins w:id="98091" w:author="מנוע מכני" w:date="2026-10-05T11:32:12Z">
        <w:r>
          <w:rPr>
            <w:rtl/>
          </w:rPr>
          <w:t xml:space="preserve">חלקו</w:t>
        </w:r>
      </w:ins>
      <w:del w:id="98092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012" w:author="מנוע מכני" w:date="2026-10-05T11:32:12Z"/>
        </w:rPr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del w:id="99013" w:author="מנוע מכני" w:date="2026-10-05T11:32:12Z">
        <w:r>
          <w:rPr>
            <w:rtl/>
          </w:rPr>
          <w:delText xml:space="preserve"> </w:delText>
        </w:r>
      </w:del>
      <w:r w:rsidR="000F5460">
        <w:rPr>
          <w:rStyle w:val="2fb"/>
          <w:rFonts w:hint="cs"/>
          <w:rtl/>
        </w:rPr>
        <w:t xml:space="preserve">ל</w:t>
      </w:r>
      <w:ins w:id="9044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2" w:author="מנוע מכני" w:date="2026-10-05T11:32:12Z">
        <w:r w:rsidR="000F5460">
          <w:rPr>
            <w:rFonts w:hint="cs"/>
            <w:rtl/>
          </w:rPr>
          <w:delText xml:space="preserve">ר''י</w:delText>
        </w:r>
      </w:del>
      <w:r w:rsidR="000F5460">
        <w:rPr>
          <w:rFonts w:hint="cs"/>
          <w:rtl/>
        </w:rPr>
        <w:t xml:space="preserve"> '</w:t>
      </w:r>
      <w:r>
        <w:rPr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ins w:id="904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44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ins w:id="95989" w:author="מנוע מכני" w:date="2026-10-05T11:32:12Z">
        <w:r>
          <w:rPr>
            <w:rtl/>
          </w:rPr>
          <w:t xml:space="preserve">,</w:t>
        </w:r>
      </w:ins>
      <w:del w:id="95990" w:author="מנוע מכני" w:date="2026-10-05T11:32:12Z">
        <w:r w:rsidR="000B5F7F">
          <w:rPr>
            <w:rtl/>
          </w:rPr>
          <w:delText xml:space="preserve">;</w:delText>
        </w:r>
      </w:del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0445" w:author="מנוע מכני" w:date="2026-10-05T11:32:12Z">
        <w:r>
          <w:rPr>
            <w:rStyle w:val="2fb"/>
            <w:rtl/>
          </w:rPr>
          <w:t xml:space="preserve">ר"ש</w:t>
        </w:r>
      </w:ins>
      <w:del w:id="90446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, היינו דכתיב </w:t>
      </w:r>
      <w:ins w:id="94513" w:author="מנוע מכני" w:date="2026-10-05T11:32:12Z">
        <w:r>
          <w:rPr>
            <w:rtl/>
          </w:rPr>
          <w:t xml:space="preserve">שני</w:t>
        </w:r>
      </w:ins>
      <w:del w:id="94514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04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4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</w:t>
      </w:r>
      <w:ins w:id="94515" w:author="מנוע מכני" w:date="2026-10-05T11:32:12Z">
        <w:r>
          <w:rPr>
            <w:rtl/>
          </w:rPr>
          <w:t xml:space="preserve">שני</w:t>
        </w:r>
      </w:ins>
      <w:del w:id="94516" w:author="מנוע מכני" w:date="2026-10-05T11:32:12Z">
        <w:r w:rsidR="00F63065">
          <w:rPr>
            <w:rtl/>
          </w:rPr>
          <w:delText xml:space="preserve">תרי</w:delText>
        </w:r>
      </w:del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ins w:id="92779" w:author="מנוע מכני" w:date="2026-10-05T11:32:12Z">
        <w:r>
          <w:rPr>
            <w:rStyle w:val="2fb"/>
            <w:rtl/>
          </w:rPr>
          <w:t xml:space="preserve">לר"י</w:t>
        </w:r>
      </w:ins>
      <w:del w:id="92780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בכור אדם </w:t>
      </w:r>
      <w:ins w:id="93171" w:author="מנוע מכני" w:date="2026-10-05T11:32:12Z">
        <w:r>
          <w:rPr>
            <w:rtl/>
          </w:rPr>
          <w:t xml:space="preserve">גם</w:t>
        </w:r>
      </w:ins>
      <w:del w:id="931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נימא דאסיר! </w:t>
      </w:r>
    </w:p>
    <w:p>
      <w:pPr>
        <w:pStyle w:val="38"/>
        <w:rPr>
          <w:ins w:id="99014" w:author="מנוע מכני" w:date="2026-10-05T11:32:12Z"/>
        </w:rPr>
      </w:pPr>
      <w:del w:id="92711" w:author="מנוע מכני" w:date="2026-10-05T11:32:12Z">
        <w:r>
          <w:delText xml:space="preserve">  </w:delText>
        </w:r>
      </w:del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del w:id="9901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0449" w:author="מנוע מכני" w:date="2026-10-05T11:32:12Z">
        <w:r>
          <w:rPr>
            <w:rtl/>
          </w:rPr>
          <w:t xml:space="preserve">ו"ע</w:t>
        </w:r>
      </w:ins>
      <w:del w:id="90450" w:author="מנוע מכני" w:date="2026-10-05T11:32:12Z">
        <w:r w:rsidR="00F63065">
          <w:rPr>
            <w:rtl/>
          </w:rPr>
          <w:delText xml:space="preserve">ו</w:delText>
        </w:r>
        <w:r w:rsidR="0065674F">
          <w:rPr>
            <w:rFonts w:hint="cs"/>
            <w:rtl/>
          </w:rPr>
          <w:delText xml:space="preserve">''ע</w:delText>
        </w:r>
      </w:del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ins w:id="94517" w:author="מנוע מכני" w:date="2026-10-05T11:32:12Z">
        <w:r>
          <w:rPr>
            <w:rtl/>
          </w:rPr>
          <w:t xml:space="preserve">דבא</w:t>
        </w:r>
      </w:ins>
      <w:del w:id="94518" w:author="מנוע מכני" w:date="2026-10-05T11:32:12Z">
        <w:r w:rsidR="00F63065">
          <w:rPr>
            <w:rtl/>
          </w:rPr>
          <w:delText xml:space="preserve">דאתא</w:delText>
        </w:r>
      </w:del>
      <w:r w:rsidR="00F63065">
        <w:rPr>
          <w:rtl/>
        </w:rPr>
        <w:t xml:space="preserve">, כי </w:t>
      </w:r>
      <w:ins w:id="93173" w:author="מנוע מכני" w:date="2026-10-05T11:32:12Z">
        <w:r>
          <w:rPr>
            <w:rtl/>
          </w:rPr>
          <w:t xml:space="preserve">חלקו</w:t>
        </w:r>
      </w:ins>
      <w:del w:id="9317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בצאנך, </w:t>
      </w:r>
    </w:p>
    <w:p>
      <w:pPr>
        <w:pStyle w:val="38"/>
        <w:rPr>
          <w:ins w:id="99016" w:author="מנוע מכני" w:date="2026-10-05T11:32:12Z"/>
        </w:rPr>
      </w:pPr>
      <w:r>
        <w:tab/>
      </w:r>
      <w:ins w:id="90451" w:author="מנוע מכני" w:date="2026-10-05T11:32:12Z">
        <w:r>
          <w:t xml:space="preserve">ר"י</w:t>
        </w:r>
      </w:ins>
      <w:del w:id="90452" w:author="מנוע מכני" w:date="2026-10-05T11:32:12Z">
        <w:r w:rsidR="000F5460">
          <w:delText xml:space="preserve">ר''י</w:delText>
        </w:r>
      </w:del>
      <w:r>
        <w:t>:</w:t>
      </w:r>
    </w:p>
    <w:p w14:paraId="5FE25429" w14:textId="77777777" w:rsidR="000F5460" w:rsidRDefault="00CD49A5" w:rsidP="0065674F">
      <w:pPr>
        <w:rPr>
          <w:rtl/>
        </w:rPr>
      </w:pPr>
      <w:del w:id="99017" w:author="מנוע מכני" w:date="2026-10-05T11:32:12Z">
        <w:r w:rsidR="000F5460">
          <w:rPr>
            <w:rFonts w:hint="cs"/>
            <w:rtl/>
          </w:rPr>
          <w:delText xml:space="preserve"> </w:delText>
        </w:r>
      </w:del>
      <w:ins w:id="93175" w:author="מנוע מכני" w:date="2026-10-05T11:32:12Z">
        <w:r>
          <w:rPr>
            <w:rFonts w:hint="cs"/>
            <w:rtl/>
          </w:rPr>
          <w:t xml:space="preserve">לשיטתו</w:t>
        </w:r>
      </w:ins>
      <w:del w:id="93176" w:author="מנוע מכני" w:date="2026-10-05T11:32:12Z">
        <w:r w:rsidR="000F5460">
          <w:rPr>
            <w:rFonts w:hint="cs"/>
            <w:rtl/>
          </w:rPr>
          <w:delText xml:space="preserve">לטעמיה</w:delText>
        </w:r>
      </w:del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ins w:id="98255" w:author="מנוע מכני" w:date="2026-10-05T11:32:12Z">
        <w:r>
          <w:rPr>
            <w:rtl/>
          </w:rPr>
          <w:t xml:space="preserve">נכרי</w:t>
        </w:r>
      </w:ins>
      <w:del w:id="9825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חייבת בבכורה, וקרא - למישרי בגזה ועבודה</w:t>
      </w:r>
      <w:ins w:id="95991" w:author="מנוע מכני" w:date="2026-10-05T11:32:12Z">
        <w:r>
          <w:rPr>
            <w:rtl/>
          </w:rPr>
          <w:t xml:space="preserve">,</w:t>
        </w:r>
      </w:ins>
      <w:del w:id="959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18" w:author="מנוע מכני" w:date="2026-10-05T11:32:12Z"/>
        </w:rPr>
      </w:pPr>
      <w:r>
        <w:tab/>
      </w:r>
      <w:r w:rsidR="000F5460">
        <w:t xml:space="preserve">ול</w:t>
      </w:r>
      <w:ins w:id="90453" w:author="מנוע מכני" w:date="2026-10-05T11:32:12Z">
        <w:r>
          <w:t xml:space="preserve">ר"ש</w:t>
        </w:r>
      </w:ins>
      <w:del w:id="90454" w:author="מנוע מכני" w:date="2026-10-05T11:32:12Z">
        <w:r w:rsidR="000F5460">
          <w:delText xml:space="preserve">ר''ש</w:delText>
        </w:r>
      </w:del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del w:id="990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שותפות </w:t>
      </w:r>
      <w:ins w:id="98257" w:author="מנוע מכני" w:date="2026-10-05T11:32:12Z">
        <w:r>
          <w:rPr>
            <w:rtl/>
          </w:rPr>
          <w:t xml:space="preserve">נכרי</w:t>
        </w:r>
      </w:ins>
      <w:del w:id="98258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45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456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היינו דכתיב צאנך, ושורך - אטו צאנך</w:t>
      </w:r>
      <w:ins w:id="95993" w:author="מנוע מכני" w:date="2026-10-05T11:32:12Z">
        <w:r>
          <w:rPr>
            <w:rtl/>
          </w:rPr>
          <w:t xml:space="preserve">,</w:t>
        </w:r>
      </w:ins>
      <w:del w:id="959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20" w:author="מנוע מכני" w:date="2026-10-05T11:32:12Z"/>
        </w:rPr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del w:id="9902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</w:t>
      </w:r>
      <w:ins w:id="90457" w:author="מנוע מכני" w:date="2026-10-05T11:32:12Z">
        <w:r>
          <w:rPr>
            <w:rStyle w:val="2fb"/>
            <w:rtl/>
          </w:rPr>
          <w:t xml:space="preserve">ר"ש</w:t>
        </w:r>
      </w:ins>
      <w:del w:id="90458" w:author="מנוע מכני" w:date="2026-10-05T11:32:12Z">
        <w:r>
          <w:rPr>
            <w:rtl/>
          </w:rPr>
          <w:delText xml:space="preserve">ר</w:delText>
        </w:r>
        <w:r w:rsidR="0065674F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ins w:id="90459" w:author="מנוע מכני" w:date="2026-10-05T11:32:12Z">
        <w:r>
          <w:rPr>
            <w:rtl/>
          </w:rPr>
          <w:t xml:space="preserve">ל"ל</w:t>
        </w:r>
      </w:ins>
      <w:del w:id="90460" w:author="מנוע מכני" w:date="2026-10-05T11:32:12Z">
        <w:r>
          <w:rPr>
            <w:rtl/>
          </w:rPr>
          <w:delText xml:space="preserve">ל</w:delText>
        </w:r>
        <w:r w:rsidR="0065674F">
          <w:rPr>
            <w:rFonts w:hint="cs"/>
            <w:rtl/>
          </w:rPr>
          <w:delText xml:space="preserve">''</w:delText>
        </w:r>
        <w:r w:rsidR="0065674F">
          <w:rPr>
            <w:rtl/>
          </w:rPr>
          <w:delText xml:space="preserve">ל</w:delText>
        </w:r>
      </w:del>
      <w:r>
        <w:rPr>
          <w:rtl/>
        </w:rPr>
        <w:t xml:space="preserve"> </w:t>
      </w:r>
      <w:ins w:id="97515" w:author="מנוע מכני" w:date="2026-10-05T11:32:12Z">
        <w:r>
          <w:rPr>
            <w:b/>
            <w:bCs/>
            <w:rtl/>
          </w:rPr>
          <w:t xml:space="preserve">קשה</w:t>
        </w:r>
      </w:ins>
      <w:del w:id="97516" w:author="מנוע מכני" w:date="2026-10-05T11:32:12Z">
        <w:r w:rsidRPr="00CD49A5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del w:id="90544" w:author="מנוע עיצוב" w:date="2026-10-05T11:33:53Z"/>
          <w:rtl/>
        </w:rPr>
      </w:pPr>
    </w:p>
    <w:p>
      <w:pPr>
        <w:pStyle w:val="38"/>
        <w:rPr>
          <w:ins w:id="99022" w:author="מנוע מכני" w:date="2026-10-05T11:32:12Z"/>
        </w:rPr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del w:id="990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ins w:id="95995" w:author="מנוע מכני" w:date="2026-10-05T11:32:12Z">
        <w:r>
          <w:rPr>
            <w:rtl/>
          </w:rPr>
          <w:t xml:space="preserve">,</w:t>
        </w:r>
      </w:ins>
      <w:del w:id="95996" w:author="מנוע מכני" w:date="2026-10-05T11:32:12Z">
        <w:r w:rsidR="000B5F7F">
          <w:rPr>
            <w:rtl/>
          </w:rPr>
          <w:delText xml:space="preserve">;</w:delText>
        </w:r>
      </w:del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>
          <w:ins w:id="99024" w:author="מנוע מכני" w:date="2026-10-05T11:32:12Z"/>
        </w:rPr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del w:id="990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>
          <w:ins w:id="99026" w:author="מנוע מכני" w:date="2026-10-05T11:32:12Z"/>
        </w:rPr>
      </w:pPr>
      <w:ins w:id="90461" w:author="מנוע מכני" w:date="2026-10-05T11:32:12Z">
        <w:r>
          <w:t xml:space="preserve">ר"ש</w:t>
        </w:r>
      </w:ins>
      <w:del w:id="90462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del w:id="990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כולן אין מטמאין טומאת אוכלין, ומודה </w:t>
      </w:r>
      <w:ins w:id="90463" w:author="מנוע מכני" w:date="2026-10-05T11:32:12Z">
        <w:r>
          <w:rPr>
            <w:rStyle w:val="2fb"/>
            <w:rtl/>
          </w:rPr>
          <w:t xml:space="preserve">ר"ש</w:t>
        </w:r>
      </w:ins>
      <w:del w:id="90464" w:author="מנוע מכני" w:date="2026-10-05T11:32:12Z">
        <w:r w:rsidR="00F63065">
          <w:rPr>
            <w:rtl/>
          </w:rPr>
          <w:delText xml:space="preserve">ר</w:delText>
        </w:r>
        <w:r w:rsidR="00037612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037612">
          <w:rPr>
            <w:rFonts w:hint="cs"/>
            <w:rtl/>
          </w:rPr>
          <w:delText xml:space="preserve">ש</w:delText>
        </w:r>
      </w:del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>
          <w:ins w:id="99028" w:author="מנוע מכני" w:date="2026-10-05T11:32:12Z"/>
        </w:rPr>
      </w:pPr>
      <w:r>
        <w:t>וא</w:t>
      </w:r>
      <w:ins w:id="90465" w:author="מנוע מכני" w:date="2026-10-05T11:32:12Z">
        <w:r>
          <w:t xml:space="preserve">ר"א</w:t>
        </w:r>
      </w:ins>
      <w:del w:id="90466" w:author="מנוע מכני" w:date="2026-10-05T11:32:12Z">
        <w:r w:rsidR="00037612">
          <w:delText xml:space="preserve">ר''א</w:delText>
        </w:r>
      </w:del>
      <w:r w:rsidR="00037612">
        <w:t xml:space="preserve"> אר</w:t>
      </w:r>
      <w:ins w:id="90467" w:author="מנוע מכני" w:date="2026-10-05T11:32:12Z">
        <w:r>
          <w:t xml:space="preserve">י"ו</w:t>
        </w:r>
      </w:ins>
      <w:del w:id="90468" w:author="מנוע מכני" w:date="2026-10-05T11:32:12Z">
        <w:r w:rsidR="00037612">
          <w:delText xml:space="preserve">י''ו</w:delText>
        </w:r>
      </w:del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del w:id="990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ins w:id="90469" w:author="מנוע מכני" w:date="2026-10-05T11:32:12Z">
        <w:r>
          <w:rPr>
            <w:rFonts w:hint="cs"/>
            <w:rtl/>
          </w:rPr>
          <w:t xml:space="preserve">א"ה</w:t>
        </w:r>
      </w:ins>
      <w:del w:id="9047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ins w:id="94519" w:author="מנוע מכני" w:date="2026-10-05T11:32:12Z">
        <w:r>
          <w:rPr>
            <w:rtl/>
          </w:rPr>
          <w:t xml:space="preserve">מה</w:t>
        </w:r>
      </w:ins>
      <w:del w:id="9452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איריא דהיתה לה שעת הכושר? תיפ</w:t>
      </w:r>
      <w:ins w:id="90471" w:author="מנוע מכני" w:date="2026-10-05T11:32:12Z">
        <w:r>
          <w:rPr>
            <w:rtl/>
          </w:rPr>
          <w:t xml:space="preserve">ו"ל</w:t>
        </w:r>
      </w:ins>
      <w:del w:id="90472" w:author="מנוע מכני" w:date="2026-10-05T11:32:12Z">
        <w:r w:rsidR="00F63065">
          <w:rPr>
            <w:rtl/>
          </w:rPr>
          <w:delText xml:space="preserve">ו</w:delText>
        </w:r>
        <w:r w:rsidR="00037612">
          <w:rPr>
            <w:rFonts w:hint="cs"/>
            <w:rtl/>
          </w:rPr>
          <w:delText xml:space="preserve">''ל</w:delText>
        </w:r>
      </w:del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>
          <w:ins w:id="99030" w:author="מנוע מכני" w:date="2026-10-05T11:32:12Z"/>
        </w:rPr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ins w:id="90473" w:author="מנוע מכני" w:date="2026-10-05T11:32:12Z">
        <w:r>
          <w:t xml:space="preserve">ב"י</w:t>
        </w:r>
      </w:ins>
      <w:del w:id="90474" w:author="מנוע מכני" w:date="2026-10-05T11:32:12Z">
        <w:r w:rsidR="00037612">
          <w:delText xml:space="preserve">ב''י</w:delText>
        </w:r>
      </w:del>
      <w:r w:rsidR="00037612">
        <w:t xml:space="preserve"> מ</w:t>
      </w:r>
      <w:ins w:id="90475" w:author="מנוע מכני" w:date="2026-10-05T11:32:12Z">
        <w:r>
          <w:t xml:space="preserve">ר"ש</w:t>
        </w:r>
      </w:ins>
      <w:del w:id="90476" w:author="מנוע מכני" w:date="2026-10-05T11:32:12Z">
        <w:r w:rsidR="00037612">
          <w:delText xml:space="preserve">ר''ש</w:delText>
        </w:r>
      </w:del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del w:id="99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r>
        <w:rPr>
          <w:rtl/>
        </w:rPr>
        <w:t xml:space="preserve">כי עם קדוש אתה לה' אלהיך ולהלן הוא אומר </w:t>
      </w:r>
      <w:r w:rsidR="00593BF8">
        <w:rPr>
          <w:rFonts w:hint="cs"/>
          <w:rtl/>
        </w:rPr>
        <w:t>'</w:t>
      </w:r>
      <w:r>
        <w:rPr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ins w:id="94523" w:author="מנוע מכני" w:date="2026-10-05T11:32:12Z">
        <w:r>
          <w:rPr>
            <w:b/>
            <w:bCs/>
            <w:rtl/>
          </w:rPr>
          <w:t xml:space="preserve">אחת</w:t>
        </w:r>
      </w:ins>
      <w:del w:id="94524" w:author="מנוע מכני" w:date="2026-10-05T11:32:12Z">
        <w:r w:rsidRPr="002D710F">
          <w:rPr>
            <w:b/>
            <w:bCs/>
            <w:rtl/>
          </w:rPr>
          <w:delText xml:space="preserve">חדא</w:delText>
        </w:r>
      </w:del>
      <w:r w:rsidRPr="002D710F">
        <w:rPr>
          <w:b/>
          <w:bCs/>
          <w:rtl/>
        </w:rPr>
        <w:t xml:space="preserve"> ועוד </w:t>
      </w:r>
      <w:ins w:id="94521" w:author="מנוע מכני" w:date="2026-10-05T11:32:12Z">
        <w:r>
          <w:rPr>
            <w:b/>
            <w:bCs/>
            <w:rtl/>
          </w:rPr>
          <w:t xml:space="preserve">אומר</w:t>
        </w:r>
      </w:ins>
      <w:del w:id="94522" w:author="מנוע מכני" w:date="2026-10-05T11:32:12Z">
        <w:r w:rsidRPr="002D710F">
          <w:rPr>
            <w:b/>
            <w:bCs/>
            <w:rtl/>
          </w:rPr>
          <w:delText xml:space="preserve">קאמר</w:delText>
        </w:r>
      </w:del>
      <w:r>
        <w:rPr>
          <w:rtl/>
        </w:rPr>
        <w:t xml:space="preserve">, </w:t>
      </w:r>
      <w:ins w:id="94525" w:author="מנוע מכני" w:date="2026-10-05T11:32:12Z">
        <w:r>
          <w:rPr>
            <w:rtl/>
          </w:rPr>
          <w:t xml:space="preserve">אחת</w:t>
        </w:r>
      </w:ins>
      <w:del w:id="945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- דאוכל שאתה יכול להאכילו לאחרים הוא, </w:t>
      </w:r>
    </w:p>
    <w:p>
      <w:pPr>
        <w:pStyle w:val="38"/>
        <w:rPr>
          <w:ins w:id="100806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del w:id="100807" w:author="מנוע מכני" w:date="2026-10-05T11:32:12Z">
        <w:r w:rsidR="00F63065">
          <w:rPr>
            <w:rtl/>
          </w:rPr>
          <w:delText xml:space="preserve"> </w:delText>
        </w:r>
      </w:del>
      <w:ins w:id="94527" w:author="מנוע מכני" w:date="2026-10-05T11:32:12Z">
        <w:r>
          <w:rPr>
            <w:rtl/>
          </w:rPr>
          <w:t xml:space="preserve">לו</w:t>
        </w:r>
      </w:ins>
      <w:del w:id="9452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</w:t>
      </w:r>
      <w:ins w:id="93177" w:author="מנוע מכני" w:date="2026-10-05T11:32:12Z">
        <w:r>
          <w:rPr>
            <w:rtl/>
          </w:rPr>
          <w:t xml:space="preserve">גם</w:t>
        </w:r>
      </w:ins>
      <w:del w:id="931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ins w:id="98409" w:author="מנוע מכני" w:date="2026-10-05T11:32:12Z">
        <w:r>
          <w:rPr>
            <w:rtl/>
          </w:rPr>
          <w:t xml:space="preserve">ישנו</w:t>
        </w:r>
      </w:ins>
      <w:del w:id="9841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דלאחר עריפה שרי </w:t>
      </w:r>
      <w:ins w:id="90477" w:author="מנוע מכני" w:date="2026-10-05T11:32:12Z">
        <w:r>
          <w:rPr>
            <w:rStyle w:val="2fb"/>
            <w:rtl/>
          </w:rPr>
          <w:t xml:space="preserve">ר"ש</w:t>
        </w:r>
      </w:ins>
      <w:del w:id="90478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ins w:id="90479" w:author="מנוע מכני" w:date="2026-10-05T11:32:12Z">
        <w:r>
          <w:rPr>
            <w:rStyle w:val="2fb"/>
            <w:rtl/>
          </w:rPr>
          <w:t xml:space="preserve">ר"ש</w:t>
        </w:r>
      </w:ins>
      <w:del w:id="90480" w:author="מנוע מכני" w:date="2026-10-05T11:32:12Z">
        <w:r>
          <w:rPr>
            <w:rtl/>
          </w:rPr>
          <w:delText xml:space="preserve">ר</w:delText>
        </w:r>
        <w:r w:rsidR="003B6BAC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ins w:id="97711" w:author="מנוע מכני" w:date="2026-10-05T11:32:12Z">
        <w:r>
          <w:rPr>
            <w:rtl/>
          </w:rPr>
          <w:t xml:space="preserve">אם </w:t>
        </w:r>
      </w:ins>
      <w:del w:id="977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דחשיב </w:t>
      </w:r>
      <w:ins w:id="94529" w:author="מנוע מכני" w:date="2026-10-05T11:32:12Z">
        <w:r>
          <w:rPr>
            <w:rtl/>
          </w:rPr>
          <w:t xml:space="preserve">עליו</w:t>
        </w:r>
      </w:ins>
      <w:del w:id="945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ins w:id="90481" w:author="מנוע מכני" w:date="2026-10-05T11:32:12Z">
        <w:r>
          <w:rPr>
            <w:rtl/>
          </w:rPr>
          <w:t xml:space="preserve">ה"נ</w:t>
        </w:r>
      </w:ins>
      <w:del w:id="90482" w:author="מנוע מכני" w:date="2026-10-05T11:32:12Z">
        <w:r>
          <w:rPr>
            <w:rtl/>
          </w:rPr>
          <w:delText xml:space="preserve">ה</w:delText>
        </w:r>
        <w:r w:rsidR="003B6BAC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, </w:t>
      </w:r>
      <w:r>
        <w:rPr>
          <w:rtl/>
        </w:rPr>
        <w:t xml:space="preserve">ה</w:t>
      </w:r>
      <w:ins w:id="90483" w:author="מנוע מכני" w:date="2026-10-05T11:32:12Z">
        <w:r>
          <w:rPr>
            <w:rFonts w:hint="cs"/>
            <w:rtl/>
          </w:rPr>
          <w:t xml:space="preserve">ב"ע</w:t>
        </w:r>
      </w:ins>
      <w:del w:id="90484" w:author="מנוע מכני" w:date="2026-10-05T11:32:12Z">
        <w:r w:rsidR="003B6BAC">
          <w:rPr>
            <w:rFonts w:hint="cs"/>
            <w:rtl/>
          </w:rPr>
          <w:delText xml:space="preserve">ב''ע</w:delText>
        </w:r>
      </w:del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ins w:id="94531" w:author="מנוע מכני" w:date="2026-10-05T11:32:12Z">
        <w:r>
          <w:rPr>
            <w:rtl/>
          </w:rPr>
          <w:t xml:space="preserve">עליו</w:t>
        </w:r>
      </w:ins>
      <w:del w:id="94532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>
      <w:pPr>
        <w:pStyle w:val="38"/>
        <w:rPr>
          <w:ins w:id="99032" w:author="מנוע מכני" w:date="2026-10-05T11:32:12Z"/>
        </w:rPr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del w:id="99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>
          <w:ins w:id="99034" w:author="מנוע מכני" w:date="2026-10-05T11:32:12Z"/>
        </w:rPr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del w:id="99035" w:author="מנוע מכני" w:date="2026-10-05T11:32:12Z">
        <w:r w:rsidR="00F63065">
          <w:rPr>
            <w:rtl/>
          </w:rPr>
          <w:delText xml:space="preserve"> </w:delText>
        </w:r>
      </w:del>
      <w:ins w:id="90485" w:author="מנוע מכני" w:date="2026-10-05T11:32:12Z">
        <w:r>
          <w:rPr>
            <w:rFonts w:hint="cs"/>
            <w:rtl/>
          </w:rPr>
          <w:t xml:space="preserve">י"ג</w:t>
        </w:r>
      </w:ins>
      <w:del w:id="90486" w:author="מנוע מכני" w:date="2026-10-05T11:32:12Z">
        <w:r>
          <w:rPr>
            <w:rFonts w:hint="cs"/>
            <w:rtl/>
          </w:rPr>
          <w:delText xml:space="preserve">י''ג</w:delText>
        </w:r>
      </w:del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ins w:id="97713" w:author="מנוע מכני" w:date="2026-10-05T11:32:12Z">
        <w:r>
          <w:rPr>
            <w:rtl/>
          </w:rPr>
          <w:t xml:space="preserve">ואם </w:t>
        </w:r>
      </w:ins>
      <w:del w:id="9771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ins w:id="92781" w:author="מנוע מכני" w:date="2026-10-05T11:32:12Z">
        <w:r>
          <w:rPr>
            <w:rStyle w:val="2fb"/>
            <w:rtl/>
          </w:rPr>
          <w:t xml:space="preserve">ר"ש</w:t>
        </w:r>
      </w:ins>
      <w:del w:id="92782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6" w:author="מנוע מכני" w:date="2026-10-05T11:32:12Z"/>
        </w:rPr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del w:id="9903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ins w:id="97715" w:author="מנוע מכני" w:date="2026-10-05T11:32:12Z">
        <w:r>
          <w:rPr>
            <w:rtl/>
          </w:rPr>
          <w:t xml:space="preserve">ואם </w:t>
        </w:r>
      </w:ins>
      <w:del w:id="9771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איסורו חישובו, למה לי מחשבה? הא מני - </w:t>
      </w:r>
      <w:ins w:id="92783" w:author="מנוע מכני" w:date="2026-10-05T11:32:12Z">
        <w:r>
          <w:rPr>
            <w:rStyle w:val="2fb"/>
            <w:rtl/>
          </w:rPr>
          <w:t xml:space="preserve">ר"ש</w:t>
        </w:r>
      </w:ins>
      <w:del w:id="92784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>
          <w:ins w:id="99038" w:author="מנוע מכני" w:date="2026-10-05T11:32:12Z"/>
        </w:rPr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del w:id="9903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ins w:id="93179" w:author="מנוע מכני" w:date="2026-10-05T11:32:12Z">
        <w:r>
          <w:rPr>
            <w:rFonts w:hint="cs"/>
            <w:rtl/>
          </w:rPr>
          <w:t xml:space="preserve">ולא</w:t>
        </w:r>
      </w:ins>
      <w:del w:id="93180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ins w:id="90487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88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ins w:id="93181" w:author="מנוע מכני" w:date="2026-10-05T11:32:12Z">
        <w:r>
          <w:rPr>
            <w:rFonts w:hint="cs"/>
            <w:rtl/>
          </w:rPr>
          <w:t xml:space="preserve">שהרי</w:t>
        </w:r>
      </w:ins>
      <w:del w:id="9318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סיפא </w:t>
      </w:r>
      <w:ins w:id="9048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ins w:id="9049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492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מה טעם - הואיל ויש בהן סימני טהרה </w:t>
      </w:r>
    </w:p>
    <w:p>
      <w:pPr>
        <w:pStyle w:val="38"/>
        <w:rPr>
          <w:ins w:id="9904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del w:id="99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0493" w:author="מנוע מכני" w:date="2026-10-05T11:32:12Z">
        <w:r>
          <w:rPr>
            <w:rtl/>
          </w:rPr>
          <w:t xml:space="preserve">ו"ע</w:t>
        </w:r>
      </w:ins>
      <w:del w:id="90494" w:author="מנוע מכני" w:date="2026-10-05T11:32:12Z">
        <w:r>
          <w:rPr>
            <w:rtl/>
          </w:rPr>
          <w:delText xml:space="preserve">ו</w:delText>
        </w:r>
        <w:r w:rsidR="00593BF8">
          <w:rPr>
            <w:rFonts w:hint="cs"/>
            <w:rtl/>
          </w:rPr>
          <w:delText xml:space="preserve">''ע</w:delText>
        </w:r>
      </w:del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183" w:author="מנוע מכני" w:date="2026-10-05T11:32:12Z">
        <w:r>
          <w:rPr>
            <w:rtl/>
          </w:rPr>
          <w:t xml:space="preserve">אומרים</w:t>
        </w:r>
      </w:ins>
      <w:del w:id="931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איסורו חישובו, </w:t>
      </w:r>
      <w:ins w:id="97717" w:author="מנוע מכני" w:date="2026-10-05T11:32:12Z">
        <w:r>
          <w:rPr>
            <w:rtl/>
          </w:rPr>
          <w:t xml:space="preserve">ואם </w:t>
        </w:r>
      </w:ins>
      <w:del w:id="9771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דערפיה מיערף </w:t>
      </w:r>
      <w:ins w:id="90495" w:author="מנוע מכני" w:date="2026-10-05T11:32:12Z">
        <w:r>
          <w:rPr>
            <w:rtl/>
          </w:rPr>
          <w:t xml:space="preserve">ה"נ</w:t>
        </w:r>
      </w:ins>
      <w:del w:id="90496" w:author="מנוע מכני" w:date="2026-10-05T11:32:12Z">
        <w:r>
          <w:rPr>
            <w:rtl/>
          </w:rPr>
          <w:delText xml:space="preserve">ה</w:delText>
        </w:r>
        <w:r w:rsidR="00593BF8">
          <w:rPr>
            <w:rFonts w:hint="cs"/>
            <w:rtl/>
          </w:rPr>
          <w:delText xml:space="preserve">''נ</w:delText>
        </w:r>
      </w:del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del w:id="90545" w:author="מנוע עיצוב" w:date="2026-10-05T11:33:53Z"/>
          <w:rtl/>
        </w:rPr>
      </w:pPr>
    </w:p>
    <w:p w14:paraId="55DD194C" w14:textId="77777777" w:rsidR="00593BF8" w:rsidRDefault="00F63065" w:rsidP="00165DBA">
      <w:pPr>
        <w:rPr>
          <w:rtl/>
        </w:rPr>
      </w:pPr>
      <w:r>
        <w:rPr>
          <w:rtl/>
        </w:rPr>
        <w:t xml:space="preserve">ובפלוגתא דנימוס </w:t>
      </w:r>
      <w:r>
        <w:rPr>
          <w:rStyle w:val="2fb"/>
          <w:rtl/>
        </w:rPr>
        <w:t xml:space="preserve">ו</w:t>
      </w:r>
      <w:ins w:id="90497" w:author="מנוע מכני" w:date="2026-10-05T11:32:12Z">
        <w:r>
          <w:rPr>
            <w:rStyle w:val="2fb"/>
            <w:rtl/>
          </w:rPr>
          <w:t xml:space="preserve">ר"א</w:t>
        </w:r>
      </w:ins>
      <w:del w:id="90498" w:author="מנוע מכני" w:date="2026-10-05T11:32:12Z">
        <w:r>
          <w:rPr>
            <w:rtl/>
          </w:rPr>
          <w:delText xml:space="preserve">ר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א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ins w:id="90499" w:author="מנוע מכני" w:date="2026-10-05T11:32:12Z">
        <w:r>
          <w:rPr>
            <w:rtl/>
          </w:rPr>
          <w:t xml:space="preserve">א"ר</w:t>
        </w:r>
      </w:ins>
      <w:del w:id="90500" w:author="מנוע מכני" w:date="2026-10-05T11:32:12Z">
        <w:r>
          <w:rPr>
            <w:rtl/>
          </w:rPr>
          <w:delText xml:space="preserve">א</w:delText>
        </w:r>
        <w:r w:rsidR="00165DBA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65DBA">
          <w:rPr>
            <w:rFonts w:hint="cs"/>
            <w:rtl/>
          </w:rPr>
          <w:delText xml:space="preserve">ר</w:delText>
        </w:r>
      </w:del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>
          <w:ins w:id="99042" w:author="מנוע מכני" w:date="2026-10-05T11:32:12Z"/>
        </w:rPr>
      </w:pPr>
      <w:ins w:id="90501" w:author="מנוע מכני" w:date="2026-10-05T11:32:12Z">
        <w:r>
          <w:t xml:space="preserve">ר"א</w:t>
        </w:r>
      </w:ins>
      <w:del w:id="90502" w:author="מנוע מכני" w:date="2026-10-05T11:32:12Z">
        <w:r>
          <w:delText xml:space="preserve">ר''א</w:delText>
        </w:r>
      </w:del>
      <w:del w:id="100893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del w:id="990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דם שחיטה לעולם מכשיר, </w:t>
      </w:r>
    </w:p>
    <w:p>
      <w:pPr>
        <w:pStyle w:val="38"/>
        <w:rPr>
          <w:ins w:id="99044" w:author="מנוע מכני" w:date="2026-10-05T11:32:12Z"/>
        </w:rPr>
      </w:pPr>
      <w:ins w:id="93185" w:author="מנוע מכני" w:date="2026-10-05T11:32:12Z">
        <w:r>
          <w:t xml:space="preserve">ויש</w:t>
        </w:r>
      </w:ins>
      <w:del w:id="93186" w:author="מנוע מכני" w:date="2026-10-05T11:32:12Z">
        <w:r w:rsidRPr="00792FF0">
          <w:delText xml:space="preserve">ו</w:delText>
        </w:r>
        <w:r w:rsidR="00F63065" w:rsidRPr="00792FF0">
          <w:delText xml:space="preserve">איכא</w:delText>
        </w:r>
      </w:del>
      <w:r w:rsidR="00F63065" w:rsidRPr="00792FF0">
        <w:t xml:space="preserve"> בינייהו</w:t>
      </w:r>
      <w:r w:rsidR="00F63065">
        <w:t xml:space="preserve"> </w:t>
      </w:r>
      <w:r>
        <w:t xml:space="preserve">ד</w:t>
      </w:r>
      <w:ins w:id="90503" w:author="מנוע מכני" w:date="2026-10-05T11:32:12Z">
        <w:r>
          <w:t xml:space="preserve">ת"ק</w:t>
        </w:r>
      </w:ins>
      <w:del w:id="90504" w:author="מנוע מכני" w:date="2026-10-05T11:32:12Z">
        <w:r>
          <w:delText xml:space="preserve">ת''ק</w:delText>
        </w:r>
      </w:del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del w:id="990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דמו מכשיר - </w:t>
      </w:r>
      <w:ins w:id="97517" w:author="מנוע מכני" w:date="2026-10-05T11:32:12Z">
        <w:r>
          <w:rPr>
            <w:rtl/>
          </w:rPr>
          <w:t xml:space="preserve">לעולם</w:t>
        </w:r>
      </w:ins>
      <w:del w:id="97518" w:author="מנוע מכני" w:date="2026-10-05T11:32:12Z">
        <w:r w:rsidR="00F63065">
          <w:rPr>
            <w:rtl/>
          </w:rPr>
          <w:delText xml:space="preserve">לעלמא</w:delText>
        </w:r>
      </w:del>
      <w:r w:rsidR="00F63065">
        <w:rPr>
          <w:rtl/>
        </w:rPr>
        <w:t xml:space="preserve">, אבל </w:t>
      </w:r>
      <w:ins w:id="97995" w:author="מנוע מכני" w:date="2026-10-05T11:32:12Z">
        <w:r>
          <w:rPr>
            <w:rtl/>
          </w:rPr>
          <w:t xml:space="preserve">לגופו</w:t>
        </w:r>
      </w:ins>
      <w:del w:id="97996" w:author="מנוע מכני" w:date="2026-10-05T11:32:12Z">
        <w:r w:rsidR="00F63065">
          <w:rPr>
            <w:rtl/>
          </w:rPr>
          <w:delText xml:space="preserve">לגופיה</w:delText>
        </w:r>
      </w:del>
      <w:r w:rsidR="00F63065">
        <w:rPr>
          <w:rtl/>
        </w:rPr>
        <w:t xml:space="preserve"> - בעי מחשבה, </w:t>
      </w:r>
    </w:p>
    <w:p>
      <w:pPr>
        <w:pStyle w:val="38"/>
        <w:rPr>
          <w:ins w:id="99046" w:author="מנוע מכני" w:date="2026-10-05T11:32:12Z"/>
        </w:rPr>
      </w:pPr>
      <w:ins w:id="94533" w:author="מנוע מכני" w:date="2026-10-05T11:32:12Z">
        <w:r>
          <w:t xml:space="preserve">ובא</w:t>
        </w:r>
      </w:ins>
      <w:del w:id="94534" w:author="מנוע מכני" w:date="2026-10-05T11:32:12Z">
        <w:r>
          <w:delText xml:space="preserve">ואתא</w:delText>
        </w:r>
      </w:del>
      <w:r>
        <w:t xml:space="preserve"> </w:t>
      </w:r>
      <w:ins w:id="90505" w:author="מנוע מכני" w:date="2026-10-05T11:32:12Z">
        <w:r>
          <w:t xml:space="preserve">ר"א</w:t>
        </w:r>
      </w:ins>
      <w:del w:id="90506" w:author="מנוע מכני" w:date="2026-10-05T11:32:12Z">
        <w:r>
          <w:delText xml:space="preserve">ר</w:delText>
        </w:r>
        <w:r w:rsidR="00165DBA">
          <w:delText xml:space="preserve">''א</w:delText>
        </w:r>
      </w:del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del w:id="99047" w:author="מנוע מכני" w:date="2026-10-05T11:32:12Z">
        <w:r>
          <w:rPr>
            <w:rtl/>
          </w:rPr>
          <w:delText xml:space="preserve"> </w:delText>
        </w:r>
      </w:del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ins w:id="97997" w:author="מנוע מכני" w:date="2026-10-05T11:32:12Z">
        <w:r>
          <w:rPr>
            <w:rtl/>
          </w:rPr>
          <w:t xml:space="preserve">לגופו</w:t>
        </w:r>
      </w:ins>
      <w:del w:id="97998" w:author="מנוע מכני" w:date="2026-10-05T11:32:12Z">
        <w:r>
          <w:rPr>
            <w:rtl/>
          </w:rPr>
          <w:delText xml:space="preserve">לגופיה</w:delText>
        </w:r>
      </w:del>
      <w:r>
        <w:rPr>
          <w:rtl/>
        </w:rPr>
        <w:t xml:space="preserve"> </w:t>
      </w:r>
      <w:ins w:id="93187" w:author="מנוע מכני" w:date="2026-10-05T11:32:12Z">
        <w:r>
          <w:rPr>
            <w:rtl/>
          </w:rPr>
          <w:t xml:space="preserve">גם</w:t>
        </w:r>
      </w:ins>
      <w:del w:id="9318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ins w:id="97719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20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מחשבה</w:t>
      </w:r>
      <w:ins w:id="95997" w:author="מנוע מכני" w:date="2026-10-05T11:32:12Z">
        <w:r>
          <w:rPr>
            <w:rtl/>
          </w:rPr>
          <w:t xml:space="preserve">,</w:t>
        </w:r>
      </w:ins>
      <w:del w:id="95998" w:author="מנוע מכני" w:date="2026-10-05T11:32:12Z">
        <w:r w:rsidR="000B5F7F">
          <w:rPr>
            <w:rtl/>
          </w:rPr>
          <w:delText xml:space="preserve">;</w:delText>
        </w:r>
      </w:del>
    </w:p>
    <w:p w14:paraId="26FCD1E0" w14:textId="77777777" w:rsidR="00593BF8" w:rsidRDefault="00F63065" w:rsidP="00593BF8">
      <w:pPr>
        <w:rPr>
          <w:rtl/>
        </w:rPr>
      </w:pPr>
      <w:ins w:id="94537" w:author="מנוע מכני" w:date="2026-10-05T11:32:12Z">
        <w:r>
          <w:rPr>
            <w:rtl/>
          </w:rPr>
          <w:t xml:space="preserve">ממה</w:t>
        </w:r>
      </w:ins>
      <w:del w:id="94538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4535" w:author="מנוע מכני" w:date="2026-10-05T11:32:12Z">
        <w:r>
          <w:rPr>
            <w:rtl/>
          </w:rPr>
          <w:t xml:space="preserve">שמא</w:t>
        </w:r>
      </w:ins>
      <w:del w:id="9453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ins w:id="93189" w:author="מנוע מכני" w:date="2026-10-05T11:32:12Z">
        <w:r>
          <w:rPr>
            <w:rtl/>
          </w:rPr>
          <w:t xml:space="preserve">שם</w:t>
        </w:r>
      </w:ins>
      <w:del w:id="9319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דשאני עורב - הואיל ויש בו סימני טהרה</w:t>
      </w:r>
      <w:ins w:id="95999" w:author="מנוע מכני" w:date="2026-10-05T11:32:12Z">
        <w:r>
          <w:rPr>
            <w:rtl/>
          </w:rPr>
          <w:t xml:space="preserve">,</w:t>
        </w:r>
      </w:ins>
      <w:del w:id="96000" w:author="מנוע מכני" w:date="2026-10-05T11:32:12Z">
        <w:r w:rsidR="000B5F7F">
          <w:rPr>
            <w:rtl/>
          </w:rPr>
          <w:delText xml:space="preserve">;</w:delText>
        </w:r>
      </w:del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del w:id="90546" w:author="מנוע עיצוב" w:date="2026-10-05T11:33:53Z"/>
          <w:rtl/>
        </w:rPr>
      </w:pPr>
    </w:p>
    <w:p>
      <w:pPr>
        <w:pStyle w:val="38"/>
        <w:rPr>
          <w:ins w:id="99048" w:author="מנוע מכני" w:date="2026-10-05T11:32:12Z"/>
        </w:rPr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del w:id="99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ins w:id="905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08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ins w:id="905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0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>
          <w:ins w:id="99050" w:author="מנוע מכני" w:date="2026-10-05T11:32:12Z"/>
        </w:rPr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del w:id="99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ins w:id="96001" w:author="מנוע מכני" w:date="2026-10-05T11:32:12Z">
        <w:r>
          <w:rPr>
            <w:rtl/>
          </w:rPr>
          <w:t xml:space="preserve">,</w:t>
        </w:r>
      </w:ins>
      <w:del w:id="96002" w:author="מנוע מכני" w:date="2026-10-05T11:32:12Z">
        <w:r w:rsidR="000B5F7F">
          <w:rPr>
            <w:rtl/>
          </w:rPr>
          <w:delText xml:space="preserve">;</w:delText>
        </w:r>
      </w:del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ins w:id="93191" w:author="מנוע מכני" w:date="2026-10-05T11:32:12Z">
        <w:r>
          <w:rPr>
            <w:rtl/>
          </w:rPr>
          <w:t xml:space="preserve">לא</w:t>
        </w:r>
      </w:ins>
      <w:del w:id="9319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ins w:id="9051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2" w:author="מנוע מכני" w:date="2026-10-05T11:32:12Z">
        <w:r w:rsidR="00165DBA">
          <w:rPr>
            <w:rFonts w:hint="cs"/>
            <w:rtl/>
          </w:rPr>
          <w:delText xml:space="preserve">ר''י</w:delText>
        </w:r>
      </w:del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ins w:id="96003" w:author="מנוע מכני" w:date="2026-10-05T11:32:12Z">
        <w:r>
          <w:rPr>
            <w:rtl/>
          </w:rPr>
          <w:t xml:space="preserve"> </w:t>
        </w:r>
      </w:ins>
      <w:del w:id="96004" w:author="מנוע מכני" w:date="2026-10-05T11:32:12Z">
        <w:r>
          <w:rPr>
            <w:rtl/>
          </w:rPr>
          <w:delText xml:space="preserve">  </w:delText>
        </w:r>
      </w:del>
      <w:r>
        <w:rPr>
          <w:rStyle w:val="2fb"/>
          <w:rtl/>
        </w:rPr>
        <w:t xml:space="preserve">ו</w:t>
      </w:r>
      <w:ins w:id="90513" w:author="מנוע מכני" w:date="2026-10-05T11:32:12Z">
        <w:r>
          <w:rPr>
            <w:rStyle w:val="2fb"/>
            <w:rtl/>
          </w:rPr>
          <w:t xml:space="preserve">ר"ש</w:t>
        </w:r>
      </w:ins>
      <w:del w:id="9051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>
          <w:ins w:id="100808" w:author="מנוע מכני" w:date="2026-10-05T11:32:12Z"/>
        </w:rPr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del w:id="100809" w:author="מנוע מכני" w:date="2026-10-05T11:32:12Z">
        <w:r>
          <w:rPr>
            <w:rtl/>
          </w:rPr>
          <w:delText xml:space="preserve"> </w:delText>
        </w:r>
      </w:del>
      <w:ins w:id="97721" w:author="מנוע מכני" w:date="2026-10-05T11:32:12Z">
        <w:r>
          <w:rPr>
            <w:rtl/>
          </w:rPr>
          <w:t xml:space="preserve">דאם </w:t>
        </w:r>
      </w:ins>
      <w:del w:id="977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ins w:id="9051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16" w:author="מנוע מכני" w:date="2026-10-05T11:32:12Z">
        <w:r w:rsidR="00165DB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ins w:id="9051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18" w:author="מנוע מכני" w:date="2026-10-05T11:32:12Z">
        <w:r w:rsidR="00433B6E">
          <w:rPr>
            <w:rFonts w:hint="cs"/>
            <w:rtl/>
          </w:rPr>
          <w:delText xml:space="preserve">ר''י</w:delText>
        </w:r>
      </w:del>
      <w:ins w:id="96005" w:author="מנוע מכני" w:date="2026-10-05T11:32:12Z">
        <w:r>
          <w:rPr>
            <w:rtl/>
          </w:rPr>
          <w:t xml:space="preserve">,</w:t>
        </w:r>
      </w:ins>
      <w:del w:id="96006" w:author="מנוע מכני" w:date="2026-10-05T11:32:12Z">
        <w:r w:rsidR="000B5F7F">
          <w:rPr>
            <w:rtl/>
          </w:rPr>
          <w:delText xml:space="preserve">;</w:delText>
        </w:r>
      </w:del>
    </w:p>
    <w:p w14:paraId="2B800B13" w14:textId="77777777" w:rsidR="00B874E6" w:rsidRDefault="00F63065" w:rsidP="00433B6E">
      <w:pPr>
        <w:rPr>
          <w:rtl/>
        </w:rPr>
      </w:pPr>
      <w:ins w:id="97723" w:author="מנוע מכני" w:date="2026-10-05T11:32:12Z">
        <w:r>
          <w:rPr>
            <w:rtl/>
          </w:rPr>
          <w:t xml:space="preserve">ואם </w:t>
        </w:r>
      </w:ins>
      <w:del w:id="9772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ins w:id="90519" w:author="מנוע מכני" w:date="2026-10-05T11:32:12Z">
        <w:r>
          <w:rPr>
            <w:rStyle w:val="2fb"/>
            <w:rtl/>
          </w:rPr>
          <w:t xml:space="preserve">ר"י</w:t>
        </w:r>
      </w:ins>
      <w:del w:id="90520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אבל בהנאת דמיו - אימא מודה </w:t>
      </w:r>
      <w:ins w:id="92785" w:author="מנוע מכני" w:date="2026-10-05T11:32:12Z">
        <w:r>
          <w:rPr>
            <w:rStyle w:val="2fb"/>
            <w:rtl/>
          </w:rPr>
          <w:t xml:space="preserve">לר"ש</w:t>
        </w:r>
      </w:ins>
      <w:del w:id="92786" w:author="מנוע מכני" w:date="2026-10-05T11:32:12Z">
        <w:r>
          <w:rPr>
            <w:rtl/>
          </w:rPr>
          <w:delText xml:space="preserve">לרבי שמעון</w:delText>
        </w:r>
      </w:del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del w:id="90547" w:author="מנוע עיצוב" w:date="2026-10-05T11:33:53Z"/>
          <w:rtl/>
        </w:rPr>
      </w:pPr>
    </w:p>
    <w:p>
      <w:pPr>
        <w:pStyle w:val="38"/>
        <w:rPr>
          <w:ins w:id="99052" w:author="מנוע מכני" w:date="2026-10-05T11:32:12Z"/>
        </w:rPr>
      </w:pPr>
      <w:r>
        <w:t xml:space="preserve">וכן א</w:t>
      </w:r>
      <w:ins w:id="90521" w:author="מנוע מכני" w:date="2026-10-05T11:32:12Z">
        <w:r>
          <w:t xml:space="preserve">ר"נ</w:t>
        </w:r>
      </w:ins>
      <w:del w:id="90522" w:author="מנוע מכני" w:date="2026-10-05T11:32:12Z">
        <w:r>
          <w:delText xml:space="preserve">ר''נ</w:delText>
        </w:r>
      </w:del>
      <w:r>
        <w:t xml:space="preserve"> מר</w:t>
      </w:r>
      <w:ins w:id="90523" w:author="מנוע מכני" w:date="2026-10-05T11:32:12Z">
        <w:r>
          <w:t xml:space="preserve">ב"א</w:t>
        </w:r>
      </w:ins>
      <w:del w:id="905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del w:id="9905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ins w:id="92787" w:author="מנוע מכני" w:date="2026-10-05T11:32:12Z">
        <w:r>
          <w:rPr>
            <w:rStyle w:val="2fb"/>
            <w:rtl/>
          </w:rPr>
          <w:t xml:space="preserve">ר"ש</w:t>
        </w:r>
      </w:ins>
      <w:del w:id="9278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לאחר עריפה שהוא אסור</w:t>
      </w:r>
      <w:ins w:id="96007" w:author="מנוע מכני" w:date="2026-10-05T11:32:12Z">
        <w:r>
          <w:rPr>
            <w:rtl/>
          </w:rPr>
          <w:t xml:space="preserve">,</w:t>
        </w:r>
      </w:ins>
      <w:del w:id="9600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4" w:author="מנוע מכני" w:date="2026-10-05T11:32:12Z"/>
        </w:rPr>
      </w:pPr>
      <w:r>
        <w:t xml:space="preserve">וא</w:t>
      </w:r>
      <w:ins w:id="90525" w:author="מנוע מכני" w:date="2026-10-05T11:32:12Z">
        <w:r>
          <w:t xml:space="preserve">ר"נ</w:t>
        </w:r>
      </w:ins>
      <w:del w:id="9052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del w:id="9905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וערפתו</w:t>
      </w:r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ins w:id="96009" w:author="מנוע מכני" w:date="2026-10-05T11:32:12Z">
        <w:r>
          <w:rPr>
            <w:rtl/>
          </w:rPr>
          <w:t xml:space="preserve">,</w:t>
        </w:r>
      </w:ins>
      <w:del w:id="96010" w:author="מנוע מכני" w:date="2026-10-05T11:32:12Z">
        <w:r w:rsidR="000B5F7F">
          <w:rPr>
            <w:rtl/>
          </w:rPr>
          <w:delText xml:space="preserve">;</w:delText>
        </w:r>
      </w:del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ins w:id="97725" w:author="מנוע מכני" w:date="2026-10-05T11:32:12Z">
        <w:r>
          <w:rPr>
            <w:rtl/>
          </w:rPr>
          <w:t xml:space="preserve">אם </w:t>
        </w:r>
      </w:ins>
      <w:del w:id="97726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ins w:id="90527" w:author="מנוע מכני" w:date="2026-10-05T11:32:12Z">
        <w:r>
          <w:rPr>
            <w:rStyle w:val="2fb"/>
            <w:rtl/>
          </w:rPr>
          <w:t xml:space="preserve">ר"י</w:t>
        </w:r>
      </w:ins>
      <w:del w:id="905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ins w:id="93193" w:author="מנוע מכני" w:date="2026-10-05T11:32:12Z">
        <w:r>
          <w:rPr>
            <w:rtl/>
          </w:rPr>
          <w:t xml:space="preserve">לא</w:t>
        </w:r>
      </w:ins>
      <w:del w:id="93194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</w:t>
      </w:r>
      <w:ins w:id="90529" w:author="מנוע מכני" w:date="2026-10-05T11:32:12Z">
        <w:r>
          <w:rPr>
            <w:rStyle w:val="2fb"/>
            <w:rtl/>
          </w:rPr>
          <w:t xml:space="preserve">ר"ש</w:t>
        </w:r>
      </w:ins>
      <w:del w:id="90530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היא</w:t>
      </w:r>
      <w:ins w:id="96011" w:author="מנוע מכני" w:date="2026-10-05T11:32:12Z">
        <w:r>
          <w:rPr>
            <w:rtl/>
          </w:rPr>
          <w:t xml:space="preserve">,</w:t>
        </w:r>
      </w:ins>
      <w:del w:id="9601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56" w:author="מנוע מכני" w:date="2026-10-05T11:32:12Z"/>
        </w:rPr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del w:id="99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ספרא חבריך תרגומה לעולם </w:t>
      </w:r>
      <w:ins w:id="90531" w:author="מנוע מכני" w:date="2026-10-05T11:32:12Z">
        <w:r>
          <w:rPr>
            <w:rStyle w:val="2fb"/>
            <w:rtl/>
          </w:rPr>
          <w:t xml:space="preserve">ר"י</w:t>
        </w:r>
      </w:ins>
      <w:del w:id="90532" w:author="מנוע מכני" w:date="2026-10-05T11:32:12Z">
        <w:r>
          <w:rPr>
            <w:rtl/>
          </w:rPr>
          <w:delText xml:space="preserve">ר</w:delText>
        </w:r>
        <w:r w:rsidR="00433B6E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ins w:id="98411" w:author="מנוע מכני" w:date="2026-10-05T11:32:12Z">
        <w:r>
          <w:rPr>
            <w:rtl/>
          </w:rPr>
          <w:t xml:space="preserve">והוצרך</w:t>
        </w:r>
      </w:ins>
      <w:del w:id="98412" w:author="מנוע מכני" w:date="2026-10-05T11:32:12Z">
        <w:r>
          <w:rPr>
            <w:rtl/>
          </w:rPr>
          <w:delText xml:space="preserve">ואיצטריך</w:delText>
        </w:r>
      </w:del>
      <w:r>
        <w:rPr>
          <w:rtl/>
        </w:rPr>
        <w:t xml:space="preserve">, </w:t>
      </w:r>
      <w:ins w:id="90533" w:author="מנוע מכני" w:date="2026-10-05T11:32:12Z">
        <w:r>
          <w:rPr>
            <w:rtl/>
          </w:rPr>
          <w:t xml:space="preserve">ס"ד</w:t>
        </w:r>
      </w:ins>
      <w:del w:id="90534" w:author="מנוע מכני" w:date="2026-10-05T11:32:12Z">
        <w:r>
          <w:rPr>
            <w:rtl/>
          </w:rPr>
          <w:delText xml:space="preserve">ס</w:delText>
        </w:r>
        <w:r w:rsidR="00A3125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del w:id="90548" w:author="מנוע עיצוב" w:date="2026-10-05T11:33:53Z"/>
          <w:rtl/>
        </w:rPr>
      </w:pPr>
    </w:p>
    <w:p>
      <w:pPr>
        <w:pStyle w:val="38"/>
        <w:rPr>
          <w:ins w:id="99058" w:author="מנוע מכני" w:date="2026-10-05T11:32:12Z"/>
        </w:rPr>
      </w:pPr>
      <w:r>
        <w:t xml:space="preserve">א</w:t>
      </w:r>
      <w:ins w:id="90535" w:author="מנוע מכני" w:date="2026-10-05T11:32:12Z">
        <w:r>
          <w:t xml:space="preserve">ר"נ</w:t>
        </w:r>
      </w:ins>
      <w:del w:id="90536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del w:id="99059" w:author="מנוע מכני" w:date="2026-10-05T11:32:12Z">
        <w:r w:rsidR="00F63065">
          <w:rPr>
            <w:rtl/>
          </w:rPr>
          <w:delText xml:space="preserve"> </w:delText>
        </w:r>
      </w:del>
      <w:ins w:id="97519" w:author="מנוע מכני" w:date="2026-10-05T11:32:12Z">
        <w:r>
          <w:rPr>
            <w:rtl/>
          </w:rPr>
          <w:t xml:space="preserve">מנין</w:t>
        </w:r>
      </w:ins>
      <w:del w:id="97520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ins w:id="90537" w:author="מנוע מכני" w:date="2026-10-05T11:32:12Z">
        <w:r>
          <w:rPr>
            <w:rFonts w:hint="cs"/>
            <w:rtl/>
          </w:rPr>
          <w:t xml:space="preserve">ב"א</w:t>
        </w:r>
      </w:ins>
      <w:del w:id="90538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3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540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- אפסידא דביני ביני, וא</w:t>
      </w:r>
      <w:ins w:id="90541" w:author="מנוע מכני" w:date="2026-10-05T11:32:12Z">
        <w:r>
          <w:rPr>
            <w:rFonts w:hint="cs"/>
            <w:rtl/>
          </w:rPr>
          <w:t xml:space="preserve">ב"א</w:t>
        </w:r>
      </w:ins>
      <w:del w:id="90542" w:author="מנוע מכני" w:date="2026-10-05T11:32:12Z">
        <w:r>
          <w:rPr>
            <w:rFonts w:hint="cs"/>
            <w:rtl/>
          </w:rPr>
          <w:delText xml:space="preserve">ב''א</w:delText>
        </w:r>
      </w:del>
      <w:r>
        <w:rPr>
          <w:rFonts w:hint="cs"/>
          <w:rtl/>
        </w:rPr>
        <w:t xml:space="preserve"> </w:t>
      </w:r>
      <w:ins w:id="9054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44" w:author="מנוע מכני" w:date="2026-10-05T11:32:12Z">
        <w:r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>
          <w:ins w:id="99060" w:author="מנוע מכני" w:date="2026-10-05T11:32:12Z"/>
        </w:rPr>
      </w:pPr>
      <w:r>
        <w:t>וכן א</w:t>
      </w:r>
      <w:ins w:id="90545" w:author="מנוע מכני" w:date="2026-10-05T11:32:12Z">
        <w:r>
          <w:t xml:space="preserve">ר"ל</w:t>
        </w:r>
      </w:ins>
      <w:del w:id="90546" w:author="מנוע מכני" w:date="2026-10-05T11:32:12Z">
        <w:r w:rsidR="00A3125B">
          <w:delText xml:space="preserve">ר''ל</w:delText>
        </w:r>
      </w:del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del w:id="99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ins w:id="90547" w:author="מנוע מכני" w:date="2026-10-05T11:32:12Z">
        <w:r>
          <w:rPr>
            <w:rStyle w:val="2fb"/>
            <w:rtl/>
          </w:rPr>
          <w:t xml:space="preserve">ר"ש</w:t>
        </w:r>
      </w:ins>
      <w:del w:id="90548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ins w:id="9054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550" w:author="מנוע מכני" w:date="2026-10-05T11:32:12Z">
        <w:r w:rsidR="00A3125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7727" w:author="מנוע מכני" w:date="2026-10-05T11:32:12Z">
        <w:r>
          <w:rPr>
            <w:rtl/>
          </w:rPr>
          <w:t xml:space="preserve">ואם </w:t>
        </w:r>
      </w:ins>
      <w:del w:id="9772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תימא </w:t>
      </w:r>
      <w:ins w:id="90551" w:author="מנוע מכני" w:date="2026-10-05T11:32:12Z">
        <w:r>
          <w:rPr>
            <w:rStyle w:val="2fb"/>
            <w:rtl/>
          </w:rPr>
          <w:t xml:space="preserve">ר"א</w:t>
        </w:r>
      </w:ins>
      <w:del w:id="9055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''א</w:delText>
        </w:r>
      </w:del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>
          <w:ins w:id="99062" w:author="מנוע מכני" w:date="2026-10-05T11:32:12Z"/>
        </w:rPr>
      </w:pPr>
      <w:ins w:id="93195" w:author="מנוע מכני" w:date="2026-10-05T11:32:12Z">
        <w:r>
          <w:t xml:space="preserve">יש</w:t>
        </w:r>
      </w:ins>
      <w:del w:id="93196" w:author="מנוע מכני" w:date="2026-10-05T11:32:12Z">
        <w:r>
          <w:delText xml:space="preserve">איכא</w:delText>
        </w:r>
      </w:del>
      <w:r>
        <w:t xml:space="preserve"> דמתני לה להא </w:t>
      </w:r>
      <w:ins w:id="92789" w:author="מנוע מכני" w:date="2026-10-05T11:32:12Z">
        <w:r>
          <w:t xml:space="preserve">דר"נ</w:t>
        </w:r>
      </w:ins>
      <w:del w:id="92790" w:author="מנוע מכני" w:date="2026-10-05T11:32:12Z">
        <w:r>
          <w:delText xml:space="preserve">דרב נחמן</w:delText>
        </w:r>
      </w:del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del w:id="99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0553" w:author="מנוע מכני" w:date="2026-10-05T11:32:12Z">
        <w:r>
          <w:rPr>
            <w:rStyle w:val="2fb"/>
            <w:rtl/>
          </w:rPr>
          <w:t xml:space="preserve">ר"ש</w:t>
        </w:r>
      </w:ins>
      <w:del w:id="90554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ins w:id="90555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0556" w:author="מנוע מכני" w:date="2026-10-05T11:32:12Z">
        <w:r w:rsidR="00A3125B">
          <w:rPr>
            <w:rFonts w:hint="cs"/>
            <w:rtl/>
          </w:rPr>
          <w:delText xml:space="preserve">ר''נ</w:delText>
        </w:r>
      </w:del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ins w:id="9055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0558" w:author="מנוע מכני" w:date="2026-10-05T11:32:12Z">
        <w:r w:rsidR="00A3125B">
          <w:rPr>
            <w:rFonts w:hint="cs"/>
            <w:rtl/>
          </w:rPr>
          <w:delText xml:space="preserve">ב''א</w:delText>
        </w:r>
      </w:del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>
          <w:ins w:id="99064" w:author="מנוע מכני" w:date="2026-10-05T11:32:12Z"/>
        </w:rPr>
      </w:pPr>
      <w:ins w:id="90559" w:author="מנוע מכני" w:date="2026-10-05T11:32:12Z">
        <w:r>
          <w:t xml:space="preserve">א"ד</w:t>
        </w:r>
      </w:ins>
      <w:del w:id="90560" w:author="מנוע מכני" w:date="2026-10-05T11:32:12Z">
        <w:r>
          <w:delText xml:space="preserve">א</w:delText>
        </w:r>
        <w:r w:rsidR="00A3125B">
          <w:delText xml:space="preserve">''ד</w:delText>
        </w:r>
      </w:del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del w:id="990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0561" w:author="מנוע מכני" w:date="2026-10-05T11:32:12Z">
        <w:r>
          <w:rPr>
            <w:rStyle w:val="2fb"/>
            <w:rtl/>
          </w:rPr>
          <w:t xml:space="preserve">ר"י</w:t>
        </w:r>
      </w:ins>
      <w:del w:id="90562" w:author="מנוע מכני" w:date="2026-10-05T11:32:12Z">
        <w:r>
          <w:rPr>
            <w:rtl/>
          </w:rPr>
          <w:delText xml:space="preserve">ר</w:delText>
        </w:r>
        <w:r w:rsidR="00A3125B">
          <w:rPr>
            <w:rFonts w:hint="cs"/>
            <w:rtl/>
          </w:rPr>
          <w:delText xml:space="preserve">''י</w:delText>
        </w:r>
      </w:del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ins w:id="90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6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דתיקדש בכוליה</w:t>
      </w:r>
    </w:p>
    <w:p>
      <w:pPr>
        <w:pStyle w:val="38"/>
        <w:rPr>
          <w:ins w:id="99066" w:author="מנוע מכני" w:date="2026-10-05T11:32:12Z"/>
        </w:rPr>
      </w:pPr>
      <w:r>
        <w:t xml:space="preserve">אר</w:t>
      </w:r>
      <w:ins w:id="90565" w:author="מנוע מכני" w:date="2026-10-05T11:32:12Z">
        <w:r>
          <w:t xml:space="preserve">ב"א</w:t>
        </w:r>
      </w:ins>
      <w:del w:id="90566" w:author="מנוע מכני" w:date="2026-10-05T11:32:12Z">
        <w:r>
          <w:delText xml:space="preserve">ב''א</w:delText>
        </w:r>
      </w:del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del w:id="99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לעולם </w:t>
      </w:r>
      <w:ins w:id="92791" w:author="מנוע מכני" w:date="2026-10-05T11:32:12Z">
        <w:r>
          <w:rPr>
            <w:rStyle w:val="2fb"/>
            <w:rtl/>
          </w:rPr>
          <w:t xml:space="preserve">ר"י</w:t>
        </w:r>
      </w:ins>
      <w:del w:id="92792" w:author="מנוע מכני" w:date="2026-10-05T11:32:12Z">
        <w:r w:rsidR="00F63065">
          <w:rPr>
            <w:rtl/>
          </w:rPr>
          <w:delText xml:space="preserve">רבי יהודה</w:delText>
        </w:r>
      </w:del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ins w:id="9056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68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תפדה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056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057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>
          <w:ins w:id="99068" w:author="מנוע מכני" w:date="2026-10-05T11:32:12Z"/>
        </w:rPr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del w:id="99069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r>
        <w:rPr>
          <w:rtl/>
        </w:rPr>
        <w:t>תפדה תפדה</w:t>
      </w:r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ins w:id="98413" w:author="מנוע מכני" w:date="2026-10-05T11:32:12Z">
        <w:r>
          <w:rPr>
            <w:rtl/>
          </w:rPr>
          <w:t xml:space="preserve">הוצרך</w:t>
        </w:r>
      </w:ins>
      <w:del w:id="98414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ins w:id="98415" w:author="מנוע מכני" w:date="2026-10-05T11:32:12Z">
        <w:r>
          <w:rPr>
            <w:rtl/>
          </w:rPr>
          <w:t xml:space="preserve">והוקש</w:t>
        </w:r>
      </w:ins>
      <w:del w:id="98416" w:author="מנוע מכני" w:date="2026-10-05T11:32:12Z">
        <w:r>
          <w:rPr>
            <w:rtl/>
          </w:rPr>
          <w:delText xml:space="preserve">ואיתקש</w:delText>
        </w:r>
      </w:del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ins w:id="96013" w:author="מנוע מכני" w:date="2026-10-05T11:32:12Z">
        <w:r>
          <w:rPr>
            <w:rtl/>
          </w:rPr>
          <w:t xml:space="preserve">,</w:t>
        </w:r>
      </w:ins>
      <w:del w:id="96014" w:author="מנוע מכני" w:date="2026-10-05T11:32:12Z">
        <w:r w:rsidR="000B5F7F">
          <w:rPr>
            <w:rtl/>
          </w:rPr>
          <w:delText xml:space="preserve">;</w:delText>
        </w:r>
      </w:del>
      <w:ins w:id="94539" w:author="מנוע מכני" w:date="2026-10-05T11:32:12Z">
        <w:r>
          <w:rPr>
            <w:rtl/>
          </w:rPr>
          <w:t xml:space="preserve">זה</w:t>
        </w:r>
      </w:ins>
      <w:del w:id="9454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ins w:id="93197" w:author="מנוע מכני" w:date="2026-10-05T11:32:12Z">
        <w:r>
          <w:rPr>
            <w:rtl/>
          </w:rPr>
          <w:t xml:space="preserve">גם</w:t>
        </w:r>
      </w:ins>
      <w:del w:id="931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>
          <w:ins w:id="99070" w:author="מנוע מכני" w:date="2026-10-05T11:32:12Z"/>
        </w:rPr>
      </w:pPr>
      <w:r>
        <w:t>ר</w:t>
      </w:r>
      <w:r w:rsidR="009C4AE6">
        <w:t xml:space="preserve">י</w:t>
      </w:r>
      <w:ins w:id="90571" w:author="מנוע מכני" w:date="2026-10-05T11:32:12Z">
        <w:r>
          <w:t xml:space="preserve">ב"י</w:t>
        </w:r>
      </w:ins>
      <w:del w:id="90572" w:author="מנוע מכני" w:date="2026-10-05T11:32:12Z">
        <w:r w:rsidR="009C4AE6">
          <w:delText xml:space="preserve">ב''י</w:delText>
        </w:r>
      </w:del>
      <w:del w:id="100894" w:author="מנוע מכני" w:date="2026-10-05T11:32:12Z">
        <w:r w:rsidR="009C4AE6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del w:id="99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פדייה פחותה משקל, ממה נפשך, </w:t>
      </w:r>
      <w:ins w:id="97729" w:author="מנוע מכני" w:date="2026-10-05T11:32:12Z">
        <w:r>
          <w:rPr>
            <w:rtl/>
          </w:rPr>
          <w:t xml:space="preserve">אם </w:t>
        </w:r>
      </w:ins>
      <w:del w:id="977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מקיש לבכור אדם - חמש ליבעי! </w:t>
      </w:r>
      <w:ins w:id="97731" w:author="מנוע מכני" w:date="2026-10-05T11:32:12Z">
        <w:r>
          <w:rPr>
            <w:rtl/>
          </w:rPr>
          <w:t xml:space="preserve">ואם </w:t>
        </w:r>
      </w:ins>
      <w:del w:id="9773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מקיש - שקל </w:t>
      </w:r>
      <w:ins w:id="97521" w:author="מנוע מכני" w:date="2026-10-05T11:32:12Z">
        <w:r>
          <w:rPr>
            <w:rtl/>
          </w:rPr>
          <w:t xml:space="preserve">מנין</w:t>
        </w:r>
      </w:ins>
      <w:del w:id="97522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</w:t>
      </w:r>
      <w:ins w:id="94541" w:author="מנוע מכני" w:date="2026-10-05T11:32:12Z">
        <w:r>
          <w:rPr>
            <w:rtl/>
          </w:rPr>
          <w:t xml:space="preserve">לו</w:t>
        </w:r>
      </w:ins>
      <w:del w:id="945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>
          <w:ins w:id="99072" w:author="מנוע מכני" w:date="2026-10-05T11:32:12Z"/>
        </w:rPr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del w:id="99073" w:author="מנוע מכני" w:date="2026-10-05T11:32:12Z">
        <w:r>
          <w:rPr>
            <w:rtl/>
          </w:rPr>
          <w:delText xml:space="preserve"> </w:delText>
        </w:r>
      </w:del>
      <w:r w:rsidR="009C4AE6">
        <w:rPr>
          <w:rFonts w:hint="cs"/>
          <w:rtl/>
        </w:rPr>
        <w:t>'</w:t>
      </w:r>
      <w:r>
        <w:rPr>
          <w:rtl/>
        </w:rPr>
        <w:t>וכל ערכך יהיה בשקל הקדש</w:t>
      </w:r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ins w:id="96015" w:author="מנוע מכני" w:date="2026-10-05T11:32:12Z">
        <w:r>
          <w:rPr>
            <w:rtl/>
          </w:rPr>
          <w:t xml:space="preserve">,</w:t>
        </w:r>
      </w:ins>
      <w:del w:id="96016" w:author="מנוע מכני" w:date="2026-10-05T11:32:12Z">
        <w:r w:rsidR="000B5F7F">
          <w:rPr>
            <w:rtl/>
          </w:rPr>
          <w:delText xml:space="preserve">;</w:delText>
        </w:r>
      </w:del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>
          <w:ins w:id="99074" w:author="מנוע מכני" w:date="2026-10-05T11:32:12Z"/>
        </w:rPr>
      </w:pPr>
      <w:r>
        <w:t>א</w:t>
      </w:r>
      <w:ins w:id="90573" w:author="מנוע מכני" w:date="2026-10-05T11:32:12Z">
        <w:r>
          <w:t xml:space="preserve">ר"נ</w:t>
        </w:r>
      </w:ins>
      <w:del w:id="90574" w:author="מנוע מכני" w:date="2026-10-05T11:32:12Z">
        <w:r w:rsidR="009C4AE6">
          <w:delText xml:space="preserve">ר''נ</w:delText>
        </w:r>
      </w:del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del w:id="99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>
          <w:ins w:id="99076" w:author="מנוע מכני" w:date="2026-10-05T11:32:12Z"/>
        </w:rPr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del w:id="99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פטרוזא בר דנקא</w:t>
      </w:r>
      <w:ins w:id="96017" w:author="מנוע מכני" w:date="2026-10-05T11:32:12Z">
        <w:r>
          <w:rPr>
            <w:rtl/>
          </w:rPr>
          <w:t xml:space="preserve">,</w:t>
        </w:r>
      </w:ins>
      <w:del w:id="9601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078" w:author="מנוע מכני" w:date="2026-10-05T11:32:12Z"/>
        </w:rPr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del w:id="990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199" w:author="מנוע מכני" w:date="2026-10-05T11:32:12Z">
        <w:r>
          <w:rPr>
            <w:rtl/>
          </w:rPr>
          <w:t xml:space="preserve">גם</w:t>
        </w:r>
      </w:ins>
      <w:del w:id="9320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גדול וקט</w:t>
      </w:r>
      <w:ins w:id="92697" w:author="מנוע מכני" w:date="2026-10-05T11:32:12Z">
        <w:r>
          <w:rPr>
            <w:rtl/>
          </w:rPr>
          <w:t xml:space="preserve">ן, </w:t>
        </w:r>
        <w:r>
          <w:rPr>
            <w:rtl/>
          </w:rPr>
          <w:t xml:space="preserve">ס</w:t>
        </w:r>
      </w:ins>
      <w:del w:id="92698" w:author="מנוע מכני" w:date="2026-10-05T11:32:12Z">
        <w:r w:rsidR="00F63065">
          <w:rPr>
            <w:rtl/>
          </w:rPr>
          <w:delText xml:space="preserve">ן,</w:delText>
        </w:r>
        <w:r>
          <w:rPr>
            <w:rFonts w:hint="cs"/>
            <w:rtl/>
          </w:rPr>
          <w:delText xml:space="preserve">ס</w:delText>
        </w:r>
      </w:del>
      <w:ins w:id="90575" w:author="מנוע מכני" w:date="2026-10-05T11:32:12Z">
        <w:r>
          <w:rPr>
            <w:rFonts w:hint="cs"/>
            <w:rtl/>
          </w:rPr>
          <w:t xml:space="preserve">"ד</w:t>
        </w:r>
      </w:ins>
      <w:del w:id="90576" w:author="מנוע מכני" w:date="2026-10-05T11:32:12Z">
        <w:r>
          <w:rPr>
            <w:rFonts w:hint="cs"/>
            <w:rtl/>
          </w:rPr>
          <w:delText xml:space="preserve">ס''ד</w:delText>
        </w:r>
      </w:del>
      <w:r w:rsidR="00F63065">
        <w:rPr>
          <w:rtl/>
        </w:rPr>
        <w:t xml:space="preserve"> כולי </w:t>
      </w:r>
      <w:ins w:id="94543" w:author="מנוע מכני" w:date="2026-10-05T11:32:12Z">
        <w:r>
          <w:rPr>
            <w:rtl/>
          </w:rPr>
          <w:t xml:space="preserve">זה</w:t>
        </w:r>
      </w:ins>
      <w:del w:id="9454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ins w:id="97733" w:author="מנוע מכני" w:date="2026-10-05T11:32:12Z">
        <w:r>
          <w:rPr>
            <w:rtl/>
          </w:rPr>
          <w:t xml:space="preserve">אם </w:t>
        </w:r>
      </w:ins>
      <w:del w:id="97734" w:author="מנוע מכני" w:date="2026-10-05T11:32:12Z">
        <w:r w:rsidR="00F63065">
          <w:rPr>
            <w:rtl/>
          </w:rPr>
          <w:delText xml:space="preserve">אי </w:delText>
        </w:r>
      </w:del>
      <w:ins w:id="93201" w:author="מנוע מכני" w:date="2026-10-05T11:32:12Z">
        <w:r>
          <w:rPr>
            <w:rtl/>
          </w:rPr>
          <w:t xml:space="preserve">גם</w:t>
        </w:r>
      </w:ins>
      <w:del w:id="9320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ins w:id="90577" w:author="מנוע מכני" w:date="2026-10-05T11:32:12Z">
        <w:r>
          <w:rPr>
            <w:rStyle w:val="2fb"/>
            <w:rFonts w:hint="cs"/>
            <w:rtl/>
          </w:rPr>
          <w:t xml:space="preserve">י"נ</w:t>
        </w:r>
      </w:ins>
      <w:del w:id="90578" w:author="מנוע מכני" w:date="2026-10-05T11:32:12Z">
        <w:r w:rsidR="009C4AE6">
          <w:rPr>
            <w:rFonts w:hint="cs"/>
            <w:rtl/>
          </w:rPr>
          <w:delText xml:space="preserve">י''נ</w:delText>
        </w:r>
      </w:del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ins w:id="90579" w:author="מנוע מכני" w:date="2026-10-05T11:32:12Z">
        <w:r>
          <w:rPr>
            <w:rFonts w:hint="cs"/>
            <w:rtl/>
          </w:rPr>
          <w:t xml:space="preserve">ו"ל</w:t>
        </w:r>
      </w:ins>
      <w:del w:id="90580" w:author="מנוע מכני" w:date="2026-10-05T11:32:12Z">
        <w:r w:rsidR="009C4AE6">
          <w:rPr>
            <w:rFonts w:hint="cs"/>
            <w:rtl/>
          </w:rPr>
          <w:delText xml:space="preserve">ו''ל</w:delText>
        </w:r>
      </w:del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ins w:id="94545" w:author="מנוע מכני" w:date="2026-10-05T11:32:12Z">
        <w:r>
          <w:rPr>
            <w:rtl/>
          </w:rPr>
          <w:t xml:space="preserve">ללפניו</w:t>
        </w:r>
      </w:ins>
      <w:del w:id="94546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0581" w:author="מנוע מכני" w:date="2026-10-05T11:32:12Z">
        <w:r>
          <w:rPr>
            <w:rStyle w:val="2fb"/>
            <w:rtl/>
          </w:rPr>
          <w:t xml:space="preserve">ר"ט</w:t>
        </w:r>
      </w:ins>
      <w:del w:id="9058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''ט</w:delText>
        </w:r>
      </w:del>
      <w:r w:rsidR="009C4AE6">
        <w:rPr>
          <w:rFonts w:hint="cs"/>
          <w:rtl/>
        </w:rPr>
        <w:t xml:space="preserve">, </w:t>
      </w:r>
      <w:ins w:id="90583" w:author="מנוע מכני" w:date="2026-10-05T11:32:12Z">
        <w:r>
          <w:rPr>
            <w:rFonts w:hint="cs"/>
            <w:rtl/>
          </w:rPr>
          <w:t xml:space="preserve">א"ל</w:t>
        </w:r>
      </w:ins>
      <w:del w:id="90584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: כמה בעינא </w:t>
      </w:r>
      <w:ins w:id="98717" w:author="מנוע מכני" w:date="2026-10-05T11:32:12Z">
        <w:r>
          <w:rPr>
            <w:rtl/>
          </w:rPr>
          <w:t xml:space="preserve">לשבת</w:t>
        </w:r>
      </w:ins>
      <w:del w:id="98718" w:author="מנוע מכני" w:date="2026-10-05T11:32:12Z">
        <w:r>
          <w:rPr>
            <w:rtl/>
          </w:rPr>
          <w:delText xml:space="preserve">למיתב</w:delText>
        </w:r>
      </w:del>
      <w:r>
        <w:rPr>
          <w:rtl/>
        </w:rPr>
        <w:t xml:space="preserve"> לכהן? </w:t>
      </w:r>
      <w:ins w:id="90585" w:author="מנוע מכני" w:date="2026-10-05T11:32:12Z">
        <w:r>
          <w:rPr>
            <w:rFonts w:hint="cs"/>
            <w:rtl/>
          </w:rPr>
          <w:t xml:space="preserve">א"ל</w:t>
        </w:r>
      </w:ins>
      <w:del w:id="90586" w:author="מנוע מכני" w:date="2026-10-05T11:32:12Z">
        <w:r w:rsidR="009C4AE6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>
          <w:ins w:id="99080" w:author="מנוע מכני" w:date="2026-10-05T11:32:12Z"/>
        </w:rPr>
      </w:pPr>
      <w:del w:id="100895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del w:id="990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הלכתא ברגיא, וכמה? </w:t>
      </w:r>
      <w:ins w:id="94547" w:author="מנוע מכני" w:date="2026-10-05T11:32:12Z">
        <w:r>
          <w:rPr>
            <w:rtl/>
          </w:rPr>
          <w:t xml:space="preserve">שלושה</w:t>
        </w:r>
      </w:ins>
      <w:del w:id="94548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זוזי, רגיל </w:t>
      </w:r>
      <w:ins w:id="93203" w:author="מנוע מכני" w:date="2026-10-05T11:32:12Z">
        <w:r>
          <w:rPr>
            <w:rtl/>
          </w:rPr>
          <w:t xml:space="preserve">כאן</w:t>
        </w:r>
      </w:ins>
      <w:del w:id="9320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ורגיל </w:t>
      </w:r>
      <w:ins w:id="93205" w:author="מנוע מכני" w:date="2026-10-05T11:32:12Z">
        <w:r>
          <w:rPr>
            <w:rtl/>
          </w:rPr>
          <w:t xml:space="preserve">כאן</w:t>
        </w:r>
      </w:ins>
      <w:del w:id="93206" w:author="מנוע מכני" w:date="2026-10-05T11:32:12Z">
        <w:r>
          <w:rPr>
            <w:rtl/>
          </w:rPr>
          <w:lastRenderedPageBreak/>
          <w:delText xml:space="preserve">הכא</w:delText>
        </w:r>
      </w:del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ins w:id="97523" w:author="מנוע מכני" w:date="2026-10-05T11:32:12Z">
        <w:r>
          <w:rPr>
            <w:rtl/>
          </w:rPr>
          <w:t xml:space="preserve">קשה</w:t>
        </w:r>
      </w:ins>
      <w:del w:id="97524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הלכתא אהלכתא!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525" w:author="מנוע מכני" w:date="2026-10-05T11:32:12Z">
        <w:r>
          <w:rPr>
            <w:rtl/>
          </w:rPr>
          <w:t xml:space="preserve">קשה</w:t>
        </w:r>
      </w:ins>
      <w:del w:id="9752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>
          <w:ins w:id="99082" w:author="מנוע מכני" w:date="2026-10-05T11:32:12Z"/>
        </w:rPr>
      </w:pPr>
      <w:r>
        <w:t>א</w:t>
      </w:r>
      <w:r w:rsidR="009C4AE6">
        <w:t xml:space="preserve">ר</w:t>
      </w:r>
      <w:ins w:id="90587" w:author="מנוע מכני" w:date="2026-10-05T11:32:12Z">
        <w:r>
          <w:t xml:space="preserve">י"צ</w:t>
        </w:r>
      </w:ins>
      <w:del w:id="90588" w:author="מנוע מכני" w:date="2026-10-05T11:32:12Z">
        <w:r w:rsidR="009C4AE6">
          <w:delText xml:space="preserve">י''צ</w:delText>
        </w:r>
      </w:del>
      <w:r w:rsidR="009C4AE6">
        <w:t xml:space="preserve"> מ</w:t>
      </w:r>
      <w:ins w:id="90589" w:author="מנוע מכני" w:date="2026-10-05T11:32:12Z">
        <w:r>
          <w:t xml:space="preserve">ר"ל</w:t>
        </w:r>
      </w:ins>
      <w:del w:id="90590" w:author="מנוע מכני" w:date="2026-10-05T11:32:12Z">
        <w:r w:rsidR="009C4AE6">
          <w:delText xml:space="preserve">ר''ל</w:delText>
        </w:r>
      </w:del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del w:id="99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ins w:id="92793" w:author="מנוע מכני" w:date="2026-10-05T11:32:12Z">
        <w:r>
          <w:rPr>
            <w:rStyle w:val="2fb"/>
            <w:rtl/>
          </w:rPr>
          <w:t xml:space="preserve">לר"י</w:t>
        </w:r>
      </w:ins>
      <w:del w:id="92794" w:author="מנוע מכני" w:date="2026-10-05T11:32:12Z">
        <w:r>
          <w:rPr>
            <w:rtl/>
          </w:rPr>
          <w:delText xml:space="preserve">לרבי יהודה</w:delText>
        </w:r>
      </w:del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ins w:id="92795" w:author="מנוע מכני" w:date="2026-10-05T11:32:12Z">
        <w:r>
          <w:rPr>
            <w:rStyle w:val="2fb"/>
            <w:rtl/>
          </w:rPr>
          <w:t xml:space="preserve">לר"ש</w:t>
        </w:r>
      </w:ins>
      <w:del w:id="92796" w:author="מנוע מכני" w:date="2026-10-05T11:32:12Z">
        <w:r>
          <w:rPr>
            <w:rtl/>
          </w:rPr>
          <w:delText xml:space="preserve">לרבי שמעון</w:delText>
        </w:r>
      </w:del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ins w:id="94551" w:author="מנוע מכני" w:date="2026-10-05T11:32:12Z">
        <w:r>
          <w:rPr>
            <w:rtl/>
          </w:rPr>
          <w:t xml:space="preserve">כך</w:t>
        </w:r>
      </w:ins>
      <w:del w:id="9455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ins w:id="97527" w:author="מנוע מכני" w:date="2026-10-05T11:32:12Z">
        <w:r>
          <w:rPr>
            <w:rtl/>
          </w:rPr>
          <w:t xml:space="preserve">קשה</w:t>
        </w:r>
      </w:ins>
      <w:del w:id="9752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</w:t>
      </w:r>
      <w:ins w:id="94549" w:author="מנוע מכני" w:date="2026-10-05T11:32:12Z">
        <w:r>
          <w:rPr>
            <w:rtl/>
          </w:rPr>
          <w:t xml:space="preserve">לו</w:t>
        </w:r>
      </w:ins>
      <w:del w:id="9455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</w:t>
      </w:r>
      <w:ins w:id="90591" w:author="מנוע מכני" w:date="2026-10-05T11:32:12Z">
        <w:r>
          <w:rPr>
            <w:rStyle w:val="2fb"/>
            <w:rtl/>
          </w:rPr>
          <w:t xml:space="preserve">ר"י</w:t>
        </w:r>
      </w:ins>
      <w:del w:id="9059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ins w:id="9059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594" w:author="מנוע מכני" w:date="2026-10-05T11:32:12Z">
        <w:r w:rsidR="009C4AE6">
          <w:rPr>
            <w:rFonts w:hint="cs"/>
            <w:rtl/>
          </w:rPr>
          <w:delText xml:space="preserve">ר''ש</w:delText>
        </w:r>
      </w:del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ins w:id="90595" w:author="מנוע מכני" w:date="2026-10-05T11:32:12Z">
        <w:r>
          <w:rPr>
            <w:rStyle w:val="2fb"/>
            <w:rtl/>
          </w:rPr>
          <w:t xml:space="preserve">ר"י</w:t>
        </w:r>
      </w:ins>
      <w:del w:id="90596" w:author="מנוע מכני" w:date="2026-10-05T11:32:12Z">
        <w:r w:rsidR="00792FF0">
          <w:rPr>
            <w:rtl/>
          </w:rPr>
          <w:delText xml:space="preserve">ר</w:delText>
        </w:r>
        <w:r w:rsidR="00792FF0">
          <w:rPr>
            <w:rFonts w:hint="cs"/>
            <w:rtl/>
          </w:rPr>
          <w:delText xml:space="preserve">''י</w:delText>
        </w:r>
      </w:del>
      <w:ins w:id="96019" w:author="מנוע מכני" w:date="2026-10-05T11:32:12Z">
        <w:r>
          <w:rPr>
            <w:rFonts w:hint="cs"/>
            <w:rtl/>
          </w:rPr>
          <w:t xml:space="preserve"> </w:t>
        </w:r>
      </w:ins>
      <w:del w:id="96020" w:author="מנוע מכני" w:date="2026-10-05T11:32:12Z">
        <w:r w:rsidR="00792FF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ins w:id="90597" w:author="מנוע מכני" w:date="2026-10-05T11:32:12Z">
        <w:r>
          <w:rPr>
            <w:rStyle w:val="2fb"/>
            <w:rtl/>
          </w:rPr>
          <w:t xml:space="preserve">ר"י</w:t>
        </w:r>
      </w:ins>
      <w:del w:id="90598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ins w:id="90599" w:author="מנוע מכני" w:date="2026-10-05T11:32:12Z">
        <w:r>
          <w:rPr>
            <w:rStyle w:val="2fb"/>
            <w:rtl/>
          </w:rPr>
          <w:t xml:space="preserve">ר"ש</w:t>
        </w:r>
      </w:ins>
      <w:del w:id="90600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>
      <w:pPr>
        <w:pStyle w:val="38"/>
        <w:rPr>
          <w:ins w:id="100810" w:author="מנוע מכני" w:date="2026-10-05T11:32:12Z"/>
        </w:rPr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del w:id="100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תימא </w:t>
      </w:r>
      <w:ins w:id="90601" w:author="מנוע מכני" w:date="2026-10-05T11:32:12Z">
        <w:r>
          <w:rPr>
            <w:rStyle w:val="2fb"/>
            <w:rtl/>
          </w:rPr>
          <w:t xml:space="preserve">ר"י</w:t>
        </w:r>
      </w:ins>
      <w:del w:id="9060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ins w:id="9060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60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ins w:id="94553" w:author="מנוע מכני" w:date="2026-10-05T11:32:12Z">
        <w:r>
          <w:rPr>
            <w:rtl/>
          </w:rPr>
          <w:t xml:space="preserve">לו</w:t>
        </w:r>
      </w:ins>
      <w:del w:id="9455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>
          <w:ins w:id="99084" w:author="מנוע מכני" w:date="2026-10-05T11:32:12Z"/>
        </w:rPr>
      </w:pPr>
      <w:ins w:id="90605" w:author="מנוע מכני" w:date="2026-10-05T11:32:12Z">
        <w:r>
          <w:t xml:space="preserve">ר"ש</w:t>
        </w:r>
      </w:ins>
      <w:del w:id="90606" w:author="מנוע מכני" w:date="2026-10-05T11:32:12Z">
        <w:r>
          <w:delText xml:space="preserve">ר''ש</w:delText>
        </w:r>
      </w:del>
      <w:r>
        <w:t xml:space="preserve"> מ</w:t>
      </w:r>
      <w:ins w:id="90607" w:author="מנוע מכני" w:date="2026-10-05T11:32:12Z">
        <w:r>
          <w:t xml:space="preserve">ר"ה</w:t>
        </w:r>
      </w:ins>
      <w:del w:id="90608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del w:id="990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>
          <w:ins w:id="9908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del w:id="990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ins w:id="90609" w:author="מנוע מכני" w:date="2026-10-05T11:32:12Z">
        <w:r>
          <w:rPr>
            <w:b/>
            <w:bCs/>
            <w:rtl/>
          </w:rPr>
          <w:t xml:space="preserve">ו"ד</w:t>
        </w:r>
      </w:ins>
      <w:del w:id="90610" w:author="מנוע מכני" w:date="2026-10-05T11:32:12Z">
        <w:r w:rsidRPr="00D25F87">
          <w:rPr>
            <w:b/>
            <w:bCs/>
            <w:rtl/>
          </w:rPr>
          <w:delText xml:space="preserve">ו</w:delText>
        </w:r>
        <w:r w:rsidR="009C4AE6" w:rsidRPr="00D25F87">
          <w:rPr>
            <w:rFonts w:hint="cs"/>
            <w:b/>
            <w:bCs/>
            <w:rtl/>
          </w:rPr>
          <w:delText xml:space="preserve">''ד</w:delText>
        </w:r>
      </w:del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ins w:id="90611" w:author="מנוע מכני" w:date="2026-10-05T11:32:12Z">
        <w:r>
          <w:rPr>
            <w:rStyle w:val="2fb"/>
            <w:rtl/>
          </w:rPr>
          <w:t xml:space="preserve">ר"י</w:t>
        </w:r>
      </w:ins>
      <w:del w:id="90612" w:author="מנוע מכני" w:date="2026-10-05T11:32:12Z">
        <w:r>
          <w:rPr>
            <w:rtl/>
          </w:rPr>
          <w:delText xml:space="preserve">ר</w:delText>
        </w:r>
        <w:r w:rsidR="009C4AE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דאמר אסור בהנאה, להקדש מדמי </w:t>
      </w:r>
      <w:ins w:id="94557" w:author="מנוע מכני" w:date="2026-10-05T11:32:12Z">
        <w:r>
          <w:rPr>
            <w:rtl/>
          </w:rPr>
          <w:t xml:space="preserve">לו</w:t>
        </w:r>
      </w:ins>
      <w:del w:id="945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4555" w:author="מנוע מכני" w:date="2026-10-05T11:32:12Z">
        <w:r>
          <w:rPr>
            <w:rtl/>
          </w:rPr>
          <w:t xml:space="preserve">והתורה</w:t>
        </w:r>
      </w:ins>
      <w:del w:id="94556" w:author="מנוע מכני" w:date="2026-10-05T11:32:12Z">
        <w:r>
          <w:rPr>
            <w:rtl/>
          </w:rPr>
          <w:delText xml:space="preserve">ורחמנא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ins w:id="90613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0614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כיון דקני </w:t>
      </w:r>
      <w:ins w:id="97465" w:author="מנוע מכני" w:date="2026-10-05T11:32:12Z">
        <w:r>
          <w:rPr>
            <w:rtl/>
          </w:rPr>
          <w:t xml:space="preserve">להם</w:t>
        </w:r>
      </w:ins>
      <w:del w:id="9746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563" w:author="מנוע מכני" w:date="2026-10-05T11:32:12Z">
        <w:r>
          <w:rPr>
            <w:rtl/>
          </w:rPr>
          <w:t xml:space="preserve">למה</w:t>
        </w:r>
      </w:ins>
      <w:del w:id="94564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אין לו עכשיו? אלא פשיטא </w:t>
      </w:r>
      <w:ins w:id="90615" w:author="מנוע מכני" w:date="2026-10-05T11:32:12Z">
        <w:r>
          <w:rPr>
            <w:rStyle w:val="2fb"/>
            <w:rtl/>
          </w:rPr>
          <w:t xml:space="preserve">ר"י</w:t>
        </w:r>
      </w:ins>
      <w:del w:id="9061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, </w:t>
      </w:r>
      <w:ins w:id="97735" w:author="מנוע מכני" w:date="2026-10-05T11:32:12Z">
        <w:r>
          <w:rPr>
            <w:rtl/>
          </w:rPr>
          <w:t xml:space="preserve">ואם </w:t>
        </w:r>
      </w:ins>
      <w:del w:id="9773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ס"ד</w:t>
      </w:r>
      <w:r w:rsidR="00F63065">
        <w:rPr>
          <w:rtl/>
        </w:rPr>
        <w:t xml:space="preserve"> להקדש מדמינן </w:t>
      </w:r>
      <w:ins w:id="94565" w:author="מנוע מכני" w:date="2026-10-05T11:32:12Z">
        <w:r>
          <w:rPr>
            <w:rtl/>
          </w:rPr>
          <w:t xml:space="preserve">לו</w:t>
        </w:r>
      </w:ins>
      <w:del w:id="9456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4559" w:author="מנוע מכני" w:date="2026-10-05T11:32:12Z">
        <w:r>
          <w:rPr>
            <w:rtl/>
          </w:rPr>
          <w:t xml:space="preserve">התורה</w:t>
        </w:r>
      </w:ins>
      <w:del w:id="9456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561" w:author="מנוע מכני" w:date="2026-10-05T11:32:12Z">
        <w:r>
          <w:rPr>
            <w:rtl/>
          </w:rPr>
          <w:t xml:space="preserve">כלום</w:t>
        </w:r>
      </w:ins>
      <w:del w:id="94562" w:author="מנוע מכני" w:date="2026-10-05T11:32:12Z">
        <w:r w:rsidR="00F63065">
          <w:rPr>
            <w:rtl/>
          </w:rPr>
          <w:delText xml:space="preserve">מידי</w:delText>
        </w:r>
      </w:del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del w:id="90016" w:author="מנוע עיצוב" w:date="2026-10-05T11:33:53Z"/>
          <w:rtl/>
        </w:rPr>
      </w:pPr>
      <w:del w:id="90013" w:author="מנוע עיצוב" w:date="2026-10-05T11:33:53Z">
        <w:r>
          <w:rPr>
            <w:rtl/>
          </w:rPr>
          <w:delText xml:space="preserve">•</w:delText>
        </w:r>
      </w:del>
      <w:ins w:id="96021" w:author="מנוע מכני" w:date="2026-10-05T11:32:12Z">
        <w:r>
          <w:rPr>
            <w:rtl/>
          </w:rPr>
          <w:t xml:space="preserve"> </w:t>
        </w:r>
      </w:ins>
      <w:del w:id="96022" w:author="מנוע מכני" w:date="2026-10-05T11:32:12Z">
        <w:r>
          <w:rPr>
            <w:rtl/>
          </w:rPr>
          <w:delText xml:space="preserve">  </w:delText>
        </w:r>
      </w:del>
      <w:del w:id="90014" w:author="מנוע עיצוב" w:date="2026-10-05T11:33:53Z">
        <w:r>
          <w:rPr>
            <w:rtl/>
          </w:rPr>
          <w:delText xml:space="preserve">•</w:delText>
        </w:r>
      </w:del>
      <w:ins w:id="96023" w:author="מנוע מכני" w:date="2026-10-05T11:32:12Z">
        <w:r>
          <w:rPr>
            <w:rtl/>
          </w:rPr>
          <w:t xml:space="preserve"> </w:t>
        </w:r>
      </w:ins>
      <w:del w:id="96024" w:author="מנוע מכני" w:date="2026-10-05T11:32:12Z">
        <w:r>
          <w:rPr>
            <w:rtl/>
          </w:rPr>
          <w:delText xml:space="preserve">  </w:delText>
        </w:r>
      </w:del>
      <w:del w:id="90015" w:author="מנוע עיצוב" w:date="2026-10-05T11:33:53Z">
        <w:r>
          <w:rPr>
            <w:rtl/>
          </w:rPr>
          <w:delText xml:space="preserve">•</w:delText>
        </w:r>
      </w:del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>
          <w:ins w:id="99088" w:author="מנוע מכני" w:date="2026-10-05T11:32:12Z"/>
        </w:rPr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del w:id="99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>
          <w:ins w:id="99090" w:author="מנוע מכני" w:date="2026-10-05T11:32:12Z"/>
        </w:rPr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del w:id="99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>
          <w:ins w:id="99092" w:author="מנוע מכני" w:date="2026-10-05T11:32:12Z"/>
        </w:rPr>
      </w:pPr>
      <w:r>
        <w:t xml:space="preserve">מסייע </w:t>
      </w:r>
      <w:r w:rsidR="008C614C">
        <w:t xml:space="preserve">ל</w:t>
      </w:r>
      <w:ins w:id="90617" w:author="מנוע מכני" w:date="2026-10-05T11:32:12Z">
        <w:r>
          <w:t xml:space="preserve">ר"נ</w:t>
        </w:r>
      </w:ins>
      <w:del w:id="90618" w:author="מנוע מכני" w:date="2026-10-05T11:32:12Z">
        <w:r w:rsidR="008C614C">
          <w:delText xml:space="preserve">ר''נ</w:delText>
        </w:r>
      </w:del>
      <w:r w:rsidR="008C614C">
        <w:t xml:space="preserve"> דאמר מר</w:t>
      </w:r>
      <w:ins w:id="90619" w:author="מנוע מכני" w:date="2026-10-05T11:32:12Z">
        <w:r>
          <w:t xml:space="preserve">ב"א</w:t>
        </w:r>
      </w:ins>
      <w:del w:id="90620" w:author="מנוע מכני" w:date="2026-10-05T11:32:12Z">
        <w:r w:rsidR="008C614C">
          <w:delText xml:space="preserve">ב''א</w:delText>
        </w:r>
      </w:del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del w:id="99093" w:author="מנוע מכני" w:date="2026-10-05T11:32:12Z">
        <w:r w:rsidR="008C614C">
          <w:rPr>
            <w:rFonts w:hint="cs"/>
            <w:rtl/>
          </w:rPr>
          <w:delText xml:space="preserve"> </w:delText>
        </w:r>
      </w:del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4" w:author="מנוע מכני" w:date="2026-10-05T11:32:12Z"/>
        </w:rPr>
      </w:pPr>
      <w:r>
        <w:t xml:space="preserve">ועוד א</w:t>
      </w:r>
      <w:ins w:id="90621" w:author="מנוע מכני" w:date="2026-10-05T11:32:12Z">
        <w:r>
          <w:t xml:space="preserve">ר"נ</w:t>
        </w:r>
      </w:ins>
      <w:del w:id="90622" w:author="מנוע מכני" w:date="2026-10-05T11:32:12Z">
        <w:r>
          <w:delText xml:space="preserve">ר''נ</w:delText>
        </w:r>
      </w:del>
      <w:r>
        <w:t xml:space="preserve"> מר</w:t>
      </w:r>
      <w:ins w:id="90623" w:author="מנוע מכני" w:date="2026-10-05T11:32:12Z">
        <w:r>
          <w:t xml:space="preserve">ב"א</w:t>
        </w:r>
      </w:ins>
      <w:del w:id="9062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del w:id="990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>
          <w:ins w:id="99096" w:author="מנוע מכני" w:date="2026-10-05T11:32:12Z"/>
        </w:rPr>
      </w:pPr>
      <w:r>
        <w:t xml:space="preserve">ועוד א</w:t>
      </w:r>
      <w:ins w:id="90005" w:author="מנוע מכני" w:date="2026-10-05T11:32:12Z">
        <w:r>
          <w:t xml:space="preserve">ר"נ</w:t>
        </w:r>
      </w:ins>
      <w:del w:id="90006" w:author="מנוע מכני" w:date="2026-10-05T11:32:12Z">
        <w:r>
          <w:delText xml:space="preserve">ר'נ</w:delText>
        </w:r>
      </w:del>
      <w:r>
        <w:t xml:space="preserve"> מר</w:t>
      </w:r>
      <w:ins w:id="90625" w:author="מנוע מכני" w:date="2026-10-05T11:32:12Z">
        <w:r>
          <w:t xml:space="preserve">ב"א</w:t>
        </w:r>
      </w:ins>
      <w:del w:id="9062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del w:id="99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ins w:id="93207" w:author="מנוע מכני" w:date="2026-10-05T11:32:12Z">
        <w:r>
          <w:rPr>
            <w:rFonts w:hint="cs"/>
            <w:rtl/>
          </w:rPr>
          <w:t xml:space="preserve">כאן</w:t>
        </w:r>
      </w:ins>
      <w:del w:id="93208" w:author="מנוע מכני" w:date="2026-10-05T11:32:12Z">
        <w:r w:rsidR="008C614C">
          <w:rPr>
            <w:rFonts w:hint="cs"/>
            <w:rtl/>
          </w:rPr>
          <w:delText xml:space="preserve">הכא</w:delText>
        </w:r>
      </w:del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ins w:id="93209" w:author="מנוע מכני" w:date="2026-10-05T11:32:12Z">
        <w:r>
          <w:rPr>
            <w:rFonts w:hint="cs"/>
            <w:rtl/>
          </w:rPr>
          <w:t xml:space="preserve">ושם</w:t>
        </w:r>
      </w:ins>
      <w:del w:id="93210" w:author="מנוע מכני" w:date="2026-10-05T11:32:12Z">
        <w:r>
          <w:rPr>
            <w:rFonts w:hint="cs"/>
            <w:rtl/>
          </w:rPr>
          <w:delText xml:space="preserve">והתם</w:delText>
        </w:r>
      </w:del>
      <w:r>
        <w:rPr>
          <w:rFonts w:hint="cs"/>
          <w:rtl/>
        </w:rPr>
        <w:t xml:space="preserve"> שה </w:t>
      </w:r>
      <w:ins w:id="97529" w:author="מנוע מכני" w:date="2026-10-05T11:32:12Z">
        <w:r>
          <w:rPr>
            <w:rFonts w:hint="cs"/>
            <w:rtl/>
          </w:rPr>
          <w:t xml:space="preserve">מעולם</w:t>
        </w:r>
      </w:ins>
      <w:del w:id="97530" w:author="מנוע מכני" w:date="2026-10-05T11:32:12Z">
        <w:r>
          <w:rPr>
            <w:rFonts w:hint="cs"/>
            <w:rtl/>
          </w:rPr>
          <w:delText xml:space="preserve">מעלמא</w:delText>
        </w:r>
      </w:del>
      <w:r>
        <w:rPr>
          <w:rFonts w:hint="cs"/>
          <w:rtl/>
        </w:rPr>
        <w:t xml:space="preserve"> בעי אתוי ומפריש </w:t>
      </w:r>
      <w:ins w:id="98417" w:author="מנוע מכני" w:date="2026-10-05T11:32:12Z">
        <w:r>
          <w:rPr>
            <w:rFonts w:hint="cs"/>
            <w:rtl/>
          </w:rPr>
          <w:t xml:space="preserve">ועומד</w:t>
        </w:r>
      </w:ins>
      <w:del w:id="98418" w:author="מנוע מכני" w:date="2026-10-05T11:32:12Z">
        <w:r>
          <w:rPr>
            <w:rFonts w:hint="cs"/>
            <w:rtl/>
          </w:rPr>
          <w:delText xml:space="preserve">וקאי</w:delText>
        </w:r>
      </w:del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>
          <w:ins w:id="99098" w:author="מנוע מכני" w:date="2026-10-05T11:32:12Z"/>
        </w:rPr>
      </w:pPr>
      <w:r>
        <w:lastRenderedPageBreak/>
        <w:t xml:space="preserve">א</w:t>
      </w:r>
      <w:ins w:id="90627" w:author="מנוע מכני" w:date="2026-10-05T11:32:12Z">
        <w:r>
          <w:t xml:space="preserve">ר"ש</w:t>
        </w:r>
      </w:ins>
      <w:del w:id="90628" w:author="מנוע מכני" w:date="2026-10-05T11:32:12Z">
        <w:r>
          <w:lastRenderedPageBreak/>
          <w:delText xml:space="preserve">ר''ש</w:delText>
        </w:r>
      </w:del>
      <w:r>
        <w:lastRenderedPageBreak/>
        <w:t xml:space="preserve"> ב'''נ </w:t>
      </w:r>
      <w:r w:rsidR="00FA6125">
        <w:t xml:space="preserve">מרש</w:t>
      </w:r>
      <w:ins w:id="90629" w:author="מנוע מכני" w:date="2026-10-05T11:32:12Z">
        <w:r>
          <w:t xml:space="preserve">ב"נ</w:t>
        </w:r>
      </w:ins>
      <w:del w:id="90630" w:author="מנוע מכני" w:date="2026-10-05T11:32:12Z">
        <w:r w:rsidR="00FA6125">
          <w:delText xml:space="preserve">ב''נ</w:delText>
        </w:r>
      </w:del>
      <w:r w:rsidR="00FA6125">
        <w:t xml:space="preserve"> מ</w:t>
      </w:r>
      <w:ins w:id="90631" w:author="מנוע מכני" w:date="2026-10-05T11:32:12Z">
        <w:r>
          <w:t xml:space="preserve">ר"ח</w:t>
        </w:r>
      </w:ins>
      <w:del w:id="90632" w:author="מנוע מכני" w:date="2026-10-05T11:32:12Z">
        <w:r w:rsidR="00FA6125">
          <w:delText xml:space="preserve">ר''ח</w:delText>
        </w:r>
      </w:del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del w:id="990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ins w:id="98259" w:author="מנוע מכני" w:date="2026-10-05T11:32:12Z">
        <w:r>
          <w:rPr>
            <w:rtl/>
          </w:rPr>
          <w:t xml:space="preserve">נכרי</w:t>
        </w:r>
      </w:ins>
      <w:del w:id="98260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, מעשרן - דאין קנין </w:t>
      </w:r>
      <w:ins w:id="98261" w:author="מנוע מכני" w:date="2026-10-05T11:32:12Z">
        <w:r>
          <w:rPr>
            <w:rtl/>
          </w:rPr>
          <w:t xml:space="preserve">לנכרי</w:t>
        </w:r>
      </w:ins>
      <w:del w:id="9826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בארץ ישראל להפקיע מיד מעשר, והן שלו - דאמר </w:t>
      </w:r>
      <w:ins w:id="94567" w:author="מנוע מכני" w:date="2026-10-05T11:32:12Z">
        <w:r>
          <w:rPr>
            <w:rtl/>
          </w:rPr>
          <w:t xml:space="preserve">לו</w:t>
        </w:r>
      </w:ins>
      <w:del w:id="9456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: קאתינא מכח </w:t>
      </w:r>
      <w:ins w:id="98419" w:author="מנוע מכני" w:date="2026-10-05T11:32:12Z">
        <w:r>
          <w:rPr>
            <w:rtl/>
          </w:rPr>
          <w:t xml:space="preserve">אדם</w:t>
        </w:r>
      </w:ins>
      <w:del w:id="9842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>
          <w:ins w:id="99100" w:author="מנוע מכני" w:date="2026-10-05T11:32:12Z"/>
        </w:rPr>
      </w:pPr>
      <w:r>
        <w:t xml:space="preserve">תנן</w:t>
      </w:r>
      <w:r>
        <w:t xml:space="preserve"> </w:t>
      </w:r>
      <w:ins w:id="93211" w:author="מנוע מכני" w:date="2026-10-05T11:32:12Z">
        <w:r>
          <w:t xml:space="preserve">שם</w:t>
        </w:r>
      </w:ins>
      <w:del w:id="93212" w:author="מנוע מכני" w:date="2026-10-05T11:32:12Z">
        <w:r>
          <w:delText xml:space="preserve">התם</w:delText>
        </w:r>
      </w:del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del w:id="991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ins w:id="94569" w:author="מנוע מכני" w:date="2026-10-05T11:32:12Z">
        <w:r>
          <w:rPr>
            <w:rtl/>
          </w:rPr>
          <w:t xml:space="preserve">דמה</w:t>
        </w:r>
      </w:ins>
      <w:del w:id="94570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>
      <w:pPr>
        <w:pStyle w:val="38"/>
        <w:rPr>
          <w:ins w:id="99102" w:author="מנוע מכני" w:date="2026-10-05T11:32:12Z"/>
        </w:rPr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del w:id="991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להפריש כולי </w:t>
      </w:r>
      <w:ins w:id="97531" w:author="מנוע מכני" w:date="2026-10-05T11:32:12Z">
        <w:r>
          <w:rPr>
            <w:rtl/>
          </w:rPr>
          <w:t xml:space="preserve">עולם</w:t>
        </w:r>
      </w:ins>
      <w:del w:id="97532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213" w:author="מנוע מכני" w:date="2026-10-05T11:32:12Z">
        <w:r>
          <w:rPr>
            <w:rtl/>
          </w:rPr>
          <w:t xml:space="preserve">חלקו</w:t>
        </w:r>
      </w:ins>
      <w:del w:id="932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כי </w:t>
      </w:r>
      <w:ins w:id="93215" w:author="מנוע מכני" w:date="2026-10-05T11:32:12Z">
        <w:r>
          <w:rPr>
            <w:rtl/>
          </w:rPr>
          <w:t xml:space="preserve">חלקו</w:t>
        </w:r>
      </w:ins>
      <w:del w:id="9321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ליתנן לכהן, תנא </w:t>
      </w:r>
      <w:ins w:id="97533" w:author="מנוע מכני" w:date="2026-10-05T11:32:12Z">
        <w:r>
          <w:rPr>
            <w:rtl/>
          </w:rPr>
          <w:t xml:space="preserve">ראשון</w:t>
        </w:r>
      </w:ins>
      <w:del w:id="9753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ins w:id="94571" w:author="מנוע מכני" w:date="2026-10-05T11:32:12Z">
        <w:r>
          <w:rPr>
            <w:rtl/>
          </w:rPr>
          <w:t xml:space="preserve">דמה</w:t>
        </w:r>
      </w:ins>
      <w:del w:id="94572" w:author="מנוע מכני" w:date="2026-10-05T11:32:12Z">
        <w:r>
          <w:rPr>
            <w:rtl/>
          </w:rPr>
          <w:delText xml:space="preserve">דמאי</w:delText>
        </w:r>
      </w:del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ins w:id="98093" w:author="מנוע מכני" w:date="2026-10-05T11:32:12Z">
        <w:r>
          <w:rPr>
            <w:rtl/>
          </w:rPr>
          <w:t xml:space="preserve">ישב</w:t>
        </w:r>
      </w:ins>
      <w:del w:id="9809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ins w:id="94573" w:author="מנוע מכני" w:date="2026-10-05T11:32:12Z">
        <w:r>
          <w:rPr>
            <w:rtl/>
          </w:rPr>
          <w:t xml:space="preserve">ואומר</w:t>
        </w:r>
      </w:ins>
      <w:del w:id="94574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להא </w:t>
      </w:r>
      <w:ins w:id="97535" w:author="מנוע מכני" w:date="2026-10-05T11:32:12Z">
        <w:r>
          <w:rPr>
            <w:rtl/>
          </w:rPr>
          <w:t xml:space="preserve">שמועה</w:t>
        </w:r>
      </w:ins>
      <w:del w:id="9753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ins w:id="97737" w:author="מנוע מכני" w:date="2026-10-05T11:32:12Z">
        <w:r>
          <w:rPr>
            <w:rtl/>
          </w:rPr>
          <w:t xml:space="preserve">אם </w:t>
        </w:r>
      </w:ins>
      <w:del w:id="9773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חלפינהו </w:t>
      </w:r>
      <w:ins w:id="97739" w:author="מנוע מכני" w:date="2026-10-05T11:32:12Z">
        <w:r>
          <w:rPr>
            <w:rtl/>
          </w:rPr>
          <w:t xml:space="preserve">אם </w:t>
        </w:r>
      </w:ins>
      <w:del w:id="9774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ins w:id="97537" w:author="מנוע מכני" w:date="2026-10-05T11:32:12Z">
        <w:r>
          <w:rPr>
            <w:rtl/>
          </w:rPr>
          <w:t xml:space="preserve">עולם</w:t>
        </w:r>
      </w:ins>
      <w:del w:id="97538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בעי למיתבינהו לכהן</w:t>
      </w:r>
      <w:ins w:id="96025" w:author="מנוע מכני" w:date="2026-10-05T11:32:12Z">
        <w:r>
          <w:rPr>
            <w:rtl/>
          </w:rPr>
          <w:t xml:space="preserve">,</w:t>
        </w:r>
      </w:ins>
      <w:del w:id="9602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04" w:author="מנוע מכני" w:date="2026-10-05T11:32:12Z"/>
        </w:rPr>
      </w:pPr>
      <w:r>
        <w:t xml:space="preserve">והאמר </w:t>
      </w:r>
      <w:ins w:id="90633" w:author="מנוע מכני" w:date="2026-10-05T11:32:12Z">
        <w:r>
          <w:t xml:space="preserve">ר"ש</w:t>
        </w:r>
      </w:ins>
      <w:del w:id="90634" w:author="מנוע מכני" w:date="2026-10-05T11:32:12Z">
        <w:r>
          <w:delText xml:space="preserve">ר</w:delText>
        </w:r>
        <w:r w:rsidR="00FA6125">
          <w:delText xml:space="preserve">''ש</w:delText>
        </w:r>
      </w:del>
      <w:r w:rsidR="00FA6125">
        <w:t xml:space="preserve">ב</w:t>
      </w:r>
      <w:ins w:id="90635" w:author="מנוע מכני" w:date="2026-10-05T11:32:12Z">
        <w:r>
          <w:t xml:space="preserve">ר"ח</w:t>
        </w:r>
      </w:ins>
      <w:del w:id="90636" w:author="מנוע מכני" w:date="2026-10-05T11:32:12Z">
        <w:r w:rsidR="00FA6125">
          <w:delText xml:space="preserve">ר''ח</w:delText>
        </w:r>
      </w:del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del w:id="99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ins w:id="94575" w:author="מנוע מכני" w:date="2026-10-05T11:32:12Z">
        <w:r>
          <w:rPr>
            <w:rtl/>
          </w:rPr>
          <w:t xml:space="preserve">שמא</w:t>
        </w:r>
      </w:ins>
      <w:del w:id="94576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, כאן - בתרומה גדולה, כאן - בתרומת מעשר? אזכרתן </w:t>
      </w:r>
      <w:ins w:id="93217" w:author="מנוע מכני" w:date="2026-10-05T11:32:12Z">
        <w:r>
          <w:rPr>
            <w:rtl/>
          </w:rPr>
          <w:t xml:space="preserve">דבר</w:t>
        </w:r>
      </w:ins>
      <w:del w:id="9321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del w:id="90020" w:author="מנוע עיצוב" w:date="2026-10-05T11:33:53Z"/>
          <w:rtl/>
        </w:rPr>
      </w:pPr>
      <w:del w:id="90017" w:author="מנוע עיצוב" w:date="2026-10-05T11:33:53Z">
        <w:r>
          <w:rPr>
            <w:rtl/>
          </w:rPr>
          <w:delText xml:space="preserve">•</w:delText>
        </w:r>
      </w:del>
      <w:ins w:id="96027" w:author="מנוע מכני" w:date="2026-10-05T11:32:12Z">
        <w:r>
          <w:rPr>
            <w:rtl/>
          </w:rPr>
          <w:t xml:space="preserve"> </w:t>
        </w:r>
      </w:ins>
      <w:del w:id="96028" w:author="מנוע מכני" w:date="2026-10-05T11:32:12Z">
        <w:r>
          <w:rPr>
            <w:rtl/>
          </w:rPr>
          <w:delText xml:space="preserve">  </w:delText>
        </w:r>
      </w:del>
      <w:del w:id="90018" w:author="מנוע עיצוב" w:date="2026-10-05T11:33:53Z">
        <w:r>
          <w:rPr>
            <w:rtl/>
          </w:rPr>
          <w:delText xml:space="preserve">•</w:delText>
        </w:r>
      </w:del>
      <w:ins w:id="96029" w:author="מנוע מכני" w:date="2026-10-05T11:32:12Z">
        <w:r>
          <w:rPr>
            <w:rtl/>
          </w:rPr>
          <w:t xml:space="preserve"> </w:t>
        </w:r>
      </w:ins>
      <w:del w:id="96030" w:author="מנוע מכני" w:date="2026-10-05T11:32:12Z">
        <w:r>
          <w:rPr>
            <w:rtl/>
          </w:rPr>
          <w:delText xml:space="preserve">  </w:delText>
        </w:r>
      </w:del>
      <w:del w:id="90019" w:author="מנוע עיצוב" w:date="2026-10-05T11:33:53Z">
        <w:r>
          <w:rPr>
            <w:rtl/>
          </w:rPr>
          <w:delText xml:space="preserve">•</w:delText>
        </w:r>
      </w:del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ins w:id="90637" w:author="מנוע מכני" w:date="2026-10-05T11:32:12Z">
        <w:r>
          <w:rPr>
            <w:rFonts w:hint="cs"/>
            <w:rtl/>
          </w:rPr>
          <w:t xml:space="preserve">ס"א</w:t>
        </w:r>
      </w:ins>
      <w:del w:id="90638" w:author="מנוע מכני" w:date="2026-10-05T11:32:12Z">
        <w:r>
          <w:rPr>
            <w:rFonts w:hint="cs"/>
            <w:rtl/>
          </w:rPr>
          <w:delText xml:space="preserve">ס''א</w:delText>
        </w:r>
      </w:del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ins w:id="90639" w:author="מנוע מכני" w:date="2026-10-05T11:32:12Z">
        <w:r>
          <w:rPr>
            <w:rFonts w:hint="cs"/>
            <w:rtl/>
          </w:rPr>
          <w:t xml:space="preserve">מ"ל</w:t>
        </w:r>
      </w:ins>
      <w:del w:id="9064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  <w:pPrChange w:id="903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31" w:author="מנוע מכני" w:date="2026-10-05T11:32:12Z">
        <w:r>
          <w:rPr>
            <w:rtl/>
          </w:rPr>
          <w:t xml:space="preserve"> </w:t>
        </w:r>
      </w:ins>
      <w:del w:id="96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33" w:author="מנוע מכני" w:date="2026-10-05T11:32:12Z">
        <w:r>
          <w:rPr>
            <w:rtl/>
          </w:rPr>
          <w:t xml:space="preserve"> </w:t>
        </w:r>
      </w:ins>
      <w:del w:id="960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  <w:pPrChange w:id="90373" w:author="מנוע עיצוב" w:date="2026-10-05T11:33:53Z">
          <w:pPr>
            <w:jc w:val="center"/>
          </w:pPr>
        </w:pPrChange>
      </w:pPr>
      <w:del w:id="9271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035" w:author="מנוע מכני" w:date="2026-10-05T11:32:12Z">
        <w:r>
          <w:rPr>
            <w:rtl/>
          </w:rPr>
          <w:t xml:space="preserve"> </w:t>
        </w:r>
      </w:ins>
      <w:del w:id="96036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037" w:author="מנוע מכני" w:date="2026-10-05T11:32:12Z">
        <w:r>
          <w:rPr>
            <w:rtl/>
          </w:rPr>
          <w:t xml:space="preserve"> </w:t>
        </w:r>
      </w:ins>
      <w:del w:id="96038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>'תפדה תפדה' ריבה אפי יותר מבן שנה</w:t>
      </w:r>
    </w:p>
    <w:p w14:paraId="25ED6421" w14:textId="77777777" w:rsidR="00805336" w:rsidRPr="00E356D3" w:rsidRDefault="00805336" w:rsidP="00F63065">
      <w:pPr>
        <w:rPr>
          <w:del w:id="90549" w:author="מנוע עיצוב" w:date="2026-10-05T11:33:53Z"/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ins w:id="97467" w:author="מנוע מכני" w:date="2026-10-05T11:32:12Z">
        <w:r>
          <w:rPr>
            <w:b/>
            <w:bCs/>
            <w:rtl/>
          </w:rPr>
          <w:t xml:space="preserve">להם</w:t>
        </w:r>
      </w:ins>
      <w:del w:id="97468" w:author="מנוע מכני" w:date="2026-10-05T11:32:12Z">
        <w:r w:rsidRPr="00792FF0">
          <w:rPr>
            <w:b/>
            <w:bCs/>
            <w:rtl/>
          </w:rPr>
          <w:delText xml:space="preserve">להו</w:delText>
        </w:r>
      </w:del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ins w:id="90641" w:author="מנוע מכני" w:date="2026-10-05T11:32:12Z">
        <w:r>
          <w:rPr>
            <w:rStyle w:val="2fb"/>
            <w:rtl/>
          </w:rPr>
          <w:t xml:space="preserve">ר"מ</w:t>
        </w:r>
      </w:ins>
      <w:del w:id="90642" w:author="מנוע מכני" w:date="2026-10-05T11:32:12Z">
        <w:r>
          <w:rPr>
            <w:rtl/>
          </w:rPr>
          <w:delText xml:space="preserve">ר</w:delText>
        </w:r>
        <w:r w:rsidR="00805336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05336">
          <w:rPr>
            <w:rFonts w:hint="cs"/>
            <w:rtl/>
          </w:rPr>
          <w:delText xml:space="preserve">מ</w:delText>
        </w:r>
      </w:del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ins w:id="93219" w:author="מנוע מכני" w:date="2026-10-05T11:32:12Z">
        <w:r>
          <w:rPr>
            <w:rtl/>
          </w:rPr>
          <w:t xml:space="preserve">דאמרו</w:t>
        </w:r>
      </w:ins>
      <w:del w:id="93220" w:author="מנוע מכני" w:date="2026-10-05T11:32:12Z">
        <w:r w:rsidR="00F63065">
          <w:rPr>
            <w:rtl/>
          </w:rPr>
          <w:delText xml:space="preserve">דאמרי</w:delText>
        </w:r>
      </w:del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>
          <w:ins w:id="99106" w:author="מנוע מכני" w:date="2026-10-05T11:32:12Z"/>
        </w:rPr>
      </w:pPr>
      <w:r w:rsidRPr="00D25F87">
        <w:t>א</w:t>
      </w:r>
      <w:ins w:id="90643" w:author="מנוע מכני" w:date="2026-10-05T11:32:12Z">
        <w:r>
          <w:t xml:space="preserve">ו"ד</w:t>
        </w:r>
      </w:ins>
      <w:del w:id="90644" w:author="מנוע מכני" w:date="2026-10-05T11:32:12Z">
        <w:r w:rsidRPr="00D25F87">
          <w:delText xml:space="preserve">ו''ד</w:delText>
        </w:r>
      </w:del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del w:id="991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</w:t>
      </w:r>
      <w:ins w:id="94577" w:author="מנוע מכני" w:date="2026-10-05T11:32:12Z">
        <w:r>
          <w:rPr>
            <w:rtl/>
          </w:rPr>
          <w:t xml:space="preserve">דעכשיו</w:t>
        </w:r>
      </w:ins>
      <w:del w:id="94578" w:author="מנוע מכני" w:date="2026-10-05T11:32:12Z">
        <w:r w:rsidR="00F63065">
          <w:rPr>
            <w:rtl/>
          </w:rPr>
          <w:delText xml:space="preserve">דהשתא</w:delText>
        </w:r>
      </w:del>
      <w:r w:rsidR="00F63065">
        <w:rPr>
          <w:rtl/>
        </w:rPr>
        <w:t xml:space="preserve"> מיהא רהיט ואזיל, שה קרינא </w:t>
      </w:r>
      <w:ins w:id="94579" w:author="מנוע מכני" w:date="2026-10-05T11:32:12Z">
        <w:r>
          <w:rPr>
            <w:rtl/>
          </w:rPr>
          <w:t xml:space="preserve">בו</w:t>
        </w:r>
      </w:ins>
      <w:del w:id="9458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>
          <w:ins w:id="99108" w:author="מנוע מכני" w:date="2026-10-05T11:32:12Z"/>
        </w:rPr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del w:id="99109" w:author="מנוע מכני" w:date="2026-10-05T11:32:12Z">
        <w:r>
          <w:rPr>
            <w:rtl/>
          </w:rPr>
          <w:delText xml:space="preserve"> </w:delText>
        </w:r>
      </w:del>
      <w:ins w:id="94581" w:author="מנוע מכני" w:date="2026-10-05T11:32:12Z">
        <w:r>
          <w:rPr>
            <w:rtl/>
          </w:rPr>
          <w:t xml:space="preserve">מה</w:t>
        </w:r>
      </w:ins>
      <w:del w:id="9458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ins w:id="97741" w:author="מנוע מכני" w:date="2026-10-05T11:32:12Z">
        <w:r>
          <w:rPr>
            <w:rtl/>
          </w:rPr>
          <w:t xml:space="preserve">אם </w:t>
        </w:r>
      </w:ins>
      <w:del w:id="97742" w:author="מנוע מכני" w:date="2026-10-05T11:32:12Z">
        <w:r w:rsidR="00E356D3">
          <w:rPr>
            <w:rtl/>
          </w:rPr>
          <w:delText xml:space="preserve">אי </w:delText>
        </w:r>
      </w:del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ins w:id="96039" w:author="מנוע מכני" w:date="2026-10-05T11:32:12Z">
        <w:r>
          <w:rPr>
            <w:rtl/>
          </w:rPr>
          <w:t xml:space="preserve">,</w:t>
        </w:r>
      </w:ins>
      <w:del w:id="96040" w:author="מנוע מכני" w:date="2026-10-05T11:32:12Z">
        <w:r w:rsidR="000B5F7F">
          <w:rPr>
            <w:rtl/>
          </w:rPr>
          <w:delText xml:space="preserve">;</w:delText>
        </w:r>
      </w:del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del w:id="90550" w:author="מנוע עיצוב" w:date="2026-10-05T11:33:53Z"/>
          <w:rtl/>
        </w:rPr>
      </w:pPr>
    </w:p>
    <w:p>
      <w:pPr>
        <w:pStyle w:val="38"/>
        <w:rPr>
          <w:ins w:id="9911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del w:id="99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64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46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ins w:id="90647" w:author="מנוע מכני" w:date="2026-10-05T11:32:12Z">
        <w:r>
          <w:rPr>
            <w:rFonts w:hint="cs"/>
            <w:rtl/>
          </w:rPr>
          <w:t xml:space="preserve">כ"ש</w:t>
        </w:r>
      </w:ins>
      <w:del w:id="90648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פרקינן - בנדמה פרקינן, </w:t>
      </w:r>
    </w:p>
    <w:p>
      <w:pPr>
        <w:pStyle w:val="38"/>
        <w:rPr>
          <w:ins w:id="99112" w:author="מנוע מכני" w:date="2026-10-05T11:32:12Z"/>
        </w:rPr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del w:id="99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ins w:id="97743" w:author="מנוע מכני" w:date="2026-10-05T11:32:12Z">
        <w:r>
          <w:rPr>
            <w:rFonts w:hint="cs"/>
            <w:rtl/>
          </w:rPr>
          <w:t xml:space="preserve">ואם </w:t>
        </w:r>
      </w:ins>
      <w:del w:id="97744" w:author="מנוע מכני" w:date="2026-10-05T11:32:12Z">
        <w:r w:rsidR="00D20CD7">
          <w:rPr>
            <w:rFonts w:hint="cs"/>
            <w:rtl/>
          </w:rPr>
          <w:delText xml:space="preserve">ואי </w:delText>
        </w:r>
      </w:del>
      <w:r w:rsidR="00D20CD7">
        <w:rPr>
          <w:rStyle w:val="2fb"/>
          <w:rFonts w:hint="cs"/>
          <w:rtl/>
        </w:rPr>
        <w:t xml:space="preserve">ל</w:t>
      </w:r>
      <w:ins w:id="9064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50" w:author="מנוע מכני" w:date="2026-10-05T11:32:12Z">
        <w:r w:rsidR="00D20CD7">
          <w:rPr>
            <w:rFonts w:hint="cs"/>
            <w:rtl/>
          </w:rPr>
          <w:delText xml:space="preserve">ר''א</w:delText>
        </w:r>
      </w:del>
      <w:r w:rsidR="00D20CD7">
        <w:rPr>
          <w:rFonts w:hint="cs"/>
          <w:rtl/>
        </w:rPr>
        <w:t xml:space="preserve"> הא בכלאיים </w:t>
      </w:r>
      <w:ins w:id="93221" w:author="מנוע מכני" w:date="2026-10-05T11:32:12Z">
        <w:r>
          <w:rPr>
            <w:rFonts w:hint="cs"/>
            <w:rtl/>
          </w:rPr>
          <w:t xml:space="preserve">גם</w:t>
        </w:r>
      </w:ins>
      <w:del w:id="93222" w:author="מנוע מכני" w:date="2026-10-05T11:32:12Z">
        <w:r w:rsidR="00D20CD7">
          <w:rPr>
            <w:rFonts w:hint="cs"/>
            <w:rtl/>
          </w:rPr>
          <w:delText xml:space="preserve">נמי</w:delText>
        </w:r>
      </w:del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ins w:id="90651" w:author="מנוע מכני" w:date="2026-10-05T11:32:12Z">
        <w:r>
          <w:rPr>
            <w:rStyle w:val="2fb"/>
            <w:rtl/>
          </w:rPr>
          <w:t xml:space="preserve">ר"א</w:t>
        </w:r>
      </w:ins>
      <w:del w:id="90652" w:author="מנוע מכני" w:date="2026-10-05T11:32:12Z">
        <w:r>
          <w:rPr>
            <w:rtl/>
          </w:rPr>
          <w:delText xml:space="preserve">ר</w:delText>
        </w:r>
        <w:r w:rsidR="00D20CD7">
          <w:rPr>
            <w:rFonts w:hint="cs"/>
            <w:rtl/>
          </w:rPr>
          <w:delText xml:space="preserve">''א</w:delText>
        </w:r>
      </w:del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ins w:id="94583" w:author="מנוע מכני" w:date="2026-10-05T11:32:12Z">
        <w:r>
          <w:rPr>
            <w:rtl/>
          </w:rPr>
          <w:t xml:space="preserve">שלו</w:t>
        </w:r>
      </w:ins>
      <w:del w:id="9458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- </w:t>
      </w:r>
      <w:r w:rsidR="00792FF0">
        <w:rPr>
          <w:rtl/>
        </w:rPr>
        <w:tab/>
      </w:r>
      <w:ins w:id="94585" w:author="מנוע מכני" w:date="2026-10-05T11:32:12Z">
        <w:r>
          <w:rPr>
            <w:rtl/>
          </w:rPr>
          <w:t xml:space="preserve">וזה</w:t>
        </w:r>
      </w:ins>
      <w:del w:id="9458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עז מעליא הוא, אלא זיל בתר אימיה - </w:t>
      </w:r>
      <w:ins w:id="94587" w:author="מנוע מכני" w:date="2026-10-05T11:32:12Z">
        <w:r>
          <w:rPr>
            <w:rtl/>
          </w:rPr>
          <w:t xml:space="preserve">וזה</w:t>
        </w:r>
      </w:ins>
      <w:del w:id="94588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>
          <w:ins w:id="99114" w:author="מנוע מכני" w:date="2026-10-05T11:32:12Z"/>
        </w:rPr>
      </w:pPr>
      <w:r>
        <w:t>ת"ש, דתני ר</w:t>
      </w:r>
      <w:ins w:id="90653" w:author="מנוע מכני" w:date="2026-10-05T11:32:12Z">
        <w:r>
          <w:t xml:space="preserve">ב"ש</w:t>
        </w:r>
      </w:ins>
      <w:del w:id="90654" w:author="מנוע מכני" w:date="2026-10-05T11:32:12Z">
        <w:r w:rsidR="00D20CD7">
          <w:delText xml:space="preserve">ב''ש</w:delText>
        </w:r>
      </w:del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del w:id="991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ins w:id="94589" w:author="מנוע מכני" w:date="2026-10-05T11:32:12Z">
        <w:r>
          <w:rPr>
            <w:rtl/>
          </w:rPr>
          <w:t xml:space="preserve">למה</w:t>
        </w:r>
      </w:ins>
      <w:del w:id="94590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745" w:author="מנוע מכני" w:date="2026-10-05T11:32:12Z">
        <w:r>
          <w:rPr>
            <w:rtl/>
          </w:rPr>
          <w:t xml:space="preserve">אם </w:t>
        </w:r>
      </w:ins>
      <w:del w:id="977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</w:t>
      </w:r>
      <w:ins w:id="93223" w:author="מנוע מכני" w:date="2026-10-05T11:32:12Z">
        <w:r>
          <w:rPr>
            <w:rtl/>
          </w:rPr>
          <w:t xml:space="preserve">ממקום</w:t>
        </w:r>
      </w:ins>
      <w:del w:id="93224" w:author="מנוע מכני" w:date="2026-10-05T11:32:12Z">
        <w:r>
          <w:rPr>
            <w:rtl/>
          </w:rPr>
          <w:delText xml:space="preserve">מהיכא</w:delText>
        </w:r>
      </w:del>
      <w:r>
        <w:rPr>
          <w:rtl/>
        </w:rPr>
        <w:t xml:space="preserve"> דממעט כלאים </w:t>
      </w:r>
      <w:ins w:id="93225" w:author="מנוע מכני" w:date="2026-10-05T11:32:12Z">
        <w:r>
          <w:rPr>
            <w:rtl/>
          </w:rPr>
          <w:t xml:space="preserve">משם</w:t>
        </w:r>
      </w:ins>
      <w:del w:id="93226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ממעט נדמה, </w:t>
      </w:r>
    </w:p>
    <w:p>
      <w:pPr>
        <w:pStyle w:val="38"/>
        <w:rPr>
          <w:ins w:id="99116" w:author="מנוע מכני" w:date="2026-10-05T11:32:12Z"/>
        </w:rPr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del w:id="991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שור או כשב - פרט לכלאים, או עז - פרט לנדמה</w:t>
      </w:r>
      <w:ins w:id="96041" w:author="מנוע מכני" w:date="2026-10-05T11:32:12Z">
        <w:r>
          <w:rPr>
            <w:rtl/>
          </w:rPr>
          <w:t xml:space="preserve">,</w:t>
        </w:r>
      </w:ins>
      <w:del w:id="96042" w:author="מנוע מכני" w:date="2026-10-05T11:32:12Z">
        <w:r w:rsidR="000B5F7F">
          <w:rPr>
            <w:rtl/>
          </w:rPr>
          <w:delText xml:space="preserve">;</w:delText>
        </w:r>
      </w:del>
    </w:p>
    <w:p w14:paraId="08D3AB74" w14:textId="77777777" w:rsidR="00D20CD7" w:rsidRDefault="00F63065" w:rsidP="00D20CD7">
      <w:pPr>
        <w:rPr>
          <w:rtl/>
        </w:rPr>
      </w:pPr>
      <w:ins w:id="97747" w:author="מנוע מכני" w:date="2026-10-05T11:32:12Z">
        <w:r>
          <w:rPr>
            <w:rtl/>
          </w:rPr>
          <w:t xml:space="preserve">אם </w:t>
        </w:r>
      </w:ins>
      <w:del w:id="977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591" w:author="מנוע מכני" w:date="2026-10-05T11:32:12Z">
        <w:r>
          <w:rPr>
            <w:rtl/>
          </w:rPr>
          <w:t xml:space="preserve">התורה</w:t>
        </w:r>
      </w:ins>
      <w:del w:id="9459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- עד שיהא הוא שור ובכורו שור, </w:t>
      </w:r>
    </w:p>
    <w:p>
      <w:pPr>
        <w:pStyle w:val="38"/>
        <w:rPr>
          <w:ins w:id="99118" w:author="מנוע מכני" w:date="2026-10-05T11:32:12Z"/>
        </w:rPr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del w:id="991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למעשר - תחת תחת מקדשים גמר</w:t>
      </w:r>
      <w:ins w:id="96043" w:author="מנוע מכני" w:date="2026-10-05T11:32:12Z">
        <w:r>
          <w:rPr>
            <w:rtl/>
          </w:rPr>
          <w:t xml:space="preserve">,</w:t>
        </w:r>
      </w:ins>
      <w:del w:id="9604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לפטר חמור! </w:t>
      </w:r>
    </w:p>
    <w:p>
      <w:pPr>
        <w:pStyle w:val="38"/>
        <w:rPr>
          <w:ins w:id="100812" w:author="מנוע מכני" w:date="2026-10-05T11:32:12Z"/>
        </w:rPr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del w:id="1008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ins w:id="90655" w:author="מנוע מכני" w:date="2026-10-05T11:32:12Z">
        <w:r>
          <w:rPr>
            <w:rFonts w:hint="cs"/>
            <w:rtl/>
          </w:rPr>
          <w:t xml:space="preserve">ס"ד</w:t>
        </w:r>
      </w:ins>
      <w:del w:id="90656" w:author="מנוע מכני" w:date="2026-10-05T11:32:12Z">
        <w:r w:rsidR="00D20CD7">
          <w:rPr>
            <w:rFonts w:hint="cs"/>
            <w:rtl/>
          </w:rPr>
          <w:delText xml:space="preserve">ס''ד</w:delText>
        </w:r>
      </w:del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del w:id="90551" w:author="מנוע עיצוב" w:date="2026-10-05T11:33:53Z"/>
          <w:rtl/>
        </w:rPr>
      </w:pPr>
    </w:p>
    <w:p>
      <w:pPr>
        <w:pStyle w:val="38"/>
        <w:rPr>
          <w:ins w:id="99120" w:author="מנוע מכני" w:date="2026-10-05T11:32:12Z"/>
        </w:rPr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del w:id="99121" w:author="מנוע מכני" w:date="2026-10-05T11:32:12Z">
        <w:r w:rsidR="00792FF0">
          <w:rPr>
            <w:rtl/>
          </w:rPr>
          <w:delText xml:space="preserve"> </w:delText>
        </w:r>
      </w:del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ins w:id="90657" w:author="מנוע מכני" w:date="2026-10-05T11:32:12Z">
        <w:r>
          <w:rPr>
            <w:rStyle w:val="2fb"/>
            <w:rtl/>
          </w:rPr>
          <w:t xml:space="preserve">ר"י</w:t>
        </w:r>
      </w:ins>
      <w:del w:id="90658" w:author="מנוע מכני" w:date="2026-10-05T11:32:12Z">
        <w:r>
          <w:rPr>
            <w:rtl/>
          </w:rPr>
          <w:delText xml:space="preserve">ר</w:delText>
        </w:r>
        <w:r w:rsidR="008443E2">
          <w:rPr>
            <w:rFonts w:hint="cs"/>
            <w:rtl/>
          </w:rPr>
          <w:delText xml:space="preserve">''י</w:delText>
        </w:r>
      </w:del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ins w:id="94595" w:author="מנוע מכני" w:date="2026-10-05T11:32:12Z">
        <w:r>
          <w:rPr>
            <w:rtl/>
          </w:rPr>
          <w:t xml:space="preserve">מה</w:t>
        </w:r>
      </w:ins>
      <w:del w:id="9459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ins w:id="94593" w:author="מנוע מכני" w:date="2026-10-05T11:32:12Z">
        <w:r>
          <w:rPr>
            <w:rFonts w:hint="cs"/>
            <w:rtl/>
          </w:rPr>
          <w:t xml:space="preserve">סתם</w:t>
        </w:r>
      </w:ins>
      <w:del w:id="94594" w:author="מנוע מכני" w:date="2026-10-05T11:32:12Z">
        <w:r w:rsidR="008443E2">
          <w:rPr>
            <w:rFonts w:hint="cs"/>
            <w:rtl/>
          </w:rPr>
          <w:delText xml:space="preserve">בעלמא</w:delText>
        </w:r>
      </w:del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>
          <w:ins w:id="99122" w:author="מנוע מכני" w:date="2026-10-05T11:32:12Z"/>
        </w:rPr>
      </w:pPr>
      <w:r>
        <w:t xml:space="preserve">רמבד</w:t>
      </w:r>
      <w:ins w:id="90659" w:author="מנוע מכני" w:date="2026-10-05T11:32:12Z">
        <w:r>
          <w:t xml:space="preserve">ר"כ</w:t>
        </w:r>
      </w:ins>
      <w:del w:id="90660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del w:id="991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מי זוטר </w:t>
      </w:r>
      <w:ins w:id="94599" w:author="מנוע מכני" w:date="2026-10-05T11:32:12Z">
        <w:r>
          <w:rPr>
            <w:rtl/>
          </w:rPr>
          <w:t xml:space="preserve">מה</w:t>
        </w:r>
      </w:ins>
      <w:del w:id="9460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דכתיב </w:t>
      </w:r>
      <w:ins w:id="94597" w:author="מנוע מכני" w:date="2026-10-05T11:32:12Z">
        <w:r>
          <w:rPr>
            <w:rtl/>
          </w:rPr>
          <w:t xml:space="preserve">בהם</w:t>
        </w:r>
      </w:ins>
      <w:del w:id="94598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כצבי וכאיל</w:t>
      </w:r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ins w:id="94601" w:author="מנוע מכני" w:date="2026-10-05T11:32:12Z">
        <w:r>
          <w:rPr>
            <w:rtl/>
          </w:rPr>
          <w:t xml:space="preserve">עכשיו</w:t>
        </w:r>
      </w:ins>
      <w:del w:id="94602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דאתית </w:t>
      </w:r>
      <w:ins w:id="94605" w:author="מנוע מכני" w:date="2026-10-05T11:32:12Z">
        <w:r>
          <w:rPr>
            <w:rtl/>
          </w:rPr>
          <w:t xml:space="preserve">לכך</w:t>
        </w:r>
      </w:ins>
      <w:del w:id="94606" w:author="מנוע מכני" w:date="2026-10-05T11:32:12Z">
        <w:r>
          <w:rPr>
            <w:rtl/>
          </w:rPr>
          <w:delText xml:space="preserve">להכי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ins w:id="93227" w:author="מנוע מכני" w:date="2026-10-05T11:32:12Z">
        <w:r>
          <w:rPr>
            <w:rtl/>
          </w:rPr>
          <w:t xml:space="preserve">גם</w:t>
        </w:r>
      </w:ins>
      <w:del w:id="9322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צבי ואיל כתיב </w:t>
      </w:r>
      <w:ins w:id="94603" w:author="מנוע מכני" w:date="2026-10-05T11:32:12Z">
        <w:r>
          <w:rPr>
            <w:rtl/>
          </w:rPr>
          <w:t xml:space="preserve">בהם</w:t>
        </w:r>
      </w:ins>
      <w:del w:id="94604" w:author="מנוע מכני" w:date="2026-10-05T11:32:12Z">
        <w:r>
          <w:rPr>
            <w:rtl/>
          </w:rPr>
          <w:delText xml:space="preserve">בהו</w:delText>
        </w:r>
      </w:del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r>
        <w:rPr>
          <w:rFonts w:hint="cs"/>
          <w:rtl/>
        </w:rPr>
        <w:t>יב.</w:t>
      </w:r>
    </w:p>
    <w:p>
      <w:pPr>
        <w:pStyle w:val="38"/>
        <w:rPr>
          <w:ins w:id="991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del w:id="99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ins w:id="94609" w:author="מנוע מכני" w:date="2026-10-05T11:32:12Z">
        <w:r>
          <w:rPr>
            <w:rtl/>
          </w:rPr>
          <w:t xml:space="preserve">מה</w:t>
        </w:r>
      </w:ins>
      <w:del w:id="9461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כיון דמפריש טלה והוא לעצמו - לאכלה קרינא </w:t>
      </w:r>
      <w:ins w:id="94607" w:author="מנוע מכני" w:date="2026-10-05T11:32:12Z">
        <w:r>
          <w:rPr>
            <w:rtl/>
          </w:rPr>
          <w:t xml:space="preserve">בו</w:t>
        </w:r>
      </w:ins>
      <w:del w:id="94608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ins w:id="90661" w:author="מנוע מכני" w:date="2026-10-05T11:32:12Z">
        <w:r>
          <w:rPr>
            <w:b/>
            <w:bCs/>
            <w:rtl/>
          </w:rPr>
          <w:t xml:space="preserve">ו"ד</w:t>
        </w:r>
      </w:ins>
      <w:del w:id="90662" w:author="מנוע מכני" w:date="2026-10-05T11:32:12Z">
        <w:r w:rsidR="00546316" w:rsidRPr="00D25F87">
          <w:rPr>
            <w:b/>
            <w:bCs/>
            <w:rtl/>
          </w:rPr>
          <w:delText xml:space="preserve">ו''ד</w:delText>
        </w:r>
      </w:del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>
          <w:ins w:id="99126" w:author="מנוע מכני" w:date="2026-10-05T11:32:12Z"/>
        </w:rPr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del w:id="991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ins w:id="94611" w:author="מנוע מכני" w:date="2026-10-05T11:32:12Z">
        <w:r>
          <w:rPr>
            <w:rtl/>
          </w:rPr>
          <w:t xml:space="preserve">התורה</w:t>
        </w:r>
      </w:ins>
      <w:del w:id="94612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del w:id="90552" w:author="מנוע עיצוב" w:date="2026-10-05T11:33:53Z"/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ins w:id="94615" w:author="מנוע מכני" w:date="2026-10-05T11:32:12Z">
        <w:r>
          <w:rPr>
            <w:rtl/>
          </w:rPr>
          <w:t xml:space="preserve">ולמה</w:t>
        </w:r>
      </w:ins>
      <w:del w:id="94616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4613" w:author="מנוע מכני" w:date="2026-10-05T11:32:12Z">
        <w:r>
          <w:rPr>
            <w:rtl/>
          </w:rPr>
          <w:t xml:space="preserve">התורה</w:t>
        </w:r>
      </w:ins>
      <w:del w:id="9461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ולא לשריפה! שאני </w:t>
      </w:r>
      <w:ins w:id="93229" w:author="מנוע מכני" w:date="2026-10-05T11:32:12Z">
        <w:r>
          <w:rPr>
            <w:rtl/>
          </w:rPr>
          <w:t xml:space="preserve">כאן</w:t>
        </w:r>
      </w:ins>
      <w:del w:id="9323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>
          <w:ins w:id="99128" w:author="מנוע מכני" w:date="2026-10-05T11:32:12Z"/>
        </w:rPr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del w:id="991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r>
        <w:rPr>
          <w:rtl/>
        </w:rPr>
        <w:t>לדורותיכם</w:t>
      </w:r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ins w:id="93231" w:author="מנוע מכני" w:date="2026-10-05T11:32:12Z">
        <w:r>
          <w:rPr>
            <w:rFonts w:hint="cs"/>
            <w:rtl/>
          </w:rPr>
          <w:t xml:space="preserve">משם</w:t>
        </w:r>
      </w:ins>
      <w:del w:id="93232" w:author="מנוע מכני" w:date="2026-10-05T11:32:12Z">
        <w:r w:rsidR="008443E2">
          <w:rPr>
            <w:rFonts w:hint="cs"/>
            <w:rtl/>
          </w:rPr>
          <w:delText xml:space="preserve">מהתם</w:delText>
        </w:r>
      </w:del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ins w:id="93233" w:author="מנוע מכני" w:date="2026-10-05T11:32:12Z">
        <w:r>
          <w:rPr>
            <w:rtl/>
          </w:rPr>
          <w:t xml:space="preserve">כאן</w:t>
        </w:r>
      </w:ins>
      <w:del w:id="9323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  <w:pPrChange w:id="903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45" w:author="מנוע מכני" w:date="2026-10-05T11:32:12Z">
        <w:r>
          <w:rPr>
            <w:rtl/>
          </w:rPr>
          <w:t xml:space="preserve"> </w:t>
        </w:r>
      </w:ins>
      <w:del w:id="96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47" w:author="מנוע מכני" w:date="2026-10-05T11:32:12Z">
        <w:r>
          <w:rPr>
            <w:rtl/>
          </w:rPr>
          <w:t xml:space="preserve"> </w:t>
        </w:r>
      </w:ins>
      <w:del w:id="96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ins w:id="96049" w:author="מנוע מכני" w:date="2026-10-05T11:32:12Z">
        <w:r>
          <w:rPr>
            <w:rtl/>
          </w:rPr>
          <w:t xml:space="preserve">,</w:t>
        </w:r>
      </w:ins>
      <w:del w:id="9605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0" w:author="מנוע מכני" w:date="2026-10-05T11:32:12Z"/>
        </w:rPr>
      </w:pPr>
      <w:r>
        <w:t xml:space="preserve">ארנ</w:t>
      </w:r>
      <w:ins w:id="90663" w:author="מנוע מכני" w:date="2026-10-05T11:32:12Z">
        <w:r>
          <w:t xml:space="preserve">ב"א</w:t>
        </w:r>
      </w:ins>
      <w:del w:id="90664" w:author="מנוע מכני" w:date="2026-10-05T11:32:12Z">
        <w:r>
          <w:delText xml:space="preserve">ב''א</w:delText>
        </w:r>
      </w:del>
      <w:ins w:id="97667" w:author="מנוע מכני" w:date="2026-10-05T11:32:12Z">
        <w:r>
          <w:t xml:space="preserve">:</w:t>
        </w:r>
      </w:ins>
    </w:p>
    <w:p w14:paraId="69D26A60" w14:textId="77777777" w:rsidR="008443E2" w:rsidRDefault="008443E2" w:rsidP="008443E2">
      <w:pPr>
        <w:rPr>
          <w:rtl/>
        </w:rPr>
      </w:pPr>
      <w:del w:id="9766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1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זאת אומרת - נחשדו הכהנים על פטרי חמורים</w:t>
      </w:r>
      <w:ins w:id="96051" w:author="מנוע מכני" w:date="2026-10-05T11:32:12Z">
        <w:r>
          <w:rPr>
            <w:rtl/>
          </w:rPr>
          <w:t xml:space="preserve">,</w:t>
        </w:r>
      </w:ins>
      <w:del w:id="96052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235" w:author="מנוע מכני" w:date="2026-10-05T11:32:12Z">
        <w:r>
          <w:rPr>
            <w:rtl/>
          </w:rPr>
          <w:t xml:space="preserve">מקום</w:t>
        </w:r>
      </w:ins>
      <w:del w:id="93236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  <w:pPrChange w:id="903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3" w:author="מנוע מכני" w:date="2026-10-05T11:32:12Z">
        <w:r>
          <w:rPr>
            <w:rtl/>
          </w:rPr>
          <w:t xml:space="preserve"> </w:t>
        </w:r>
      </w:ins>
      <w:del w:id="960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5" w:author="מנוע מכני" w:date="2026-10-05T11:32:12Z">
        <w:r>
          <w:rPr>
            <w:rtl/>
          </w:rPr>
          <w:t xml:space="preserve"> </w:t>
        </w:r>
      </w:ins>
      <w:del w:id="96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  <w:pPrChange w:id="903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57" w:author="מנוע מכני" w:date="2026-10-05T11:32:12Z">
        <w:r>
          <w:rPr>
            <w:rtl/>
          </w:rPr>
          <w:t xml:space="preserve"> </w:t>
        </w:r>
      </w:ins>
      <w:del w:id="96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59" w:author="מנוע מכני" w:date="2026-10-05T11:32:12Z">
        <w:r>
          <w:rPr>
            <w:rtl/>
          </w:rPr>
          <w:t xml:space="preserve"> </w:t>
        </w:r>
      </w:ins>
      <w:del w:id="96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32" w:author="מנוע מכני" w:date="2026-10-05T11:32:12Z"/>
        </w:rPr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del w:id="99133" w:author="מנוע מכני" w:date="2026-10-05T11:32:12Z">
        <w:r>
          <w:rPr>
            <w:rtl/>
          </w:rPr>
          <w:delText xml:space="preserve"> </w:delText>
        </w:r>
      </w:del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ins w:id="9066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666" w:author="מנוע מכני" w:date="2026-10-05T11:32:12Z">
        <w:r w:rsidR="00F56E1E">
          <w:rPr>
            <w:rFonts w:hint="cs"/>
            <w:rtl/>
          </w:rPr>
          <w:delText xml:space="preserve">ר''א</w:delText>
        </w:r>
      </w:del>
      <w:r w:rsidR="00F56E1E">
        <w:rPr>
          <w:rFonts w:hint="cs"/>
          <w:rtl/>
        </w:rPr>
        <w:t xml:space="preserve"> ד'</w:t>
      </w:r>
      <w:r>
        <w:rPr>
          <w:rtl/>
        </w:rPr>
        <w:t>אך פדה תפדה וגו' מה בכור אדם, אף בכור בהמה טמאה חייב באחריותו</w:t>
      </w:r>
      <w:ins w:id="96061" w:author="מנוע מכני" w:date="2026-10-05T11:32:12Z">
        <w:r>
          <w:rPr>
            <w:rtl/>
          </w:rPr>
          <w:t xml:space="preserve">,</w:t>
        </w:r>
      </w:ins>
      <w:del w:id="9606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34" w:author="מנוע מכני" w:date="2026-10-05T11:32:12Z"/>
        </w:rPr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del w:id="99135" w:author="מנוע מכני" w:date="2026-10-05T11:32:12Z">
        <w:r>
          <w:rPr>
            <w:rtl/>
          </w:rPr>
          <w:delText xml:space="preserve"> </w:delText>
        </w:r>
      </w:del>
      <w:ins w:id="97749" w:author="מנוע מכני" w:date="2026-10-05T11:32:12Z">
        <w:r>
          <w:rPr>
            <w:rtl/>
          </w:rPr>
          <w:t xml:space="preserve">אם </w:t>
        </w:r>
      </w:ins>
      <w:del w:id="9775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ins w:id="90667" w:author="מנוע מכני" w:date="2026-10-05T11:32:12Z">
        <w:r>
          <w:rPr>
            <w:rStyle w:val="2fb"/>
            <w:rtl/>
          </w:rPr>
          <w:t xml:space="preserve">ר"א</w:t>
        </w:r>
      </w:ins>
      <w:del w:id="90668" w:author="מנוע מכני" w:date="2026-10-05T11:32:12Z">
        <w:r>
          <w:rPr>
            <w:rtl/>
          </w:rPr>
          <w:delText xml:space="preserve">ר</w:delText>
        </w:r>
        <w:r w:rsidR="00F56E1E">
          <w:rPr>
            <w:rFonts w:hint="cs"/>
            <w:rtl/>
          </w:rPr>
          <w:delText xml:space="preserve">''א</w:delText>
        </w:r>
      </w:del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ins w:id="94617" w:author="מנוע מכני" w:date="2026-10-05T11:32:12Z">
        <w:r>
          <w:rPr>
            <w:rtl/>
          </w:rPr>
          <w:t xml:space="preserve">מה</w:t>
        </w:r>
      </w:ins>
      <w:del w:id="946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יקבר - </w:t>
      </w:r>
      <w:ins w:id="93237" w:author="מנוע מכני" w:date="2026-10-05T11:32:12Z">
        <w:r>
          <w:rPr>
            <w:rtl/>
          </w:rPr>
          <w:t xml:space="preserve">לא</w:t>
        </w:r>
      </w:ins>
      <w:del w:id="9323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דאסור בהנאה? </w:t>
      </w:r>
    </w:p>
    <w:p>
      <w:pPr>
        <w:pStyle w:val="38"/>
        <w:rPr>
          <w:ins w:id="100814" w:author="מנוע מכני" w:date="2026-10-05T11:32:12Z"/>
        </w:rPr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del w:id="100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יקבר כבכור אדם</w:t>
      </w:r>
      <w:ins w:id="96063" w:author="מנוע מכני" w:date="2026-10-05T11:32:12Z">
        <w:r>
          <w:rPr>
            <w:rtl/>
          </w:rPr>
          <w:t xml:space="preserve">,</w:t>
        </w:r>
      </w:ins>
      <w:del w:id="96064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ins w:id="97751" w:author="מנוע מכני" w:date="2026-10-05T11:32:12Z">
        <w:r>
          <w:rPr>
            <w:rtl/>
          </w:rPr>
          <w:t xml:space="preserve">לא</w:t>
        </w:r>
        <w:r>
          <w:rPr>
            <w:rtl/>
          </w:rPr>
          <w:t xml:space="preserve"> צריך</w:t>
        </w:r>
      </w:ins>
      <w:del w:id="97752" w:author="מנוע מכני" w:date="2026-10-05T11:32:12Z">
        <w:r>
          <w:rPr>
            <w:rtl/>
          </w:rPr>
          <w:delText xml:space="preserve">לא בעי</w:delText>
        </w:r>
      </w:del>
      <w:r>
        <w:rPr>
          <w:rtl/>
        </w:rPr>
        <w:t xml:space="preserve"> קבורה? </w:t>
      </w:r>
    </w:p>
    <w:p>
      <w:pPr>
        <w:pStyle w:val="38"/>
        <w:rPr>
          <w:ins w:id="99136" w:author="מנוע מכני" w:date="2026-10-05T11:32:12Z"/>
        </w:rPr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del w:id="99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>
          <w:ins w:id="9913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del w:id="99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r>
        <w:rPr>
          <w:rtl/>
        </w:rPr>
        <w:t>אך פדה תפדה</w:t>
      </w:r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>
          <w:ins w:id="99140" w:author="מנוע מכני" w:date="2026-10-05T11:32:12Z"/>
        </w:rPr>
      </w:pPr>
      <w:r>
        <w:t xml:space="preserve">תנן</w:t>
      </w:r>
      <w:r>
        <w:t xml:space="preserve"> </w:t>
      </w:r>
      <w:ins w:id="93239" w:author="מנוע מכני" w:date="2026-10-05T11:32:12Z">
        <w:r>
          <w:t xml:space="preserve">שם</w:t>
        </w:r>
      </w:ins>
      <w:del w:id="93240" w:author="מנוע מכני" w:date="2026-10-05T11:32:12Z">
        <w:r>
          <w:delText xml:space="preserve">התם</w:delText>
        </w:r>
      </w:del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del w:id="991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>
          <w:ins w:id="99142" w:author="מנוע מכני" w:date="2026-10-05T11:32:12Z"/>
        </w:rPr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del w:id="991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לומר שאם פדאו - פדוי</w:t>
      </w:r>
      <w:ins w:id="96065" w:author="מנוע מכני" w:date="2026-10-05T11:32:12Z">
        <w:r>
          <w:rPr>
            <w:rtl/>
          </w:rPr>
          <w:t xml:space="preserve">,</w:t>
        </w:r>
      </w:ins>
      <w:del w:id="96066" w:author="מנוע מכני" w:date="2026-10-05T11:32:12Z">
        <w:r w:rsidR="000B5F7F">
          <w:rPr>
            <w:rtl/>
          </w:rPr>
          <w:delText xml:space="preserve">;</w:delText>
        </w:r>
      </w:del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ins w:id="93241" w:author="מנוע מכני" w:date="2026-10-05T11:32:12Z">
        <w:r>
          <w:rPr>
            <w:rtl/>
          </w:rPr>
          <w:t xml:space="preserve">לא</w:t>
        </w:r>
      </w:ins>
      <w:del w:id="932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איתמר עלה, </w:t>
      </w:r>
    </w:p>
    <w:p>
      <w:pPr>
        <w:pStyle w:val="38"/>
        <w:rPr>
          <w:ins w:id="99144" w:author="מנוע מכני" w:date="2026-10-05T11:32:12Z"/>
        </w:rPr>
      </w:pPr>
      <w:del w:id="100896" w:author="מנוע מכני" w:date="2026-10-05T11:32:12Z">
        <w:r>
          <w:delText xml:space="preserve">אמר </w:delText>
        </w:r>
      </w:del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del w:id="99145" w:author="מנוע מכני" w:date="2026-10-05T11:32:12Z">
        <w:r>
          <w:rPr>
            <w:rtl/>
          </w:rPr>
          <w:delText xml:space="preserve"> </w:delText>
        </w:r>
      </w:del>
      <w:ins w:id="98187" w:author="מנוע מכני" w:date="2026-10-05T11:32:12Z">
        <w:r>
          <w:rPr>
            <w:rtl/>
          </w:rPr>
          <w:t xml:space="preserve">דלכ"ע</w:t>
        </w:r>
      </w:ins>
      <w:del w:id="98188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>
          <w:ins w:id="99146" w:author="מנוע מכני" w:date="2026-10-05T11:32:12Z"/>
        </w:rPr>
      </w:pPr>
      <w:r>
        <w:t>מתיב ר</w:t>
      </w:r>
      <w:ins w:id="90669" w:author="מנוע מכני" w:date="2026-10-05T11:32:12Z">
        <w:r>
          <w:t xml:space="preserve">ב"ח</w:t>
        </w:r>
      </w:ins>
      <w:del w:id="90670" w:author="מנוע מכני" w:date="2026-10-05T11:32:12Z">
        <w:r w:rsidR="0010269E">
          <w:delText xml:space="preserve">ב''ח</w:delText>
        </w:r>
      </w:del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del w:id="99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ins w:id="94619" w:author="מנוע מכני" w:date="2026-10-05T11:32:12Z">
        <w:r>
          <w:rPr>
            <w:rtl/>
          </w:rPr>
          <w:t xml:space="preserve">מה</w:t>
        </w:r>
      </w:ins>
      <w:del w:id="9462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243" w:author="מנוע מכני" w:date="2026-10-05T11:32:12Z">
        <w:r>
          <w:rPr>
            <w:rtl/>
          </w:rPr>
          <w:t xml:space="preserve">לא</w:t>
        </w:r>
      </w:ins>
      <w:del w:id="9324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ins w:id="96067" w:author="מנוע מכני" w:date="2026-10-05T11:32:12Z">
        <w:r>
          <w:rPr>
            <w:rtl/>
          </w:rPr>
          <w:t xml:space="preserve">,</w:t>
        </w:r>
      </w:ins>
      <w:del w:id="9606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16" w:author="מנוע מכני" w:date="2026-10-05T11:32:12Z"/>
        </w:rPr>
      </w:pPr>
      <w:ins w:id="93245" w:author="מנוע מכני" w:date="2026-10-05T11:32:12Z">
        <w:r>
          <w:t xml:space="preserve">א"כ</w:t>
        </w:r>
      </w:ins>
      <w:del w:id="93246" w:author="מנוע מכני" w:date="2026-10-05T11:32:12Z">
        <w:r>
          <w:delText xml:space="preserve">אי הכי</w:delText>
        </w:r>
      </w:del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del w:id="1008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מכאן ואילך או פודהו או עובר עליו </w:t>
      </w:r>
      <w:ins w:id="98421" w:author="מנוע מכני" w:date="2026-10-05T11:32:12Z">
        <w:r>
          <w:rPr>
            <w:rtl/>
          </w:rPr>
          <w:t xml:space="preserve">צריך</w:t>
        </w:r>
      </w:ins>
      <w:del w:id="9842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4621" w:author="מנוע מכני" w:date="2026-10-05T11:32:12Z">
        <w:r>
          <w:rPr>
            <w:rtl/>
          </w:rPr>
          <w:t xml:space="preserve">לו</w:t>
        </w:r>
      </w:ins>
      <w:del w:id="946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99148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del w:id="99149" w:author="מנוע מכני" w:date="2026-10-05T11:32:12Z">
        <w:r>
          <w:rPr>
            <w:rtl/>
          </w:rPr>
          <w:delText xml:space="preserve"> </w:delText>
        </w:r>
      </w:del>
      <w:ins w:id="90671" w:author="מנוע מכני" w:date="2026-10-05T11:32:12Z">
        <w:r>
          <w:rPr>
            <w:rFonts w:hint="cs"/>
            <w:rtl/>
          </w:rPr>
          <w:t xml:space="preserve">ל"ק</w:t>
        </w:r>
      </w:ins>
      <w:del w:id="90672" w:author="מנוע מכני" w:date="2026-10-05T11:32:12Z">
        <w:r w:rsidR="000958FE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הא </w:t>
      </w:r>
      <w:ins w:id="90673" w:author="מנוע מכני" w:date="2026-10-05T11:32:12Z">
        <w:r>
          <w:rPr>
            <w:rStyle w:val="2fb"/>
            <w:rtl/>
          </w:rPr>
          <w:t xml:space="preserve">ר"א</w:t>
        </w:r>
      </w:ins>
      <w:del w:id="90674" w:author="מנוע מכני" w:date="2026-10-05T11:32:12Z">
        <w:r>
          <w:rPr>
            <w:rtl/>
          </w:rPr>
          <w:delText xml:space="preserve">ר</w:delText>
        </w:r>
        <w:r w:rsidR="0010269E">
          <w:rPr>
            <w:rFonts w:hint="cs"/>
            <w:rtl/>
          </w:rPr>
          <w:delText xml:space="preserve">''א</w:delText>
        </w:r>
      </w:del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pStyle w:val="affffd"/>
        <w:jc w:val="center"/>
        <w:rPr>
          <w:rtl/>
        </w:rPr>
        <w:pPrChange w:id="903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69" w:author="מנוע מכני" w:date="2026-10-05T11:32:12Z">
        <w:r>
          <w:rPr>
            <w:rtl/>
          </w:rPr>
          <w:t xml:space="preserve"> </w:t>
        </w:r>
      </w:ins>
      <w:del w:id="960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1" w:author="מנוע מכני" w:date="2026-10-05T11:32:12Z">
        <w:r>
          <w:rPr>
            <w:rtl/>
          </w:rPr>
          <w:t xml:space="preserve"> </w:t>
        </w:r>
      </w:ins>
      <w:del w:id="960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ins w:id="98263" w:author="מנוע מכני" w:date="2026-10-05T11:32:12Z">
        <w:r>
          <w:rPr>
            <w:rtl/>
          </w:rPr>
          <w:t xml:space="preserve">נכרי</w:t>
        </w:r>
      </w:ins>
      <w:del w:id="9826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  <w:pPrChange w:id="903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73" w:author="מנוע מכני" w:date="2026-10-05T11:32:12Z">
        <w:r>
          <w:rPr>
            <w:rtl/>
          </w:rPr>
          <w:t xml:space="preserve"> </w:t>
        </w:r>
      </w:ins>
      <w:del w:id="960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75" w:author="מנוע מכני" w:date="2026-10-05T11:32:12Z">
        <w:r>
          <w:rPr>
            <w:rtl/>
          </w:rPr>
          <w:t xml:space="preserve"> </w:t>
        </w:r>
      </w:ins>
      <w:del w:id="960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150" w:author="מנוע מכני" w:date="2026-10-05T11:32:12Z"/>
        </w:rPr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del w:id="9915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>
        <w:rPr>
          <w:rtl/>
        </w:rPr>
        <w:t xml:space="preserve">ליתני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ins w:id="93247" w:author="מנוע מכני" w:date="2026-10-05T11:32:12Z">
        <w:r>
          <w:rPr>
            <w:rtl/>
          </w:rPr>
          <w:t xml:space="preserve">ואח"כ</w:t>
        </w:r>
      </w:ins>
      <w:del w:id="9324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>
          <w:ins w:id="99152" w:author="מנוע מכני" w:date="2026-10-05T11:32:12Z"/>
        </w:rPr>
      </w:pPr>
      <w:ins w:id="93249" w:author="מנוע מכני" w:date="2026-10-05T11:32:12Z">
        <w:r>
          <w:t xml:space="preserve">אמרו</w:t>
        </w:r>
      </w:ins>
      <w:del w:id="93250" w:author="מנוע מכני" w:date="2026-10-05T11:32:12Z">
        <w:r>
          <w:delText xml:space="preserve">אמרי</w:delText>
        </w:r>
      </w:del>
      <w:r>
        <w:t xml:space="preserve"> במערבא, א</w:t>
      </w:r>
      <w:ins w:id="90675" w:author="מנוע מכני" w:date="2026-10-05T11:32:12Z">
        <w:r>
          <w:t xml:space="preserve">ב"א</w:t>
        </w:r>
      </w:ins>
      <w:del w:id="90676" w:author="מנוע מכני" w:date="2026-10-05T11:32:12Z">
        <w:r w:rsidR="00DB51C1">
          <w:delText xml:space="preserve">ב''א</w:delText>
        </w:r>
      </w:del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del w:id="99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איידי דחביבא </w:t>
      </w:r>
      <w:ins w:id="94623" w:author="מנוע מכני" w:date="2026-10-05T11:32:12Z">
        <w:r>
          <w:rPr>
            <w:rtl/>
          </w:rPr>
          <w:t xml:space="preserve">לו</w:t>
        </w:r>
      </w:ins>
      <w:del w:id="946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ins w:id="90677" w:author="מנוע מכני" w:date="2026-10-05T11:32:12Z">
        <w:r>
          <w:rPr>
            <w:rStyle w:val="2fb"/>
            <w:rtl/>
          </w:rPr>
          <w:t xml:space="preserve">ר"ח</w:t>
        </w:r>
      </w:ins>
      <w:del w:id="90678" w:author="מנוע מכני" w:date="2026-10-05T11:32:12Z">
        <w:r>
          <w:rPr>
            <w:rtl/>
          </w:rPr>
          <w:delText xml:space="preserve">ר</w:delText>
        </w:r>
        <w:r w:rsidR="00DB51C1">
          <w:rPr>
            <w:rFonts w:hint="cs"/>
            <w:rtl/>
          </w:rPr>
          <w:delText xml:space="preserve">''ח</w:delText>
        </w:r>
      </w:del>
      <w:ins w:id="96077" w:author="מנוע מכני" w:date="2026-10-05T11:32:12Z">
        <w:r>
          <w:rPr>
            <w:rtl/>
          </w:rPr>
          <w:t xml:space="preserve">,</w:t>
        </w:r>
      </w:ins>
      <w:del w:id="960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54" w:author="מנוע מכני" w:date="2026-10-05T11:32:12Z"/>
        </w:rPr>
      </w:pPr>
      <w:r>
        <w:t xml:space="preserve">וא</w:t>
      </w:r>
      <w:ins w:id="90679" w:author="מנוע מכני" w:date="2026-10-05T11:32:12Z">
        <w:r>
          <w:t xml:space="preserve">ב"א</w:t>
        </w:r>
      </w:ins>
      <w:del w:id="9068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del w:id="99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del w:id="90553" w:author="מנוע עיצוב" w:date="2026-10-05T11:33:53Z"/>
          <w:rtl/>
        </w:rPr>
      </w:pPr>
    </w:p>
    <w:p>
      <w:pPr>
        <w:pStyle w:val="38"/>
        <w:rPr>
          <w:ins w:id="99156" w:author="מנוע מכני" w:date="2026-10-05T11:32:12Z"/>
        </w:rPr>
      </w:pPr>
      <w:r>
        <w:t xml:space="preserve">רי</w:t>
      </w:r>
      <w:ins w:id="90681" w:author="מנוע מכני" w:date="2026-10-05T11:32:12Z">
        <w:r>
          <w:t xml:space="preserve">ב"נ</w:t>
        </w:r>
      </w:ins>
      <w:del w:id="90682" w:author="מנוע מכני" w:date="2026-10-05T11:32:12Z">
        <w:r>
          <w:delText xml:space="preserve">ב''נ</w:delText>
        </w:r>
      </w:del>
      <w:r>
        <w:t xml:space="preserve"> מר'''ל</w:t>
      </w:r>
      <w:r w:rsidR="00F63065">
        <w:t xml:space="preserve"> מ</w:t>
      </w:r>
      <w:ins w:id="90683" w:author="מנוע מכני" w:date="2026-10-05T11:32:12Z">
        <w:r>
          <w:t xml:space="preserve">ר"א</w:t>
        </w:r>
      </w:ins>
      <w:del w:id="90684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del w:id="99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ישראל שנתן מעות </w:t>
      </w:r>
      <w:ins w:id="98265" w:author="מנוע מכני" w:date="2026-10-05T11:32:12Z">
        <w:r>
          <w:rPr>
            <w:rtl/>
          </w:rPr>
          <w:t xml:space="preserve">לנכרי</w:t>
        </w:r>
      </w:ins>
      <w:del w:id="98266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בבהמתו בדיניהם, </w:t>
      </w:r>
      <w:ins w:id="95761" w:author="מנוע מכני" w:date="2026-10-05T11:32:12Z">
        <w:r>
          <w:rPr>
            <w:rtl/>
          </w:rPr>
          <w:t xml:space="preserve">אף</w:t>
        </w:r>
      </w:ins>
      <w:del w:id="9576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ins w:id="96079" w:author="מנוע מכני" w:date="2026-10-05T11:32:12Z">
        <w:r>
          <w:rPr>
            <w:rtl/>
          </w:rPr>
          <w:t xml:space="preserve">,</w:t>
        </w:r>
      </w:ins>
      <w:del w:id="96080" w:author="מנוע מכני" w:date="2026-10-05T11:32:12Z">
        <w:r w:rsidR="000B5F7F">
          <w:rPr>
            <w:rtl/>
          </w:rPr>
          <w:delText xml:space="preserve">;</w:delText>
        </w:r>
      </w:del>
    </w:p>
    <w:p w14:paraId="1A28631C" w14:textId="77777777" w:rsidR="00B874E6" w:rsidRDefault="00F63065" w:rsidP="00DB51C1">
      <w:pPr>
        <w:rPr>
          <w:rtl/>
        </w:rPr>
      </w:pPr>
      <w:ins w:id="98267" w:author="מנוע מכני" w:date="2026-10-05T11:32:12Z">
        <w:r>
          <w:rPr>
            <w:rtl/>
          </w:rPr>
          <w:t xml:space="preserve">ונכרי</w:t>
        </w:r>
      </w:ins>
      <w:del w:id="98268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בדיניהם, </w:t>
      </w:r>
      <w:ins w:id="95763" w:author="מנוע מכני" w:date="2026-10-05T11:32:12Z">
        <w:r>
          <w:rPr>
            <w:rtl/>
          </w:rPr>
          <w:t xml:space="preserve">אף</w:t>
        </w:r>
      </w:ins>
      <w:del w:id="9576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del w:id="90554" w:author="מנוע עיצוב" w:date="2026-10-05T11:33:53Z"/>
          <w:rtl/>
        </w:rPr>
      </w:pPr>
    </w:p>
    <w:p>
      <w:pPr>
        <w:pStyle w:val="38"/>
        <w:rPr>
          <w:ins w:id="99158" w:author="מנוע מכני" w:date="2026-10-05T11:32:12Z"/>
        </w:rPr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del w:id="991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שנתן מעות </w:t>
      </w:r>
      <w:ins w:id="98269" w:author="מנוע מכני" w:date="2026-10-05T11:32:12Z">
        <w:r>
          <w:rPr>
            <w:rtl/>
          </w:rPr>
          <w:t xml:space="preserve">לנכרי</w:t>
        </w:r>
      </w:ins>
      <w:del w:id="9827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בדיניהם, </w:t>
      </w:r>
      <w:ins w:id="95765" w:author="מנוע מכני" w:date="2026-10-05T11:32:12Z">
        <w:r>
          <w:rPr>
            <w:rtl/>
          </w:rPr>
          <w:t xml:space="preserve">אף</w:t>
        </w:r>
      </w:ins>
      <w:del w:id="95766" w:author="מנוע מכני" w:date="2026-10-05T11:32:12Z">
        <w:r w:rsidR="00FA1A10">
          <w:rPr>
            <w:rtl/>
          </w:rPr>
          <w:delText xml:space="preserve">אע"פ</w:delText>
        </w:r>
      </w:del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ins w:id="94625" w:author="מנוע מכני" w:date="2026-10-05T11:32:12Z">
        <w:r>
          <w:rPr>
            <w:rtl/>
          </w:rPr>
          <w:t xml:space="preserve">מה</w:t>
        </w:r>
      </w:ins>
      <w:del w:id="9462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ins w:id="97753" w:author="מנוע מכני" w:date="2026-10-05T11:32:12Z">
        <w:r>
          <w:rPr>
            <w:rtl/>
          </w:rPr>
          <w:t xml:space="preserve">אם </w:t>
        </w:r>
      </w:ins>
      <w:del w:id="977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נימא בדיניהם </w:t>
      </w:r>
      <w:ins w:id="97999" w:author="מנוע מכני" w:date="2026-10-05T11:32:12Z">
        <w:r>
          <w:rPr>
            <w:rtl/>
          </w:rPr>
          <w:t xml:space="preserve">דגופו</w:t>
        </w:r>
      </w:ins>
      <w:del w:id="98000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ins w:id="98001" w:author="מנוע מכני" w:date="2026-10-05T11:32:12Z">
        <w:r>
          <w:rPr>
            <w:rtl/>
          </w:rPr>
          <w:t xml:space="preserve">גופו</w:t>
        </w:r>
      </w:ins>
      <w:del w:id="98002" w:author="מנוע מכני" w:date="2026-10-05T11:32:12Z">
        <w:r>
          <w:rPr>
            <w:rtl/>
          </w:rPr>
          <w:delText xml:space="preserve">גופיה</w:delText>
        </w:r>
      </w:del>
      <w:r>
        <w:rPr>
          <w:rtl/>
        </w:rPr>
        <w:t xml:space="preserve"> קני </w:t>
      </w:r>
      <w:ins w:id="94627" w:author="מנוע מכני" w:date="2026-10-05T11:32:12Z">
        <w:r>
          <w:rPr>
            <w:rtl/>
          </w:rPr>
          <w:t xml:space="preserve">לו</w:t>
        </w:r>
      </w:ins>
      <w:del w:id="946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ישראל בכסף, ד</w:t>
      </w:r>
      <w:r w:rsidR="00DB51C1">
        <w:rPr>
          <w:rFonts w:hint="cs"/>
          <w:rtl/>
        </w:rPr>
        <w:t>'ל</w:t>
      </w:r>
      <w:r>
        <w:rPr>
          <w:rtl/>
        </w:rPr>
        <w:t>רשת אחוזה</w:t>
      </w:r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ins w:id="90685" w:author="מנוע מכני" w:date="2026-10-05T11:32:12Z">
        <w:r>
          <w:rPr>
            <w:rFonts w:hint="cs"/>
            <w:rtl/>
          </w:rPr>
          <w:t xml:space="preserve">כ"ש</w:t>
        </w:r>
      </w:ins>
      <w:del w:id="90686" w:author="מנוע מכני" w:date="2026-10-05T11:32:12Z">
        <w:r w:rsidR="0013268E">
          <w:rPr>
            <w:rFonts w:hint="cs"/>
            <w:rtl/>
          </w:rPr>
          <w:delText xml:space="preserve">כ''ש</w:delText>
        </w:r>
      </w:del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ins w:id="90687" w:author="מנוע מכני" w:date="2026-10-05T11:32:12Z">
        <w:r>
          <w:rPr>
            <w:rFonts w:hint="cs"/>
            <w:rtl/>
          </w:rPr>
          <w:t xml:space="preserve">א"כ</w:t>
        </w:r>
      </w:ins>
      <w:del w:id="90688" w:author="מנוע מכני" w:date="2026-10-05T11:32:12Z">
        <w:r w:rsidR="00DB51C1"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אפי' בשטר ובחזקה </w:t>
      </w:r>
      <w:ins w:id="93251" w:author="מנוע מכני" w:date="2026-10-05T11:32:12Z">
        <w:r>
          <w:rPr>
            <w:rtl/>
          </w:rPr>
          <w:t xml:space="preserve">גם</w:t>
        </w:r>
      </w:ins>
      <w:del w:id="9325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100818" w:author="מנוע מכני" w:date="2026-10-05T11:32:12Z"/>
        </w:rPr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del w:id="1008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ישראל מישראל יוכיחו, </w:t>
      </w:r>
      <w:ins w:id="98003" w:author="מנוע מכני" w:date="2026-10-05T11:32:12Z">
        <w:r>
          <w:rPr>
            <w:rtl/>
          </w:rPr>
          <w:t xml:space="preserve">דגופו</w:t>
        </w:r>
      </w:ins>
      <w:del w:id="98004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- קני </w:t>
      </w:r>
      <w:ins w:id="94629" w:author="מנוע מכני" w:date="2026-10-05T11:32:12Z">
        <w:r>
          <w:rPr>
            <w:rtl/>
          </w:rPr>
          <w:t xml:space="preserve">לו</w:t>
        </w:r>
      </w:ins>
      <w:del w:id="946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בכסף, ממונו - במשיכה! </w:t>
      </w:r>
    </w:p>
    <w:p>
      <w:pPr>
        <w:pStyle w:val="38"/>
        <w:rPr>
          <w:ins w:id="99160" w:author="מנוע מכני" w:date="2026-10-05T11:32:12Z"/>
        </w:rPr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del w:id="99161" w:author="מנוע מכני" w:date="2026-10-05T11:32:12Z">
        <w:r w:rsidR="0013268E">
          <w:rPr>
            <w:rtl/>
          </w:rPr>
          <w:delText xml:space="preserve"> </w:delText>
        </w:r>
      </w:del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r>
        <w:rPr>
          <w:rtl/>
        </w:rPr>
        <w:t>או קנה מיד 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ins w:id="98271" w:author="מנוע מכני" w:date="2026-10-05T11:32:12Z">
        <w:r>
          <w:rPr>
            <w:rtl/>
          </w:rPr>
          <w:t xml:space="preserve">נכרי</w:t>
        </w:r>
      </w:ins>
      <w:del w:id="9827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בכסף</w:t>
      </w:r>
      <w:ins w:id="96081" w:author="מנוע מכני" w:date="2026-10-05T11:32:12Z">
        <w:r>
          <w:rPr>
            <w:rtl/>
          </w:rPr>
          <w:t xml:space="preserve">,</w:t>
        </w:r>
      </w:ins>
      <w:del w:id="960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62" w:author="מנוע מכני" w:date="2026-10-05T11:32:12Z"/>
        </w:rPr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del w:id="991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3" w:author="מנוע מכני" w:date="2026-10-05T11:32:12Z">
        <w:r>
          <w:rPr>
            <w:rtl/>
          </w:rPr>
          <w:t xml:space="preserve">נכרי</w:t>
        </w:r>
      </w:ins>
      <w:del w:id="9827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>
          <w:ins w:id="99164" w:author="מנוע מכני" w:date="2026-10-05T11:32:12Z"/>
        </w:rPr>
      </w:pPr>
      <w:ins w:id="93253" w:author="מנוע מכני" w:date="2026-10-05T11:32:12Z">
        <w:r>
          <w:t xml:space="preserve">אמרו</w:t>
        </w:r>
      </w:ins>
      <w:del w:id="93254" w:author="מנוע מכני" w:date="2026-10-05T11:32:12Z">
        <w:r>
          <w:delText xml:space="preserve">אמרי</w:delText>
        </w:r>
      </w:del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del w:id="99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ins w:id="90689" w:author="מנוע מכני" w:date="2026-10-05T11:32:12Z">
        <w:r>
          <w:rPr>
            <w:rFonts w:hint="cs"/>
            <w:rtl/>
          </w:rPr>
          <w:t xml:space="preserve">כ"ש</w:t>
        </w:r>
      </w:ins>
      <w:del w:id="90690" w:author="מנוע מכני" w:date="2026-10-05T11:32:12Z">
        <w:r w:rsidR="00DB51C1">
          <w:rPr>
            <w:rFonts w:hint="cs"/>
            <w:rtl/>
          </w:rPr>
          <w:delText xml:space="preserve">כ''ש</w:delText>
        </w:r>
      </w:del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66" w:author="מנוע מכני" w:date="2026-10-05T11:32:12Z"/>
        </w:rPr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del w:id="99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מיד </w:t>
      </w:r>
      <w:ins w:id="98275" w:author="מנוע מכני" w:date="2026-10-05T11:32:12Z">
        <w:r>
          <w:rPr>
            <w:rtl/>
          </w:rPr>
          <w:t xml:space="preserve">נכרי</w:t>
        </w:r>
      </w:ins>
      <w:del w:id="9827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57" w:author="מנוע מכני" w:date="2026-10-05T11:32:12Z">
        <w:r>
          <w:rPr>
            <w:rtl/>
          </w:rPr>
          <w:t xml:space="preserve">דיש</w:t>
        </w:r>
      </w:ins>
      <w:del w:id="9325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55" w:author="מנוע מכני" w:date="2026-10-05T11:32:12Z">
        <w:r>
          <w:rPr>
            <w:rtl/>
          </w:rPr>
          <w:t xml:space="preserve">אמרו</w:t>
        </w:r>
      </w:ins>
      <w:del w:id="93256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</w:t>
      </w:r>
      <w:ins w:id="93259" w:author="מנוע מכני" w:date="2026-10-05T11:32:12Z">
        <w:r>
          <w:rPr>
            <w:rtl/>
          </w:rPr>
          <w:t xml:space="preserve">ולא</w:t>
        </w:r>
      </w:ins>
      <w:del w:id="93260" w:author="מנוע מכני" w:date="2026-10-05T11:32:12Z">
        <w:r>
          <w:rPr>
            <w:rtl/>
          </w:rPr>
          <w:delText xml:space="preserve">ולאו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>
          <w:ins w:id="99168" w:author="מנוע מכני" w:date="2026-10-05T11:32:12Z"/>
        </w:rPr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del w:id="991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5" w:author="מנוע מכני" w:date="2026-10-05T11:32:12Z">
        <w:r>
          <w:rPr>
            <w:rtl/>
          </w:rPr>
          <w:t xml:space="preserve">בזה</w:t>
        </w:r>
      </w:ins>
      <w:del w:id="9809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097" w:author="מנוע מכני" w:date="2026-10-05T11:32:12Z">
        <w:r>
          <w:rPr>
            <w:rtl/>
          </w:rPr>
          <w:t xml:space="preserve">בזה</w:t>
        </w:r>
      </w:ins>
      <w:del w:id="9809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ins w:id="98277" w:author="מנוע מכני" w:date="2026-10-05T11:32:12Z">
        <w:r>
          <w:rPr>
            <w:rtl/>
          </w:rPr>
          <w:t xml:space="preserve">נכרי</w:t>
        </w:r>
      </w:ins>
      <w:del w:id="9827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1" w:author="מנוע מכני" w:date="2026-10-05T11:32:12Z">
        <w:r>
          <w:rPr>
            <w:rtl/>
          </w:rPr>
          <w:t xml:space="preserve">גם</w:t>
        </w:r>
      </w:ins>
      <w:del w:id="9326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del w:id="90555" w:author="מנוע עיצוב" w:date="2026-10-05T11:33:53Z"/>
          <w:rtl/>
        </w:rPr>
      </w:pPr>
    </w:p>
    <w:p>
      <w:pPr>
        <w:pStyle w:val="38"/>
        <w:rPr>
          <w:ins w:id="99170" w:author="מנוע מכני" w:date="2026-10-05T11:32:12Z"/>
        </w:rPr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del w:id="99171" w:author="מנוע מכני" w:date="2026-10-05T11:32:12Z">
        <w:r>
          <w:rPr>
            <w:rtl/>
          </w:rPr>
          <w:delText xml:space="preserve"> </w:delText>
        </w:r>
      </w:del>
      <w:ins w:id="98279" w:author="מנוע מכני" w:date="2026-10-05T11:32:12Z">
        <w:r>
          <w:rPr>
            <w:rtl/>
          </w:rPr>
          <w:t xml:space="preserve">ונכרי</w:t>
        </w:r>
      </w:ins>
      <w:del w:id="98280" w:author="מנוע מכני" w:date="2026-10-05T11:32:12Z">
        <w:r>
          <w:rPr>
            <w:rtl/>
          </w:rPr>
          <w:delText xml:space="preserve">ו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שנתן מעות לישראל בבהמתו בדיניהן, </w:t>
      </w:r>
      <w:ins w:id="95767" w:author="מנוע מכני" w:date="2026-10-05T11:32:12Z">
        <w:r>
          <w:rPr>
            <w:rtl/>
          </w:rPr>
          <w:t xml:space="preserve">אף</w:t>
        </w:r>
      </w:ins>
      <w:del w:id="9576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>
          <w:ins w:id="100820" w:author="מנוע מכני" w:date="2026-10-05T11:32:12Z"/>
        </w:rPr>
      </w:pPr>
      <w:ins w:id="93263" w:author="מנוע מכני" w:date="2026-10-05T11:32:12Z">
        <w:r>
          <w:t xml:space="preserve">לא</w:t>
        </w:r>
      </w:ins>
      <w:del w:id="93264" w:author="מנוע מכני" w:date="2026-10-05T11:32:12Z">
        <w:r>
          <w:lastRenderedPageBreak/>
          <w:delText xml:space="preserve">ל</w:delText>
        </w:r>
        <w:r w:rsidR="00DC68DE">
          <w:delText xml:space="preserve">או</w:delText>
        </w:r>
      </w:del>
      <w:r w:rsidR="00DC68DE">
        <w:t xml:space="preserve"> </w:t>
      </w:r>
      <w:r w:rsidR="00F63065">
        <w:t xml:space="preserve">בדיניהן </w:t>
      </w:r>
      <w:ins w:id="98005" w:author="מנוע מכני" w:date="2026-10-05T11:32:12Z">
        <w:r>
          <w:t xml:space="preserve">דגופו</w:t>
        </w:r>
      </w:ins>
      <w:del w:id="98006" w:author="מנוע מכני" w:date="2026-10-05T11:32:12Z">
        <w:r w:rsidR="00F63065">
          <w:delText xml:space="preserve">דגופיה</w:delText>
        </w:r>
      </w:del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del w:id="1008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משום דאתי בק"ו, אם גופו ישראל קני </w:t>
      </w:r>
      <w:ins w:id="94631" w:author="מנוע מכני" w:date="2026-10-05T11:32:12Z">
        <w:r>
          <w:rPr>
            <w:rtl/>
          </w:rPr>
          <w:t xml:space="preserve">לו</w:t>
        </w:r>
      </w:ins>
      <w:del w:id="9463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r w:rsidR="00F63065">
        <w:rPr>
          <w:rtl/>
        </w:rPr>
        <w:t>מכסף מקנתו</w:t>
      </w:r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ins w:id="90691" w:author="מנוע מכני" w:date="2026-10-05T11:32:12Z">
        <w:r>
          <w:rPr>
            <w:rFonts w:hint="cs"/>
            <w:rtl/>
          </w:rPr>
          <w:t xml:space="preserve">כ"ש</w:t>
        </w:r>
      </w:ins>
      <w:del w:id="90692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>
          <w:ins w:id="99172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del w:id="99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r>
        <w:rPr>
          <w:rtl/>
        </w:rPr>
        <w:t>וכי תמכרו ממכר לעמיתך</w:t>
      </w:r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לעמיתך</w:t>
      </w:r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ins w:id="98281" w:author="מנוע מכני" w:date="2026-10-05T11:32:12Z">
        <w:r>
          <w:rPr>
            <w:rtl/>
          </w:rPr>
          <w:t xml:space="preserve">לנכרי</w:t>
        </w:r>
      </w:ins>
      <w:del w:id="98282" w:author="מנוע מכני" w:date="2026-10-05T11:32:12Z">
        <w:r w:rsidR="00F63065"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- בכסף</w:t>
      </w:r>
      <w:ins w:id="96083" w:author="מנוע מכני" w:date="2026-10-05T11:32:12Z">
        <w:r>
          <w:rPr>
            <w:rtl/>
          </w:rPr>
          <w:t xml:space="preserve">,</w:t>
        </w:r>
      </w:ins>
      <w:del w:id="960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74" w:author="מנוע מכני" w:date="2026-10-05T11:32:12Z"/>
        </w:rPr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del w:id="99175" w:author="מנוע מכני" w:date="2026-10-05T11:32:12Z">
        <w:r>
          <w:rPr>
            <w:rtl/>
          </w:rPr>
          <w:delText xml:space="preserve"> </w:delText>
        </w:r>
      </w:del>
      <w:ins w:id="98283" w:author="מנוע מכני" w:date="2026-10-05T11:32:12Z">
        <w:r>
          <w:rPr>
            <w:rtl/>
          </w:rPr>
          <w:t xml:space="preserve">לנכרי</w:t>
        </w:r>
      </w:ins>
      <w:del w:id="98284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ins w:id="96085" w:author="מנוע מכני" w:date="2026-10-05T11:32:12Z">
        <w:r>
          <w:rPr>
            <w:rFonts w:hint="cs"/>
            <w:rtl/>
          </w:rPr>
          <w:t xml:space="preserve"> </w:t>
        </w:r>
      </w:ins>
      <w:del w:id="96086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DC68DE">
        <w:rPr>
          <w:rFonts w:hint="cs"/>
          <w:rtl/>
        </w:rPr>
        <w:t xml:space="preserve">ד</w:t>
      </w:r>
      <w:ins w:id="90693" w:author="מנוע מכני" w:date="2026-10-05T11:32:12Z">
        <w:r>
          <w:rPr>
            <w:rFonts w:hint="cs"/>
            <w:rtl/>
          </w:rPr>
          <w:t xml:space="preserve">ק"ו</w:t>
        </w:r>
      </w:ins>
      <w:del w:id="90694" w:author="מנוע מכני" w:date="2026-10-05T11:32:12Z">
        <w:r w:rsidR="00DC68DE">
          <w:rPr>
            <w:rFonts w:hint="cs"/>
            <w:rtl/>
          </w:rPr>
          <w:delText xml:space="preserve">ק''ו</w:delText>
        </w:r>
      </w:del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ins w:id="90695" w:author="מנוע מכני" w:date="2026-10-05T11:32:12Z">
        <w:r>
          <w:rPr>
            <w:rFonts w:hint="cs"/>
            <w:rtl/>
          </w:rPr>
          <w:t xml:space="preserve">כ"ש</w:t>
        </w:r>
      </w:ins>
      <w:del w:id="90696" w:author="מנוע מכני" w:date="2026-10-05T11:32:12Z">
        <w:r w:rsidR="00DC68DE">
          <w:rPr>
            <w:rFonts w:hint="cs"/>
            <w:rtl/>
          </w:rPr>
          <w:delText xml:space="preserve">כ''ש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>
          <w:ins w:id="99176" w:author="מנוע מכני" w:date="2026-10-05T11:32:12Z"/>
        </w:rPr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del w:id="99177" w:author="מנוע מכני" w:date="2026-10-05T11:32:12Z">
        <w:r>
          <w:rPr>
            <w:rtl/>
          </w:rPr>
          <w:delText xml:space="preserve"> </w:delText>
        </w:r>
      </w:del>
      <w:ins w:id="98285" w:author="מנוע מכני" w:date="2026-10-05T11:32:12Z">
        <w:r>
          <w:rPr>
            <w:rtl/>
          </w:rPr>
          <w:t xml:space="preserve">לנכרי</w:t>
        </w:r>
      </w:ins>
      <w:del w:id="98286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עד </w:t>
      </w:r>
      <w:ins w:id="93265" w:author="מנוע מכני" w:date="2026-10-05T11:32:12Z">
        <w:r>
          <w:rPr>
            <w:rtl/>
          </w:rPr>
          <w:t xml:space="preserve">דיש</w:t>
        </w:r>
      </w:ins>
      <w:del w:id="93266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תרתי! </w:t>
      </w:r>
      <w:ins w:id="93267" w:author="מנוע מכני" w:date="2026-10-05T11:32:12Z">
        <w:r>
          <w:rPr>
            <w:rtl/>
          </w:rPr>
          <w:t xml:space="preserve">לא</w:t>
        </w:r>
      </w:ins>
      <w:del w:id="9326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>
          <w:ins w:id="99178" w:author="מנוע מכני" w:date="2026-10-05T11:32:12Z"/>
        </w:rPr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del w:id="991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</w:t>
      </w:r>
      <w:ins w:id="98099" w:author="מנוע מכני" w:date="2026-10-05T11:32:12Z">
        <w:r>
          <w:rPr>
            <w:rtl/>
          </w:rPr>
          <w:t xml:space="preserve">בזה</w:t>
        </w:r>
      </w:ins>
      <w:del w:id="98100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או </w:t>
      </w:r>
      <w:ins w:id="98101" w:author="מנוע מכני" w:date="2026-10-05T11:32:12Z">
        <w:r>
          <w:rPr>
            <w:rtl/>
          </w:rPr>
          <w:t xml:space="preserve">בזה</w:t>
        </w:r>
      </w:ins>
      <w:del w:id="98102" w:author="מנוע מכני" w:date="2026-10-05T11:32:12Z">
        <w:r>
          <w:rPr>
            <w:rtl/>
          </w:rPr>
          <w:delText xml:space="preserve">בהא</w:delText>
        </w:r>
      </w:del>
      <w:r w:rsidR="0088048A">
        <w:rPr>
          <w:rFonts w:hint="cs"/>
          <w:rtl/>
        </w:rPr>
        <w:t xml:space="preserve">-</w:t>
      </w:r>
      <w:ins w:id="96087" w:author="מנוע מכני" w:date="2026-10-05T11:32:12Z">
        <w:r>
          <w:rPr>
            <w:rFonts w:hint="cs"/>
            <w:rtl/>
          </w:rPr>
          <w:t xml:space="preserve"> </w:t>
        </w:r>
      </w:ins>
      <w:del w:id="96088" w:author="מנוע מכני" w:date="2026-10-05T11:32:12Z">
        <w:r w:rsidR="0088048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דומיא דעמיתך, מה עמיתך - באחת, אף </w:t>
      </w:r>
      <w:ins w:id="98287" w:author="מנוע מכני" w:date="2026-10-05T11:32:12Z">
        <w:r>
          <w:rPr>
            <w:rtl/>
          </w:rPr>
          <w:t xml:space="preserve">נכרי</w:t>
        </w:r>
      </w:ins>
      <w:del w:id="9828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ins w:id="93269" w:author="מנוע מכני" w:date="2026-10-05T11:32:12Z">
        <w:r>
          <w:rPr>
            <w:rtl/>
          </w:rPr>
          <w:t xml:space="preserve">גם</w:t>
        </w:r>
      </w:ins>
      <w:del w:id="932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>
          <w:ins w:id="99180" w:author="מנוע מכני" w:date="2026-10-05T11:32:12Z"/>
        </w:rPr>
      </w:pPr>
      <w:ins w:id="93271" w:author="מנוע מכני" w:date="2026-10-05T11:32:12Z">
        <w:r>
          <w:t xml:space="preserve">אמרו</w:t>
        </w:r>
      </w:ins>
      <w:del w:id="93272" w:author="מנוע מכני" w:date="2026-10-05T11:32:12Z">
        <w:r w:rsidRPr="00792FF0">
          <w:delText xml:space="preserve">אמרי</w:delText>
        </w:r>
      </w:del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del w:id="9918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ins w:id="97755" w:author="מנוע מכני" w:date="2026-10-05T11:32:12Z">
        <w:r>
          <w:rPr>
            <w:rtl/>
          </w:rPr>
          <w:t xml:space="preserve">אם </w:t>
        </w:r>
      </w:ins>
      <w:del w:id="977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ins w:id="9069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698" w:author="מנוע מכני" w:date="2026-10-05T11:32:12Z">
        <w:r w:rsidR="00DC68DE">
          <w:rPr>
            <w:rFonts w:hint="cs"/>
            <w:rtl/>
          </w:rPr>
          <w:delText xml:space="preserve">י''ו</w:delText>
        </w:r>
      </w:del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r w:rsidR="0088048A"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ins w:id="98289" w:author="מנוע מכני" w:date="2026-10-05T11:32:12Z">
        <w:r>
          <w:rPr>
            <w:rtl/>
          </w:rPr>
          <w:t xml:space="preserve">לנכרי</w:t>
        </w:r>
      </w:ins>
      <w:del w:id="9829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במשיכה</w:t>
      </w:r>
      <w:ins w:id="96089" w:author="מנוע מכני" w:date="2026-10-05T11:32:12Z">
        <w:r>
          <w:rPr>
            <w:rtl/>
          </w:rPr>
          <w:t xml:space="preserve">,</w:t>
        </w:r>
      </w:ins>
      <w:del w:id="96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82" w:author="מנוע מכני" w:date="2026-10-05T11:32:12Z"/>
        </w:rPr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del w:id="99183" w:author="מנוע מכני" w:date="2026-10-05T11:32:12Z">
        <w:r>
          <w:rPr>
            <w:rtl/>
          </w:rPr>
          <w:delText xml:space="preserve"> </w:delText>
        </w:r>
      </w:del>
      <w:ins w:id="97757" w:author="מנוע מכני" w:date="2026-10-05T11:32:12Z">
        <w:r>
          <w:rPr>
            <w:rtl/>
          </w:rPr>
          <w:t xml:space="preserve">אם </w:t>
        </w:r>
      </w:ins>
      <w:del w:id="9775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ins w:id="98291" w:author="מנוע מכני" w:date="2026-10-05T11:32:12Z">
        <w:r>
          <w:rPr>
            <w:rtl/>
          </w:rPr>
          <w:t xml:space="preserve">ולנכרי</w:t>
        </w:r>
      </w:ins>
      <w:del w:id="98292" w:author="מנוע מכני" w:date="2026-10-05T11:32:12Z">
        <w:r>
          <w:rPr>
            <w:rtl/>
          </w:rPr>
          <w:delText xml:space="preserve">ול</w:delText>
        </w:r>
        <w:r w:rsidR="00824319">
          <w:rPr>
            <w:rtl/>
          </w:rPr>
          <w:delText xml:space="preserve">עכו"ם</w:delText>
        </w:r>
      </w:del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ins w:id="97669" w:author="מנוע מכני" w:date="2026-10-05T11:32:12Z">
        <w:r>
          <w:rPr>
            <w:rFonts w:hint="cs"/>
            <w:rtl/>
          </w:rPr>
          <w:t xml:space="preserve">?</w:t>
        </w:r>
      </w:ins>
      <w:del w:id="97670" w:author="מנוע מכני" w:date="2026-10-05T11:32:12Z">
        <w:r w:rsidR="00792FF0">
          <w:rPr>
            <w:rFonts w:hint="cs"/>
            <w:rtl/>
          </w:rPr>
          <w:delText xml:space="preserve"> ?</w:delText>
        </w:r>
      </w:del>
      <w:r>
        <w:rPr>
          <w:rtl/>
        </w:rPr>
        <w:t xml:space="preserve"> </w:t>
      </w:r>
    </w:p>
    <w:p>
      <w:pPr>
        <w:pStyle w:val="38"/>
        <w:rPr>
          <w:ins w:id="99184" w:author="מנוע מכני" w:date="2026-10-05T11:32:12Z"/>
        </w:rPr>
      </w:pPr>
      <w:ins w:id="93273" w:author="מנוע מכני" w:date="2026-10-05T11:32:12Z">
        <w:r>
          <w:t xml:space="preserve">אמרו</w:t>
        </w:r>
      </w:ins>
      <w:del w:id="93274" w:author="מנוע מכני" w:date="2026-10-05T11:32:12Z">
        <w:r>
          <w:delText xml:space="preserve">אמרי</w:delText>
        </w:r>
      </w:del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del w:id="99185" w:author="מנוע מכני" w:date="2026-10-05T11:32:12Z">
        <w:r>
          <w:rPr>
            <w:rtl/>
          </w:rPr>
          <w:delText xml:space="preserve"> </w:delText>
        </w:r>
      </w:del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ins w:id="96091" w:author="מנוע מכני" w:date="2026-10-05T11:32:12Z">
        <w:r>
          <w:rPr>
            <w:rtl/>
          </w:rPr>
          <w:t xml:space="preserve">,</w:t>
        </w:r>
      </w:ins>
      <w:del w:id="96092" w:author="מנוע מכני" w:date="2026-10-05T11:32:12Z">
        <w:r w:rsidR="000B5F7F">
          <w:rPr>
            <w:rtl/>
          </w:rPr>
          <w:delText xml:space="preserve">;</w:delText>
        </w:r>
      </w:del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r>
        <w:rPr>
          <w:rtl/>
        </w:rPr>
        <w:t>אל תונו איש את אחיו</w:t>
      </w:r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>
          <w:ins w:id="99186" w:author="מנוע מכני" w:date="2026-10-05T11:32:12Z"/>
        </w:rPr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del w:id="99187" w:author="מנוע מכני" w:date="2026-10-05T11:32:12Z">
        <w:r>
          <w:rPr>
            <w:rtl/>
          </w:rPr>
          <w:delText xml:space="preserve"> </w:delText>
        </w:r>
      </w:del>
      <w:ins w:id="97759" w:author="מנוע מכני" w:date="2026-10-05T11:32:12Z">
        <w:r>
          <w:rPr>
            <w:rtl/>
          </w:rPr>
          <w:t xml:space="preserve">דאם </w:t>
        </w:r>
      </w:ins>
      <w:del w:id="9776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כתב </w:t>
      </w:r>
      <w:ins w:id="94633" w:author="מנוע מכני" w:date="2026-10-05T11:32:12Z">
        <w:r>
          <w:rPr>
            <w:rtl/>
          </w:rPr>
          <w:t xml:space="preserve">התורה</w:t>
        </w:r>
      </w:ins>
      <w:del w:id="9463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חד, </w:t>
      </w:r>
      <w:r>
        <w:rPr>
          <w:rtl/>
        </w:rPr>
        <w:t xml:space="preserve">ה</w:t>
      </w:r>
      <w:ins w:id="90699" w:author="מנוע מכני" w:date="2026-10-05T11:32:12Z">
        <w:r>
          <w:rPr>
            <w:rtl/>
          </w:rPr>
          <w:t xml:space="preserve">ו"א</w:t>
        </w:r>
      </w:ins>
      <w:del w:id="90700" w:author="מנוע מכני" w:date="2026-10-05T11:32:12Z">
        <w:r>
          <w:rPr>
            <w:rtl/>
          </w:rPr>
          <w:delText xml:space="preserve">ו</w:delText>
        </w:r>
        <w:r w:rsidR="00DC68DE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99188" w:author="מנוע מכני" w:date="2026-10-05T11:32:12Z"/>
        </w:rPr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del w:id="99189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ins w:id="94635" w:author="מנוע מכני" w:date="2026-10-05T11:32:12Z">
        <w:r>
          <w:rPr>
            <w:rFonts w:hint="cs"/>
            <w:rtl/>
          </w:rPr>
          <w:t xml:space="preserve">דלכך</w:t>
        </w:r>
      </w:ins>
      <w:del w:id="94636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</w:t>
      </w:r>
      <w:ins w:id="98423" w:author="מנוע מכני" w:date="2026-10-05T11:32:12Z">
        <w:r>
          <w:rPr>
            <w:rFonts w:hint="cs"/>
            <w:rtl/>
          </w:rPr>
          <w:t xml:space="preserve">הוצרך</w:t>
        </w:r>
      </w:ins>
      <w:del w:id="98424" w:author="מנוע מכני" w:date="2026-10-05T11:32:12Z">
        <w:r>
          <w:rPr>
            <w:rFonts w:hint="cs"/>
            <w:rtl/>
          </w:rPr>
          <w:delText xml:space="preserve">איצטריך</w:delText>
        </w:r>
      </w:del>
      <w:r w:rsidR="00F63065">
        <w:rPr>
          <w:rtl/>
        </w:rPr>
        <w:t xml:space="preserve"> קרא למישרי אונאה, </w:t>
      </w:r>
    </w:p>
    <w:p w14:paraId="43349204" w14:textId="77777777" w:rsidR="00B874E6" w:rsidRDefault="0088048A" w:rsidP="0088048A">
      <w:pPr>
        <w:rPr>
          <w:rtl/>
        </w:rPr>
      </w:pPr>
      <w:ins w:id="93275" w:author="מנוע מכני" w:date="2026-10-05T11:32:12Z">
        <w:r>
          <w:rPr>
            <w:rFonts w:hint="cs"/>
            <w:rtl/>
          </w:rPr>
          <w:t xml:space="preserve">שהרי</w:t>
        </w:r>
      </w:ins>
      <w:del w:id="9327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ins w:id="90701" w:author="מנוע מכני" w:date="2026-10-05T11:32:12Z">
        <w:r>
          <w:rPr>
            <w:rFonts w:hint="cs"/>
            <w:rtl/>
          </w:rPr>
          <w:t xml:space="preserve">מ"ד</w:t>
        </w:r>
      </w:ins>
      <w:del w:id="9070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מותר </w:t>
      </w:r>
      <w:ins w:id="90703" w:author="מנוע מכני" w:date="2026-10-05T11:32:12Z">
        <w:r>
          <w:rPr>
            <w:rFonts w:hint="cs"/>
            <w:rtl/>
          </w:rPr>
          <w:t xml:space="preserve">כ"ש</w:t>
        </w:r>
      </w:ins>
      <w:del w:id="9070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אונאה [ו</w:t>
      </w:r>
      <w:ins w:id="90705" w:author="מנוע מכני" w:date="2026-10-05T11:32:12Z">
        <w:r>
          <w:rPr>
            <w:rFonts w:hint="cs"/>
            <w:rtl/>
          </w:rPr>
          <w:t xml:space="preserve">ע"כ</w:t>
        </w:r>
      </w:ins>
      <w:del w:id="90706" w:author="מנוע מכני" w:date="2026-10-05T11:32:12Z">
        <w:r>
          <w:rPr>
            <w:rFonts w:hint="cs"/>
            <w:rtl/>
          </w:rPr>
          <w:delText xml:space="preserve">ע''כ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ins w:id="907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0708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del w:id="90556" w:author="מנוע עיצוב" w:date="2026-10-05T11:33:53Z"/>
          <w:rtl/>
        </w:rPr>
      </w:pPr>
    </w:p>
    <w:p>
      <w:pPr>
        <w:pStyle w:val="38"/>
        <w:rPr>
          <w:ins w:id="99190" w:author="מנוע מכני" w:date="2026-10-05T11:32:12Z"/>
        </w:rPr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del w:id="99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ins w:id="97539" w:author="מנוע מכני" w:date="2026-10-05T11:32:12Z">
        <w:r>
          <w:rPr>
            <w:rtl/>
          </w:rPr>
          <w:t xml:space="preserve">ע"ז</w:t>
        </w:r>
      </w:ins>
      <w:del w:id="97540" w:author="מנוע מכני" w:date="2026-10-05T11:32:12Z">
        <w:r>
          <w:rPr>
            <w:rtl/>
          </w:rPr>
          <w:delText xml:space="preserve">עבודת כוכבים</w:delText>
        </w:r>
      </w:del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ins w:id="97761" w:author="מנוע מכני" w:date="2026-10-05T11:32:12Z">
        <w:r>
          <w:rPr>
            <w:rtl/>
          </w:rPr>
          <w:t xml:space="preserve">ואם </w:t>
        </w:r>
      </w:ins>
      <w:del w:id="97762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ins w:id="90709" w:author="מנוע מכני" w:date="2026-10-05T11:32:12Z">
        <w:r>
          <w:rPr>
            <w:rFonts w:hint="cs"/>
            <w:rtl/>
          </w:rPr>
          <w:t xml:space="preserve">ב"ע</w:t>
        </w:r>
      </w:ins>
      <w:del w:id="90710" w:author="מנוע מכני" w:date="2026-10-05T11:32:12Z">
        <w:r w:rsidR="00F873BB">
          <w:rPr>
            <w:rFonts w:hint="cs"/>
            <w:rtl/>
          </w:rPr>
          <w:delText xml:space="preserve">ב''ע</w:delText>
        </w:r>
      </w:del>
      <w:r>
        <w:rPr>
          <w:rtl/>
        </w:rPr>
        <w:t>: שקיבל עליו לדון בדיני ישראל</w:t>
      </w:r>
      <w:ins w:id="96093" w:author="מנוע מכני" w:date="2026-10-05T11:32:12Z">
        <w:r>
          <w:rPr>
            <w:rtl/>
          </w:rPr>
          <w:t xml:space="preserve">,</w:t>
        </w:r>
      </w:ins>
      <w:del w:id="96094" w:author="מנוע מכני" w:date="2026-10-05T11:32:12Z">
        <w:r w:rsidR="000B5F7F">
          <w:rPr>
            <w:rtl/>
          </w:rPr>
          <w:delText xml:space="preserve">;</w:delText>
        </w:r>
      </w:del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ins w:id="90711" w:author="מנוע מכני" w:date="2026-10-05T11:32:12Z">
        <w:r>
          <w:rPr>
            <w:rtl/>
          </w:rPr>
          <w:t xml:space="preserve">ה"ק</w:t>
        </w:r>
      </w:ins>
      <w:del w:id="90712" w:author="מנוע מכני" w:date="2026-10-05T11:32:12Z">
        <w:r w:rsidR="00F63065">
          <w:rPr>
            <w:rtl/>
          </w:rPr>
          <w:delText xml:space="preserve">ה</w:delText>
        </w:r>
        <w:r w:rsidR="00F873BB"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: </w:t>
      </w:r>
      <w:ins w:id="95769" w:author="מנוע מכני" w:date="2026-10-05T11:32:12Z">
        <w:r>
          <w:rPr>
            <w:rtl/>
          </w:rPr>
          <w:t xml:space="preserve">אף</w:t>
        </w:r>
      </w:ins>
      <w:del w:id="95770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שנתן מעות, </w:t>
      </w:r>
      <w:ins w:id="97763" w:author="מנוע מכני" w:date="2026-10-05T11:32:12Z">
        <w:r>
          <w:rPr>
            <w:rtl/>
          </w:rPr>
          <w:t xml:space="preserve">אם </w:t>
        </w:r>
      </w:ins>
      <w:del w:id="97764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משיך - אין, </w:t>
      </w:r>
      <w:ins w:id="97765" w:author="מנוע מכני" w:date="2026-10-05T11:32:12Z">
        <w:r>
          <w:rPr>
            <w:rtl/>
          </w:rPr>
          <w:t xml:space="preserve">ואם </w:t>
        </w:r>
      </w:ins>
      <w:del w:id="9776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ins w:id="96095" w:author="מנוע מכני" w:date="2026-10-05T11:32:12Z">
        <w:r>
          <w:rPr>
            <w:rtl/>
          </w:rPr>
          <w:t xml:space="preserve">,</w:t>
        </w:r>
      </w:ins>
      <w:del w:id="9609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192" w:author="מנוע מכני" w:date="2026-10-05T11:32:12Z"/>
        </w:rPr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del w:id="991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7" w:author="מנוע מכני" w:date="2026-10-05T11:32:12Z">
        <w:r>
          <w:rPr>
            <w:rtl/>
          </w:rPr>
          <w:t xml:space="preserve">דיש</w:t>
        </w:r>
      </w:ins>
      <w:del w:id="93278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</w:t>
      </w:r>
    </w:p>
    <w:p>
      <w:pPr>
        <w:pStyle w:val="38"/>
        <w:rPr>
          <w:ins w:id="99194" w:author="מנוע מכני" w:date="2026-10-05T11:32:12Z"/>
        </w:rPr>
      </w:pPr>
      <w:ins w:id="90713" w:author="מנוע מכני" w:date="2026-10-05T11:32:12Z">
        <w:r>
          <w:t xml:space="preserve">א"ל</w:t>
        </w:r>
      </w:ins>
      <w:del w:id="90714" w:author="מנוע מכני" w:date="2026-10-05T11:32:12Z">
        <w:r>
          <w:delText xml:space="preserve">א''ל</w:delText>
        </w:r>
      </w:del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del w:id="991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- משום </w:t>
      </w:r>
      <w:ins w:id="93279" w:author="מנוע מכני" w:date="2026-10-05T11:32:12Z">
        <w:r>
          <w:rPr>
            <w:rtl/>
          </w:rPr>
          <w:t xml:space="preserve">דיש</w:t>
        </w:r>
      </w:ins>
      <w:del w:id="93280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מקח טעות, סיפא - </w:t>
      </w:r>
      <w:ins w:id="93281" w:author="מנוע מכני" w:date="2026-10-05T11:32:12Z">
        <w:r>
          <w:rPr>
            <w:rtl/>
          </w:rPr>
          <w:t xml:space="preserve">אין</w:t>
        </w:r>
      </w:ins>
      <w:del w:id="93282" w:author="מנוע מכני" w:date="2026-10-05T11:32:12Z">
        <w:r w:rsidR="00F63065">
          <w:rPr>
            <w:rtl/>
          </w:rPr>
          <w:delText xml:space="preserve">ליכא</w:delText>
        </w:r>
      </w:del>
      <w:r w:rsidR="00F63065">
        <w:rPr>
          <w:rtl/>
        </w:rPr>
        <w:t xml:space="preserve"> מקח טעות? </w:t>
      </w:r>
    </w:p>
    <w:p>
      <w:pPr>
        <w:pStyle w:val="38"/>
        <w:rPr>
          <w:ins w:id="9919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del w:id="991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מיחזי </w:t>
      </w:r>
      <w:ins w:id="98293" w:author="מנוע מכני" w:date="2026-10-05T11:32:12Z">
        <w:r>
          <w:rPr>
            <w:rtl/>
          </w:rPr>
          <w:t xml:space="preserve">כנכרי</w:t>
        </w:r>
      </w:ins>
      <w:del w:id="98294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5" w:author="מנוע מכני" w:date="2026-10-05T11:32:12Z"/>
      <w:del w:id="90716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r w:rsidR="00F63065">
        <w:rPr>
          <w:rtl/>
        </w:rPr>
        <w:t xml:space="preserve">מיחזי </w:t>
      </w:r>
      <w:ins w:id="98295" w:author="מנוע מכני" w:date="2026-10-05T11:32:12Z">
        <w:r>
          <w:rPr>
            <w:rtl/>
          </w:rPr>
          <w:t xml:space="preserve">כנכרי</w:t>
        </w:r>
      </w:ins>
      <w:del w:id="98296" w:author="מנוע מכני" w:date="2026-10-05T11:32:12Z">
        <w:r w:rsidR="00F63065">
          <w:rPr>
            <w:rtl/>
          </w:rPr>
          <w:delText xml:space="preserve">כע</w:delText>
        </w:r>
        <w:r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0717" w:author="מנוע מכני" w:date="2026-10-05T11:32:12Z"/>
      <w:del w:id="9071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del w:id="90557" w:author="מנוע עיצוב" w:date="2026-10-05T11:33:53Z"/>
          <w:rtl/>
        </w:rPr>
      </w:pPr>
    </w:p>
    <w:p>
      <w:pPr>
        <w:pStyle w:val="38"/>
        <w:rPr>
          <w:ins w:id="99198" w:author="מנוע מכני" w:date="2026-10-05T11:32:12Z"/>
        </w:rPr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del w:id="991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רישא מקח טעות - דלא ידע, </w:t>
      </w:r>
      <w:ins w:id="93283" w:author="מנוע מכני" w:date="2026-10-05T11:32:12Z">
        <w:r>
          <w:rPr>
            <w:rtl/>
          </w:rPr>
          <w:t xml:space="preserve">שהרי</w:t>
        </w:r>
      </w:ins>
      <w:del w:id="9328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ins w:id="94637" w:author="מנוע מכני" w:date="2026-10-05T11:32:12Z">
        <w:r>
          <w:rPr>
            <w:rtl/>
          </w:rPr>
          <w:t xml:space="preserve">לו</w:t>
        </w:r>
      </w:ins>
      <w:del w:id="9463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ins w:id="93287" w:author="מנוע מכני" w:date="2026-10-05T11:32:12Z">
        <w:r>
          <w:rPr>
            <w:rtl/>
          </w:rPr>
          <w:t xml:space="preserve">לא</w:t>
        </w:r>
      </w:ins>
      <w:del w:id="932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מקח טעות הוא - דכיון דיהיב זוזי, כי קא משיך - איבעי לעיוני </w:t>
      </w:r>
      <w:ins w:id="93285" w:author="מנוע מכני" w:date="2026-10-05T11:32:12Z">
        <w:r>
          <w:rPr>
            <w:rtl/>
          </w:rPr>
          <w:t xml:space="preserve">ואח"כ</w:t>
        </w:r>
      </w:ins>
      <w:del w:id="93286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>
          <w:ins w:id="99200" w:author="מנוע מכני" w:date="2026-10-05T11:32:12Z"/>
        </w:rPr>
      </w:pPr>
      <w:r>
        <w:t>ג. ו</w:t>
      </w:r>
      <w:r w:rsidR="00F63065">
        <w:t>רב אשי</w:t>
      </w:r>
      <w:del w:id="100897" w:author="מנוע מכני" w:date="2026-10-05T11:32:12Z">
        <w:r>
          <w:delText xml:space="preserve"> אמר</w:delText>
        </w:r>
      </w:del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del w:id="992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מדרישא משיכה אינה קונה, סיפא </w:t>
      </w:r>
      <w:ins w:id="93289" w:author="מנוע מכני" w:date="2026-10-05T11:32:12Z">
        <w:r>
          <w:rPr>
            <w:rtl/>
          </w:rPr>
          <w:t xml:space="preserve">גם</w:t>
        </w:r>
      </w:ins>
      <w:del w:id="932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ins w:id="93291" w:author="מנוע מכני" w:date="2026-10-05T11:32:12Z">
        <w:r>
          <w:rPr>
            <w:rtl/>
          </w:rPr>
          <w:t xml:space="preserve">גם</w:t>
        </w:r>
      </w:ins>
      <w:del w:id="9329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>
          <w:ins w:id="99202" w:author="מנוע מכני" w:date="2026-10-05T11:32:12Z"/>
        </w:rPr>
      </w:pPr>
      <w:r>
        <w:t>ד</w:t>
      </w:r>
      <w:r w:rsidR="00B3309C">
        <w:t xml:space="preserve">. </w:t>
      </w:r>
      <w:r w:rsidR="00F63065">
        <w:t xml:space="preserve">רבינא</w:t>
      </w:r>
      <w:del w:id="100898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del w:id="992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מדסיפא משיכה קונה, רישא </w:t>
      </w:r>
      <w:ins w:id="93293" w:author="מנוע מכני" w:date="2026-10-05T11:32:12Z">
        <w:r>
          <w:rPr>
            <w:rtl/>
          </w:rPr>
          <w:t xml:space="preserve">גם</w:t>
        </w:r>
      </w:ins>
      <w:del w:id="9329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משיכה קונה, </w:t>
      </w:r>
    </w:p>
    <w:p>
      <w:pPr>
        <w:pStyle w:val="38"/>
        <w:rPr>
          <w:ins w:id="99204" w:author="מנוע מכני" w:date="2026-10-05T11:32:12Z"/>
        </w:rPr>
      </w:pPr>
      <w:r>
        <w:lastRenderedPageBreak/>
        <w:tab/>
      </w:r>
      <w:r>
        <w:tab/>
      </w:r>
      <w:del w:id="92713" w:author="מנוע מכני" w:date="2026-10-05T11:32:12Z">
        <w:r>
          <w:delText xml:space="preserve">   </w:delText>
        </w:r>
      </w:del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del w:id="99205" w:author="מנוע מכני" w:date="2026-10-05T11:32:12Z">
        <w:r w:rsidR="00F63065">
          <w:rPr>
            <w:rtl/>
          </w:rPr>
          <w:delText xml:space="preserve"> </w:delText>
        </w:r>
      </w:del>
      <w:ins w:id="90719" w:author="מנוע מכני" w:date="2026-10-05T11:32:12Z">
        <w:r>
          <w:rPr>
            <w:rtl/>
          </w:rPr>
          <w:t xml:space="preserve">ה"ק</w:t>
        </w:r>
      </w:ins>
      <w:del w:id="90720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''ק</w:delText>
        </w:r>
      </w:del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ins w:id="94639" w:author="מנוע מכני" w:date="2026-10-05T11:32:12Z">
        <w:r>
          <w:rPr>
            <w:rtl/>
          </w:rPr>
          <w:t xml:space="preserve">מה</w:t>
        </w:r>
      </w:ins>
      <w:del w:id="94640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ins w:id="98007" w:author="מנוע מכני" w:date="2026-10-05T11:32:12Z">
        <w:r>
          <w:rPr>
            <w:rFonts w:hint="cs"/>
            <w:rtl/>
          </w:rPr>
          <w:t xml:space="preserve">דסבר</w:t>
        </w:r>
      </w:ins>
      <w:del w:id="9800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0721" w:author="מנוע מכני" w:date="2026-10-05T11:32:12Z"/>
      <w:del w:id="90722" w:author="מנוע מכני" w:date="2026-10-05T11:32:12Z">
        <w:r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ins w:id="90723" w:author="מנוע מכני" w:date="2026-10-05T11:32:12Z">
        <w:r>
          <w:rPr>
            <w:rtl/>
          </w:rPr>
          <w:t xml:space="preserve">ה"מ</w:t>
        </w:r>
      </w:ins>
      <w:del w:id="9072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ישראל מישראל דקיימו בדבורייהו,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ins w:id="98297" w:author="מנוע מכני" w:date="2026-10-05T11:32:12Z">
        <w:r>
          <w:rPr>
            <w:rtl/>
          </w:rPr>
          <w:t xml:space="preserve">מנכרי</w:t>
        </w:r>
      </w:ins>
      <w:del w:id="98298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</w:t>
      </w:r>
      <w:ins w:id="98425" w:author="מנוע מכני" w:date="2026-10-05T11:32:12Z">
        <w:r>
          <w:rPr>
            <w:rtl/>
          </w:rPr>
          <w:t xml:space="preserve">דהם</w:t>
        </w:r>
      </w:ins>
      <w:del w:id="98426" w:author="מנוע מכני" w:date="2026-10-05T11:32:12Z">
        <w:r>
          <w:rPr>
            <w:rtl/>
          </w:rPr>
          <w:delText xml:space="preserve">דאינהו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בדבורייהו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  <w:pPrChange w:id="903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097" w:author="מנוע מכני" w:date="2026-10-05T11:32:12Z">
        <w:r>
          <w:rPr>
            <w:rtl/>
          </w:rPr>
          <w:t xml:space="preserve"> </w:t>
        </w:r>
      </w:ins>
      <w:del w:id="960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099" w:author="מנוע מכני" w:date="2026-10-05T11:32:12Z">
        <w:r>
          <w:rPr>
            <w:rtl/>
          </w:rPr>
          <w:t xml:space="preserve"> </w:t>
        </w:r>
      </w:ins>
      <w:del w:id="961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  <w:pPrChange w:id="9038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01" w:author="מנוע מכני" w:date="2026-10-05T11:32:12Z">
        <w:r>
          <w:rPr>
            <w:rtl/>
          </w:rPr>
          <w:t xml:space="preserve"> </w:t>
        </w:r>
      </w:ins>
      <w:del w:id="961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03" w:author="מנוע מכני" w:date="2026-10-05T11:32:12Z">
        <w:r>
          <w:rPr>
            <w:rtl/>
          </w:rPr>
          <w:t xml:space="preserve"> </w:t>
        </w:r>
      </w:ins>
      <w:del w:id="961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del w:id="90024" w:author="מנוע עיצוב" w:date="2026-10-05T11:33:53Z"/>
          <w:rtl/>
        </w:rPr>
      </w:pPr>
      <w:del w:id="90021" w:author="מנוע עיצוב" w:date="2026-10-05T11:33:53Z">
        <w:r>
          <w:rPr>
            <w:rtl/>
          </w:rPr>
          <w:delText xml:space="preserve">•</w:delText>
        </w:r>
      </w:del>
      <w:ins w:id="96105" w:author="מנוע מכני" w:date="2026-10-05T11:32:12Z">
        <w:r>
          <w:rPr>
            <w:rtl/>
          </w:rPr>
          <w:t xml:space="preserve"> </w:t>
        </w:r>
      </w:ins>
      <w:del w:id="96106" w:author="מנוע מכני" w:date="2026-10-05T11:32:12Z">
        <w:r>
          <w:rPr>
            <w:rtl/>
          </w:rPr>
          <w:delText xml:space="preserve">  </w:delText>
        </w:r>
      </w:del>
      <w:del w:id="90022" w:author="מנוע עיצוב" w:date="2026-10-05T11:33:53Z">
        <w:r>
          <w:rPr>
            <w:rtl/>
          </w:rPr>
          <w:delText xml:space="preserve">•</w:delText>
        </w:r>
      </w:del>
      <w:ins w:id="96107" w:author="מנוע מכני" w:date="2026-10-05T11:32:12Z">
        <w:r>
          <w:rPr>
            <w:rtl/>
          </w:rPr>
          <w:t xml:space="preserve"> </w:t>
        </w:r>
      </w:ins>
      <w:del w:id="96108" w:author="מנוע מכני" w:date="2026-10-05T11:32:12Z">
        <w:r>
          <w:rPr>
            <w:rtl/>
          </w:rPr>
          <w:delText xml:space="preserve">  </w:delText>
        </w:r>
      </w:del>
      <w:del w:id="90023" w:author="מנוע עיצוב" w:date="2026-10-05T11:33:53Z">
        <w:r>
          <w:rPr>
            <w:rtl/>
          </w:rPr>
          <w:delText xml:space="preserve">•</w:delText>
        </w:r>
      </w:del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>
          <w:ins w:id="99206" w:author="מנוע מכני" w:date="2026-10-05T11:32:12Z"/>
        </w:rPr>
      </w:pPr>
      <w:r>
        <w:t xml:space="preserve">מסייע ל</w:t>
      </w:r>
      <w:ins w:id="90725" w:author="מנוע מכני" w:date="2026-10-05T11:32:12Z">
        <w:r>
          <w:t xml:space="preserve">ר"א</w:t>
        </w:r>
      </w:ins>
      <w:del w:id="9072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del w:id="9920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ins w:id="96109" w:author="מנוע מכני" w:date="2026-10-05T11:32:12Z">
        <w:r>
          <w:rPr>
            <w:rtl/>
          </w:rPr>
          <w:t xml:space="preserve">,</w:t>
        </w:r>
      </w:ins>
      <w:del w:id="9611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08" w:author="מנוע מכני" w:date="2026-10-05T11:32:12Z"/>
        </w:rPr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del w:id="9920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ins w:id="94641" w:author="מנוע מכני" w:date="2026-10-05T11:32:12Z">
        <w:r>
          <w:rPr>
            <w:rtl/>
          </w:rPr>
          <w:t xml:space="preserve">בהם</w:t>
        </w:r>
      </w:ins>
      <w:del w:id="94642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14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del w:id="90028" w:author="מנוע עיצוב" w:date="2026-10-05T11:33:53Z"/>
          <w:rtl/>
        </w:rPr>
      </w:pPr>
      <w:del w:id="90025" w:author="מנוע עיצוב" w:date="2026-10-05T11:33:53Z">
        <w:r>
          <w:rPr>
            <w:rtl/>
          </w:rPr>
          <w:delText xml:space="preserve">•</w:delText>
        </w:r>
      </w:del>
      <w:ins w:id="96111" w:author="מנוע מכני" w:date="2026-10-05T11:32:12Z">
        <w:r>
          <w:rPr>
            <w:rtl/>
          </w:rPr>
          <w:t xml:space="preserve"> </w:t>
        </w:r>
      </w:ins>
      <w:del w:id="96112" w:author="מנוע מכני" w:date="2026-10-05T11:32:12Z">
        <w:r>
          <w:rPr>
            <w:rtl/>
          </w:rPr>
          <w:delText xml:space="preserve">  </w:delText>
        </w:r>
      </w:del>
      <w:del w:id="90026" w:author="מנוע עיצוב" w:date="2026-10-05T11:33:53Z">
        <w:r>
          <w:rPr>
            <w:rtl/>
          </w:rPr>
          <w:delText xml:space="preserve">•</w:delText>
        </w:r>
      </w:del>
      <w:ins w:id="96113" w:author="מנוע מכני" w:date="2026-10-05T11:32:12Z">
        <w:r>
          <w:rPr>
            <w:rtl/>
          </w:rPr>
          <w:t xml:space="preserve"> </w:t>
        </w:r>
      </w:ins>
      <w:del w:id="96114" w:author="מנוע מכני" w:date="2026-10-05T11:32:12Z">
        <w:r>
          <w:rPr>
            <w:rtl/>
          </w:rPr>
          <w:delText xml:space="preserve">  </w:delText>
        </w:r>
      </w:del>
      <w:del w:id="90027" w:author="מנוע עיצוב" w:date="2026-10-05T11:33:53Z">
        <w:r>
          <w:rPr>
            <w:rtl/>
          </w:rPr>
          <w:delText xml:space="preserve">•</w:delText>
        </w:r>
      </w:del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ins w:id="90727" w:author="מנוע מכני" w:date="2026-10-05T11:32:12Z">
        <w:r>
          <w:rPr>
            <w:rFonts w:hint="cs"/>
            <w:rtl/>
          </w:rPr>
          <w:t xml:space="preserve">ה"ד</w:t>
        </w:r>
      </w:ins>
      <w:del w:id="90728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אילימא דאיעבר ואתיליד לאחר פדיונן - פשיטא, חולין </w:t>
      </w:r>
      <w:ins w:id="94643" w:author="מנוע מכני" w:date="2026-10-05T11:32:12Z">
        <w:r>
          <w:rPr>
            <w:rtl/>
          </w:rPr>
          <w:t xml:space="preserve">הם</w:t>
        </w:r>
      </w:ins>
      <w:del w:id="94644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פדיונן, ואתיליד לאחר פדיונן, הא לפני פדיונן אסירי</w:t>
      </w:r>
      <w:ins w:id="96115" w:author="מנוע מכני" w:date="2026-10-05T11:32:12Z">
        <w:r>
          <w:rPr>
            <w:rtl/>
          </w:rPr>
          <w:t xml:space="preserve">,</w:t>
        </w:r>
      </w:ins>
      <w:del w:id="96116" w:author="מנוע מכני" w:date="2026-10-05T11:32:12Z">
        <w:r w:rsidR="000B5F7F">
          <w:rPr>
            <w:rtl/>
          </w:rPr>
          <w:delText xml:space="preserve">;</w:delText>
        </w:r>
      </w:del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>
          <w:ins w:id="99210" w:author="מנוע מכני" w:date="2026-10-05T11:32:12Z"/>
        </w:rPr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del w:id="992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del w:id="90032" w:author="מנוע עיצוב" w:date="2026-10-05T11:33:53Z"/>
          <w:rtl/>
        </w:rPr>
      </w:pPr>
      <w:del w:id="90029" w:author="מנוע עיצוב" w:date="2026-10-05T11:33:53Z">
        <w:r>
          <w:rPr>
            <w:rtl/>
          </w:rPr>
          <w:delText xml:space="preserve">•</w:delText>
        </w:r>
      </w:del>
      <w:ins w:id="96117" w:author="מנוע מכני" w:date="2026-10-05T11:32:12Z">
        <w:r>
          <w:rPr>
            <w:rtl/>
          </w:rPr>
          <w:t xml:space="preserve"> </w:t>
        </w:r>
      </w:ins>
      <w:del w:id="96118" w:author="מנוע מכני" w:date="2026-10-05T11:32:12Z">
        <w:r>
          <w:rPr>
            <w:rtl/>
          </w:rPr>
          <w:delText xml:space="preserve">  </w:delText>
        </w:r>
      </w:del>
      <w:del w:id="90030" w:author="מנוע עיצוב" w:date="2026-10-05T11:33:53Z">
        <w:r>
          <w:rPr>
            <w:rtl/>
          </w:rPr>
          <w:delText xml:space="preserve">•</w:delText>
        </w:r>
      </w:del>
      <w:ins w:id="96119" w:author="מנוע מכני" w:date="2026-10-05T11:32:12Z">
        <w:r>
          <w:rPr>
            <w:rtl/>
          </w:rPr>
          <w:t xml:space="preserve"> </w:t>
        </w:r>
      </w:ins>
      <w:del w:id="96120" w:author="מנוע מכני" w:date="2026-10-05T11:32:12Z">
        <w:r>
          <w:rPr>
            <w:rtl/>
          </w:rPr>
          <w:delText xml:space="preserve">  </w:delText>
        </w:r>
      </w:del>
      <w:del w:id="90031" w:author="מנוע עיצוב" w:date="2026-10-05T11:33:53Z">
        <w:r>
          <w:rPr>
            <w:rtl/>
          </w:rPr>
          <w:delText xml:space="preserve">•</w:delText>
        </w:r>
      </w:del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ins w:id="9072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ins w:id="9073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732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ins w:id="90733" w:author="מנוע מכני" w:date="2026-10-05T11:32:12Z">
        <w:r>
          <w:rPr>
            <w:rtl/>
          </w:rPr>
          <w:t xml:space="preserve">ל"ת</w:t>
        </w:r>
      </w:ins>
      <w:del w:id="90734" w:author="מנוע מכני" w:date="2026-10-05T11:32:12Z">
        <w:r w:rsidR="00BF127F">
          <w:rPr>
            <w:rtl/>
          </w:rPr>
          <w:delText xml:space="preserve">ל</w:delText>
        </w:r>
        <w:r w:rsidR="00BF127F">
          <w:rPr>
            <w:rFonts w:hint="cs"/>
            <w:rtl/>
          </w:rPr>
          <w:delText xml:space="preserve">''ת</w:delText>
        </w:r>
      </w:del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r w:rsidR="00F63065">
        <w:rPr>
          <w:rtl/>
        </w:rPr>
        <w:t>לא תזבח לה'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ins w:id="90735" w:author="מנוע מכני" w:date="2026-10-05T11:32:12Z">
        <w:r>
          <w:rPr>
            <w:rFonts w:hint="cs"/>
            <w:rtl/>
          </w:rPr>
          <w:t xml:space="preserve">א"ל</w:t>
        </w:r>
      </w:ins>
      <w:del w:id="907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שק</w:t>
      </w:r>
      <w:ins w:id="90737" w:author="מנוע מכני" w:date="2026-10-05T11:32:12Z">
        <w:r>
          <w:rPr>
            <w:rFonts w:hint="cs"/>
            <w:rtl/>
          </w:rPr>
          <w:t xml:space="preserve">מ"ל</w:t>
        </w:r>
      </w:ins>
      <w:del w:id="9073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בבכור דלא ליקרב כשהוא בעל מום [אפי שהוא קדוש]- כיון דכתיב </w:t>
      </w:r>
      <w:ins w:id="94645" w:author="מנוע מכני" w:date="2026-10-05T11:32:12Z">
        <w:r>
          <w:rPr>
            <w:rFonts w:hint="cs"/>
            <w:rtl/>
          </w:rPr>
          <w:t xml:space="preserve">בו</w:t>
        </w:r>
      </w:ins>
      <w:del w:id="94646" w:author="מנוע מכני" w:date="2026-10-05T11:32:12Z">
        <w:r>
          <w:rPr>
            <w:rFonts w:hint="cs"/>
            <w:rtl/>
          </w:rPr>
          <w:delText xml:space="preserve">ביה</w:delText>
        </w:r>
      </w:del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ins w:id="90739" w:author="מנוע מכני" w:date="2026-10-05T11:32:12Z">
        <w:r>
          <w:rPr>
            <w:rFonts w:hint="cs"/>
            <w:rtl/>
          </w:rPr>
          <w:t xml:space="preserve">א"ל</w:t>
        </w:r>
      </w:ins>
      <w:del w:id="90740" w:author="מנוע מכני" w:date="2026-10-05T11:32:12Z">
        <w:r w:rsidR="0013268E">
          <w:rPr>
            <w:rFonts w:hint="cs"/>
            <w:rtl/>
          </w:rPr>
          <w:delText xml:space="preserve">א''ל</w:delText>
        </w:r>
      </w:del>
      <w:r w:rsidR="0062236C">
        <w:rPr>
          <w:rFonts w:hint="cs"/>
          <w:rtl/>
        </w:rPr>
        <w:t xml:space="preserve"> שק</w:t>
      </w:r>
      <w:ins w:id="90741" w:author="מנוע מכני" w:date="2026-10-05T11:32:12Z">
        <w:r>
          <w:rPr>
            <w:rFonts w:hint="cs"/>
            <w:rtl/>
          </w:rPr>
          <w:t xml:space="preserve">מ"ל</w:t>
        </w:r>
      </w:ins>
      <w:del w:id="90742" w:author="מנוע מכני" w:date="2026-10-05T11:32:12Z">
        <w:r w:rsidR="0062236C">
          <w:rPr>
            <w:rFonts w:hint="cs"/>
            <w:rtl/>
          </w:rPr>
          <w:delText xml:space="preserve">מ''ל</w:delText>
        </w:r>
      </w:del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del w:id="90558" w:author="מנוע עיצוב" w:date="2026-10-05T11:33:53Z"/>
          <w:rtl/>
        </w:rPr>
      </w:pPr>
    </w:p>
    <w:p>
      <w:pPr>
        <w:pStyle w:val="38"/>
        <w:rPr>
          <w:ins w:id="99212" w:author="מנוע מכני" w:date="2026-10-05T11:32:12Z"/>
        </w:rPr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del w:id="99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לתמורת קדשים, דס</w:t>
      </w:r>
      <w:ins w:id="90743" w:author="מנוע מכני" w:date="2026-10-05T11:32:12Z">
        <w:r>
          <w:rPr>
            <w:rFonts w:hint="cs"/>
            <w:rtl/>
          </w:rPr>
          <w:t xml:space="preserve">ד"א</w:t>
        </w:r>
      </w:ins>
      <w:del w:id="90744" w:author="מנוע מכני" w:date="2026-10-05T11:32:12Z">
        <w:r w:rsidR="00BF127F">
          <w:rPr>
            <w:rFonts w:hint="cs"/>
            <w:rtl/>
          </w:rPr>
          <w:delText xml:space="preserve">ד''א</w:delText>
        </w:r>
      </w:del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r>
        <w:rPr>
          <w:rtl/>
        </w:rPr>
        <w:t xml:space="preserve">לא יחליפנו ולא ימיר אותו וגו' - קריבה </w:t>
      </w:r>
      <w:ins w:id="93295" w:author="מנוע מכני" w:date="2026-10-05T11:32:12Z">
        <w:r>
          <w:rPr>
            <w:rtl/>
          </w:rPr>
          <w:t xml:space="preserve">גם</w:t>
        </w:r>
      </w:ins>
      <w:del w:id="932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r>
        <w:rPr>
          <w:rtl/>
        </w:rPr>
        <w:t>והיה הוא ותמורתו</w:t>
      </w:r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del w:id="90559" w:author="מנוע עיצוב" w:date="2026-10-05T11:33:53Z"/>
          <w:rtl/>
        </w:rPr>
      </w:pPr>
    </w:p>
    <w:p>
      <w:pPr>
        <w:pStyle w:val="38"/>
        <w:rPr>
          <w:ins w:id="99214" w:author="מנוע מכני" w:date="2026-10-05T11:32:12Z"/>
        </w:rPr>
      </w:pPr>
      <w:r>
        <w:t xml:space="preserve">מתקיף </w:t>
      </w:r>
      <w:ins w:id="90745" w:author="מנוע מכני" w:date="2026-10-05T11:32:12Z">
        <w:r>
          <w:t xml:space="preserve">ר"ז</w:t>
        </w:r>
      </w:ins>
      <w:del w:id="90746" w:author="מנוע מכני" w:date="2026-10-05T11:32:12Z">
        <w:r w:rsidR="00BF127F">
          <w:delText xml:space="preserve">ר''ז</w:delText>
        </w:r>
      </w:del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del w:id="992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ins w:id="93297" w:author="מנוע מכני" w:date="2026-10-05T11:32:12Z">
        <w:r>
          <w:rPr>
            <w:rtl/>
          </w:rPr>
          <w:t xml:space="preserve">גם</w:t>
        </w:r>
      </w:ins>
      <w:del w:id="9329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>
          <w:ins w:id="99216" w:author="מנוע מכני" w:date="2026-10-05T11:32:12Z"/>
        </w:rPr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del w:id="99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ins w:id="9074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748" w:author="מנוע מכני" w:date="2026-10-05T11:32:12Z">
        <w:r w:rsidR="00BF127F">
          <w:rPr>
            <w:rFonts w:hint="cs"/>
            <w:rtl/>
          </w:rPr>
          <w:delText xml:space="preserve">ר''י</w:delText>
        </w:r>
      </w:del>
      <w:r w:rsidR="00BF127F">
        <w:rPr>
          <w:rFonts w:hint="cs"/>
          <w:rtl/>
        </w:rPr>
        <w:t xml:space="preserve"> ד'</w:t>
      </w:r>
      <w:r>
        <w:rPr>
          <w:rtl/>
        </w:rPr>
        <w:t>רק קדשיך אשר יהיו לך ונדריך</w:t>
      </w:r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ins w:id="90749" w:author="מנוע מכני" w:date="2026-10-05T11:32:12Z">
        <w:r>
          <w:rPr>
            <w:rFonts w:hint="cs"/>
            <w:rtl/>
          </w:rPr>
          <w:t xml:space="preserve">ה"נ</w:t>
        </w:r>
      </w:ins>
      <w:del w:id="90750" w:author="מנוע מכני" w:date="2026-10-05T11:32:12Z">
        <w:r w:rsidR="0062236C">
          <w:rPr>
            <w:rFonts w:hint="cs"/>
            <w:rtl/>
          </w:rPr>
          <w:delText xml:space="preserve">ה''נ</w:delText>
        </w:r>
      </w:del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del w:id="90036" w:author="מנוע עיצוב" w:date="2026-10-05T11:33:53Z"/>
          <w:rtl/>
        </w:rPr>
      </w:pPr>
      <w:del w:id="90033" w:author="מנוע עיצוב" w:date="2026-10-05T11:33:53Z">
        <w:r>
          <w:rPr>
            <w:rtl/>
          </w:rPr>
          <w:delText xml:space="preserve">•</w:delText>
        </w:r>
      </w:del>
      <w:ins w:id="96121" w:author="מנוע מכני" w:date="2026-10-05T11:32:12Z">
        <w:r>
          <w:rPr>
            <w:rtl/>
          </w:rPr>
          <w:t xml:space="preserve"> </w:t>
        </w:r>
      </w:ins>
      <w:del w:id="96122" w:author="מנוע מכני" w:date="2026-10-05T11:32:12Z">
        <w:r>
          <w:rPr>
            <w:rtl/>
          </w:rPr>
          <w:delText xml:space="preserve">  </w:delText>
        </w:r>
      </w:del>
      <w:del w:id="90034" w:author="מנוע עיצוב" w:date="2026-10-05T11:33:53Z">
        <w:r>
          <w:rPr>
            <w:rtl/>
          </w:rPr>
          <w:delText xml:space="preserve">•</w:delText>
        </w:r>
      </w:del>
      <w:ins w:id="96123" w:author="מנוע מכני" w:date="2026-10-05T11:32:12Z">
        <w:r>
          <w:rPr>
            <w:rtl/>
          </w:rPr>
          <w:t xml:space="preserve"> </w:t>
        </w:r>
      </w:ins>
      <w:del w:id="96124" w:author="מנוע מכני" w:date="2026-10-05T11:32:12Z">
        <w:r>
          <w:rPr>
            <w:rtl/>
          </w:rPr>
          <w:delText xml:space="preserve">  </w:delText>
        </w:r>
      </w:del>
      <w:del w:id="90035" w:author="מנוע עיצוב" w:date="2026-10-05T11:33:53Z">
        <w:r>
          <w:rPr>
            <w:rtl/>
          </w:rPr>
          <w:delText xml:space="preserve">•</w:delText>
        </w:r>
      </w:del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r w:rsidR="00F63065">
        <w:rPr>
          <w:rtl/>
        </w:rPr>
        <w:t xml:space="preserve">לא יחליפנו ולא ימיר וגו' </w:t>
      </w:r>
      <w:ins w:id="94647" w:author="מנוע מכני" w:date="2026-10-05T11:32:12Z">
        <w:r>
          <w:rPr>
            <w:rtl/>
          </w:rPr>
          <w:t xml:space="preserve">עכשיו</w:t>
        </w:r>
      </w:ins>
      <w:del w:id="94648" w:author="מנוע מכני" w:date="2026-10-05T11:32:12Z">
        <w:r w:rsidR="00F63065">
          <w:rPr>
            <w:rtl/>
          </w:rPr>
          <w:delText xml:space="preserve">השתא</w:delText>
        </w:r>
      </w:del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ins w:id="98427" w:author="מנוע מכני" w:date="2026-10-05T11:32:12Z">
        <w:r>
          <w:rPr>
            <w:rtl/>
          </w:rPr>
          <w:t xml:space="preserve">צריכה</w:t>
        </w:r>
      </w:ins>
      <w:del w:id="98428" w:author="מנוע מכני" w:date="2026-10-05T11:32:12Z">
        <w:r w:rsidR="00F63065">
          <w:rPr>
            <w:rtl/>
          </w:rPr>
          <w:delText xml:space="preserve">מיבעיא</w:delText>
        </w:r>
      </w:del>
      <w:r w:rsidR="00F63065">
        <w:rPr>
          <w:rtl/>
        </w:rPr>
        <w:t xml:space="preserve">? </w:t>
      </w:r>
    </w:p>
    <w:p>
      <w:pPr>
        <w:pStyle w:val="38"/>
        <w:rPr>
          <w:ins w:id="99218" w:author="מנוע מכני" w:date="2026-10-05T11:32:12Z"/>
        </w:rPr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del w:id="99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del w:id="90040" w:author="מנוע עיצוב" w:date="2026-10-05T11:33:53Z"/>
          <w:rtl/>
        </w:rPr>
      </w:pPr>
      <w:del w:id="90037" w:author="מנוע עיצוב" w:date="2026-10-05T11:33:53Z">
        <w:r>
          <w:rPr>
            <w:rtl/>
          </w:rPr>
          <w:delText xml:space="preserve">•</w:delText>
        </w:r>
      </w:del>
      <w:ins w:id="96125" w:author="מנוע מכני" w:date="2026-10-05T11:32:12Z">
        <w:r>
          <w:rPr>
            <w:rtl/>
          </w:rPr>
          <w:t xml:space="preserve"> </w:t>
        </w:r>
      </w:ins>
      <w:del w:id="96126" w:author="מנוע מכני" w:date="2026-10-05T11:32:12Z">
        <w:r>
          <w:rPr>
            <w:rtl/>
          </w:rPr>
          <w:delText xml:space="preserve">  </w:delText>
        </w:r>
      </w:del>
      <w:del w:id="90038" w:author="מנוע עיצוב" w:date="2026-10-05T11:33:53Z">
        <w:r>
          <w:rPr>
            <w:rtl/>
          </w:rPr>
          <w:delText xml:space="preserve">•</w:delText>
        </w:r>
      </w:del>
      <w:ins w:id="96127" w:author="מנוע מכני" w:date="2026-10-05T11:32:12Z">
        <w:r>
          <w:rPr>
            <w:rtl/>
          </w:rPr>
          <w:t xml:space="preserve"> </w:t>
        </w:r>
      </w:ins>
      <w:del w:id="96128" w:author="מנוע מכני" w:date="2026-10-05T11:32:12Z">
        <w:r>
          <w:rPr>
            <w:rtl/>
          </w:rPr>
          <w:delText xml:space="preserve">  </w:delText>
        </w:r>
      </w:del>
      <w:del w:id="90039" w:author="מנוע עיצוב" w:date="2026-10-05T11:33:53Z">
        <w:r>
          <w:rPr>
            <w:rtl/>
          </w:rPr>
          <w:delText xml:space="preserve">•</w:delText>
        </w:r>
      </w:del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>
          <w:ins w:id="99220" w:author="מנוע מכני" w:date="2026-10-05T11:32:12Z"/>
        </w:rPr>
      </w:pPr>
      <w:r>
        <w:t xml:space="preserve">ארי</w:t>
      </w:r>
      <w:ins w:id="90751" w:author="מנוע מכני" w:date="2026-10-05T11:32:12Z">
        <w:r>
          <w:t xml:space="preserve">א"ר</w:t>
        </w:r>
      </w:ins>
      <w:del w:id="90752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del w:id="9922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ins w:id="9075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0754" w:author="מנוע מכני" w:date="2026-10-05T11:32:12Z">
        <w:r w:rsidR="00A10761">
          <w:rPr>
            <w:rFonts w:hint="cs"/>
            <w:rtl/>
          </w:rPr>
          <w:delText xml:space="preserve">ר''ש</w:delText>
        </w:r>
      </w:del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ins w:id="92797" w:author="מנוע מכני" w:date="2026-10-05T11:32:12Z">
        <w:r>
          <w:rPr>
            <w:rStyle w:val="2fb"/>
            <w:rtl/>
          </w:rPr>
          <w:t xml:space="preserve">ר"ש</w:t>
        </w:r>
      </w:ins>
      <w:del w:id="92798" w:author="מנוע מכני" w:date="2026-10-05T11:32:12Z">
        <w:r w:rsidR="00F63065">
          <w:rPr>
            <w:rtl/>
          </w:rPr>
          <w:delText xml:space="preserve">רבי שמעון</w:delText>
        </w:r>
      </w:del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ins w:id="98429" w:author="מנוע מכני" w:date="2026-10-05T11:32:12Z">
        <w:r>
          <w:rPr>
            <w:rtl/>
          </w:rPr>
          <w:t xml:space="preserve">מתחילה</w:t>
        </w:r>
      </w:ins>
      <w:del w:id="98430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ins w:id="92799" w:author="מנוע מכני" w:date="2026-10-05T11:32:12Z">
        <w:r>
          <w:rPr>
            <w:rtl/>
          </w:rPr>
          <w:t xml:space="preserve">ואפי'</w:t>
        </w:r>
      </w:ins>
      <w:del w:id="92800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ins w:id="92801" w:author="מנוע מכני" w:date="2026-10-05T11:32:12Z">
        <w:r>
          <w:rPr>
            <w:rtl/>
          </w:rPr>
          <w:t xml:space="preserve">אפי'</w:t>
        </w:r>
      </w:ins>
      <w:del w:id="92802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>
          <w:ins w:id="99222" w:author="מנוע מכני" w:date="2026-10-05T11:32:12Z"/>
        </w:rPr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del w:id="992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ins w:id="97541" w:author="מנוע מכני" w:date="2026-10-05T11:32:12Z">
        <w:r>
          <w:rPr>
            <w:rtl/>
          </w:rPr>
          <w:t xml:space="preserve">קשה</w:t>
        </w:r>
      </w:ins>
      <w:del w:id="9754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ins w:id="93301" w:author="מנוע מכני" w:date="2026-10-05T11:32:12Z">
        <w:r>
          <w:rPr>
            <w:rFonts w:hint="cs"/>
            <w:rtl/>
          </w:rPr>
          <w:t xml:space="preserve">שהרי</w:t>
        </w:r>
      </w:ins>
      <w:del w:id="93302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ins w:id="90755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0756" w:author="מנוע מכני" w:date="2026-10-05T11:32:12Z">
        <w:r w:rsidR="00A10761">
          <w:rPr>
            <w:rFonts w:hint="cs"/>
            <w:rtl/>
          </w:rPr>
          <w:delText xml:space="preserve">ב''ל</w:delText>
        </w:r>
      </w:del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ins w:id="93299" w:author="מנוע מכני" w:date="2026-10-05T11:32:12Z">
        <w:r>
          <w:rPr>
            <w:rFonts w:hint="cs"/>
            <w:rtl/>
          </w:rPr>
          <w:t xml:space="preserve">לא</w:t>
        </w:r>
      </w:ins>
      <w:del w:id="9330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>
          <w:ins w:id="99224" w:author="מנוע מכני" w:date="2026-10-05T11:32:12Z"/>
        </w:rPr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del w:id="992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ins w:id="93303" w:author="מנוע מכני" w:date="2026-10-05T11:32:12Z">
        <w:r>
          <w:rPr>
            <w:rFonts w:hint="cs"/>
            <w:rtl/>
          </w:rPr>
          <w:t xml:space="preserve">ולא</w:t>
        </w:r>
      </w:ins>
      <w:del w:id="9330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ins w:id="90757" w:author="מנוע מכני" w:date="2026-10-05T11:32:12Z">
        <w:r>
          <w:rPr>
            <w:rFonts w:hint="cs"/>
            <w:rtl/>
          </w:rPr>
          <w:t xml:space="preserve">א"כ</w:t>
        </w:r>
      </w:ins>
      <w:del w:id="90758" w:author="מנוע מכני" w:date="2026-10-05T11:32:12Z">
        <w:r>
          <w:rPr>
            <w:rFonts w:hint="cs"/>
            <w:rtl/>
          </w:rPr>
          <w:delText xml:space="preserve">א''כ</w:delText>
        </w:r>
      </w:del>
      <w:r w:rsidR="00F63065">
        <w:rPr>
          <w:rtl/>
        </w:rPr>
        <w:t xml:space="preserve"> ניתני אם נעשו טריפה - יקברו</w:t>
      </w:r>
      <w:r w:rsidR="0057284B">
        <w:rPr>
          <w:rtl/>
        </w:rPr>
        <w:t>.</w:t>
      </w:r>
    </w:p>
    <w:p>
      <w:pPr>
        <w:pStyle w:val="38"/>
        <w:rPr>
          <w:ins w:id="99226" w:author="מנוע מכני" w:date="2026-10-05T11:32:12Z"/>
        </w:rPr>
      </w:pPr>
      <w:r>
        <w:t>וא</w:t>
      </w:r>
      <w:ins w:id="90759" w:author="מנוע מכני" w:date="2026-10-05T11:32:12Z">
        <w:r>
          <w:t xml:space="preserve">ב"א</w:t>
        </w:r>
      </w:ins>
      <w:del w:id="90760" w:author="מנוע מכני" w:date="2026-10-05T11:32:12Z">
        <w:r w:rsidR="00A10761">
          <w:delText xml:space="preserve">ב''א</w:delText>
        </w:r>
      </w:del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del w:id="99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2803" w:author="מנוע מכני" w:date="2026-10-05T11:32:12Z">
        <w:r>
          <w:rPr>
            <w:rStyle w:val="2fb"/>
            <w:rtl/>
          </w:rPr>
          <w:t xml:space="preserve">כרי"ו</w:t>
        </w:r>
      </w:ins>
      <w:del w:id="92804" w:author="מנוע מכני" w:date="2026-10-05T11:32:12Z">
        <w:r>
          <w:rPr>
            <w:rtl/>
          </w:rPr>
          <w:delText xml:space="preserve">כרבי יוחנן</w:delText>
        </w:r>
      </w:del>
      <w:r>
        <w:rPr>
          <w:rtl/>
        </w:rPr>
        <w:t xml:space="preserve"> </w:t>
      </w:r>
      <w:ins w:id="90761" w:author="מנוע מכני" w:date="2026-10-05T11:32:12Z">
        <w:ins w:id="98009" w:author="מנוע מכני" w:date="2026-10-05T11:32:12Z">
          <w:r>
            <w:rPr>
              <w:rtl/>
            </w:rPr>
            <w:t xml:space="preserve">סבר</w:t>
          </w:r>
        </w:ins>
        <w:del w:id="98010" w:author="מנוע מכני" w:date="2026-10-05T11:32:12Z">
          <w:r>
            <w:rPr>
              <w:rtl/>
            </w:rPr>
            <w:delText xml:space="preserve">ס"ל</w:delText>
          </w:r>
        </w:del>
      </w:ins>
      <w:del w:id="90762" w:author="מנוע מכני" w:date="2026-10-05T11:32:12Z">
        <w:r>
          <w:rPr>
            <w:rtl/>
          </w:rPr>
          <w:delText xml:space="preserve">ס</w:delText>
        </w:r>
        <w:r w:rsidR="009A1E05">
          <w:rPr>
            <w:rFonts w:hint="cs"/>
            <w:rtl/>
          </w:rPr>
          <w:delText xml:space="preserve">''ל</w:delText>
        </w:r>
      </w:del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ins w:id="92805" w:author="מנוע מכני" w:date="2026-10-05T11:32:12Z">
        <w:r>
          <w:rPr>
            <w:rStyle w:val="2fb"/>
            <w:rtl/>
          </w:rPr>
          <w:t xml:space="preserve">ר"ש</w:t>
        </w:r>
      </w:ins>
      <w:del w:id="92806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del w:id="90044" w:author="מנוע עיצוב" w:date="2026-10-05T11:33:53Z"/>
          <w:rtl/>
        </w:rPr>
      </w:pPr>
      <w:del w:id="90041" w:author="מנוע עיצוב" w:date="2026-10-05T11:33:53Z">
        <w:r>
          <w:rPr>
            <w:rtl/>
          </w:rPr>
          <w:delText xml:space="preserve">•</w:delText>
        </w:r>
      </w:del>
      <w:ins w:id="96129" w:author="מנוע מכני" w:date="2026-10-05T11:32:12Z">
        <w:r>
          <w:rPr>
            <w:rtl/>
          </w:rPr>
          <w:t xml:space="preserve"> </w:t>
        </w:r>
      </w:ins>
      <w:del w:id="96130" w:author="מנוע מכני" w:date="2026-10-05T11:32:12Z">
        <w:r>
          <w:rPr>
            <w:rtl/>
          </w:rPr>
          <w:delText xml:space="preserve">  </w:delText>
        </w:r>
      </w:del>
      <w:del w:id="90042" w:author="מנוע עיצוב" w:date="2026-10-05T11:33:53Z">
        <w:r>
          <w:rPr>
            <w:rtl/>
          </w:rPr>
          <w:delText xml:space="preserve">•</w:delText>
        </w:r>
      </w:del>
      <w:ins w:id="96131" w:author="מנוע מכני" w:date="2026-10-05T11:32:12Z">
        <w:r>
          <w:rPr>
            <w:rtl/>
          </w:rPr>
          <w:t xml:space="preserve"> </w:t>
        </w:r>
      </w:ins>
      <w:del w:id="96132" w:author="מנוע מכני" w:date="2026-10-05T11:32:12Z">
        <w:r>
          <w:rPr>
            <w:rtl/>
          </w:rPr>
          <w:delText xml:space="preserve">  </w:delText>
        </w:r>
      </w:del>
      <w:del w:id="90043" w:author="מנוע עיצוב" w:date="2026-10-05T11:33:53Z">
        <w:r>
          <w:rPr>
            <w:rtl/>
          </w:rPr>
          <w:delText xml:space="preserve">•</w:delText>
        </w:r>
      </w:del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>
          <w:ins w:id="99228" w:author="מנוע מכני" w:date="2026-10-05T11:32:12Z"/>
        </w:rPr>
      </w:pPr>
      <w:r>
        <w:t>מ</w:t>
      </w:r>
      <w:r w:rsidR="009A1E05">
        <w:t xml:space="preserve">ד</w:t>
      </w:r>
      <w:ins w:id="90763" w:author="מנוע מכני" w:date="2026-10-05T11:32:12Z">
        <w:r>
          <w:t xml:space="preserve">ת"ר</w:t>
        </w:r>
      </w:ins>
      <w:del w:id="90764" w:author="מנוע מכני" w:date="2026-10-05T11:32:12Z">
        <w:r w:rsidR="009A1E05">
          <w:delText xml:space="preserve">ת''ר</w:delText>
        </w:r>
      </w:del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del w:id="99229" w:author="מנוע מכני" w:date="2026-10-05T11:32:12Z">
        <w:r>
          <w:rPr>
            <w:rtl/>
          </w:rPr>
          <w:delText xml:space="preserve"> </w:delText>
        </w:r>
      </w:del>
      <w:r w:rsidR="009A1E05">
        <w:rPr>
          <w:rFonts w:hint="cs"/>
          <w:rtl/>
        </w:rPr>
        <w:t>'</w:t>
      </w:r>
      <w:r>
        <w:rPr>
          <w:rtl/>
        </w:rPr>
        <w:t>צבי</w:t>
      </w:r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איל</w:t>
      </w:r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ins w:id="97767" w:author="מנוע מכני" w:date="2026-10-05T11:32:12Z">
        <w:r>
          <w:rPr>
            <w:rtl/>
          </w:rPr>
          <w:t xml:space="preserve">אם </w:t>
        </w:r>
      </w:ins>
      <w:del w:id="977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r>
        <w:rPr>
          <w:rtl/>
        </w:rPr>
        <w:t>אך</w:t>
      </w:r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del w:id="90560" w:author="מנוע עיצוב" w:date="2026-10-05T11:33:53Z"/>
          <w:rtl/>
        </w:rPr>
      </w:pPr>
    </w:p>
    <w:p>
      <w:pPr>
        <w:pStyle w:val="38"/>
        <w:rPr>
          <w:ins w:id="99230" w:author="מנוע מכני" w:date="2026-10-05T11:32:12Z"/>
        </w:rPr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del w:id="99231" w:author="מנוע מכני" w:date="2026-10-05T11:32:12Z">
        <w:r w:rsidRPr="00C630DD">
          <w:rPr>
            <w:b/>
            <w:bCs/>
            <w:rtl/>
          </w:rPr>
          <w:delText xml:space="preserve"> </w:delText>
        </w:r>
      </w:del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r>
        <w:rPr>
          <w:rtl/>
        </w:rPr>
        <w:t>איל</w:t>
      </w:r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232" w:author="מנוע מכני" w:date="2026-10-05T11:32:12Z"/>
        </w:rPr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del w:id="992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דמה צבי ואיל אין אותו ואת בנו נוהג בו </w:t>
      </w:r>
      <w:ins w:id="90007" w:author="מנוע מכני" w:date="2026-10-05T11:32:12Z">
        <w:r>
          <w:rPr>
            <w:rFonts w:hint="cs"/>
            <w:rtl/>
          </w:rPr>
          <w:t xml:space="preserve">ה"נ</w:t>
        </w:r>
      </w:ins>
      <w:del w:id="90008" w:author="מנוע מכני" w:date="2026-10-05T11:32:12Z">
        <w:r>
          <w:rPr>
            <w:rFonts w:hint="cs"/>
            <w:rtl/>
          </w:rPr>
          <w:delText xml:space="preserve">ה'נ</w:delText>
        </w:r>
      </w:del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ins w:id="90765" w:author="מנוע מכני" w:date="2026-10-05T11:32:12Z">
        <w:r>
          <w:rPr>
            <w:rFonts w:hint="cs"/>
            <w:rtl/>
          </w:rPr>
          <w:t xml:space="preserve">מ"נ</w:t>
        </w:r>
      </w:ins>
      <w:del w:id="90766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769" w:author="מנוע מכני" w:date="2026-10-05T11:32:12Z">
        <w:r>
          <w:rPr>
            <w:rFonts w:hint="cs"/>
            <w:rtl/>
          </w:rPr>
          <w:t xml:space="preserve">אם </w:t>
        </w:r>
      </w:ins>
      <w:del w:id="9777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מדמית לחולין הרי נוהג בו </w:t>
      </w:r>
      <w:ins w:id="97771" w:author="מנוע מכני" w:date="2026-10-05T11:32:12Z">
        <w:r>
          <w:rPr>
            <w:rFonts w:hint="cs"/>
            <w:rtl/>
          </w:rPr>
          <w:t xml:space="preserve">ואם </w:t>
        </w:r>
      </w:ins>
      <w:del w:id="9777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ins w:id="90767" w:author="מנוע מכני" w:date="2026-10-05T11:32:12Z">
        <w:r>
          <w:rPr>
            <w:rFonts w:hint="cs"/>
            <w:rtl/>
          </w:rPr>
          <w:t xml:space="preserve">א"ה</w:t>
        </w:r>
      </w:ins>
      <w:del w:id="90768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גבי חלבו </w:t>
      </w:r>
      <w:ins w:id="93305" w:author="מנוע מכני" w:date="2026-10-05T11:32:12Z">
        <w:r>
          <w:rPr>
            <w:rFonts w:hint="cs"/>
            <w:rtl/>
          </w:rPr>
          <w:t xml:space="preserve">גם</w:t>
        </w:r>
      </w:ins>
      <w:del w:id="93306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נימא </w:t>
      </w:r>
      <w:ins w:id="94649" w:author="מנוע מכני" w:date="2026-10-05T11:32:12Z">
        <w:r>
          <w:rPr>
            <w:rFonts w:hint="cs"/>
            <w:rtl/>
          </w:rPr>
          <w:t xml:space="preserve">כך</w:t>
        </w:r>
      </w:ins>
      <w:del w:id="94650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7773" w:author="מנוע מכני" w:date="2026-10-05T11:32:12Z">
        <w:r>
          <w:rPr>
            <w:rFonts w:hint="cs"/>
            <w:rtl/>
          </w:rPr>
          <w:t xml:space="preserve">דאם </w:t>
        </w:r>
      </w:ins>
      <w:del w:id="97774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לחולין </w:t>
      </w:r>
      <w:ins w:id="97775" w:author="מנוע מכני" w:date="2026-10-05T11:32:12Z">
        <w:r>
          <w:rPr>
            <w:rFonts w:hint="cs"/>
            <w:rtl/>
          </w:rPr>
          <w:t xml:space="preserve">ואם </w:t>
        </w:r>
      </w:ins>
      <w:del w:id="9777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לקדשין חלבן אסור </w:t>
      </w:r>
    </w:p>
    <w:p>
      <w:pPr>
        <w:pStyle w:val="38"/>
        <w:rPr>
          <w:ins w:id="99234" w:author="מנוע מכני" w:date="2026-10-05T11:32:12Z"/>
        </w:rPr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del w:id="99235" w:author="מנוע מכני" w:date="2026-10-05T11:32:12Z">
        <w:r>
          <w:rPr>
            <w:rtl/>
          </w:rPr>
          <w:delText xml:space="preserve"> </w:delText>
        </w:r>
      </w:del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ins w:id="98431" w:author="מנוע מכני" w:date="2026-10-05T11:32:12Z">
        <w:r>
          <w:rPr>
            <w:rtl/>
          </w:rPr>
          <w:t xml:space="preserve">אמור</w:t>
        </w:r>
      </w:ins>
      <w:del w:id="98432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ins w:id="93307" w:author="מנוע מכני" w:date="2026-10-05T11:32:12Z">
        <w:r>
          <w:rPr>
            <w:rtl/>
          </w:rPr>
          <w:t xml:space="preserve">גם</w:t>
        </w:r>
      </w:ins>
      <w:del w:id="933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>
          <w:ins w:id="99236" w:author="מנוע מכני" w:date="2026-10-05T11:32:12Z"/>
        </w:rPr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del w:id="99237" w:author="מנוע מכני" w:date="2026-10-05T11:32:12Z">
        <w:r>
          <w:rPr>
            <w:rtl/>
          </w:rPr>
          <w:delText xml:space="preserve"> </w:delText>
        </w:r>
      </w:del>
      <w:r w:rsidR="00BD3770">
        <w:rPr>
          <w:rFonts w:hint="cs"/>
          <w:rtl/>
        </w:rPr>
        <w:t>'</w:t>
      </w:r>
      <w:r>
        <w:rPr>
          <w:rtl/>
        </w:rPr>
        <w:t>אך</w:t>
      </w:r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ins w:id="94651" w:author="מנוע מכני" w:date="2026-10-05T11:32:12Z">
        <w:r>
          <w:rPr>
            <w:rtl/>
          </w:rPr>
          <w:t xml:space="preserve">דבא</w:t>
        </w:r>
      </w:ins>
      <w:del w:id="94652" w:author="מנוע מכני" w:date="2026-10-05T11:32:12Z">
        <w:r>
          <w:rPr>
            <w:rtl/>
          </w:rPr>
          <w:delText xml:space="preserve">דאתא</w:delText>
        </w:r>
      </w:del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r>
        <w:rPr>
          <w:rtl/>
        </w:rPr>
        <w:t>וחלבו</w:t>
      </w:r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r>
        <w:rPr>
          <w:rtl/>
        </w:rPr>
        <w:t xml:space="preserve">רק את דמו </w:t>
      </w:r>
      <w:r>
        <w:rPr>
          <w:rtl/>
        </w:rPr>
        <w:t xml:space="preserve">לא</w:t>
      </w:r>
      <w:r>
        <w:rPr>
          <w:rtl/>
        </w:rPr>
        <w:t xml:space="preserve"> תאכל</w:t>
      </w:r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ins w:id="93309" w:author="מנוע מכני" w:date="2026-10-05T11:32:12Z">
        <w:r>
          <w:rPr>
            <w:rFonts w:hint="cs"/>
            <w:b/>
            <w:bCs/>
            <w:rtl/>
          </w:rPr>
          <w:t xml:space="preserve">לא</w:t>
        </w:r>
      </w:ins>
      <w:del w:id="93310" w:author="מנוע מכני" w:date="2026-10-05T11:32:12Z">
        <w:r>
          <w:rPr>
            <w:rFonts w:hint="cs"/>
            <w:b/>
            <w:bCs/>
            <w:rtl/>
          </w:rPr>
          <w:delText xml:space="preserve">לאו</w:delText>
        </w:r>
      </w:del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ins w:id="94653" w:author="מנוע מכני" w:date="2026-10-05T11:32:12Z">
        <w:r>
          <w:rPr>
            <w:rFonts w:hint="cs"/>
            <w:rtl/>
          </w:rPr>
          <w:t xml:space="preserve">התורה</w:t>
        </w:r>
      </w:ins>
      <w:del w:id="94654" w:author="מנוע מכני" w:date="2026-10-05T11:32:12Z">
        <w:r>
          <w:rPr>
            <w:rFonts w:hint="cs"/>
            <w:rtl/>
          </w:rPr>
          <w:delText xml:space="preserve">רחמנא</w:delText>
        </w:r>
      </w:del>
      <w:r>
        <w:rPr>
          <w:rFonts w:hint="cs"/>
          <w:rtl/>
        </w:rPr>
        <w:t xml:space="preserve"> חלב ד</w:t>
      </w:r>
      <w:ins w:id="90769" w:author="מנוע מכני" w:date="2026-10-05T11:32:12Z">
        <w:r>
          <w:rPr>
            <w:rFonts w:hint="cs"/>
            <w:rtl/>
          </w:rPr>
          <w:t xml:space="preserve">ס"ד</w:t>
        </w:r>
      </w:ins>
      <w:del w:id="907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אהני היקשא למעוטי מכרת</w:t>
      </w:r>
      <w:ins w:id="96133" w:author="מנוע מכני" w:date="2026-10-05T11:32:12Z">
        <w:r>
          <w:rPr>
            <w:rFonts w:hint="cs"/>
            <w:rtl/>
          </w:rPr>
          <w:t xml:space="preserve"> </w:t>
        </w:r>
      </w:ins>
      <w:del w:id="96134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</w:p>
    <w:p>
      <w:pPr>
        <w:pStyle w:val="38"/>
        <w:rPr>
          <w:ins w:id="99238" w:author="מנוע מכני" w:date="2026-10-05T11:32:12Z"/>
        </w:rPr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del w:id="99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דמו חלבו</w:t>
      </w:r>
      <w:ins w:id="96135" w:author="מנוע מכני" w:date="2026-10-05T11:32:12Z">
        <w:r>
          <w:rPr>
            <w:rtl/>
          </w:rPr>
          <w:t xml:space="preserve">,</w:t>
        </w:r>
      </w:ins>
      <w:del w:id="96136" w:author="מנוע מכני" w:date="2026-10-05T11:32:12Z">
        <w:r w:rsidR="000B5F7F">
          <w:rPr>
            <w:rtl/>
          </w:rPr>
          <w:delText xml:space="preserve">;</w:delText>
        </w:r>
      </w:del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ins w:id="94655" w:author="מנוע מכני" w:date="2026-10-05T11:32:12Z">
        <w:r>
          <w:rPr>
            <w:rtl/>
          </w:rPr>
          <w:t xml:space="preserve">התורה</w:t>
        </w:r>
      </w:ins>
      <w:del w:id="94656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חלבו! </w:t>
      </w:r>
      <w:ins w:id="97777" w:author="מנוע מכני" w:date="2026-10-05T11:32:12Z">
        <w:r>
          <w:rPr>
            <w:rtl/>
          </w:rPr>
          <w:t xml:space="preserve">אם </w:t>
        </w:r>
      </w:ins>
      <w:del w:id="9777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כתב </w:t>
      </w:r>
      <w:ins w:id="94657" w:author="מנוע מכני" w:date="2026-10-05T11:32:12Z">
        <w:r>
          <w:rPr>
            <w:rtl/>
          </w:rPr>
          <w:t xml:space="preserve">התורה</w:t>
        </w:r>
      </w:ins>
      <w:del w:id="94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חלב, </w:t>
      </w:r>
      <w:r>
        <w:rPr>
          <w:rtl/>
        </w:rPr>
        <w:t xml:space="preserve">ה</w:t>
      </w:r>
      <w:ins w:id="90771" w:author="מנוע מכני" w:date="2026-10-05T11:32:12Z">
        <w:r>
          <w:rPr>
            <w:rtl/>
          </w:rPr>
          <w:t xml:space="preserve">ו"א</w:t>
        </w:r>
      </w:ins>
      <w:del w:id="90772" w:author="מנוע מכני" w:date="2026-10-05T11:32:12Z">
        <w:r>
          <w:rPr>
            <w:rtl/>
          </w:rPr>
          <w:delText xml:space="preserve">ו</w:delText>
        </w:r>
        <w:r w:rsidR="004A3466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ins w:id="98719" w:author="מנוע מכני" w:date="2026-10-05T11:32:12Z">
        <w:r>
          <w:rPr>
            <w:rtl/>
          </w:rPr>
          <w:t xml:space="preserve">לקום</w:t>
        </w:r>
      </w:ins>
      <w:del w:id="98720" w:author="מנוע מכני" w:date="2026-10-05T11:32:12Z">
        <w:r w:rsidR="00F63065">
          <w:rPr>
            <w:rtl/>
          </w:rPr>
          <w:delText xml:space="preserve">למיקם</w:delText>
        </w:r>
      </w:del>
      <w:r w:rsidR="00F63065">
        <w:rPr>
          <w:rtl/>
        </w:rPr>
        <w:t xml:space="preserve"> </w:t>
      </w:r>
      <w:ins w:id="94661" w:author="מנוע מכני" w:date="2026-10-05T11:32:12Z">
        <w:r>
          <w:rPr>
            <w:rtl/>
          </w:rPr>
          <w:t xml:space="preserve">עליו</w:t>
        </w:r>
      </w:ins>
      <w:del w:id="9466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בלאו </w:t>
      </w:r>
      <w:ins w:id="94659" w:author="מנוע מכני" w:date="2026-10-05T11:32:12Z">
        <w:r>
          <w:rPr>
            <w:rtl/>
          </w:rPr>
          <w:t xml:space="preserve">סתם</w:t>
        </w:r>
      </w:ins>
      <w:del w:id="94660" w:author="מנוע מכני" w:date="2026-10-05T11:32:12Z">
        <w:r w:rsidR="00F63065">
          <w:rPr>
            <w:rtl/>
          </w:rPr>
          <w:delText xml:space="preserve">בעלמא</w:delText>
        </w:r>
      </w:del>
      <w:ins w:id="96137" w:author="מנוע מכני" w:date="2026-10-05T11:32:12Z">
        <w:r>
          <w:rPr>
            <w:rtl/>
          </w:rPr>
          <w:t xml:space="preserve">,</w:t>
        </w:r>
      </w:ins>
      <w:del w:id="9613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>והוציאו רחנא בלשון 'דמו'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ins w:id="90773" w:author="מנוע מכני" w:date="2026-10-05T11:32:12Z">
        <w:r>
          <w:rPr>
            <w:rtl/>
          </w:rPr>
          <w:t xml:space="preserve">ה"ק</w:t>
        </w:r>
      </w:ins>
      <w:del w:id="90774" w:author="מנוע מכני" w:date="2026-10-05T11:32:12Z">
        <w:r>
          <w:rPr>
            <w:rtl/>
          </w:rPr>
          <w:delText xml:space="preserve">ה</w:delText>
        </w:r>
        <w:r w:rsidR="005D51FB">
          <w:rPr>
            <w:rFonts w:hint="cs"/>
            <w:rtl/>
          </w:rPr>
          <w:delText xml:space="preserve">''ק</w:delText>
        </w:r>
      </w:del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'א</w:t>
      </w:r>
      <w:r>
        <w:rPr>
          <w:rtl/>
        </w:rPr>
        <w:t>ך</w:t>
      </w:r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ins w:id="94663" w:author="מנוע מכני" w:date="2026-10-05T11:32:12Z">
        <w:r>
          <w:rPr>
            <w:rtl/>
          </w:rPr>
          <w:t xml:space="preserve">דבא</w:t>
        </w:r>
      </w:ins>
      <w:del w:id="94664" w:author="מנוע מכני" w:date="2026-10-05T11:32:12Z">
        <w:r>
          <w:rPr>
            <w:rtl/>
          </w:rPr>
          <w:delText xml:space="preserve">דאתא</w:delText>
        </w:r>
      </w:del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del w:id="90048" w:author="מנוע עיצוב" w:date="2026-10-05T11:33:53Z"/>
          <w:rtl/>
        </w:rPr>
      </w:pPr>
      <w:del w:id="90045" w:author="מנוע עיצוב" w:date="2026-10-05T11:33:53Z">
        <w:r>
          <w:rPr>
            <w:rtl/>
          </w:rPr>
          <w:delText xml:space="preserve">•</w:delText>
        </w:r>
      </w:del>
      <w:ins w:id="96139" w:author="מנוע מכני" w:date="2026-10-05T11:32:12Z">
        <w:r>
          <w:rPr>
            <w:rtl/>
          </w:rPr>
          <w:t xml:space="preserve"> </w:t>
        </w:r>
      </w:ins>
      <w:del w:id="96140" w:author="מנוע מכני" w:date="2026-10-05T11:32:12Z">
        <w:r>
          <w:rPr>
            <w:rtl/>
          </w:rPr>
          <w:delText xml:space="preserve">  </w:delText>
        </w:r>
      </w:del>
      <w:del w:id="90046" w:author="מנוע עיצוב" w:date="2026-10-05T11:33:53Z">
        <w:r>
          <w:rPr>
            <w:rtl/>
          </w:rPr>
          <w:delText xml:space="preserve">•</w:delText>
        </w:r>
      </w:del>
      <w:ins w:id="96141" w:author="מנוע מכני" w:date="2026-10-05T11:32:12Z">
        <w:r>
          <w:rPr>
            <w:rtl/>
          </w:rPr>
          <w:t xml:space="preserve"> </w:t>
        </w:r>
      </w:ins>
      <w:del w:id="96142" w:author="מנוע מכני" w:date="2026-10-05T11:32:12Z">
        <w:r>
          <w:rPr>
            <w:rtl/>
          </w:rPr>
          <w:delText xml:space="preserve">  </w:delText>
        </w:r>
      </w:del>
      <w:del w:id="90047" w:author="מנוע עיצוב" w:date="2026-10-05T11:33:53Z">
        <w:r>
          <w:rPr>
            <w:rtl/>
          </w:rPr>
          <w:delText xml:space="preserve">•</w:delText>
        </w:r>
      </w:del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תזבח</w:t>
      </w:r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r w:rsidR="00F63065">
        <w:rPr>
          <w:rtl/>
        </w:rPr>
        <w:t>ואכלת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ins w:id="90775" w:author="מנוע מכני" w:date="2026-10-05T11:32:12Z">
        <w:r>
          <w:rPr>
            <w:rFonts w:hint="cs"/>
            <w:rtl/>
          </w:rPr>
          <w:t xml:space="preserve">א"ד</w:t>
        </w:r>
      </w:ins>
      <w:del w:id="90776" w:author="מנוע מכני" w:date="2026-10-05T11:32:12Z">
        <w:r>
          <w:rPr>
            <w:rFonts w:hint="cs"/>
            <w:rtl/>
          </w:rPr>
          <w:delText xml:space="preserve">א''ד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תזבח ואכלת</w:t>
      </w:r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del w:id="90052" w:author="מנוע עיצוב" w:date="2026-10-05T11:33:53Z"/>
          <w:rtl/>
        </w:rPr>
      </w:pPr>
      <w:del w:id="90049" w:author="מנוע עיצוב" w:date="2026-10-05T11:33:53Z">
        <w:r>
          <w:rPr>
            <w:rtl/>
          </w:rPr>
          <w:delText xml:space="preserve">•</w:delText>
        </w:r>
      </w:del>
      <w:ins w:id="96143" w:author="מנוע מכני" w:date="2026-10-05T11:32:12Z">
        <w:r>
          <w:rPr>
            <w:rtl/>
          </w:rPr>
          <w:t xml:space="preserve"> </w:t>
        </w:r>
      </w:ins>
      <w:del w:id="96144" w:author="מנוע מכני" w:date="2026-10-05T11:32:12Z">
        <w:r>
          <w:rPr>
            <w:rtl/>
          </w:rPr>
          <w:delText xml:space="preserve">  </w:delText>
        </w:r>
      </w:del>
      <w:del w:id="90050" w:author="מנוע עיצוב" w:date="2026-10-05T11:33:53Z">
        <w:r>
          <w:rPr>
            <w:rtl/>
          </w:rPr>
          <w:delText xml:space="preserve">•</w:delText>
        </w:r>
      </w:del>
      <w:ins w:id="96145" w:author="מנוע מכני" w:date="2026-10-05T11:32:12Z">
        <w:r>
          <w:rPr>
            <w:rtl/>
          </w:rPr>
          <w:t xml:space="preserve"> </w:t>
        </w:r>
      </w:ins>
      <w:del w:id="96146" w:author="מנוע מכני" w:date="2026-10-05T11:32:12Z">
        <w:r>
          <w:rPr>
            <w:rtl/>
          </w:rPr>
          <w:delText xml:space="preserve">  </w:delText>
        </w:r>
      </w:del>
      <w:del w:id="90051" w:author="מנוע עיצוב" w:date="2026-10-05T11:33:53Z">
        <w:r>
          <w:rPr>
            <w:rtl/>
          </w:rPr>
          <w:delText xml:space="preserve">•</w:delText>
        </w:r>
      </w:del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ins w:id="90777" w:author="מנוע מכני" w:date="2026-10-05T11:32:12Z">
        <w:r>
          <w:rPr>
            <w:rFonts w:hint="cs"/>
            <w:rtl/>
          </w:rPr>
          <w:t xml:space="preserve">ה"ד</w:t>
        </w:r>
      </w:ins>
      <w:del w:id="90778" w:author="מנוע מכני" w:date="2026-10-05T11:32:12Z">
        <w:r>
          <w:rPr>
            <w:rFonts w:hint="cs"/>
            <w:rtl/>
          </w:rPr>
          <w:delText xml:space="preserve">ה''ד</w:delText>
        </w:r>
      </w:del>
      <w:r>
        <w:rPr>
          <w:rtl/>
        </w:rPr>
        <w:t xml:space="preserve"> </w:t>
      </w:r>
      <w:ins w:id="97779" w:author="מנוע מכני" w:date="2026-10-05T11:32:12Z">
        <w:r>
          <w:rPr>
            <w:rtl/>
          </w:rPr>
          <w:t xml:space="preserve">אם </w:t>
        </w:r>
      </w:ins>
      <w:del w:id="97780" w:author="מנוע מכני" w:date="2026-10-05T11:32:12Z">
        <w:r>
          <w:rPr>
            <w:rtl/>
          </w:rPr>
          <w:delText xml:space="preserve">אי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דאיעבר ואיתיליד לאחר פדיונן, </w:t>
      </w:r>
      <w:ins w:id="94667" w:author="מנוע מכני" w:date="2026-10-05T11:32:12Z">
        <w:r>
          <w:rPr>
            <w:rtl/>
          </w:rPr>
          <w:t xml:space="preserve">למה</w:t>
        </w:r>
      </w:ins>
      <w:del w:id="9466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ולד צבי ואיל </w:t>
      </w:r>
      <w:ins w:id="94665" w:author="מנוע מכני" w:date="2026-10-05T11:32:12Z">
        <w:r>
          <w:rPr>
            <w:rtl/>
          </w:rPr>
          <w:t xml:space="preserve">הם</w:t>
        </w:r>
      </w:ins>
      <w:del w:id="94666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! אלא דאיעבר לפני פדיונן ואיתיליד לאחר פדיונן, הא לפני פדיונן - מיקדש </w:t>
      </w:r>
      <w:ins w:id="93311" w:author="מנוע מכני" w:date="2026-10-05T11:32:12Z">
        <w:r>
          <w:rPr>
            <w:rtl/>
          </w:rPr>
          <w:t xml:space="preserve">גם</w:t>
        </w:r>
      </w:ins>
      <w:del w:id="93312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קדשי, </w:t>
      </w:r>
    </w:p>
    <w:p>
      <w:pPr>
        <w:pStyle w:val="38"/>
        <w:rPr>
          <w:ins w:id="99240" w:author="מנוע מכני" w:date="2026-10-05T11:32:12Z"/>
        </w:rPr>
      </w:pPr>
      <w:r>
        <w:t xml:space="preserve">מד</w:t>
      </w:r>
      <w:ins w:id="90779" w:author="מנוע מכני" w:date="2026-10-05T11:32:12Z">
        <w:r>
          <w:t xml:space="preserve">ת"ר</w:t>
        </w:r>
      </w:ins>
      <w:del w:id="90780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del w:id="9924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r w:rsidR="00F63065">
        <w:rPr>
          <w:rtl/>
        </w:rPr>
        <w:t>ונקבה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ins w:id="93313" w:author="מנוע מכני" w:date="2026-10-05T11:32:12Z">
        <w:r>
          <w:rPr>
            <w:rtl/>
          </w:rPr>
          <w:t xml:space="preserve">חלקו</w:t>
        </w:r>
      </w:ins>
      <w:del w:id="9331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4669" w:author="מנוע מכני" w:date="2026-10-05T11:32:12Z">
        <w:r>
          <w:rPr>
            <w:rtl/>
          </w:rPr>
          <w:t xml:space="preserve">בהם</w:t>
        </w:r>
      </w:ins>
      <w:del w:id="9467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ins w:id="93315" w:author="מנוע מכני" w:date="2026-10-05T11:32:12Z">
        <w:r>
          <w:rPr>
            <w:rtl/>
          </w:rPr>
          <w:t xml:space="preserve">יש</w:t>
        </w:r>
      </w:ins>
      <w:del w:id="933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1" w:author="מנוע מכני" w:date="2026-10-05T11:32:12Z">
        <w:r>
          <w:rPr>
            <w:rtl/>
          </w:rPr>
          <w:t xml:space="preserve">מ"ד</w:t>
        </w:r>
      </w:ins>
      <w:del w:id="90782" w:author="מנוע מכני" w:date="2026-10-05T11:32:12Z">
        <w:r>
          <w:rPr>
            <w:rtl/>
          </w:rPr>
          <w:delText xml:space="preserve">מ</w:delText>
        </w:r>
        <w:r w:rsidR="008D132B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: קדשי ליקרב, </w:t>
      </w:r>
      <w:ins w:id="93317" w:author="מנוע מכני" w:date="2026-10-05T11:32:12Z">
        <w:r>
          <w:rPr>
            <w:rtl/>
          </w:rPr>
          <w:t xml:space="preserve">ויש</w:t>
        </w:r>
      </w:ins>
      <w:del w:id="93318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</w:t>
      </w:r>
      <w:r>
        <w:rPr>
          <w:rtl/>
        </w:rPr>
        <w:t xml:space="preserve">ל</w:t>
      </w:r>
      <w:ins w:id="90783" w:author="מנוע מכני" w:date="2026-10-05T11:32:12Z">
        <w:r>
          <w:rPr>
            <w:rtl/>
          </w:rPr>
          <w:t xml:space="preserve">מ"ד</w:t>
        </w:r>
      </w:ins>
      <w:del w:id="90784" w:author="מנוע מכני" w:date="2026-10-05T11:32:12Z">
        <w:r>
          <w:rPr>
            <w:rtl/>
          </w:rPr>
          <w:delText xml:space="preserve">מ</w:delText>
        </w:r>
        <w:r w:rsidR="00AF4AF2">
          <w:rPr>
            <w:rFonts w:hint="cs"/>
            <w:rtl/>
          </w:rPr>
          <w:delText xml:space="preserve">''ד</w:delText>
        </w:r>
      </w:del>
      <w:r>
        <w:rPr>
          <w:rtl/>
        </w:rPr>
        <w:t>: קדשי לרעייה</w:t>
      </w:r>
      <w:ins w:id="96147" w:author="מנוע מכני" w:date="2026-10-05T11:32:12Z">
        <w:r>
          <w:rPr>
            <w:rtl/>
          </w:rPr>
          <w:t xml:space="preserve">,</w:t>
        </w:r>
      </w:ins>
      <w:del w:id="96148" w:author="מנוע מכני" w:date="2026-10-05T11:32:12Z">
        <w:r w:rsidR="000B5F7F">
          <w:rPr>
            <w:rtl/>
          </w:rPr>
          <w:delText xml:space="preserve">;</w:delText>
        </w:r>
      </w:del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ins w:id="96149" w:author="מנוע מכני" w:date="2026-10-05T11:32:12Z">
        <w:r>
          <w:rPr>
            <w:rtl/>
          </w:rPr>
          <w:t xml:space="preserve"> </w:t>
        </w:r>
      </w:ins>
      <w:del w:id="96150" w:author="מנוע מכני" w:date="2026-10-05T11:32:12Z">
        <w:r>
          <w:rPr>
            <w:rtl/>
          </w:rPr>
          <w:delText xml:space="preserve"> </w:delText>
        </w:r>
        <w:r w:rsidR="00AF4AF2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>א</w:t>
      </w:r>
      <w:ins w:id="90785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786" w:author="מנוע מכני" w:date="2026-10-05T11:32:12Z">
        <w:r w:rsidR="008D132B">
          <w:rPr>
            <w:rFonts w:hint="cs"/>
            <w:rtl/>
          </w:rPr>
          <w:delText xml:space="preserve">ר''ה</w:delText>
        </w:r>
      </w:del>
      <w:r>
        <w:rPr>
          <w:rtl/>
        </w:rPr>
        <w:t xml:space="preserve">: כונסן לכיפה והן מתין, </w:t>
      </w:r>
      <w:ins w:id="98433" w:author="מנוע מכני" w:date="2026-10-05T11:32:12Z">
        <w:r>
          <w:rPr>
            <w:rtl/>
          </w:rPr>
          <w:t xml:space="preserve">דאיך</w:t>
        </w:r>
      </w:ins>
      <w:del w:id="98434" w:author="מנוע מכני" w:date="2026-10-05T11:32:12Z">
        <w:r>
          <w:rPr>
            <w:rtl/>
          </w:rPr>
          <w:delText xml:space="preserve">דהיכי</w:delText>
        </w:r>
      </w:del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>ה קאתו,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למיתפס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del w:id="90561" w:author="מנוע עיצוב" w:date="2026-10-05T11:33:53Z"/>
          <w:rtl/>
        </w:rPr>
      </w:pPr>
    </w:p>
    <w:p>
      <w:pPr>
        <w:pStyle w:val="38"/>
        <w:rPr>
          <w:ins w:id="99242" w:author="מנוע מכני" w:date="2026-10-05T11:32:12Z"/>
        </w:rPr>
      </w:pPr>
      <w:ins w:id="93319" w:author="מנוע מכני" w:date="2026-10-05T11:32:12Z">
        <w:r>
          <w:t xml:space="preserve">אמרו</w:t>
        </w:r>
      </w:ins>
      <w:del w:id="93320" w:author="מנוע מכני" w:date="2026-10-05T11:32:12Z">
        <w:r>
          <w:delText xml:space="preserve">אמרי</w:delText>
        </w:r>
      </w:del>
      <w:r>
        <w:t xml:space="preserve"> במערבא מ</w:t>
      </w:r>
      <w:r w:rsidR="00AF4AF2">
        <w:t xml:space="preserve">ד</w:t>
      </w:r>
      <w:ins w:id="90787" w:author="מנוע מכני" w:date="2026-10-05T11:32:12Z">
        <w:r>
          <w:t xml:space="preserve">ר"ח</w:t>
        </w:r>
      </w:ins>
      <w:del w:id="90788" w:author="מנוע מכני" w:date="2026-10-05T11:32:12Z">
        <w:r w:rsidR="00AF4AF2">
          <w:delText xml:space="preserve">ר''ח</w:delText>
        </w:r>
      </w:del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del w:id="99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סמוך לפדיון אמן מתפיסן לשם אותו זבח</w:t>
      </w:r>
      <w:ins w:id="96151" w:author="מנוע מכני" w:date="2026-10-05T11:32:12Z">
        <w:r>
          <w:rPr>
            <w:rtl/>
          </w:rPr>
          <w:t xml:space="preserve">,</w:t>
        </w:r>
      </w:ins>
      <w:del w:id="96152" w:author="מנוע מכני" w:date="2026-10-05T11:32:12Z">
        <w:r w:rsidR="000B5F7F">
          <w:rPr>
            <w:rtl/>
          </w:rPr>
          <w:delText xml:space="preserve">;</w:delText>
        </w:r>
      </w:del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>
          <w:ins w:id="99244" w:author="מנוע מכני" w:date="2026-10-05T11:32:12Z"/>
        </w:rPr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del w:id="99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ins w:id="96153" w:author="מנוע מכני" w:date="2026-10-05T11:32:12Z">
        <w:r>
          <w:rPr>
            <w:rtl/>
          </w:rPr>
          <w:t xml:space="preserve">,</w:t>
        </w:r>
      </w:ins>
      <w:del w:id="961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46" w:author="מנוע מכני" w:date="2026-10-05T11:32:12Z"/>
        </w:rPr>
      </w:pPr>
      <w:ins w:id="90789" w:author="מנוע מכני" w:date="2026-10-05T11:32:12Z">
        <w:r>
          <w:t xml:space="preserve">מ"ט</w:t>
        </w:r>
      </w:ins>
      <w:del w:id="90790" w:author="מנוע מכני" w:date="2026-10-05T11:32:12Z">
        <w:r>
          <w:delText xml:space="preserve">מ''ט</w:delText>
        </w:r>
      </w:del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del w:id="99247" w:author="מנוע מכני" w:date="2026-10-05T11:32:12Z">
        <w:r w:rsidR="00F63065">
          <w:rPr>
            <w:rtl/>
          </w:rPr>
          <w:delText xml:space="preserve"> </w:delText>
        </w:r>
      </w:del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r w:rsidR="00F63065">
        <w:rPr>
          <w:rtl/>
        </w:rPr>
        <w:t>בשעריך בשעריך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r w:rsidR="00F63065">
        <w:rPr>
          <w:rtl/>
        </w:rPr>
        <w:t xml:space="preserve">אך בכור אשר יבוכר לה' בבהמה וגו'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יקדיש איש אותו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ins w:id="94671" w:author="מנוע מכני" w:date="2026-10-05T11:32:12Z">
        <w:r>
          <w:rPr>
            <w:rtl/>
          </w:rPr>
          <w:t xml:space="preserve">אלו</w:t>
        </w:r>
      </w:ins>
      <w:del w:id="94672" w:author="מנוע מכני" w:date="2026-10-05T11:32:12Z">
        <w:r w:rsidR="00A43D09">
          <w:rPr>
            <w:rtl/>
          </w:rPr>
          <w:delText xml:space="preserve">הני</w:delText>
        </w:r>
      </w:del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del w:id="90562" w:author="מנוע עיצוב" w:date="2026-10-05T11:33:53Z"/>
          <w:rtl/>
        </w:rPr>
      </w:pPr>
    </w:p>
    <w:p>
      <w:pPr>
        <w:pStyle w:val="38"/>
        <w:rPr>
          <w:ins w:id="99248" w:author="מנוע מכני" w:date="2026-10-05T11:32:12Z"/>
        </w:rPr>
      </w:pPr>
      <w:ins w:id="90791" w:author="מנוע מכני" w:date="2026-10-05T11:32:12Z">
        <w:r>
          <w:t xml:space="preserve">ת"כ</w:t>
        </w:r>
      </w:ins>
      <w:del w:id="90792" w:author="מנוע מכני" w:date="2026-10-05T11:32:12Z">
        <w:r>
          <w:delText xml:space="preserve">ת''כ</w:delText>
        </w:r>
      </w:del>
      <w:r>
        <w:t xml:space="preserve"> ד</w:t>
      </w:r>
      <w:ins w:id="90793" w:author="מנוע מכני" w:date="2026-10-05T11:32:12Z">
        <w:r>
          <w:t xml:space="preserve">ר"ש</w:t>
        </w:r>
      </w:ins>
      <w:del w:id="90794" w:author="מנוע מכני" w:date="2026-10-05T11:32:12Z">
        <w:r>
          <w:delText xml:space="preserve">ר''ש</w:delText>
        </w:r>
      </w:del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del w:id="992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קדשים שקדם מום קבוע להקדישן ונפדו - חייבין בבכורה ובמתנות</w:t>
      </w:r>
      <w:ins w:id="96155" w:author="מנוע מכני" w:date="2026-10-05T11:32:12Z">
        <w:r>
          <w:rPr>
            <w:rtl/>
          </w:rPr>
          <w:t xml:space="preserve">,</w:t>
        </w:r>
      </w:ins>
      <w:del w:id="96156" w:author="מנוע מכני" w:date="2026-10-05T11:32:12Z">
        <w:r w:rsidR="000B5F7F">
          <w:rPr>
            <w:rtl/>
          </w:rPr>
          <w:delText xml:space="preserve">;</w:delText>
        </w:r>
      </w:del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del w:id="90563" w:author="מנוע עיצוב" w:date="2026-10-05T11:33:53Z"/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del w:id="90564" w:author="מנוע עיצוב" w:date="2026-10-05T11:33:53Z"/>
          <w:rtl/>
        </w:rPr>
      </w:pPr>
    </w:p>
    <w:p>
      <w:pPr>
        <w:pStyle w:val="38"/>
        <w:rPr>
          <w:ins w:id="99250" w:author="מנוע מכני" w:date="2026-10-05T11:32:12Z"/>
        </w:rPr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del w:id="99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>
          <w:ins w:id="99252" w:author="מנוע מכני" w:date="2026-10-05T11:32:12Z"/>
        </w:rPr>
      </w:pPr>
      <w:r>
        <w:t xml:space="preserve">ולא הוי תיובתא ד</w:t>
      </w:r>
      <w:ins w:id="90795" w:author="מנוע מכני" w:date="2026-10-05T11:32:12Z">
        <w:r>
          <w:t xml:space="preserve">ר"ה</w:t>
        </w:r>
      </w:ins>
      <w:del w:id="90796" w:author="מנוע מכני" w:date="2026-10-05T11:32:12Z">
        <w:r>
          <w:delText xml:space="preserve">ר''ה</w:delText>
        </w:r>
      </w:del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del w:id="992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ins w:id="92807" w:author="מנוע מכני" w:date="2026-10-05T11:32:12Z">
        <w:r>
          <w:rPr>
            <w:rtl/>
          </w:rPr>
          <w:t xml:space="preserve">דאפי'</w:t>
        </w:r>
      </w:ins>
      <w:del w:id="92808" w:author="מנוע מכני" w:date="2026-10-05T11:32:12Z">
        <w:r w:rsidR="00F63065">
          <w:rPr>
            <w:rtl/>
          </w:rPr>
          <w:delText xml:space="preserve">דאפילו</w:delText>
        </w:r>
      </w:del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ins w:id="93321" w:author="מנוע מכני" w:date="2026-10-05T11:32:12Z">
        <w:r>
          <w:rPr>
            <w:rtl/>
          </w:rPr>
          <w:t xml:space="preserve">גם</w:t>
        </w:r>
      </w:ins>
      <w:del w:id="933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ins w:id="93323" w:author="מנוע מכני" w:date="2026-10-05T11:32:12Z">
        <w:r>
          <w:rPr>
            <w:rtl/>
          </w:rPr>
          <w:t xml:space="preserve">גם</w:t>
        </w:r>
      </w:ins>
      <w:del w:id="933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del w:id="90565" w:author="מנוע עיצוב" w:date="2026-10-05T11:33:53Z"/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>
          <w:ins w:id="99254" w:author="מנוע מכני" w:date="2026-10-05T11:32:12Z"/>
        </w:rPr>
      </w:pPr>
      <w:ins w:id="92809" w:author="מנוע מכני" w:date="2026-10-05T11:32:12Z">
        <w:r>
          <w:t xml:space="preserve">ר"ה</w:t>
        </w:r>
      </w:ins>
      <w:del w:id="92810" w:author="מנוע מכני" w:date="2026-10-05T11:32:12Z">
        <w:r>
          <w:delText xml:space="preserve">רב הונא</w:delText>
        </w:r>
      </w:del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del w:id="99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>
          <w:ins w:id="99256" w:author="מנוע מכני" w:date="2026-10-05T11:32:12Z"/>
        </w:rPr>
      </w:pPr>
      <w:r>
        <w:t xml:space="preserve">א</w:t>
      </w:r>
      <w:ins w:id="90797" w:author="מנוע מכני" w:date="2026-10-05T11:32:12Z">
        <w:r>
          <w:t xml:space="preserve">ר"נ</w:t>
        </w:r>
      </w:ins>
      <w:del w:id="90798" w:author="מנוע מכני" w:date="2026-10-05T11:32:12Z">
        <w:r>
          <w:delText xml:space="preserve">ר''נ</w:delText>
        </w:r>
      </w:del>
      <w:r>
        <w:t xml:space="preserve"> מר</w:t>
      </w:r>
      <w:ins w:id="90799" w:author="מנוע מכני" w:date="2026-10-05T11:32:12Z">
        <w:r>
          <w:t xml:space="preserve">ב"א</w:t>
        </w:r>
      </w:ins>
      <w:del w:id="9080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del w:id="992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ins w:id="90801" w:author="מנוע מכני" w:date="2026-10-05T11:32:12Z">
        <w:r>
          <w:rPr>
            <w:rFonts w:hint="cs"/>
            <w:rtl/>
          </w:rPr>
          <w:t xml:space="preserve">א"א</w:t>
        </w:r>
      </w:ins>
      <w:del w:id="90802" w:author="מנוע מכני" w:date="2026-10-05T11:32:12Z">
        <w:r>
          <w:rPr>
            <w:rFonts w:hint="cs"/>
            <w:rtl/>
          </w:rPr>
          <w:delText xml:space="preserve">א''א</w:delText>
        </w:r>
      </w:del>
      <w:ins w:id="96157" w:author="מנוע מכני" w:date="2026-10-05T11:32:12Z">
        <w:r>
          <w:rPr>
            <w:rFonts w:hint="cs"/>
            <w:rtl/>
          </w:rPr>
          <w:t xml:space="preserve"> </w:t>
        </w:r>
      </w:ins>
      <w:del w:id="96158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ins w:id="90803" w:author="מנוע מכני" w:date="2026-10-05T11:32:12Z">
        <w:r>
          <w:rPr>
            <w:rFonts w:hint="cs"/>
            <w:rtl/>
          </w:rPr>
          <w:t xml:space="preserve">א"א</w:t>
        </w:r>
      </w:ins>
      <w:del w:id="908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לפדות שא</w:t>
      </w:r>
      <w:ins w:id="90805" w:author="מנוע מכני" w:date="2026-10-05T11:32:12Z">
        <w:r>
          <w:rPr>
            <w:rFonts w:hint="cs"/>
            <w:rtl/>
          </w:rPr>
          <w:t xml:space="preserve">י"ז</w:t>
        </w:r>
      </w:ins>
      <w:del w:id="90806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חזק להתפיס פדיונה </w:t>
      </w:r>
      <w:ins w:id="94673" w:author="מנוע מכני" w:date="2026-10-05T11:32:12Z">
        <w:r>
          <w:rPr>
            <w:rFonts w:hint="cs"/>
            <w:rtl/>
          </w:rPr>
          <w:t xml:space="preserve">לכך</w:t>
        </w:r>
      </w:ins>
      <w:del w:id="94674" w:author="מנוע מכני" w:date="2026-10-05T11:32:12Z">
        <w:r>
          <w:rPr>
            <w:rFonts w:hint="cs"/>
            <w:rtl/>
          </w:rPr>
          <w:delText xml:space="preserve">להכי</w:delText>
        </w:r>
      </w:del>
      <w:r>
        <w:rPr>
          <w:rFonts w:hint="cs"/>
          <w:rtl/>
        </w:rPr>
        <w:t xml:space="preserve"> מתה </w:t>
      </w:r>
    </w:p>
    <w:p>
      <w:pPr>
        <w:pStyle w:val="38"/>
        <w:rPr>
          <w:ins w:id="99258" w:author="מנוע מכני" w:date="2026-10-05T11:32:12Z"/>
        </w:rPr>
      </w:pPr>
      <w:r>
        <w:t xml:space="preserve">ו</w:t>
      </w:r>
      <w:ins w:id="90807" w:author="מנוע מכני" w:date="2026-10-05T11:32:12Z">
        <w:r>
          <w:t xml:space="preserve">א"א</w:t>
        </w:r>
      </w:ins>
    </w:p>
    <w:p w14:paraId="663F70EC" w14:textId="77777777" w:rsidR="004240E5" w:rsidRDefault="000756FE" w:rsidP="004240E5">
      <w:pPr>
        <w:rPr>
          <w:rtl/>
        </w:rPr>
      </w:pPr>
      <w:del w:id="90808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992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ins w:id="93325" w:author="מנוע מכני" w:date="2026-10-05T11:32:12Z">
        <w:r>
          <w:rPr>
            <w:rtl/>
          </w:rPr>
          <w:t xml:space="preserve">גם</w:t>
        </w:r>
      </w:ins>
      <w:del w:id="9332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>א אלימא למיתפס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del w:id="90566" w:author="מנוע עיצוב" w:date="2026-10-05T11:33:53Z"/>
          <w:rtl/>
        </w:rPr>
      </w:pPr>
    </w:p>
    <w:p>
      <w:pPr>
        <w:pStyle w:val="38"/>
        <w:rPr>
          <w:ins w:id="99260" w:author="מנוע מכני" w:date="2026-10-05T11:32:12Z"/>
        </w:rPr>
      </w:pPr>
      <w:ins w:id="90809" w:author="מנוע מכני" w:date="2026-10-05T11:32:12Z">
        <w:r>
          <w:t xml:space="preserve">ת"כ</w:t>
        </w:r>
      </w:ins>
      <w:del w:id="90810" w:author="מנוע מכני" w:date="2026-10-05T11:32:12Z">
        <w:r>
          <w:delText xml:space="preserve">ת''כ</w:delText>
        </w:r>
      </w:del>
      <w:r>
        <w:t xml:space="preserve"> ד</w:t>
      </w:r>
      <w:ins w:id="90811" w:author="מנוע מכני" w:date="2026-10-05T11:32:12Z">
        <w:r>
          <w:t xml:space="preserve">ר"נ</w:t>
        </w:r>
      </w:ins>
      <w:del w:id="90812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del w:id="992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לתמורת פסולי המוקדשין שמתה </w:t>
      </w:r>
      <w:ins w:id="90813" w:author="מנוע מכני" w:date="2026-10-05T11:32:12Z">
        <w:r>
          <w:rPr>
            <w:rFonts w:hint="cs"/>
            <w:rtl/>
          </w:rPr>
          <w:t xml:space="preserve">ת"ל</w:t>
        </w:r>
      </w:ins>
      <w:del w:id="90814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ממעלי הגרה טמא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>
          <w:ins w:id="99262" w:author="מנוע מכני" w:date="2026-10-05T11:32:12Z"/>
        </w:rPr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del w:id="992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>
          <w:ins w:id="99264" w:author="מנוע מכני" w:date="2026-10-05T11:32:12Z"/>
        </w:rPr>
      </w:pPr>
      <w:r>
        <w:t>ו</w:t>
      </w:r>
      <w:r w:rsidR="00F63065">
        <w:t xml:space="preserve">ת</w:t>
      </w:r>
      <w:ins w:id="90815" w:author="מנוע מכני" w:date="2026-10-05T11:32:12Z">
        <w:r>
          <w:t xml:space="preserve">נ"ה</w:t>
        </w:r>
      </w:ins>
      <w:del w:id="90816" w:author="מנוע מכני" w:date="2026-10-05T11:32:12Z">
        <w:r w:rsidR="00F63065">
          <w:delText xml:space="preserve">נ</w:delText>
        </w:r>
        <w:r w:rsidR="004240E5">
          <w:delText xml:space="preserve">''ה</w:delText>
        </w:r>
      </w:del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del w:id="992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ins w:id="90817" w:author="מנוע מכני" w:date="2026-10-05T11:32:12Z">
        <w:r>
          <w:rPr>
            <w:rtl/>
          </w:rPr>
          <w:t xml:space="preserve">ת"ל</w:t>
        </w:r>
      </w:ins>
      <w:del w:id="90818" w:author="מנוע מכני" w:date="2026-10-05T11:32:12Z">
        <w:r w:rsidR="00F63065">
          <w:rPr>
            <w:rtl/>
          </w:rPr>
          <w:delText xml:space="preserve">ת</w:delText>
        </w:r>
        <w:r w:rsidR="004240E5"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r w:rsidR="00F63065">
        <w:rPr>
          <w:rtl/>
        </w:rPr>
        <w:t>ממפריסי הפרסה</w:t>
      </w:r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ins w:id="96159" w:author="מנוע מכני" w:date="2026-10-05T11:32:12Z">
        <w:r>
          <w:rPr>
            <w:rtl/>
          </w:rPr>
          <w:t xml:space="preserve">,</w:t>
        </w:r>
      </w:ins>
      <w:del w:id="96160" w:author="מנוע מכני" w:date="2026-10-05T11:32:12Z">
        <w:r w:rsidR="000B5F7F">
          <w:rPr>
            <w:rtl/>
          </w:rPr>
          <w:delText xml:space="preserve">;</w:delText>
        </w:r>
      </w:del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ins w:id="98435" w:author="מנוע מכני" w:date="2026-10-05T11:32:12Z">
        <w:r>
          <w:rPr>
            <w:rFonts w:hint="cs"/>
            <w:rtl/>
          </w:rPr>
          <w:t xml:space="preserve">והוצרך</w:t>
        </w:r>
      </w:ins>
      <w:del w:id="98436" w:author="מנוע מכני" w:date="2026-10-05T11:32:12Z">
        <w:r>
          <w:rPr>
            <w:rFonts w:hint="cs"/>
            <w:rtl/>
          </w:rPr>
          <w:delText xml:space="preserve">ואיצטריך</w:delText>
        </w:r>
      </w:del>
      <w:r>
        <w:rPr>
          <w:rFonts w:hint="cs"/>
          <w:rtl/>
        </w:rPr>
        <w:t xml:space="preserve"> קרא </w:t>
      </w:r>
      <w:ins w:id="93327" w:author="מנוע מכני" w:date="2026-10-05T11:32:12Z">
        <w:r>
          <w:rPr>
            <w:rFonts w:hint="cs"/>
            <w:rtl/>
          </w:rPr>
          <w:t xml:space="preserve">מקום</w:t>
        </w:r>
      </w:ins>
      <w:del w:id="93328" w:author="מנוע מכני" w:date="2026-10-05T11:32:12Z">
        <w:r>
          <w:rPr>
            <w:rFonts w:hint="cs"/>
            <w:rtl/>
          </w:rPr>
          <w:delText xml:space="preserve">היכא</w:delText>
        </w:r>
      </w:del>
      <w:r>
        <w:rPr>
          <w:rFonts w:hint="cs"/>
          <w:rtl/>
        </w:rPr>
        <w:t xml:space="preserve"> דעבד איקרי ואכל </w:t>
      </w:r>
      <w:ins w:id="93329" w:author="מנוע מכני" w:date="2026-10-05T11:32:12Z">
        <w:r>
          <w:rPr>
            <w:rFonts w:hint="cs"/>
            <w:rtl/>
          </w:rPr>
          <w:t xml:space="preserve">יש</w:t>
        </w:r>
      </w:ins>
      <w:del w:id="93330" w:author="מנוע מכני" w:date="2026-10-05T11:32:12Z">
        <w:r>
          <w:rPr>
            <w:rFonts w:hint="cs"/>
            <w:rtl/>
          </w:rPr>
          <w:delText xml:space="preserve">איכא</w:delText>
        </w:r>
      </w:del>
      <w:r>
        <w:rPr>
          <w:rFonts w:hint="cs"/>
          <w:rtl/>
        </w:rPr>
        <w:t xml:space="preserve"> </w:t>
      </w:r>
      <w:ins w:id="93331" w:author="מנוע מכני" w:date="2026-10-05T11:32:12Z">
        <w:r>
          <w:rPr>
            <w:rFonts w:hint="cs"/>
            <w:rtl/>
          </w:rPr>
          <w:t xml:space="preserve">לא</w:t>
        </w:r>
      </w:ins>
      <w:del w:id="9333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</w:t>
      </w:r>
    </w:p>
    <w:p>
      <w:pPr>
        <w:pStyle w:val="38"/>
        <w:rPr>
          <w:ins w:id="99266" w:author="מנוע מכני" w:date="2026-10-05T11:32:12Z"/>
        </w:rPr>
      </w:pPr>
      <w:r>
        <w:t>וא</w:t>
      </w:r>
      <w:ins w:id="90819" w:author="מנוע מכני" w:date="2026-10-05T11:32:12Z">
        <w:r>
          <w:t xml:space="preserve">ב"א</w:t>
        </w:r>
      </w:ins>
      <w:del w:id="90820" w:author="מנוע מכני" w:date="2026-10-05T11:32:12Z">
        <w:r w:rsidR="0007083C">
          <w:delText xml:space="preserve">ב''א</w:delText>
        </w:r>
      </w:del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del w:id="99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  <w:pPrChange w:id="9038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1" w:author="מנוע מכני" w:date="2026-10-05T11:32:12Z">
        <w:r>
          <w:rPr>
            <w:rtl/>
          </w:rPr>
          <w:t xml:space="preserve"> </w:t>
        </w:r>
      </w:ins>
      <w:del w:id="961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3" w:author="מנוע מכני" w:date="2026-10-05T11:32:12Z">
        <w:r>
          <w:rPr>
            <w:rtl/>
          </w:rPr>
          <w:t xml:space="preserve"> </w:t>
        </w:r>
      </w:ins>
      <w:del w:id="96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ins w:id="98299" w:author="מנוע מכני" w:date="2026-10-05T11:32:12Z">
        <w:r>
          <w:rPr>
            <w:rtl/>
          </w:rPr>
          <w:t xml:space="preserve">לנכרי</w:t>
        </w:r>
      </w:ins>
      <w:del w:id="9830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  <w:pPrChange w:id="903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65" w:author="מנוע מכני" w:date="2026-10-05T11:32:12Z">
        <w:r>
          <w:rPr>
            <w:rtl/>
          </w:rPr>
          <w:t xml:space="preserve"> </w:t>
        </w:r>
      </w:ins>
      <w:del w:id="96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67" w:author="מנוע מכני" w:date="2026-10-05T11:32:12Z">
        <w:r>
          <w:rPr>
            <w:rtl/>
          </w:rPr>
          <w:t xml:space="preserve"> </w:t>
        </w:r>
      </w:ins>
      <w:del w:id="96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r>
        <w:rPr>
          <w:rtl/>
        </w:rPr>
        <w:t xml:space="preserve">ברשותא דמרא </w:t>
      </w:r>
      <w:ins w:id="98437" w:author="מנוע מכני" w:date="2026-10-05T11:32:12Z">
        <w:r>
          <w:rPr>
            <w:rtl/>
          </w:rPr>
          <w:t xml:space="preserve">עומדת</w:t>
        </w:r>
      </w:ins>
      <w:del w:id="98438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ברשותא דמקבל </w:t>
      </w:r>
      <w:ins w:id="98439" w:author="מנוע מכני" w:date="2026-10-05T11:32:12Z">
        <w:r>
          <w:rPr>
            <w:rtl/>
          </w:rPr>
          <w:t xml:space="preserve">עומדת</w:t>
        </w:r>
      </w:ins>
      <w:del w:id="98440" w:author="מנוע מכני" w:date="2026-10-05T11:32:12Z">
        <w:r>
          <w:rPr>
            <w:rtl/>
          </w:rPr>
          <w:delText xml:space="preserve">קיימא</w:delText>
        </w:r>
      </w:del>
      <w:r>
        <w:rPr>
          <w:rtl/>
        </w:rPr>
        <w:t xml:space="preserve">! </w:t>
      </w:r>
    </w:p>
    <w:p>
      <w:pPr>
        <w:pStyle w:val="38"/>
        <w:rPr>
          <w:ins w:id="99268" w:author="מנוע מכני" w:date="2026-10-05T11:32:12Z"/>
        </w:rPr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del w:id="99269" w:author="מנוע מכני" w:date="2026-10-05T11:32:12Z">
        <w:r>
          <w:rPr>
            <w:rtl/>
          </w:rPr>
          <w:delText xml:space="preserve"> </w:delText>
        </w:r>
      </w:del>
      <w:ins w:id="90821" w:author="מנוע מכני" w:date="2026-10-05T11:32:12Z">
        <w:r>
          <w:rPr>
            <w:rFonts w:hint="cs"/>
            <w:rtl/>
          </w:rPr>
          <w:t xml:space="preserve">ל"ק</w:t>
        </w:r>
      </w:ins>
      <w:del w:id="90822" w:author="מנוע מכני" w:date="2026-10-05T11:32:12Z">
        <w:r>
          <w:rPr>
            <w:rFonts w:hint="cs"/>
            <w:rtl/>
          </w:rPr>
          <w:delText xml:space="preserve">ל''ק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ins w:id="94675" w:author="מנוע מכני" w:date="2026-10-05T11:32:12Z">
        <w:r>
          <w:rPr>
            <w:rtl/>
          </w:rPr>
          <w:t xml:space="preserve">עליו</w:t>
        </w:r>
      </w:ins>
      <w:del w:id="9467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וזולא, והא - דלא קביל </w:t>
      </w:r>
      <w:ins w:id="94677" w:author="מנוע מכני" w:date="2026-10-05T11:32:12Z">
        <w:r>
          <w:rPr>
            <w:rtl/>
          </w:rPr>
          <w:t xml:space="preserve">עליו</w:t>
        </w:r>
      </w:ins>
      <w:del w:id="94678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אונסא וזולא</w:t>
      </w:r>
      <w:ins w:id="96169" w:author="מנוע מכני" w:date="2026-10-05T11:32:12Z">
        <w:r>
          <w:rPr>
            <w:rtl/>
          </w:rPr>
          <w:t xml:space="preserve">,</w:t>
        </w:r>
      </w:ins>
      <w:del w:id="9617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270" w:author="מנוע מכני" w:date="2026-10-05T11:32:12Z"/>
        </w:rPr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del w:id="99271" w:author="מנוע מכני" w:date="2026-10-05T11:32:12Z">
        <w:r w:rsidR="00F63065">
          <w:rPr>
            <w:rtl/>
          </w:rPr>
          <w:delText xml:space="preserve"> </w:delText>
        </w:r>
      </w:del>
      <w:ins w:id="97781" w:author="מנוע מכני" w:date="2026-10-05T11:32:12Z">
        <w:r>
          <w:rPr>
            <w:rFonts w:hint="cs"/>
            <w:rtl/>
          </w:rPr>
          <w:t xml:space="preserve">אם </w:t>
        </w:r>
      </w:ins>
      <w:del w:id="9778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ins w:id="94679" w:author="מנוע מכני" w:date="2026-10-05T11:32:12Z">
        <w:r>
          <w:rPr>
            <w:rFonts w:hint="cs"/>
            <w:rtl/>
          </w:rPr>
          <w:t xml:space="preserve">מה</w:t>
        </w:r>
      </w:ins>
      <w:del w:id="94680" w:author="מנוע מכני" w:date="2026-10-05T11:32:12Z">
        <w:r>
          <w:rPr>
            <w:rFonts w:hint="cs"/>
            <w:rtl/>
          </w:rPr>
          <w:delText xml:space="preserve">מאי</w:delText>
        </w:r>
      </w:del>
      <w:r>
        <w:rPr>
          <w:rFonts w:hint="cs"/>
          <w:rtl/>
        </w:rPr>
        <w:t xml:space="preserve"> פסקה. ג. ועוד </w:t>
      </w:r>
      <w:ins w:id="98209" w:author="מנוע מכני" w:date="2026-10-05T11:32:12Z">
        <w:r>
          <w:rPr>
            <w:rFonts w:hint="cs"/>
            <w:rtl/>
          </w:rPr>
          <w:t xml:space="preserve">יחלק</w:t>
        </w:r>
      </w:ins>
      <w:del w:id="98210" w:author="מנוע מכני" w:date="2026-10-05T11:32:12Z">
        <w:r>
          <w:rPr>
            <w:rFonts w:hint="cs"/>
            <w:rtl/>
          </w:rPr>
          <w:delText xml:space="preserve">לפלוג</w:delText>
        </w:r>
      </w:del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>
          <w:ins w:id="99272" w:author="מנוע מכני" w:date="2026-10-05T11:32:12Z"/>
        </w:rPr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del w:id="992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דלא קביל </w:t>
      </w:r>
      <w:ins w:id="94681" w:author="מנוע מכני" w:date="2026-10-05T11:32:12Z">
        <w:r>
          <w:rPr>
            <w:rtl/>
          </w:rPr>
          <w:t xml:space="preserve">עליו</w:t>
        </w:r>
      </w:ins>
      <w:del w:id="9468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ins w:id="93333" w:author="מנוע מכני" w:date="2026-10-05T11:32:12Z">
        <w:r>
          <w:rPr>
            <w:rtl/>
          </w:rPr>
          <w:t xml:space="preserve">וכאן</w:t>
        </w:r>
      </w:ins>
      <w:del w:id="9333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גבי בכורה היינו טעמא, דאילו אתי </w:t>
      </w:r>
      <w:ins w:id="98301" w:author="מנוע מכני" w:date="2026-10-05T11:32:12Z">
        <w:r>
          <w:rPr>
            <w:rtl/>
          </w:rPr>
          <w:t xml:space="preserve">נכרי</w:t>
        </w:r>
      </w:ins>
      <w:del w:id="9830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ins w:id="94683" w:author="מנוע מכני" w:date="2026-10-05T11:32:12Z">
        <w:r>
          <w:rPr>
            <w:rtl/>
          </w:rPr>
          <w:t xml:space="preserve">לו</w:t>
        </w:r>
      </w:ins>
      <w:del w:id="94684" w:author="מנוע מכני" w:date="2026-10-05T11:32:12Z">
        <w:r w:rsidR="003B1830">
          <w:rPr>
            <w:rtl/>
          </w:rPr>
          <w:delText xml:space="preserve">ליה</w:delText>
        </w:r>
      </w:del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ins w:id="97783" w:author="מנוע מכני" w:date="2026-10-05T11:32:12Z">
        <w:r>
          <w:rPr>
            <w:rtl/>
          </w:rPr>
          <w:t xml:space="preserve">ואם </w:t>
        </w:r>
      </w:ins>
      <w:del w:id="97784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ins w:id="98303" w:author="מנוע מכני" w:date="2026-10-05T11:32:12Z">
        <w:r>
          <w:rPr>
            <w:rtl/>
          </w:rPr>
          <w:t xml:space="preserve">נכרי</w:t>
        </w:r>
      </w:ins>
      <w:del w:id="98304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באמצע, וכל יד </w:t>
      </w:r>
      <w:ins w:id="98305" w:author="מנוע מכני" w:date="2026-10-05T11:32:12Z">
        <w:r>
          <w:rPr>
            <w:rtl/>
          </w:rPr>
          <w:t xml:space="preserve">נכרי</w:t>
        </w:r>
      </w:ins>
      <w:del w:id="98306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del w:id="90056" w:author="מנוע עיצוב" w:date="2026-10-05T11:33:53Z"/>
          <w:rtl/>
        </w:rPr>
      </w:pPr>
      <w:del w:id="90053" w:author="מנוע עיצוב" w:date="2026-10-05T11:33:53Z">
        <w:r>
          <w:rPr>
            <w:rtl/>
          </w:rPr>
          <w:delText xml:space="preserve">•</w:delText>
        </w:r>
      </w:del>
      <w:ins w:id="96171" w:author="מנוע מכני" w:date="2026-10-05T11:32:12Z">
        <w:r>
          <w:rPr>
            <w:rtl/>
          </w:rPr>
          <w:t xml:space="preserve"> </w:t>
        </w:r>
      </w:ins>
      <w:del w:id="96172" w:author="מנוע מכני" w:date="2026-10-05T11:32:12Z">
        <w:r>
          <w:rPr>
            <w:rtl/>
          </w:rPr>
          <w:delText xml:space="preserve">  </w:delText>
        </w:r>
      </w:del>
      <w:del w:id="90054" w:author="מנוע עיצוב" w:date="2026-10-05T11:33:53Z">
        <w:r>
          <w:rPr>
            <w:rtl/>
          </w:rPr>
          <w:delText xml:space="preserve">•</w:delText>
        </w:r>
      </w:del>
      <w:ins w:id="96173" w:author="מנוע מכני" w:date="2026-10-05T11:32:12Z">
        <w:r>
          <w:rPr>
            <w:rtl/>
          </w:rPr>
          <w:t xml:space="preserve"> </w:t>
        </w:r>
      </w:ins>
      <w:del w:id="96174" w:author="מנוע מכני" w:date="2026-10-05T11:32:12Z">
        <w:r>
          <w:rPr>
            <w:rtl/>
          </w:rPr>
          <w:delText xml:space="preserve">  </w:delText>
        </w:r>
      </w:del>
      <w:del w:id="90055" w:author="מנוע עיצוב" w:date="2026-10-05T11:33:53Z">
        <w:r>
          <w:rPr>
            <w:rtl/>
          </w:rPr>
          <w:delText xml:space="preserve">•</w:delText>
        </w:r>
      </w:del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>
          <w:ins w:id="99274" w:author="מנוע מכני" w:date="2026-10-05T11:32:12Z"/>
        </w:rPr>
      </w:pPr>
      <w:r>
        <w:t xml:space="preserve">א</w:t>
      </w:r>
      <w:ins w:id="90823" w:author="מנוע מכני" w:date="2026-10-05T11:32:12Z">
        <w:r>
          <w:t xml:space="preserve">ר"ה</w:t>
        </w:r>
      </w:ins>
      <w:del w:id="90824" w:author="מנוע מכני" w:date="2026-10-05T11:32:12Z">
        <w:r>
          <w:delText xml:space="preserve">ר''ה</w:delText>
        </w:r>
      </w:del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del w:id="99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ins w:id="90825" w:author="מנוע מכני" w:date="2026-10-05T11:32:12Z">
        <w:r>
          <w:rPr>
            <w:rStyle w:val="2fb"/>
            <w:rtl/>
          </w:rPr>
          <w:t xml:space="preserve">ר"י</w:t>
        </w:r>
      </w:ins>
      <w:del w:id="90826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ins w:id="93335" w:author="מנוע מכני" w:date="2026-10-05T11:32:12Z">
        <w:r>
          <w:rPr>
            <w:rtl/>
          </w:rPr>
          <w:t xml:space="preserve">גם</w:t>
        </w:r>
      </w:ins>
      <w:del w:id="933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ins w:id="96175" w:author="מנוע מכני" w:date="2026-10-05T11:32:12Z">
        <w:r>
          <w:rPr>
            <w:rtl/>
          </w:rPr>
          <w:t xml:space="preserve"> </w:t>
        </w:r>
      </w:ins>
      <w:del w:id="96176" w:author="מנוע מכני" w:date="2026-10-05T11:32:12Z">
        <w:r w:rsidR="0013268E">
          <w:rPr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>
          <w:ins w:id="99276" w:author="מנוע מכני" w:date="2026-10-05T11:32:12Z"/>
        </w:rPr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del w:id="99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278" w:author="מנוע מכני" w:date="2026-10-05T11:32:12Z"/>
        </w:rPr>
      </w:pPr>
      <w:ins w:id="93339" w:author="מנוע מכני" w:date="2026-10-05T11:32:12Z">
        <w:r>
          <w:t xml:space="preserve">לא</w:t>
        </w:r>
      </w:ins>
      <w:del w:id="93340" w:author="מנוע מכני" w:date="2026-10-05T11:32:12Z">
        <w:r>
          <w:delText xml:space="preserve">לאו</w:delText>
        </w:r>
      </w:del>
      <w:r>
        <w:t xml:space="preserve"> תיובתא ד</w:t>
      </w:r>
      <w:ins w:id="90827" w:author="מנוע מכני" w:date="2026-10-05T11:32:12Z">
        <w:r>
          <w:t xml:space="preserve">ר"י</w:t>
        </w:r>
      </w:ins>
      <w:del w:id="90828" w:author="מנוע מכני" w:date="2026-10-05T11:32:12Z">
        <w:r>
          <w:delText xml:space="preserve">ר''י</w:delText>
        </w:r>
      </w:del>
      <w:r>
        <w:t xml:space="preserve"> </w:t>
      </w:r>
      <w:r>
        <w:t xml:space="preserve">ד</w:t>
      </w:r>
      <w:ins w:id="90829" w:author="מנוע מכני" w:date="2026-10-05T11:32:12Z">
        <w:r>
          <w:t xml:space="preserve">א"ל</w:t>
        </w:r>
      </w:ins>
      <w:del w:id="90830" w:author="מנוע מכני" w:date="2026-10-05T11:32:12Z">
        <w:r>
          <w:delText xml:space="preserve">א''ל</w:delText>
        </w:r>
      </w:del>
      <w:r>
        <w:t xml:space="preserve"> </w:t>
      </w:r>
      <w:ins w:id="90831" w:author="מנוע מכני" w:date="2026-10-05T11:32:12Z">
        <w:r>
          <w:t xml:space="preserve">ר"י</w:t>
        </w:r>
      </w:ins>
      <w:del w:id="9083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del w:id="99279" w:author="מנוע מכני" w:date="2026-10-05T11:32:12Z">
        <w:r w:rsidR="00F63065">
          <w:rPr>
            <w:rtl/>
          </w:rPr>
          <w:delText xml:space="preserve"> </w:delText>
        </w:r>
      </w:del>
      <w:ins w:id="90833" w:author="מנוע מכני" w:date="2026-10-05T11:32:12Z">
        <w:r>
          <w:rPr>
            <w:rtl/>
          </w:rPr>
          <w:t xml:space="preserve">ה"ה</w:t>
        </w:r>
      </w:ins>
      <w:del w:id="90834" w:author="מנוע מכני" w:date="2026-10-05T11:32:12Z">
        <w:r w:rsidR="00F63065">
          <w:rPr>
            <w:rtl/>
          </w:rPr>
          <w:delText xml:space="preserve">ה</w:delText>
        </w:r>
        <w:r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 xml:space="preserve"> </w:t>
      </w:r>
      <w:ins w:id="95771" w:author="מנוע מכני" w:date="2026-10-05T11:32:12Z">
        <w:r>
          <w:rPr>
            <w:rtl/>
          </w:rPr>
          <w:t xml:space="preserve">אף</w:t>
        </w:r>
      </w:ins>
      <w:del w:id="95772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ins w:id="92811" w:author="מנוע מכני" w:date="2026-10-05T11:32:12Z">
        <w:r>
          <w:rPr>
            <w:rtl/>
          </w:rPr>
          <w:t xml:space="preserve">אפי'</w:t>
        </w:r>
      </w:ins>
      <w:del w:id="92812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העמיד </w:t>
      </w:r>
      <w:ins w:id="93337" w:author="מנוע מכני" w:date="2026-10-05T11:32:12Z">
        <w:r>
          <w:rPr>
            <w:rtl/>
          </w:rPr>
          <w:t xml:space="preserve">גם</w:t>
        </w:r>
      </w:ins>
      <w:del w:id="9333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ins w:id="98441" w:author="מנוע מכני" w:date="2026-10-05T11:32:12Z">
        <w:r>
          <w:rPr>
            <w:rtl/>
          </w:rPr>
          <w:t xml:space="preserve">דדרכו</w:t>
        </w:r>
      </w:ins>
      <w:del w:id="98442" w:author="מנוע מכני" w:date="2026-10-05T11:32:12Z">
        <w:r w:rsidR="00F63065">
          <w:rPr>
            <w:rtl/>
          </w:rPr>
          <w:delText xml:space="preserve">דאורחיה</w:delText>
        </w:r>
      </w:del>
      <w:r w:rsidR="00F63065">
        <w:rPr>
          <w:rtl/>
        </w:rPr>
        <w:t xml:space="preserve"> </w:t>
      </w:r>
      <w:ins w:id="98307" w:author="מנוע מכני" w:date="2026-10-05T11:32:12Z">
        <w:r>
          <w:rPr>
            <w:rtl/>
          </w:rPr>
          <w:t xml:space="preserve">דנכרי</w:t>
        </w:r>
      </w:ins>
      <w:del w:id="98308" w:author="מנוע מכני" w:date="2026-10-05T11:32:12Z">
        <w:r w:rsidR="00F63065">
          <w:rPr>
            <w:rtl/>
          </w:rPr>
          <w:delText xml:space="preserve">ד</w:delText>
        </w:r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למיתפס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>
          <w:ins w:id="99280" w:author="מנוע מכני" w:date="2026-10-05T11:32:12Z"/>
        </w:rPr>
      </w:pPr>
      <w:r>
        <w:t xml:space="preserve">תנן</w:t>
      </w:r>
      <w:r>
        <w:t xml:space="preserve">, ר</w:t>
      </w:r>
      <w:r w:rsidR="003B1830">
        <w:t xml:space="preserve">ש</w:t>
      </w:r>
      <w:ins w:id="90835" w:author="מנוע מכני" w:date="2026-10-05T11:32:12Z">
        <w:r>
          <w:t xml:space="preserve">ב"ג</w:t>
        </w:r>
      </w:ins>
      <w:del w:id="90836" w:author="מנוע מכני" w:date="2026-10-05T11:32:12Z">
        <w:r w:rsidR="003B1830">
          <w:delText xml:space="preserve">ב''ג</w:delText>
        </w:r>
      </w:del>
      <w:del w:id="100899" w:author="מנוע מכני" w:date="2026-10-05T11:32:12Z">
        <w:r w:rsidR="003B183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del w:id="99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עד עשרה דורות פטורין, שאחריותן </w:t>
      </w:r>
      <w:ins w:id="98309" w:author="מנוע מכני" w:date="2026-10-05T11:32:12Z">
        <w:r>
          <w:rPr>
            <w:rtl/>
          </w:rPr>
          <w:t xml:space="preserve">לנכרי</w:t>
        </w:r>
      </w:ins>
      <w:del w:id="98310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ins w:id="96177" w:author="מנוע מכני" w:date="2026-10-05T11:32:12Z">
        <w:r>
          <w:rPr>
            <w:rtl/>
          </w:rPr>
          <w:t xml:space="preserve">,</w:t>
        </w:r>
      </w:ins>
      <w:del w:id="96178" w:author="מנוע מכני" w:date="2026-10-05T11:32:12Z">
        <w:r w:rsidR="000B5F7F">
          <w:rPr>
            <w:rtl/>
          </w:rPr>
          <w:delText xml:space="preserve">;</w:delText>
        </w:r>
      </w:del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3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3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ins w:id="97543" w:author="מנוע מכני" w:date="2026-10-05T11:32:12Z">
        <w:r>
          <w:rPr>
            <w:rtl/>
          </w:rPr>
          <w:t xml:space="preserve">ראשון</w:t>
        </w:r>
      </w:ins>
      <w:del w:id="97544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ins w:id="90839" w:author="מנוע מכני" w:date="2026-10-05T11:32:12Z">
        <w:r>
          <w:rPr>
            <w:rtl/>
          </w:rPr>
          <w:t xml:space="preserve">א"ל</w:t>
        </w:r>
      </w:ins>
      <w:del w:id="90840" w:author="מנוע מכני" w:date="2026-10-05T11:32:12Z">
        <w:r w:rsidR="00F63065">
          <w:rPr>
            <w:rtl/>
          </w:rPr>
          <w:delText xml:space="preserve">א</w:delText>
        </w:r>
        <w:r w:rsidR="00500CB1">
          <w:rPr>
            <w:rFonts w:hint="cs"/>
            <w:rtl/>
          </w:rPr>
          <w:delText xml:space="preserve">''ל</w:delText>
        </w:r>
      </w:del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ins w:id="9084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42" w:author="מנוע מכני" w:date="2026-10-05T11:32:12Z">
        <w:r w:rsidR="00500CB1"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: </w:t>
      </w:r>
      <w:ins w:id="92813" w:author="מנוע מכני" w:date="2026-10-05T11:32:12Z">
        <w:r>
          <w:rPr>
            <w:rtl/>
          </w:rPr>
          <w:t xml:space="preserve">אפי'</w:t>
        </w:r>
      </w:ins>
      <w:del w:id="9281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עד עשרה דורות פטורין, </w:t>
      </w:r>
    </w:p>
    <w:p>
      <w:pPr>
        <w:pStyle w:val="38"/>
        <w:rPr>
          <w:ins w:id="99282" w:author="מנוע מכני" w:date="2026-10-05T11:32:12Z"/>
        </w:rPr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del w:id="99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ל</w:t>
      </w:r>
      <w:ins w:id="90843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44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ins w:id="90845" w:author="מנוע מכני" w:date="2026-10-05T11:32:12Z">
        <w:r>
          <w:rPr>
            <w:rStyle w:val="2fb"/>
            <w:rtl/>
          </w:rPr>
          <w:t xml:space="preserve">ת"ק</w:t>
        </w:r>
      </w:ins>
      <w:del w:id="9084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''ק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>
          <w:ins w:id="99284" w:author="מנוע מכני" w:date="2026-10-05T11:32:12Z"/>
        </w:rPr>
      </w:pPr>
      <w:r>
        <w:t xml:space="preserve">אפי' עד עשרה דורות </w:t>
      </w:r>
      <w:ins w:id="90847" w:author="מנוע מכני" w:date="2026-10-05T11:32:12Z">
        <w:r>
          <w:t xml:space="preserve">א"ל</w:t>
        </w:r>
      </w:ins>
      <w:del w:id="90848" w:author="מנוע מכני" w:date="2026-10-05T11:32:12Z">
        <w:r>
          <w:delText xml:space="preserve">א''ל</w:delText>
        </w:r>
      </w:del>
      <w:r>
        <w:t xml:space="preserve"> </w:t>
      </w:r>
      <w:ins w:id="90849" w:author="מנוע מכני" w:date="2026-10-05T11:32:12Z">
        <w:r>
          <w:t xml:space="preserve">ר"ה</w:t>
        </w:r>
      </w:ins>
      <w:del w:id="90850" w:author="מנוע מכני" w:date="2026-10-05T11:32:12Z">
        <w:r>
          <w:delText xml:space="preserve">ר''ה</w:delText>
        </w:r>
      </w:del>
      <w:ins w:id="97671" w:author="מנוע מכני" w:date="2026-10-05T11:32:12Z">
        <w:r>
          <w:t xml:space="preserve">:</w:t>
        </w:r>
      </w:ins>
    </w:p>
    <w:p w14:paraId="52D70588" w14:textId="77777777" w:rsidR="00B874E6" w:rsidRDefault="00500CB1" w:rsidP="00500CB1">
      <w:pPr>
        <w:rPr>
          <w:rtl/>
        </w:rPr>
      </w:pPr>
      <w:del w:id="97672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Fonts w:hint="cs"/>
            <w:rtl/>
          </w:rPr>
          <w:delText xml:space="preserve">:</w:delText>
        </w:r>
      </w:del>
      <w:ins w:id="92699" w:author="מנוע מכני" w:date="2026-10-05T11:32:12Z">
        <w:del w:id="99285" w:author="מנוע מכני" w:date="2026-10-05T11:32:12Z">
          <w:r>
            <w:rPr>
              <w:rFonts w:hint="cs"/>
              <w:rtl/>
            </w:rPr>
            <w:delText xml:space="preserve"> </w:delText>
          </w:r>
        </w:del>
        <w:r>
          <w:rPr>
            <w:rStyle w:val="2fb"/>
            <w:rFonts w:hint="cs"/>
            <w:rtl/>
          </w:rPr>
          <w:t xml:space="preserve">ר</w:t>
        </w:r>
      </w:ins>
      <w:del w:id="92700" w:author="מנוע מכני" w:date="2026-10-05T11:32:12Z">
        <w:r>
          <w:rPr>
            <w:rFonts w:hint="cs"/>
            <w:rtl/>
          </w:rPr>
          <w:delText xml:space="preserve">:ר</w:delText>
        </w:r>
      </w:del>
      <w:r>
        <w:rPr>
          <w:rStyle w:val="2fb"/>
          <w:rFonts w:hint="cs"/>
          <w:rtl/>
        </w:rPr>
        <w:t xml:space="preserve">ש</w:t>
      </w:r>
      <w:ins w:id="9085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0852" w:author="מנוע מכני" w:date="2026-10-05T11:32:12Z">
        <w:r>
          <w:rPr>
            <w:rFonts w:hint="cs"/>
            <w:rtl/>
          </w:rPr>
          <w:delText xml:space="preserve">ב''ג</w:delText>
        </w:r>
      </w:del>
      <w:r w:rsidR="00F63065">
        <w:rPr>
          <w:rtl/>
        </w:rPr>
        <w:t xml:space="preserve"> אהעמיד </w:t>
      </w:r>
      <w:ins w:id="98443" w:author="מנוע מכני" w:date="2026-10-05T11:32:12Z">
        <w:r>
          <w:rPr>
            <w:rtl/>
          </w:rPr>
          <w:t xml:space="preserve">עומד</w:t>
        </w:r>
      </w:ins>
      <w:del w:id="98444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>
          <w:ins w:id="99286" w:author="מנוע מכני" w:date="2026-10-05T11:32:12Z"/>
        </w:rPr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del w:id="992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ins w:id="90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54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היינו הן וולדותיהן </w:t>
      </w:r>
    </w:p>
    <w:p>
      <w:pPr>
        <w:pStyle w:val="38"/>
        <w:rPr>
          <w:ins w:id="99288" w:author="מנוע מכני" w:date="2026-10-05T11:32:12Z"/>
        </w:rPr>
      </w:pPr>
      <w:ins w:id="90855" w:author="מנוע מכני" w:date="2026-10-05T11:32:12Z">
        <w:r>
          <w:t xml:space="preserve">א"ד</w:t>
        </w:r>
      </w:ins>
      <w:del w:id="9085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del w:id="992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ins w:id="90857" w:author="מנוע מכני" w:date="2026-10-05T11:32:12Z">
        <w:r>
          <w:rPr>
            <w:rFonts w:hint="cs"/>
            <w:rtl/>
          </w:rPr>
          <w:t xml:space="preserve">א"ל</w:t>
        </w:r>
      </w:ins>
      <w:del w:id="9085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085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0860" w:author="מנוע מכני" w:date="2026-10-05T11:32:12Z">
        <w:r>
          <w:rPr>
            <w:rFonts w:hint="cs"/>
            <w:rtl/>
          </w:rPr>
          <w:delText xml:space="preserve">ר''ה</w:delText>
        </w:r>
      </w:del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del w:id="90060" w:author="מנוע עיצוב" w:date="2026-10-05T11:33:53Z"/>
          <w:rtl/>
        </w:rPr>
      </w:pPr>
      <w:del w:id="90057" w:author="מנוע עיצוב" w:date="2026-10-05T11:33:53Z">
        <w:r>
          <w:rPr>
            <w:rtl/>
          </w:rPr>
          <w:delText xml:space="preserve">•</w:delText>
        </w:r>
      </w:del>
      <w:ins w:id="96179" w:author="מנוע מכני" w:date="2026-10-05T11:32:12Z">
        <w:r>
          <w:rPr>
            <w:rtl/>
          </w:rPr>
          <w:t xml:space="preserve"> </w:t>
        </w:r>
      </w:ins>
      <w:del w:id="96180" w:author="מנוע מכני" w:date="2026-10-05T11:32:12Z">
        <w:r>
          <w:rPr>
            <w:rtl/>
          </w:rPr>
          <w:delText xml:space="preserve">  </w:delText>
        </w:r>
      </w:del>
      <w:del w:id="90058" w:author="מנוע עיצוב" w:date="2026-10-05T11:33:53Z">
        <w:r>
          <w:rPr>
            <w:rtl/>
          </w:rPr>
          <w:delText xml:space="preserve">•</w:delText>
        </w:r>
      </w:del>
      <w:ins w:id="96181" w:author="מנוע מכני" w:date="2026-10-05T11:32:12Z">
        <w:r>
          <w:rPr>
            <w:rtl/>
          </w:rPr>
          <w:t xml:space="preserve"> </w:t>
        </w:r>
      </w:ins>
      <w:del w:id="96182" w:author="מנוע מכני" w:date="2026-10-05T11:32:12Z">
        <w:r>
          <w:rPr>
            <w:rtl/>
          </w:rPr>
          <w:delText xml:space="preserve">  </w:delText>
        </w:r>
      </w:del>
      <w:del w:id="90059" w:author="מנוע עיצוב" w:date="2026-10-05T11:33:53Z">
        <w:r>
          <w:rPr>
            <w:rtl/>
          </w:rPr>
          <w:delText xml:space="preserve">•</w:delText>
        </w:r>
      </w:del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ins w:id="94685" w:author="מנוע מכני" w:date="2026-10-05T11:32:12Z">
        <w:r>
          <w:rPr>
            <w:rtl/>
          </w:rPr>
          <w:t xml:space="preserve">בא</w:t>
        </w:r>
      </w:ins>
      <w:del w:id="94686" w:author="מנוע מכני" w:date="2026-10-05T11:32:12Z">
        <w:r>
          <w:rPr>
            <w:rtl/>
          </w:rPr>
          <w:lastRenderedPageBreak/>
          <w:delText xml:space="preserve">אתא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ins w:id="97545" w:author="מנוע מכני" w:date="2026-10-05T11:32:12Z">
        <w:r>
          <w:rPr>
            <w:rtl/>
          </w:rPr>
          <w:t xml:space="preserve">ברייתא</w:t>
        </w:r>
      </w:ins>
      <w:del w:id="97546" w:author="מנוע מכני" w:date="2026-10-05T11:32:12Z">
        <w:r>
          <w:rPr>
            <w:rtl/>
          </w:rPr>
          <w:lastRenderedPageBreak/>
          <w:delText xml:space="preserve">מתניתא</w:delText>
        </w:r>
      </w:del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>
          <w:ins w:id="99290" w:author="מנוע מכני" w:date="2026-10-05T11:32:12Z"/>
        </w:rPr>
      </w:pPr>
      <w:del w:id="100971" w:author="מנוע מכני" w:date="2026-10-05T11:32:12Z">
        <w:r>
          <w:delText xml:space="preserve">א</w:delText>
        </w:r>
        <w:r w:rsidR="00500CB1">
          <w:delText xml:space="preserve">"ל </w:delText>
        </w:r>
      </w:del>
      <w:ins w:id="90861" w:author="מנוע מכני" w:date="2026-10-05T11:32:12Z">
        <w:r>
          <w:t xml:space="preserve">ר"ה</w:t>
        </w:r>
      </w:ins>
      <w:del w:id="90862" w:author="מנוע מכני" w:date="2026-10-05T11:32:12Z">
        <w:r w:rsidR="00500CB1">
          <w:delText xml:space="preserve">ר''ה</w:delText>
        </w:r>
      </w:del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del w:id="99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 עיילת </w:t>
      </w:r>
      <w:ins w:id="94687" w:author="מנוע מכני" w:date="2026-10-05T11:32:12Z">
        <w:r>
          <w:rPr>
            <w:rtl/>
          </w:rPr>
          <w:t xml:space="preserve">ללפניו</w:t>
        </w:r>
      </w:ins>
      <w:del w:id="94688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ins w:id="92815" w:author="מנוע מכני" w:date="2026-10-05T11:32:12Z">
        <w:r>
          <w:rPr>
            <w:rStyle w:val="2fb"/>
            <w:rtl/>
          </w:rPr>
          <w:t xml:space="preserve">דר"ה</w:t>
        </w:r>
      </w:ins>
      <w:del w:id="92816" w:author="מנוע מכני" w:date="2026-10-05T11:32:12Z">
        <w:r>
          <w:rPr>
            <w:rtl/>
          </w:rPr>
          <w:delText xml:space="preserve">דרב הונא</w:delText>
        </w:r>
      </w:del>
      <w:r>
        <w:rPr>
          <w:rtl/>
        </w:rPr>
        <w:t xml:space="preserve">, </w:t>
      </w:r>
    </w:p>
    <w:p>
      <w:pPr>
        <w:pStyle w:val="38"/>
        <w:rPr>
          <w:ins w:id="99292" w:author="מנוע מכני" w:date="2026-10-05T11:32:12Z"/>
        </w:rPr>
      </w:pPr>
      <w:r>
        <w:t xml:space="preserve">בעי </w:t>
      </w:r>
      <w:ins w:id="94689" w:author="מנוע מכני" w:date="2026-10-05T11:32:12Z">
        <w:r>
          <w:t xml:space="preserve">ממנו</w:t>
        </w:r>
      </w:ins>
      <w:del w:id="94690" w:author="מנוע מכני" w:date="2026-10-05T11:32:12Z">
        <w:r>
          <w:delText xml:space="preserve">מיניה</w:delText>
        </w:r>
      </w:del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del w:id="99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ר' מאיר </w:t>
      </w:r>
      <w:ins w:id="98445" w:author="מנוע מכני" w:date="2026-10-05T11:32:12Z">
        <w:r>
          <w:rPr>
            <w:rtl/>
          </w:rPr>
          <w:t xml:space="preserve">מחוייב</w:t>
        </w:r>
      </w:ins>
      <w:del w:id="98446" w:author="מנוע מכני" w:date="2026-10-05T11:32:12Z">
        <w:r>
          <w:rPr>
            <w:rtl/>
          </w:rPr>
          <w:delText xml:space="preserve">מיחייב</w:delText>
        </w:r>
      </w:del>
      <w:r>
        <w:rPr>
          <w:rtl/>
        </w:rPr>
        <w:t xml:space="preserve"> </w:t>
      </w:r>
      <w:ins w:id="94691" w:author="מנוע מכני" w:date="2026-10-05T11:32:12Z">
        <w:r>
          <w:rPr>
            <w:rtl/>
          </w:rPr>
          <w:t xml:space="preserve">למה</w:t>
        </w:r>
      </w:ins>
      <w:del w:id="94692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ins w:id="93341" w:author="מנוע מכני" w:date="2026-10-05T11:32:12Z">
        <w:r>
          <w:rPr>
            <w:rFonts w:hint="cs"/>
            <w:rtl/>
          </w:rPr>
          <w:t xml:space="preserve">לא</w:t>
        </w:r>
      </w:ins>
      <w:del w:id="9334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ins w:id="9086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864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'אך בכור שור'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>
          <w:ins w:id="99294" w:author="מנוע מכני" w:date="2026-10-05T11:32:12Z"/>
        </w:rPr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del w:id="992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לראשית הגז, </w:t>
      </w:r>
      <w:ins w:id="94695" w:author="מנוע מכני" w:date="2026-10-05T11:32:12Z">
        <w:r>
          <w:rPr>
            <w:rtl/>
          </w:rPr>
          <w:t xml:space="preserve">ואין</w:t>
        </w:r>
      </w:ins>
      <w:del w:id="9469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</w:t>
      </w:r>
      <w:ins w:id="94693" w:author="מנוע מכני" w:date="2026-10-05T11:32:12Z">
        <w:r>
          <w:rPr>
            <w:rtl/>
          </w:rPr>
          <w:t xml:space="preserve">לו</w:t>
        </w:r>
      </w:ins>
      <w:del w:id="946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ins w:id="9086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0866" w:author="מנוע מכני" w:date="2026-10-05T11:32:12Z">
        <w:r w:rsidR="00500CB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>
          <w:ins w:id="99296" w:author="מנוע מכני" w:date="2026-10-05T11:32:12Z"/>
        </w:rPr>
      </w:pPr>
      <w:r>
        <w:t xml:space="preserve">אמר</w:t>
      </w:r>
      <w:r>
        <w:t xml:space="preserve"> </w:t>
      </w:r>
      <w:ins w:id="94699" w:author="מנוע מכני" w:date="2026-10-05T11:32:12Z">
        <w:r>
          <w:t xml:space="preserve">לו</w:t>
        </w:r>
      </w:ins>
      <w:del w:id="94700" w:author="מנוע מכני" w:date="2026-10-05T11:32:12Z">
        <w:r>
          <w:delText xml:space="preserve">ליה</w:delText>
        </w:r>
      </w:del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del w:id="992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ניחזי אנן, </w:t>
      </w:r>
      <w:ins w:id="93343" w:author="מנוע מכני" w:date="2026-10-05T11:32:12Z">
        <w:r>
          <w:rPr>
            <w:rtl/>
          </w:rPr>
          <w:t xml:space="preserve">כאן</w:t>
        </w:r>
      </w:ins>
      <w:del w:id="933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במאי </w:t>
      </w:r>
      <w:ins w:id="94697" w:author="מנוע מכני" w:date="2026-10-05T11:32:12Z">
        <w:r>
          <w:rPr>
            <w:rtl/>
          </w:rPr>
          <w:t xml:space="preserve">מדובר</w:t>
        </w:r>
      </w:ins>
      <w:del w:id="9469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 - ברחל שילדה מין עז ואביו תייש, ובחוששין לזרע האב לענין אותו ואת בנו </w:t>
      </w:r>
      <w:ins w:id="98103" w:author="מנוע מכני" w:date="2026-10-05T11:32:12Z">
        <w:r>
          <w:rPr>
            <w:rtl/>
          </w:rPr>
          <w:t xml:space="preserve">חלקו</w:t>
        </w:r>
      </w:ins>
      <w:del w:id="9810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>
      <w:pPr>
        <w:pStyle w:val="38"/>
        <w:rPr>
          <w:ins w:id="99298" w:author="מנוע מכני" w:date="2026-10-05T11:32:12Z"/>
        </w:rPr>
      </w:pPr>
      <w:r>
        <w:t xml:space="preserve">ד</w:t>
      </w:r>
      <w:ins w:id="90867" w:author="מנוע מכני" w:date="2026-10-05T11:32:12Z">
        <w:r>
          <w:t xml:space="preserve">ר"מ</w:t>
        </w:r>
      </w:ins>
      <w:del w:id="90868" w:author="מנוע מכני" w:date="2026-10-05T11:32:12Z">
        <w:r>
          <w:delText xml:space="preserve">ר''מ</w:delText>
        </w:r>
      </w:del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del w:id="992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>
          <w:ins w:id="100822" w:author="מנוע מכני" w:date="2026-10-05T11:32:12Z"/>
        </w:rPr>
      </w:pPr>
      <w:ins w:id="93345" w:author="מנוע מכני" w:date="2026-10-05T11:32:12Z">
        <w:r>
          <w:t xml:space="preserve">א"כ</w:t>
        </w:r>
      </w:ins>
      <w:del w:id="93346" w:author="מנוע מכני" w:date="2026-10-05T11:32:12Z">
        <w:r>
          <w:delText xml:space="preserve">אי הכי</w:delText>
        </w:r>
      </w:del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del w:id="1008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ליפלגו בחוששין לזרע האב </w:t>
      </w:r>
      <w:ins w:id="94701" w:author="מנוע מכני" w:date="2026-10-05T11:32:12Z">
        <w:r>
          <w:rPr>
            <w:rtl/>
          </w:rPr>
          <w:t xml:space="preserve">סתם</w:t>
        </w:r>
      </w:ins>
      <w:del w:id="947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בפלוגתא דחנניה ורבנן! </w:t>
      </w:r>
    </w:p>
    <w:p>
      <w:pPr>
        <w:pStyle w:val="38"/>
        <w:rPr>
          <w:ins w:id="99300" w:author="מנוע מכני" w:date="2026-10-05T11:32:12Z"/>
        </w:rPr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del w:id="99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לבכורה, וה</w:t>
      </w:r>
      <w:ins w:id="90869" w:author="מנוע מכני" w:date="2026-10-05T11:32:12Z">
        <w:r>
          <w:rPr>
            <w:rFonts w:hint="cs"/>
            <w:rtl/>
          </w:rPr>
          <w:t xml:space="preserve">ב"ע</w:t>
        </w:r>
      </w:ins>
      <w:del w:id="90870" w:author="מנוע מכני" w:date="2026-10-05T11:32:12Z">
        <w:r w:rsidR="00500CB1">
          <w:rPr>
            <w:rFonts w:hint="cs"/>
            <w:rtl/>
          </w:rPr>
          <w:delText xml:space="preserve">ב''ע</w:delText>
        </w:r>
      </w:del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>
          <w:ins w:id="99302" w:author="מנוע מכני" w:date="2026-10-05T11:32:12Z"/>
        </w:rPr>
      </w:pPr>
      <w:ins w:id="95773" w:author="מנוע מכני" w:date="2026-10-05T11:32:12Z">
        <w:r>
          <w:t xml:space="preserve">מ"ד</w:t>
        </w:r>
      </w:ins>
      <w:del w:id="95774" w:author="מנוע מכני" w:date="2026-10-05T11:32:12Z">
        <w:r>
          <w:delText xml:space="preserve">מר סבר</w:delText>
        </w:r>
      </w:del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del w:id="99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זיל בתר אימיה, </w:t>
      </w:r>
      <w:ins w:id="94703" w:author="מנוע מכני" w:date="2026-10-05T11:32:12Z">
        <w:r>
          <w:rPr>
            <w:rtl/>
          </w:rPr>
          <w:t xml:space="preserve">וזה</w:t>
        </w:r>
      </w:ins>
      <w:del w:id="94704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3347" w:author="מנוע מכני" w:date="2026-10-05T11:32:12Z">
        <w:r>
          <w:rPr>
            <w:rtl/>
          </w:rPr>
          <w:t xml:space="preserve">לא</w:t>
        </w:r>
      </w:ins>
      <w:del w:id="9334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נדמה הוא, ומר סבר: זיל בתר אימיה דאימיה, </w:t>
      </w:r>
      <w:ins w:id="94705" w:author="מנוע מכני" w:date="2026-10-05T11:32:12Z">
        <w:r>
          <w:rPr>
            <w:rtl/>
          </w:rPr>
          <w:t xml:space="preserve">וזה</w:t>
        </w:r>
      </w:ins>
      <w:del w:id="9470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>
          <w:ins w:id="99304" w:author="מנוע מכני" w:date="2026-10-05T11:32:12Z"/>
        </w:rPr>
      </w:pPr>
      <w:r>
        <w:t xml:space="preserve">וא</w:t>
      </w:r>
      <w:ins w:id="90871" w:author="מנוע מכני" w:date="2026-10-05T11:32:12Z">
        <w:r>
          <w:t xml:space="preserve">ב"א</w:t>
        </w:r>
      </w:ins>
      <w:del w:id="908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del w:id="993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ברחל בת עז בת רחל, </w:t>
      </w:r>
      <w:ins w:id="95775" w:author="מנוע מכני" w:date="2026-10-05T11:32:12Z">
        <w:r>
          <w:rPr>
            <w:rtl/>
          </w:rPr>
          <w:t xml:space="preserve">מ"ד</w:t>
        </w:r>
      </w:ins>
      <w:del w:id="95776" w:author="מנוע מכני" w:date="2026-10-05T11:32:12Z">
        <w:r w:rsidR="00F63065">
          <w:rPr>
            <w:rtl/>
          </w:rPr>
          <w:delText xml:space="preserve">מר סבר</w:delText>
        </w:r>
      </w:del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>
          <w:ins w:id="99306" w:author="מנוע מכני" w:date="2026-10-05T11:32:12Z"/>
        </w:rPr>
      </w:pPr>
      <w:ins w:id="90873" w:author="מנוע מכני" w:date="2026-10-05T11:32:12Z">
        <w:r>
          <w:t xml:space="preserve">ר"א</w:t>
        </w:r>
      </w:ins>
      <w:del w:id="90874" w:author="מנוע מכני" w:date="2026-10-05T11:32:12Z">
        <w:r>
          <w:delText xml:space="preserve">ר</w:delText>
        </w:r>
        <w:r w:rsidR="00500CB1">
          <w:delText xml:space="preserve">''א</w:delText>
        </w:r>
      </w:del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del w:id="99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>
          <w:ins w:id="99308" w:author="מנוע מכני" w:date="2026-10-05T11:32:12Z"/>
        </w:rPr>
      </w:pPr>
      <w:r>
        <w:t xml:space="preserve">אר</w:t>
      </w:r>
      <w:ins w:id="90875" w:author="מנוע מכני" w:date="2026-10-05T11:32:12Z">
        <w:r>
          <w:t xml:space="preserve">י"ו</w:t>
        </w:r>
      </w:ins>
      <w:del w:id="9087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del w:id="993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ins w:id="90877" w:author="מנוע מכני" w:date="2026-10-05T11:32:12Z">
        <w:r>
          <w:rPr>
            <w:rStyle w:val="2fb"/>
            <w:rtl/>
          </w:rPr>
          <w:t xml:space="preserve">ר"ח</w:t>
        </w:r>
      </w:ins>
      <w:del w:id="9087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3349" w:author="מנוע מכני" w:date="2026-10-05T11:32:12Z">
        <w:r>
          <w:rPr>
            <w:rtl/>
          </w:rPr>
          <w:t xml:space="preserve">דצריך</w:t>
        </w:r>
      </w:ins>
      <w:del w:id="93350" w:author="מנוע מכני" w:date="2026-10-05T11:32:12Z">
        <w:r w:rsidR="00F63065">
          <w:rPr>
            <w:rtl/>
          </w:rPr>
          <w:delText xml:space="preserve">דבעינן</w:delText>
        </w:r>
      </w:del>
      <w:r w:rsidR="00F63065">
        <w:rPr>
          <w:rtl/>
        </w:rPr>
        <w:t xml:space="preserve"> בן שעירה, </w:t>
      </w:r>
      <w:ins w:id="90879" w:author="מנוע מכני" w:date="2026-10-05T11:32:12Z">
        <w:r>
          <w:rPr>
            <w:rFonts w:hint="cs"/>
            <w:rtl/>
          </w:rPr>
          <w:t xml:space="preserve">מ"ט</w:t>
        </w:r>
      </w:ins>
      <w:del w:id="90880" w:author="מנוע מכני" w:date="2026-10-05T11:32:12Z">
        <w:r>
          <w:rPr>
            <w:rFonts w:hint="cs"/>
            <w:rtl/>
          </w:rPr>
          <w:delText xml:space="preserve">מ''ט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אחד</w:t>
      </w:r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ins w:id="93355" w:author="מנוע מכני" w:date="2026-10-05T11:32:12Z">
        <w:r>
          <w:rPr>
            <w:rtl/>
          </w:rPr>
          <w:t xml:space="preserve">ולא</w:t>
        </w:r>
      </w:ins>
      <w:del w:id="93356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לאו</w:delText>
        </w:r>
      </w:del>
      <w:r w:rsidR="00A20C2E">
        <w:rPr>
          <w:rFonts w:hint="cs"/>
          <w:rtl/>
        </w:rPr>
        <w:t xml:space="preserve"> </w:t>
      </w:r>
      <w:ins w:id="93353" w:author="מנוע מכני" w:date="2026-10-05T11:32:12Z">
        <w:r>
          <w:rPr>
            <w:rFonts w:hint="cs"/>
            <w:rtl/>
          </w:rPr>
          <w:t xml:space="preserve">מכאן</w:t>
        </w:r>
      </w:ins>
      <w:del w:id="93354" w:author="מנוע מכני" w:date="2026-10-05T11:32:12Z">
        <w:r w:rsidR="00A20C2E">
          <w:rPr>
            <w:rFonts w:hint="cs"/>
            <w:rtl/>
          </w:rPr>
          <w:delText xml:space="preserve">מהכא</w:delText>
        </w:r>
      </w:del>
      <w:r w:rsidR="00A20C2E">
        <w:rPr>
          <w:rFonts w:hint="cs"/>
          <w:rtl/>
        </w:rPr>
        <w:t xml:space="preserve"> אלא </w:t>
      </w:r>
      <w:ins w:id="93351" w:author="מנוע מכני" w:date="2026-10-05T11:32:12Z">
        <w:r>
          <w:rPr>
            <w:rtl/>
          </w:rPr>
          <w:t xml:space="preserve">משם</w:t>
        </w:r>
      </w:ins>
      <w:del w:id="9335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r>
        <w:rPr>
          <w:rtl/>
        </w:rPr>
        <w:t>שור או כשב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r>
        <w:rPr>
          <w:rtl/>
        </w:rPr>
        <w:t>או עז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>
          <w:ins w:id="100824" w:author="מנוע מכני" w:date="2026-10-05T11:32:12Z"/>
        </w:rPr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del w:id="100825" w:author="מנוע מכני" w:date="2026-10-05T11:32:12Z">
        <w:r>
          <w:rPr>
            <w:rtl/>
          </w:rPr>
          <w:delText xml:space="preserve"> </w:delText>
        </w:r>
      </w:del>
      <w:ins w:id="97785" w:author="מנוע מכני" w:date="2026-10-05T11:32:12Z">
        <w:r>
          <w:rPr>
            <w:rtl/>
          </w:rPr>
          <w:t xml:space="preserve">דאם </w:t>
        </w:r>
      </w:ins>
      <w:del w:id="97786" w:author="מנוע מכני" w:date="2026-10-05T11:32:12Z">
        <w:r>
          <w:rPr>
            <w:rtl/>
          </w:rPr>
          <w:delText xml:space="preserve">דאי </w:delText>
        </w:r>
      </w:del>
      <w:ins w:id="93361" w:author="מנוע מכני" w:date="2026-10-05T11:32:12Z">
        <w:r>
          <w:rPr>
            <w:rtl/>
          </w:rPr>
          <w:t xml:space="preserve">משם</w:t>
        </w:r>
      </w:ins>
      <w:del w:id="93362" w:author="מנוע מכני" w:date="2026-10-05T11:32:12Z">
        <w:r>
          <w:rPr>
            <w:rtl/>
          </w:rPr>
          <w:delText xml:space="preserve">מהתם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1" w:author="מנוע מכני" w:date="2026-10-05T11:32:12Z">
        <w:r>
          <w:rPr>
            <w:rtl/>
          </w:rPr>
          <w:t xml:space="preserve">ו"א</w:t>
        </w:r>
      </w:ins>
      <w:del w:id="90882" w:author="מנוע מכני" w:date="2026-10-05T11:32:12Z">
        <w:r>
          <w:rPr>
            <w:rtl/>
          </w:rPr>
          <w:delText xml:space="preserve">ו</w:delText>
        </w:r>
        <w:r w:rsidR="00A20C2E">
          <w:rPr>
            <w:rFonts w:hint="cs"/>
            <w:rtl/>
          </w:rPr>
          <w:delText xml:space="preserve">''א</w:delText>
        </w:r>
      </w:del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ins w:id="93357" w:author="מנוע מכני" w:date="2026-10-05T11:32:12Z">
        <w:r>
          <w:rPr>
            <w:rtl/>
          </w:rPr>
          <w:t xml:space="preserve">מקום</w:t>
        </w:r>
      </w:ins>
      <w:del w:id="9335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נחת לדרי, אבל </w:t>
      </w:r>
      <w:ins w:id="93359" w:author="מנוע מכני" w:date="2026-10-05T11:32:12Z">
        <w:r>
          <w:rPr>
            <w:rtl/>
          </w:rPr>
          <w:t xml:space="preserve">מקום</w:t>
        </w:r>
      </w:ins>
      <w:del w:id="9336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ins w:id="97787" w:author="מנוע מכני" w:date="2026-10-05T11:32:12Z">
        <w:r>
          <w:rPr>
            <w:rtl/>
          </w:rPr>
          <w:t xml:space="preserve">ואם </w:t>
        </w:r>
      </w:ins>
      <w:del w:id="97788" w:author="מנוע מכני" w:date="2026-10-05T11:32:12Z">
        <w:r>
          <w:rPr>
            <w:rtl/>
          </w:rPr>
          <w:delText xml:space="preserve">ואי </w:delText>
        </w:r>
      </w:del>
      <w:ins w:id="93363" w:author="מנוע מכני" w:date="2026-10-05T11:32:12Z">
        <w:r>
          <w:rPr>
            <w:rtl/>
          </w:rPr>
          <w:t xml:space="preserve">מכאן</w:t>
        </w:r>
      </w:ins>
      <w:del w:id="93364" w:author="מנוע מכני" w:date="2026-10-05T11:32:12Z">
        <w:r>
          <w:rPr>
            <w:rtl/>
          </w:rPr>
          <w:delText xml:space="preserve">מהכא</w:delText>
        </w:r>
      </w:del>
      <w:r>
        <w:rPr>
          <w:rtl/>
        </w:rPr>
        <w:t xml:space="preserve"> </w:t>
      </w:r>
      <w:r>
        <w:rPr>
          <w:rtl/>
        </w:rPr>
        <w:t xml:space="preserve">ה</w:t>
      </w:r>
      <w:ins w:id="90883" w:author="מנוע מכני" w:date="2026-10-05T11:32:12Z">
        <w:r>
          <w:rPr>
            <w:rFonts w:hint="cs"/>
            <w:rtl/>
          </w:rPr>
          <w:t xml:space="preserve">ו"א</w:t>
        </w:r>
      </w:ins>
      <w:del w:id="90884" w:author="מנוע מכני" w:date="2026-10-05T11:32:12Z">
        <w:r w:rsidR="00A20C2E">
          <w:rPr>
            <w:rFonts w:hint="cs"/>
            <w:rtl/>
          </w:rPr>
          <w:delText xml:space="preserve">ו''א</w:delText>
        </w:r>
      </w:del>
      <w:ins w:id="96183" w:author="מנוע מכני" w:date="2026-10-05T11:32:12Z">
        <w:r>
          <w:rPr>
            <w:rFonts w:hint="cs"/>
            <w:rtl/>
          </w:rPr>
          <w:t xml:space="preserve"> </w:t>
        </w:r>
      </w:ins>
      <w:del w:id="96184" w:author="מנוע מכני" w:date="2026-10-05T11:32:12Z">
        <w:r w:rsidR="00A20C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del w:id="90567" w:author="מנוע עיצוב" w:date="2026-10-05T11:33:53Z"/>
          <w:rtl/>
        </w:rPr>
      </w:pPr>
    </w:p>
    <w:p>
      <w:pPr>
        <w:pStyle w:val="38"/>
        <w:rPr>
          <w:ins w:id="99310" w:author="מנוע מכני" w:date="2026-10-05T11:32:12Z"/>
        </w:rPr>
      </w:pPr>
      <w:r>
        <w:t>א</w:t>
      </w:r>
      <w:r w:rsidR="00A20C2E">
        <w:t xml:space="preserve">רא</w:t>
      </w:r>
      <w:ins w:id="90885" w:author="מנוע מכני" w:date="2026-10-05T11:32:12Z">
        <w:r>
          <w:t xml:space="preserve">ב"י</w:t>
        </w:r>
      </w:ins>
      <w:del w:id="90886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del w:id="99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לא תלבש שעטנז</w:t>
      </w:r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2" w:author="מנוע מכני" w:date="2026-10-05T11:32:12Z"/>
        </w:rPr>
      </w:pPr>
      <w:r>
        <w:t>א</w:t>
      </w:r>
      <w:ins w:id="90887" w:author="מנוע מכני" w:date="2026-10-05T11:32:12Z">
        <w:r>
          <w:t xml:space="preserve">ר"פ</w:t>
        </w:r>
      </w:ins>
      <w:del w:id="90888" w:author="מנוע מכני" w:date="2026-10-05T11:32:12Z">
        <w:r w:rsidR="00A20C2E">
          <w:delText xml:space="preserve">ר''פ</w:delText>
        </w:r>
      </w:del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del w:id="993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r>
        <w:rPr>
          <w:rtl/>
        </w:rPr>
        <w:t>לא תלבש שעטנז</w:t>
      </w:r>
      <w:r w:rsidR="00A20C2E">
        <w:rPr>
          <w:rFonts w:hint="cs"/>
          <w:rtl/>
        </w:rPr>
        <w:t xml:space="preserve"> </w:t>
      </w:r>
      <w:r>
        <w:rPr>
          <w:rtl/>
        </w:rPr>
        <w:t>גדילים תעשה לך</w:t>
      </w:r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>
          <w:ins w:id="99314" w:author="מנוע מכני" w:date="2026-10-05T11:32:12Z"/>
        </w:rPr>
      </w:pPr>
      <w:r>
        <w:t>א</w:t>
      </w:r>
      <w:r w:rsidR="00A20C2E">
        <w:t xml:space="preserve">רנ</w:t>
      </w:r>
      <w:ins w:id="90889" w:author="מנוע מכני" w:date="2026-10-05T11:32:12Z">
        <w:r>
          <w:t xml:space="preserve">ב"י</w:t>
        </w:r>
      </w:ins>
      <w:del w:id="90890" w:author="מנוע מכני" w:date="2026-10-05T11:32:12Z">
        <w:r w:rsidR="00A20C2E">
          <w:delText xml:space="preserve">ב''י</w:delText>
        </w:r>
      </w:del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del w:id="993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>
          <w:ins w:id="99316" w:author="מנוע מכני" w:date="2026-10-05T11:32:12Z"/>
        </w:rPr>
      </w:pPr>
      <w:r>
        <w:t xml:space="preserve">א</w:t>
      </w:r>
      <w:ins w:id="90891" w:author="מנוע מכני" w:date="2026-10-05T11:32:12Z">
        <w:r>
          <w:t xml:space="preserve">ר"א</w:t>
        </w:r>
      </w:ins>
      <w:del w:id="90892" w:author="מנוע מכני" w:date="2026-10-05T11:32:12Z">
        <w:r>
          <w:delText xml:space="preserve">ר''א</w:delText>
        </w:r>
      </w:del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del w:id="993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ins w:id="96185" w:author="מנוע מכני" w:date="2026-10-05T11:32:12Z">
        <w:r>
          <w:rPr>
            <w:rtl/>
          </w:rPr>
          <w:t xml:space="preserve">,</w:t>
        </w:r>
      </w:ins>
      <w:del w:id="961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18" w:author="מנוע מכני" w:date="2026-10-05T11:32:12Z"/>
        </w:rPr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del w:id="993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דלישתני?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ins w:id="93367" w:author="מנוע מכני" w:date="2026-10-05T11:32:12Z">
        <w:r>
          <w:rPr>
            <w:rtl/>
          </w:rPr>
          <w:t xml:space="preserve">שהרי</w:t>
        </w:r>
      </w:ins>
      <w:del w:id="9336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פשתן </w:t>
      </w:r>
      <w:ins w:id="93365" w:author="מנוע מכני" w:date="2026-10-05T11:32:12Z">
        <w:r>
          <w:rPr>
            <w:rtl/>
          </w:rPr>
          <w:t xml:space="preserve">גם</w:t>
        </w:r>
      </w:ins>
      <w:del w:id="933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משתני! </w:t>
      </w:r>
    </w:p>
    <w:p>
      <w:pPr>
        <w:pStyle w:val="38"/>
        <w:rPr>
          <w:ins w:id="99320" w:author="מנוע מכני" w:date="2026-10-05T11:32:12Z"/>
        </w:rPr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del w:id="993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  <w:pPrChange w:id="90383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6187" w:author="מנוע מכני" w:date="2026-10-05T11:32:12Z">
        <w:r>
          <w:rPr>
            <w:rtl/>
          </w:rPr>
          <w:t xml:space="preserve"> </w:t>
        </w:r>
      </w:ins>
      <w:del w:id="96188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6189" w:author="מנוע מכני" w:date="2026-10-05T11:32:12Z">
        <w:r>
          <w:rPr>
            <w:rtl/>
          </w:rPr>
          <w:t xml:space="preserve"> </w:t>
        </w:r>
      </w:ins>
      <w:del w:id="9619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  <w:pPrChange w:id="903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191" w:author="מנוע מכני" w:date="2026-10-05T11:32:12Z">
        <w:r>
          <w:rPr>
            <w:rtl/>
          </w:rPr>
          <w:t xml:space="preserve"> </w:t>
        </w:r>
      </w:ins>
      <w:del w:id="961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193" w:author="מנוע מכני" w:date="2026-10-05T11:32:12Z">
        <w:r>
          <w:rPr>
            <w:rtl/>
          </w:rPr>
          <w:t xml:space="preserve"> </w:t>
        </w:r>
      </w:ins>
      <w:del w:id="961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322" w:author="מנוע מכני" w:date="2026-10-05T11:32:12Z"/>
        </w:rPr>
      </w:pPr>
      <w:ins w:id="93369" w:author="מנוע מכני" w:date="2026-10-05T11:32:12Z">
        <w:r>
          <w:t xml:space="preserve">אמרו</w:t>
        </w:r>
      </w:ins>
      <w:del w:id="93370" w:author="מנוע מכני" w:date="2026-10-05T11:32:12Z">
        <w:r>
          <w:delText xml:space="preserve">אמרי</w:delText>
        </w:r>
      </w:del>
      <w:r>
        <w:t xml:space="preserve"> ד</w:t>
      </w:r>
      <w:ins w:id="90893" w:author="מנוע מכני" w:date="2026-10-05T11:32:12Z">
        <w:r>
          <w:t xml:space="preserve">ר"י</w:t>
        </w:r>
      </w:ins>
      <w:del w:id="90894" w:author="מנוע מכני" w:date="2026-10-05T11:32:12Z">
        <w:r w:rsidR="00F625F6">
          <w:delText xml:space="preserve">ר''י</w:delText>
        </w:r>
      </w:del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del w:id="993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ins w:id="9089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896" w:author="מנוע מכני" w:date="2026-10-05T11:32:12Z">
        <w:r w:rsidR="00F625F6">
          <w:rPr>
            <w:rFonts w:hint="cs"/>
            <w:rtl/>
          </w:rPr>
          <w:delText xml:space="preserve">ה''ג</w:delText>
        </w:r>
      </w:del>
      <w:r w:rsidR="00F625F6">
        <w:rPr>
          <w:rFonts w:hint="cs"/>
          <w:rtl/>
        </w:rPr>
        <w:t xml:space="preserve"> שמעי' דאפשר לצמצם בידי שמים ו</w:t>
      </w:r>
      <w:ins w:id="90897" w:author="מנוע מכני" w:date="2026-10-05T11:32:12Z">
        <w:r>
          <w:rPr>
            <w:rFonts w:hint="cs"/>
            <w:rtl/>
          </w:rPr>
          <w:t xml:space="preserve">כ"ש</w:t>
        </w:r>
      </w:ins>
      <w:del w:id="90898" w:author="מנוע מכני" w:date="2026-10-05T11:32:12Z">
        <w:r w:rsidR="00F625F6">
          <w:rPr>
            <w:rFonts w:hint="cs"/>
            <w:rtl/>
          </w:rPr>
          <w:delText xml:space="preserve">כ''ש</w:delText>
        </w:r>
      </w:del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del w:id="92715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25F6" w:rsidRPr="004D530B">
        <w:rPr>
          <w:rFonts w:hint="cs"/>
          <w:b/>
          <w:bCs/>
          <w:rtl/>
        </w:rPr>
        <w:t xml:space="preserve">ולרבנן דביד</w:t>
      </w:r>
      <w:ins w:id="90899" w:author="מנוע מכני" w:date="2026-10-05T11:32:12Z">
        <w:r>
          <w:rPr>
            <w:rFonts w:hint="cs"/>
            <w:b/>
            <w:bCs/>
            <w:rtl/>
          </w:rPr>
          <w:t xml:space="preserve">י"ש</w:t>
        </w:r>
      </w:ins>
      <w:del w:id="90900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י''ש</w:delText>
        </w:r>
      </w:del>
      <w:r w:rsidR="00F625F6" w:rsidRPr="004D530B">
        <w:rPr>
          <w:rFonts w:hint="cs"/>
          <w:b/>
          <w:bCs/>
          <w:rtl/>
        </w:rPr>
        <w:t xml:space="preserve"> </w:t>
      </w:r>
      <w:ins w:id="90901" w:author="מנוע מכני" w:date="2026-10-05T11:32:12Z">
        <w:r>
          <w:rPr>
            <w:rFonts w:hint="cs"/>
            <w:b/>
            <w:bCs/>
            <w:rtl/>
          </w:rPr>
          <w:t xml:space="preserve">א"א</w:t>
        </w:r>
      </w:ins>
      <w:del w:id="90902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א''א</w:delText>
        </w:r>
      </w:del>
      <w:r w:rsidR="00F625F6" w:rsidRPr="004D530B">
        <w:rPr>
          <w:rFonts w:hint="cs"/>
          <w:b/>
          <w:bCs/>
          <w:rtl/>
        </w:rPr>
        <w:t xml:space="preserve"> לצמצם בידי אדם </w:t>
      </w:r>
      <w:ins w:id="94707" w:author="מנוע מכני" w:date="2026-10-05T11:32:12Z">
        <w:r>
          <w:rPr>
            <w:rFonts w:hint="cs"/>
            <w:b/>
            <w:bCs/>
            <w:rtl/>
          </w:rPr>
          <w:t xml:space="preserve">מה</w:t>
        </w:r>
      </w:ins>
      <w:del w:id="94708" w:author="מנוע מכני" w:date="2026-10-05T11:32:12Z">
        <w:r w:rsidR="00F625F6" w:rsidRPr="004D530B">
          <w:rPr>
            <w:rFonts w:hint="cs"/>
            <w:b/>
            <w:bCs/>
            <w:rtl/>
          </w:rPr>
          <w:delText xml:space="preserve">מאי</w:delText>
        </w:r>
      </w:del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>
          <w:ins w:id="99324" w:author="מנוע מכני" w:date="2026-10-05T11:32:12Z"/>
        </w:rPr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del w:id="99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ins w:id="90903" w:author="מנוע מכני" w:date="2026-10-05T11:32:12Z">
        <w:r>
          <w:rPr>
            <w:rFonts w:hint="cs"/>
            <w:rtl/>
          </w:rPr>
          <w:t xml:space="preserve">א"א</w:t>
        </w:r>
      </w:ins>
      <w:del w:id="90904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>
          <w:ins w:id="99326" w:author="מנוע מכני" w:date="2026-10-05T11:32:12Z"/>
        </w:rPr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del w:id="9932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ins w:id="96195" w:author="מנוע מכני" w:date="2026-10-05T11:32:12Z">
        <w:r>
          <w:rPr>
            <w:rtl/>
          </w:rPr>
          <w:t xml:space="preserve">,</w:t>
        </w:r>
      </w:ins>
      <w:del w:id="96196" w:author="מנוע מכני" w:date="2026-10-05T11:32:12Z">
        <w:r w:rsidR="000B5F7F">
          <w:rPr>
            <w:rtl/>
          </w:rPr>
          <w:delText xml:space="preserve">;</w:delText>
        </w:r>
      </w:del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ins w:id="93371" w:author="מנוע מכני" w:date="2026-10-05T11:32:12Z">
        <w:r>
          <w:rPr>
            <w:rtl/>
          </w:rPr>
          <w:t xml:space="preserve">שם</w:t>
        </w:r>
      </w:ins>
      <w:del w:id="93372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</w:t>
      </w:r>
      <w:ins w:id="94709" w:author="מנוע מכני" w:date="2026-10-05T11:32:12Z">
        <w:r>
          <w:rPr>
            <w:rtl/>
          </w:rPr>
          <w:t xml:space="preserve">דהתורה</w:t>
        </w:r>
      </w:ins>
      <w:del w:id="94710" w:author="מנוע מכני" w:date="2026-10-05T11:32:12Z">
        <w:r w:rsidR="00F63065">
          <w:rPr>
            <w:rtl/>
          </w:rPr>
          <w:delText xml:space="preserve">דרחמנא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r w:rsidR="00F63065">
        <w:rPr>
          <w:rtl/>
        </w:rPr>
        <w:t>הכל בכתב מיד ה'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0905" w:author="מנוע מכני" w:date="2026-10-05T11:32:12Z">
        <w:r>
          <w:rPr>
            <w:rStyle w:val="2fb"/>
            <w:rFonts w:hint="cs"/>
            <w:rtl/>
          </w:rPr>
          <w:t xml:space="preserve">ר"ק</w:t>
        </w:r>
      </w:ins>
      <w:del w:id="90906" w:author="מנוע מכני" w:date="2026-10-05T11:32:12Z">
        <w:r>
          <w:rPr>
            <w:rFonts w:hint="cs"/>
            <w:rtl/>
          </w:rPr>
          <w:delText xml:space="preserve">ר''ק</w:delText>
        </w:r>
      </w:del>
      <w:r w:rsidR="00F63065">
        <w:rPr>
          <w:rtl/>
        </w:rPr>
        <w:t xml:space="preserve"> ת"ש: חלקו לשנים והן שוין - שניהן טמאים, לפי שאי אפשר לצמצם</w:t>
      </w:r>
      <w:ins w:id="96197" w:author="מנוע מכני" w:date="2026-10-05T11:32:12Z">
        <w:r>
          <w:rPr>
            <w:rtl/>
          </w:rPr>
          <w:t xml:space="preserve">,</w:t>
        </w:r>
      </w:ins>
      <w:del w:id="96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28" w:author="מנוע מכני" w:date="2026-10-05T11:32:12Z"/>
        </w:rPr>
      </w:pPr>
      <w:r>
        <w:t xml:space="preserve">א</w:t>
      </w:r>
      <w:ins w:id="90907" w:author="מנוע מכני" w:date="2026-10-05T11:32:12Z">
        <w:r>
          <w:t xml:space="preserve">ר"כ</w:t>
        </w:r>
      </w:ins>
      <w:del w:id="9090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del w:id="9932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>
          <w:ins w:id="99330" w:author="מנוע מכני" w:date="2026-10-05T11:32:12Z"/>
        </w:rPr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del w:id="99331" w:author="מנוע מכני" w:date="2026-10-05T11:32:12Z">
        <w:r w:rsidR="00F63065" w:rsidRPr="004D530B">
          <w:rPr>
            <w:b/>
            <w:bCs/>
            <w:rtl/>
          </w:rPr>
          <w:delText xml:space="preserve"> </w:delText>
        </w:r>
      </w:del>
      <w:r>
        <w:rPr>
          <w:rStyle w:val="2fb"/>
          <w:rFonts w:hint="cs"/>
          <w:b/>
          <w:bCs/>
          <w:rtl/>
        </w:rPr>
        <w:t xml:space="preserve">ד</w:t>
      </w:r>
      <w:ins w:id="90909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ר"א</w:t>
        </w:r>
      </w:ins>
      <w:del w:id="90910" w:author="מנוע מכני" w:date="2026-10-05T11:32:12Z">
        <w:r>
          <w:rPr>
            <w:rFonts w:hint="cs"/>
            <w:b/>
            <w:bCs/>
            <w:rtl/>
          </w:rPr>
          <w:delText xml:space="preserve">ר''א</w:delText>
        </w:r>
      </w:del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ins w:id="93375" w:author="מנוע מכני" w:date="2026-10-05T11:32:12Z">
        <w:r>
          <w:rPr>
            <w:rtl/>
          </w:rPr>
          <w:t xml:space="preserve">לא</w:t>
        </w:r>
      </w:ins>
      <w:del w:id="9337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373" w:author="מנוע מכני" w:date="2026-10-05T11:32:12Z">
        <w:r>
          <w:rPr>
            <w:rtl/>
          </w:rPr>
          <w:t xml:space="preserve">דסבר</w:t>
        </w:r>
      </w:ins>
      <w:del w:id="93374" w:author="מנוע מכני" w:date="2026-10-05T11:32:12Z">
        <w:r>
          <w:rPr>
            <w:rtl/>
          </w:rPr>
          <w:delText xml:space="preserve">דקסבר</w:delText>
        </w:r>
      </w:del>
      <w:r>
        <w:rPr>
          <w:rtl/>
        </w:rPr>
        <w:t xml:space="preserve"> בידי אדם אפשר לצמצם, וקרובה </w:t>
      </w:r>
      <w:ins w:id="92817" w:author="מנוע מכני" w:date="2026-10-05T11:32:12Z">
        <w:r>
          <w:rPr>
            <w:rtl/>
          </w:rPr>
          <w:t xml:space="preserve">ואפי'</w:t>
        </w:r>
      </w:ins>
      <w:del w:id="92818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ins w:id="9091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0912" w:author="מנוע מכני" w:date="2026-10-05T11:32:12Z">
        <w:r w:rsidR="00FC2BF0">
          <w:rPr>
            <w:rFonts w:hint="cs"/>
            <w:rtl/>
          </w:rPr>
          <w:delText xml:space="preserve">ר''א</w:delText>
        </w:r>
      </w:del>
      <w:r w:rsidR="00FC2BF0">
        <w:rPr>
          <w:rFonts w:hint="cs"/>
          <w:rtl/>
        </w:rPr>
        <w:t xml:space="preserve"> </w:t>
      </w:r>
      <w:ins w:id="90913" w:author="מנוע מכני" w:date="2026-10-05T11:32:12Z">
        <w:ins w:id="98011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12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0914" w:author="מנוע מכני" w:date="2026-10-05T11:32:12Z">
        <w:r w:rsidR="00FC2BF0">
          <w:rPr>
            <w:rFonts w:hint="cs"/>
            <w:rtl/>
          </w:rPr>
          <w:delText xml:space="preserve">ס''ל</w:delText>
        </w:r>
      </w:del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ins w:id="909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0916" w:author="מנוע מכני" w:date="2026-10-05T11:32:12Z">
        <w:r w:rsidR="00FC2BF0">
          <w:rPr>
            <w:rFonts w:hint="cs"/>
            <w:rtl/>
          </w:rPr>
          <w:delText xml:space="preserve">ה''ג</w:delText>
        </w:r>
      </w:del>
      <w:r w:rsidR="00FC2BF0">
        <w:rPr>
          <w:rFonts w:hint="cs"/>
          <w:rtl/>
        </w:rPr>
        <w:t xml:space="preserve"> דאפשר לצמצם בי</w:t>
      </w:r>
      <w:ins w:id="90917" w:author="מנוע מכני" w:date="2026-10-05T11:32:12Z">
        <w:r>
          <w:rPr>
            <w:rFonts w:hint="cs"/>
            <w:rtl/>
          </w:rPr>
          <w:t xml:space="preserve">ד"ש</w:t>
        </w:r>
      </w:ins>
      <w:del w:id="90918" w:author="מנוע מכני" w:date="2026-10-05T11:32:12Z">
        <w:r w:rsidR="00FC2BF0">
          <w:rPr>
            <w:rFonts w:hint="cs"/>
            <w:rtl/>
          </w:rPr>
          <w:delText xml:space="preserve">ד''ש</w:delText>
        </w:r>
      </w:del>
      <w:r w:rsidR="00FC2BF0">
        <w:rPr>
          <w:rFonts w:hint="cs"/>
          <w:rtl/>
        </w:rPr>
        <w:t xml:space="preserve"> ו</w:t>
      </w:r>
      <w:ins w:id="90919" w:author="מנוע מכני" w:date="2026-10-05T11:32:12Z">
        <w:r>
          <w:rPr>
            <w:rFonts w:hint="cs"/>
            <w:rtl/>
          </w:rPr>
          <w:t xml:space="preserve">כ"ש</w:t>
        </w:r>
      </w:ins>
      <w:del w:id="90920" w:author="מנוע מכני" w:date="2026-10-05T11:32:12Z">
        <w:r w:rsidR="00FC2BF0">
          <w:rPr>
            <w:rFonts w:hint="cs"/>
            <w:rtl/>
          </w:rPr>
          <w:delText xml:space="preserve">כ''ש</w:delText>
        </w:r>
      </w:del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ins w:id="96199" w:author="מנוע מכני" w:date="2026-10-05T11:32:12Z">
        <w:r>
          <w:rPr>
            <w:rtl/>
          </w:rPr>
          <w:t xml:space="preserve"> </w:t>
        </w:r>
      </w:ins>
      <w:del w:id="96200" w:author="מנוע מכני" w:date="2026-10-05T11:32:12Z">
        <w:r>
          <w:rPr>
            <w:rtl/>
          </w:rPr>
          <w:delText xml:space="preserve"> </w:delText>
        </w:r>
        <w:r w:rsidR="00FC2BF0">
          <w:rPr>
            <w:rFonts w:hint="cs"/>
            <w:rtl/>
          </w:rPr>
          <w:delText xml:space="preserve"> </w:delText>
        </w:r>
      </w:del>
      <w:r w:rsidR="00FC2BF0">
        <w:rPr>
          <w:rFonts w:hint="cs"/>
          <w:rtl/>
        </w:rPr>
        <w:t xml:space="preserve">[ומשמע ד</w:t>
      </w:r>
      <w:ins w:id="90921" w:author="מנוע מכני" w:date="2026-10-05T11:32:12Z">
        <w:r>
          <w:rPr>
            <w:rFonts w:hint="cs"/>
            <w:rtl/>
          </w:rPr>
          <w:t xml:space="preserve">א"א</w:t>
        </w:r>
      </w:ins>
      <w:del w:id="90922" w:author="מנוע מכני" w:date="2026-10-05T11:32:12Z">
        <w:r w:rsidR="00FC2BF0">
          <w:rPr>
            <w:rFonts w:hint="cs"/>
            <w:rtl/>
          </w:rPr>
          <w:delText xml:space="preserve">א''א</w:delText>
        </w:r>
      </w:del>
      <w:r w:rsidR="00FC2BF0">
        <w:rPr>
          <w:rFonts w:hint="cs"/>
          <w:rtl/>
        </w:rPr>
        <w:t xml:space="preserve"> לצמצם]</w:t>
      </w:r>
    </w:p>
    <w:p>
      <w:pPr>
        <w:pStyle w:val="38"/>
        <w:rPr>
          <w:ins w:id="99332" w:author="מנוע מכני" w:date="2026-10-05T11:32:12Z"/>
        </w:rPr>
      </w:pPr>
      <w:r>
        <w:tab/>
      </w:r>
      <w:r>
        <w:tab/>
      </w:r>
      <w:r>
        <w:tab/>
      </w:r>
      <w:ins w:id="90923" w:author="מנוע מכני" w:date="2026-10-05T11:32:12Z">
        <w:r>
          <w:t xml:space="preserve">ר"א</w:t>
        </w:r>
      </w:ins>
      <w:del w:id="90924" w:author="מנוע מכני" w:date="2026-10-05T11:32:12Z">
        <w:r>
          <w:delText xml:space="preserve">ר''א</w:delText>
        </w:r>
      </w:del>
      <w:del w:id="100900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del w:id="9933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>
          <w:ins w:id="99334" w:author="מנוע מכני" w:date="2026-10-05T11:32:12Z"/>
        </w:rPr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del w:id="99335" w:author="מנוע מכני" w:date="2026-10-05T11:32:12Z">
        <w:r>
          <w:rPr>
            <w:rFonts w:hint="cs"/>
            <w:rtl/>
          </w:rPr>
          <w:delText xml:space="preserve"> </w:delText>
        </w:r>
      </w:del>
      <w:ins w:id="97789" w:author="מנוע מכני" w:date="2026-10-05T11:32:12Z">
        <w:r>
          <w:rPr>
            <w:rFonts w:hint="cs"/>
            <w:rtl/>
          </w:rPr>
          <w:t xml:space="preserve">דאם </w:t>
        </w:r>
      </w:ins>
      <w:del w:id="977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Style w:val="2fb"/>
          <w:rFonts w:hint="cs"/>
          <w:rtl/>
        </w:rPr>
        <w:t xml:space="preserve">ל</w:t>
      </w:r>
      <w:ins w:id="90925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0926" w:author="מנוע מכני" w:date="2026-10-05T11:32:12Z">
        <w:r>
          <w:rPr>
            <w:rFonts w:hint="cs"/>
            <w:rtl/>
          </w:rPr>
          <w:delText xml:space="preserve">ת''ק</w:delText>
        </w:r>
      </w:del>
      <w:r>
        <w:rPr>
          <w:rFonts w:hint="cs"/>
          <w:rtl/>
        </w:rPr>
        <w:t xml:space="preserve"> </w:t>
      </w:r>
      <w:ins w:id="90927" w:author="מנוע מכני" w:date="2026-10-05T11:32:12Z">
        <w:r>
          <w:rPr>
            <w:rFonts w:hint="cs"/>
            <w:rtl/>
          </w:rPr>
          <w:t xml:space="preserve">א"א</w:t>
        </w:r>
      </w:ins>
      <w:del w:id="9092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לצמצם </w:t>
      </w:r>
      <w:ins w:id="94711" w:author="מנוע מכני" w:date="2026-10-05T11:32:12Z">
        <w:r>
          <w:rPr>
            <w:rFonts w:hint="cs"/>
            <w:rtl/>
          </w:rPr>
          <w:t xml:space="preserve">למה</w:t>
        </w:r>
      </w:ins>
      <w:del w:id="94712" w:author="מנוע מכני" w:date="2026-10-05T11:32:12Z">
        <w:r>
          <w:rPr>
            <w:rFonts w:hint="cs"/>
            <w:rtl/>
          </w:rPr>
          <w:delText xml:space="preserve">אמאי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>
          <w:ins w:id="99336" w:author="מנוע מכני" w:date="2026-10-05T11:32:12Z"/>
        </w:rPr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del w:id="99337" w:author="מנוע מכני" w:date="2026-10-05T11:32:12Z">
        <w:r>
          <w:rPr>
            <w:rtl/>
          </w:rPr>
          <w:delText xml:space="preserve"> </w:delText>
        </w:r>
      </w:del>
      <w:ins w:id="94713" w:author="מנוע מכני" w:date="2026-10-05T11:32:12Z">
        <w:r>
          <w:rPr>
            <w:rtl/>
          </w:rPr>
          <w:t xml:space="preserve">לאלו</w:t>
        </w:r>
      </w:ins>
      <w:del w:id="94714" w:author="מנוע מכני" w:date="2026-10-05T11:32:12Z">
        <w:r>
          <w:rPr>
            <w:rtl/>
          </w:rPr>
          <w:delText xml:space="preserve">להני</w:delText>
        </w:r>
      </w:del>
      <w:r>
        <w:rPr>
          <w:rtl/>
        </w:rPr>
        <w:t xml:space="preserve"> תנאי דכ</w:t>
      </w:r>
      <w:ins w:id="90929" w:author="מנוע מכני" w:date="2026-10-05T11:32:12Z">
        <w:r>
          <w:rPr>
            <w:rtl/>
          </w:rPr>
          <w:t xml:space="preserve">ו"ע</w:t>
        </w:r>
      </w:ins>
      <w:del w:id="90930" w:author="מנוע מכני" w:date="2026-10-05T11:32:12Z">
        <w:r>
          <w:rPr>
            <w:rtl/>
          </w:rPr>
          <w:delText xml:space="preserve">ו</w:delText>
        </w:r>
        <w:r w:rsidR="00FC2BF0">
          <w:rPr>
            <w:rFonts w:hint="cs"/>
            <w:rtl/>
          </w:rPr>
          <w:delText xml:space="preserve">''ע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ins w:id="93379" w:author="מנוע מכני" w:date="2026-10-05T11:32:12Z">
        <w:r>
          <w:rPr>
            <w:rtl/>
          </w:rPr>
          <w:t xml:space="preserve">וכאן</w:t>
        </w:r>
      </w:ins>
      <w:del w:id="9338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בקרובה ולא קרובות </w:t>
      </w:r>
      <w:ins w:id="93377" w:author="מנוע מכני" w:date="2026-10-05T11:32:12Z">
        <w:r>
          <w:rPr>
            <w:rFonts w:hint="cs"/>
            <w:rtl/>
          </w:rPr>
          <w:t xml:space="preserve">חלקו</w:t>
        </w:r>
      </w:ins>
      <w:del w:id="93378" w:author="מנוע מכני" w:date="2026-10-05T11:32:12Z">
        <w:r w:rsidR="00FC2BF0">
          <w:rPr>
            <w:rFonts w:hint="cs"/>
            <w:rtl/>
          </w:rPr>
          <w:delText xml:space="preserve">פליגי</w:delText>
        </w:r>
      </w:del>
      <w:r>
        <w:rPr>
          <w:rtl/>
        </w:rPr>
        <w:t xml:space="preserve"> </w:t>
      </w:r>
    </w:p>
    <w:p>
      <w:pPr>
        <w:pStyle w:val="38"/>
        <w:rPr>
          <w:ins w:id="99338" w:author="מנוע מכני" w:date="2026-10-05T11:32:12Z"/>
        </w:rPr>
      </w:pPr>
      <w:r>
        <w:t xml:space="preserve">ד</w:t>
      </w:r>
      <w:ins w:id="90931" w:author="מנוע מכני" w:date="2026-10-05T11:32:12Z">
        <w:r>
          <w:t xml:space="preserve">ת"ק</w:t>
        </w:r>
      </w:ins>
      <w:del w:id="90932" w:author="מנוע מכני" w:date="2026-10-05T11:32:12Z">
        <w:r>
          <w:delText xml:space="preserve">ת</w:delText>
        </w:r>
        <w:r w:rsidR="005D0CED">
          <w:delText xml:space="preserve">''ק</w:delText>
        </w:r>
      </w:del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del w:id="99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ins w:id="90933" w:author="מנוע מכני" w:date="2026-10-05T11:32:12Z">
        <w:r>
          <w:rPr>
            <w:rStyle w:val="2fb"/>
            <w:rtl/>
          </w:rPr>
          <w:t xml:space="preserve">ר"א</w:t>
        </w:r>
      </w:ins>
      <w:del w:id="90934" w:author="מנוע מכני" w:date="2026-10-05T11:32:12Z">
        <w:r>
          <w:rPr>
            <w:rtl/>
          </w:rPr>
          <w:delText xml:space="preserve">ר</w:delText>
        </w:r>
        <w:r w:rsidR="005D0CED">
          <w:rPr>
            <w:rFonts w:hint="cs"/>
            <w:rtl/>
          </w:rPr>
          <w:delText xml:space="preserve">''א</w:delText>
        </w:r>
      </w:del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del w:id="90568" w:author="מנוע עיצוב" w:date="2026-10-05T11:33:53Z"/>
          <w:rtl/>
        </w:rPr>
      </w:pPr>
    </w:p>
    <w:p>
      <w:pPr>
        <w:pStyle w:val="38"/>
        <w:rPr>
          <w:ins w:id="99340" w:author="מנוע מכני" w:date="2026-10-05T11:32:12Z"/>
        </w:rPr>
      </w:pPr>
      <w:r>
        <w:t>א</w:t>
      </w:r>
      <w:r w:rsidR="005D0CED">
        <w:t xml:space="preserve">רח</w:t>
      </w:r>
      <w:ins w:id="90935" w:author="מנוע מכני" w:date="2026-10-05T11:32:12Z">
        <w:r>
          <w:t xml:space="preserve">ב"א</w:t>
        </w:r>
      </w:ins>
      <w:del w:id="90936" w:author="מנוע מכני" w:date="2026-10-05T11:32:12Z">
        <w:r w:rsidR="005D0CED">
          <w:delText xml:space="preserve">ב''א</w:delText>
        </w:r>
      </w:del>
      <w:r w:rsidR="005D0CED">
        <w:t xml:space="preserve"> מ</w:t>
      </w:r>
      <w:ins w:id="90937" w:author="מנוע מכני" w:date="2026-10-05T11:32:12Z">
        <w:r>
          <w:t xml:space="preserve">ר"ע</w:t>
        </w:r>
      </w:ins>
      <w:del w:id="90938" w:author="מנוע מכני" w:date="2026-10-05T11:32:12Z">
        <w:r w:rsidR="005D0CED">
          <w:delText xml:space="preserve">ר''ע</w:delText>
        </w:r>
      </w:del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del w:id="993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נמצא מכוון בין שתי עיירות, </w:t>
      </w:r>
      <w:ins w:id="90939" w:author="מנוע מכני" w:date="2026-10-05T11:32:12Z">
        <w:r>
          <w:rPr>
            <w:rStyle w:val="2fb"/>
            <w:rtl/>
          </w:rPr>
          <w:t xml:space="preserve">ר"א</w:t>
        </w:r>
      </w:ins>
      <w:del w:id="90940" w:author="מנוע מכני" w:date="2026-10-05T11:32:12Z">
        <w:r>
          <w:rPr>
            <w:rtl/>
          </w:rPr>
          <w:delText xml:space="preserve">ר</w:delText>
        </w:r>
        <w:r w:rsidR="00FC2BF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C2BF0">
          <w:rPr>
            <w:rFonts w:hint="cs"/>
            <w:rtl/>
          </w:rPr>
          <w:delText xml:space="preserve">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ins w:id="90941" w:author="מנוע מכני" w:date="2026-10-05T11:32:12Z">
        <w:r>
          <w:rPr>
            <w:rtl/>
          </w:rPr>
          <w:t xml:space="preserve">כ"א</w:t>
        </w:r>
      </w:ins>
      <w:del w:id="90942" w:author="מנוע מכני" w:date="2026-10-05T11:32:12Z">
        <w:r>
          <w:rPr>
            <w:rtl/>
          </w:rPr>
          <w:lastRenderedPageBreak/>
          <w:delText xml:space="preserve">כ</w:delText>
        </w:r>
        <w:r w:rsidR="00FC2BF0">
          <w:rPr>
            <w:rFonts w:hint="cs"/>
            <w:rtl/>
          </w:rPr>
          <w:delText xml:space="preserve">''א</w:delText>
        </w:r>
      </w:del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ins w:id="96201" w:author="מנוע מכני" w:date="2026-10-05T11:32:12Z">
        <w:r>
          <w:rPr>
            <w:rtl/>
          </w:rPr>
          <w:t xml:space="preserve">,</w:t>
        </w:r>
      </w:ins>
      <w:del w:id="96202" w:author="מנוע מכני" w:date="2026-10-05T11:32:12Z">
        <w:r w:rsidR="000B5F7F">
          <w:rPr>
            <w:rtl/>
          </w:rPr>
          <w:delText xml:space="preserve">;</w:delText>
        </w:r>
      </w:del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ins w:id="97791" w:author="מנוע מכני" w:date="2026-10-05T11:32:12Z">
        <w:r>
          <w:rPr>
            <w:rtl/>
          </w:rPr>
          <w:t xml:space="preserve">ואם </w:t>
        </w:r>
      </w:ins>
      <w:del w:id="97792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קרובה ולא קרובות - אפי' </w:t>
      </w:r>
      <w:ins w:id="94715" w:author="מנוע מכני" w:date="2026-10-05T11:32:12Z">
        <w:r>
          <w:rPr>
            <w:rtl/>
          </w:rPr>
          <w:t xml:space="preserve">אחת</w:t>
        </w:r>
      </w:ins>
      <w:del w:id="94716" w:author="מנוע מכני" w:date="2026-10-05T11:32:12Z">
        <w:r w:rsidR="00F63065">
          <w:rPr>
            <w:rtl/>
          </w:rPr>
          <w:delText xml:space="preserve">חדא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>
          <w:ins w:id="99342" w:author="מנוע מכני" w:date="2026-10-05T11:32:12Z"/>
        </w:rPr>
      </w:pPr>
      <w:r>
        <w:t xml:space="preserve">אלא </w:t>
      </w:r>
      <w:ins w:id="93381" w:author="מנוע מכני" w:date="2026-10-05T11:32:12Z">
        <w:r>
          <w:t xml:space="preserve">לא</w:t>
        </w:r>
      </w:ins>
      <w:del w:id="93382" w:author="מנוע מכני" w:date="2026-10-05T11:32:12Z">
        <w:r>
          <w:delText xml:space="preserve">לאו</w:delText>
        </w:r>
      </w:del>
      <w:r>
        <w:t xml:space="preserve"> </w:t>
      </w:r>
      <w:ins w:id="90943" w:author="מנוע מכני" w:date="2026-10-05T11:32:12Z">
        <w:r>
          <w:t xml:space="preserve">ש"מ</w:t>
        </w:r>
      </w:ins>
      <w:del w:id="90944" w:author="מנוע מכני" w:date="2026-10-05T11:32:12Z">
        <w:r>
          <w:delText xml:space="preserve">ש''מ</w:delText>
        </w:r>
      </w:del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del w:id="9934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 אפשר לצמצם, </w:t>
      </w:r>
      <w:ins w:id="92819" w:author="מנוע מכני" w:date="2026-10-05T11:32:12Z">
        <w:r>
          <w:rPr>
            <w:rtl/>
          </w:rPr>
          <w:t xml:space="preserve">ואפי'</w:t>
        </w:r>
      </w:ins>
      <w:del w:id="92820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בידי אדם, </w:t>
      </w:r>
      <w:ins w:id="90945" w:author="מנוע מכני" w:date="2026-10-05T11:32:12Z">
        <w:r>
          <w:rPr>
            <w:rtl/>
          </w:rPr>
          <w:t xml:space="preserve">ש"מ</w:t>
        </w:r>
      </w:ins>
      <w:del w:id="90946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del w:id="90064" w:author="מנוע עיצוב" w:date="2026-10-05T11:33:53Z"/>
          <w:rtl/>
        </w:rPr>
      </w:pPr>
      <w:del w:id="90061" w:author="מנוע עיצוב" w:date="2026-10-05T11:33:53Z">
        <w:r>
          <w:rPr>
            <w:rtl/>
          </w:rPr>
          <w:delText xml:space="preserve">•</w:delText>
        </w:r>
      </w:del>
      <w:ins w:id="96203" w:author="מנוע מכני" w:date="2026-10-05T11:32:12Z">
        <w:r>
          <w:rPr>
            <w:rtl/>
          </w:rPr>
          <w:t xml:space="preserve"> </w:t>
        </w:r>
      </w:ins>
      <w:del w:id="96204" w:author="מנוע מכני" w:date="2026-10-05T11:32:12Z">
        <w:r>
          <w:rPr>
            <w:rtl/>
          </w:rPr>
          <w:delText xml:space="preserve">  </w:delText>
        </w:r>
      </w:del>
      <w:del w:id="90062" w:author="מנוע עיצוב" w:date="2026-10-05T11:33:53Z">
        <w:r>
          <w:rPr>
            <w:rtl/>
          </w:rPr>
          <w:delText xml:space="preserve">•</w:delText>
        </w:r>
      </w:del>
      <w:ins w:id="96205" w:author="מנוע מכני" w:date="2026-10-05T11:32:12Z">
        <w:r>
          <w:rPr>
            <w:rtl/>
          </w:rPr>
          <w:t xml:space="preserve"> </w:t>
        </w:r>
      </w:ins>
      <w:del w:id="96206" w:author="מנוע מכני" w:date="2026-10-05T11:32:12Z">
        <w:r>
          <w:rPr>
            <w:rtl/>
          </w:rPr>
          <w:delText xml:space="preserve">  </w:delText>
        </w:r>
      </w:del>
      <w:del w:id="90063" w:author="מנוע עיצוב" w:date="2026-10-05T11:33:53Z">
        <w:r>
          <w:rPr>
            <w:rtl/>
          </w:rPr>
          <w:delText xml:space="preserve">•</w:delText>
        </w:r>
      </w:del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094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4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ins w:id="98447" w:author="מנוע מכני" w:date="2026-10-05T11:32:12Z">
        <w:r>
          <w:rPr>
            <w:rtl/>
          </w:rPr>
          <w:t xml:space="preserve">יצא</w:t>
        </w:r>
      </w:ins>
      <w:del w:id="98448" w:author="מנוע מכני" w:date="2026-10-05T11:32:12Z">
        <w:r w:rsidR="00F63065">
          <w:rPr>
            <w:rtl/>
          </w:rPr>
          <w:delText xml:space="preserve">נפק</w:delText>
        </w:r>
      </w:del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del w:id="90068" w:author="מנוע עיצוב" w:date="2026-10-05T11:33:53Z"/>
          <w:rtl/>
        </w:rPr>
      </w:pPr>
      <w:del w:id="90065" w:author="מנוע עיצוב" w:date="2026-10-05T11:33:53Z">
        <w:r>
          <w:rPr>
            <w:rtl/>
          </w:rPr>
          <w:delText xml:space="preserve">•</w:delText>
        </w:r>
      </w:del>
      <w:ins w:id="96207" w:author="מנוע מכני" w:date="2026-10-05T11:32:12Z">
        <w:r>
          <w:rPr>
            <w:rtl/>
          </w:rPr>
          <w:t xml:space="preserve"> </w:t>
        </w:r>
      </w:ins>
      <w:del w:id="96208" w:author="מנוע מכני" w:date="2026-10-05T11:32:12Z">
        <w:r>
          <w:rPr>
            <w:rtl/>
          </w:rPr>
          <w:delText xml:space="preserve">  </w:delText>
        </w:r>
      </w:del>
      <w:del w:id="90066" w:author="מנוע עיצוב" w:date="2026-10-05T11:33:53Z">
        <w:r>
          <w:rPr>
            <w:rtl/>
          </w:rPr>
          <w:delText xml:space="preserve">•</w:delText>
        </w:r>
      </w:del>
      <w:ins w:id="96209" w:author="מנוע מכני" w:date="2026-10-05T11:32:12Z">
        <w:r>
          <w:rPr>
            <w:rtl/>
          </w:rPr>
          <w:t xml:space="preserve"> </w:t>
        </w:r>
      </w:ins>
      <w:del w:id="96210" w:author="מנוע מכני" w:date="2026-10-05T11:32:12Z">
        <w:r>
          <w:rPr>
            <w:rtl/>
          </w:rPr>
          <w:delText xml:space="preserve">  </w:delText>
        </w:r>
      </w:del>
      <w:del w:id="90067" w:author="מנוע עיצוב" w:date="2026-10-05T11:33:53Z">
        <w:r>
          <w:rPr>
            <w:rtl/>
          </w:rPr>
          <w:delText xml:space="preserve">•</w:delText>
        </w:r>
      </w:del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>
          <w:ins w:id="99344" w:author="מנוע מכני" w:date="2026-10-05T11:32:12Z"/>
        </w:rPr>
      </w:pPr>
      <w:r>
        <w:t xml:space="preserve">רח</w:t>
      </w:r>
      <w:ins w:id="90949" w:author="מנוע מכני" w:date="2026-10-05T11:32:12Z">
        <w:r>
          <w:t xml:space="preserve">ב"א</w:t>
        </w:r>
      </w:ins>
      <w:del w:id="90950" w:author="מנוע מכני" w:date="2026-10-05T11:32:12Z">
        <w:r>
          <w:delText xml:space="preserve">ב''א</w:delText>
        </w:r>
      </w:del>
      <w:r>
        <w:t xml:space="preserve"> מר</w:t>
      </w:r>
      <w:ins w:id="90951" w:author="מנוע מכני" w:date="2026-10-05T11:32:12Z">
        <w:r>
          <w:t xml:space="preserve">י"ו</w:t>
        </w:r>
      </w:ins>
      <w:del w:id="9095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del w:id="993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הכהן נוטל כחושה, </w:t>
      </w:r>
    </w:p>
    <w:p>
      <w:pPr>
        <w:pStyle w:val="38"/>
        <w:rPr>
          <w:ins w:id="99346" w:author="מנוע מכני" w:date="2026-10-05T11:32:12Z"/>
        </w:rPr>
      </w:pPr>
      <w:ins w:id="90953" w:author="מנוע מכני" w:date="2026-10-05T11:32:12Z">
        <w:del w:id="100972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0954" w:author="מנוע מכני" w:date="2026-10-05T11:32:12Z">
        <w:r>
          <w:delText xml:space="preserve">א''ל</w:delText>
        </w:r>
      </w:del>
      <w:r>
        <w:t xml:space="preserve">רח</w:t>
      </w:r>
      <w:ins w:id="90955" w:author="מנוע מכני" w:date="2026-10-05T11:32:12Z">
        <w:r>
          <w:t xml:space="preserve">ב"א</w:t>
        </w:r>
      </w:ins>
      <w:del w:id="90956" w:author="מנוע מכני" w:date="2026-10-05T11:32:12Z">
        <w:r>
          <w:delText xml:space="preserve">ב''א</w:delText>
        </w:r>
      </w:del>
      <w:r>
        <w:t xml:space="preserve"> לר</w:t>
      </w:r>
      <w:ins w:id="90957" w:author="מנוע מכני" w:date="2026-10-05T11:32:12Z">
        <w:r>
          <w:t xml:space="preserve">י"ו</w:t>
        </w:r>
      </w:ins>
      <w:del w:id="90958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del w:id="993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>
          <w:ins w:id="99348" w:author="מנוע מכני" w:date="2026-10-05T11:32:12Z"/>
        </w:rPr>
      </w:pPr>
      <w:ins w:id="90959" w:author="מנוע מכני" w:date="2026-10-05T11:32:12Z">
        <w:r>
          <w:t xml:space="preserve">א"ל</w:t>
        </w:r>
      </w:ins>
      <w:del w:id="9096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del w:id="993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>
          <w:ins w:id="99350" w:author="מנוע מכני" w:date="2026-10-05T11:32:12Z"/>
        </w:rPr>
      </w:pPr>
      <w:r>
        <w:t xml:space="preserve">רבי טרפון</w:t>
      </w:r>
      <w:del w:id="100901" w:author="מנוע מכני" w:date="2026-10-05T11:32:12Z">
        <w:r>
          <w:delText xml:space="preserve"> אומר</w:delText>
        </w:r>
      </w:del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del w:id="993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ins w:id="90961" w:author="מנוע מכני" w:date="2026-10-05T11:32:12Z">
        <w:r>
          <w:rPr>
            <w:rFonts w:hint="cs"/>
            <w:rtl/>
          </w:rPr>
          <w:t xml:space="preserve">ס"ד</w:t>
        </w:r>
      </w:ins>
      <w:del w:id="90962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ins w:id="93383" w:author="מנוע מכני" w:date="2026-10-05T11:32:12Z">
        <w:r>
          <w:rPr>
            <w:rtl/>
          </w:rPr>
          <w:t xml:space="preserve">חלקו</w:t>
        </w:r>
      </w:ins>
      <w:del w:id="93384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ins w:id="94717" w:author="מנוע מכני" w:date="2026-10-05T11:32:12Z">
        <w:r>
          <w:rPr>
            <w:rtl/>
          </w:rPr>
          <w:t xml:space="preserve">כך</w:t>
        </w:r>
      </w:ins>
      <w:del w:id="94718" w:author="מנוע מכני" w:date="2026-10-05T11:32:12Z">
        <w:r w:rsidR="00F63065">
          <w:rPr>
            <w:rtl/>
          </w:rPr>
          <w:delText xml:space="preserve">הכי</w:delText>
        </w:r>
      </w:del>
      <w:r w:rsidR="00F63065">
        <w:rPr>
          <w:rtl/>
        </w:rPr>
        <w:t xml:space="preserve"> </w:t>
      </w:r>
      <w:ins w:id="93385" w:author="מנוע מכני" w:date="2026-10-05T11:32:12Z">
        <w:r>
          <w:rPr>
            <w:rtl/>
          </w:rPr>
          <w:t xml:space="preserve">גם</w:t>
        </w:r>
      </w:ins>
      <w:del w:id="9338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ליפלגי גבי הדדי! </w:t>
      </w:r>
    </w:p>
    <w:p>
      <w:pPr>
        <w:pStyle w:val="38"/>
        <w:rPr>
          <w:ins w:id="99352" w:author="מנוע מכני" w:date="2026-10-05T11:32:12Z"/>
        </w:rPr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del w:id="99353" w:author="מנוע מכני" w:date="2026-10-05T11:32:12Z">
        <w:r>
          <w:rPr>
            <w:rtl/>
          </w:rPr>
          <w:delText xml:space="preserve"> </w:delText>
        </w:r>
      </w:del>
      <w:ins w:id="94721" w:author="מנוע מכני" w:date="2026-10-05T11:32:12Z">
        <w:r>
          <w:rPr>
            <w:rtl/>
          </w:rPr>
          <w:t xml:space="preserve">מה</w:t>
        </w:r>
      </w:ins>
      <w:del w:id="9472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משמנין שומן יהא ביניהן, דאמר </w:t>
      </w:r>
      <w:ins w:id="94719" w:author="מנוע מכני" w:date="2026-10-05T11:32:12Z">
        <w:r>
          <w:rPr>
            <w:rtl/>
          </w:rPr>
          <w:t xml:space="preserve">לו</w:t>
        </w:r>
      </w:ins>
      <w:del w:id="947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del w:id="90072" w:author="מנוע עיצוב" w:date="2026-10-05T11:33:53Z"/>
          <w:rtl/>
        </w:rPr>
      </w:pPr>
      <w:del w:id="90069" w:author="מנוע עיצוב" w:date="2026-10-05T11:33:53Z">
        <w:r>
          <w:rPr>
            <w:rtl/>
          </w:rPr>
          <w:delText xml:space="preserve">•</w:delText>
        </w:r>
      </w:del>
      <w:ins w:id="96211" w:author="מנוע מכני" w:date="2026-10-05T11:32:12Z">
        <w:r>
          <w:rPr>
            <w:rtl/>
          </w:rPr>
          <w:t xml:space="preserve"> </w:t>
        </w:r>
      </w:ins>
      <w:del w:id="96212" w:author="מנוע מכני" w:date="2026-10-05T11:32:12Z">
        <w:r>
          <w:rPr>
            <w:rtl/>
          </w:rPr>
          <w:delText xml:space="preserve">  </w:delText>
        </w:r>
      </w:del>
      <w:del w:id="90070" w:author="מנוע עיצוב" w:date="2026-10-05T11:33:53Z">
        <w:r>
          <w:rPr>
            <w:rtl/>
          </w:rPr>
          <w:delText xml:space="preserve">•</w:delText>
        </w:r>
      </w:del>
      <w:ins w:id="96213" w:author="מנוע מכני" w:date="2026-10-05T11:32:12Z">
        <w:r>
          <w:rPr>
            <w:rtl/>
          </w:rPr>
          <w:t xml:space="preserve"> </w:t>
        </w:r>
      </w:ins>
      <w:del w:id="96214" w:author="מנוע מכני" w:date="2026-10-05T11:32:12Z">
        <w:r>
          <w:rPr>
            <w:rtl/>
          </w:rPr>
          <w:delText xml:space="preserve">  </w:delText>
        </w:r>
      </w:del>
      <w:del w:id="90071" w:author="מנוע עיצוב" w:date="2026-10-05T11:33:53Z">
        <w:r>
          <w:rPr>
            <w:rtl/>
          </w:rPr>
          <w:delText xml:space="preserve">•</w:delText>
        </w:r>
      </w:del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>
          <w:ins w:id="99354" w:author="מנוע מכני" w:date="2026-10-05T11:32:12Z"/>
        </w:rPr>
      </w:pPr>
      <w:ins w:id="90963" w:author="מנוע מכני" w:date="2026-10-05T11:32:12Z">
        <w:r>
          <w:t xml:space="preserve">מ"ט</w:t>
        </w:r>
      </w:ins>
      <w:del w:id="90964" w:author="מנוע מכני" w:date="2026-10-05T11:32:12Z">
        <w:r>
          <w:delText xml:space="preserve">מ</w:delText>
        </w:r>
        <w:r w:rsidR="00F0030D">
          <w:delText xml:space="preserve">''ט</w:delText>
        </w:r>
      </w:del>
      <w:r w:rsidR="00F0030D">
        <w:t xml:space="preserve"> </w:t>
      </w:r>
      <w:r>
        <w:t xml:space="preserve">ד</w:t>
      </w:r>
      <w:ins w:id="90965" w:author="מנוע מכני" w:date="2026-10-05T11:32:12Z">
        <w:r>
          <w:t xml:space="preserve">ר"מ</w:t>
        </w:r>
      </w:ins>
      <w:del w:id="90966" w:author="מנוע מכני" w:date="2026-10-05T11:32:12Z">
        <w:r>
          <w:delText xml:space="preserve">ר</w:delText>
        </w:r>
        <w:r w:rsidR="00F0030D">
          <w:delText xml:space="preserve">''מ</w:delText>
        </w:r>
      </w:del>
      <w:r>
        <w:t xml:space="preserve"> א</w:t>
      </w:r>
      <w:r w:rsidR="00F0030D">
        <w:t xml:space="preserve">ר</w:t>
      </w:r>
      <w:ins w:id="90967" w:author="מנוע מכני" w:date="2026-10-05T11:32:12Z">
        <w:r>
          <w:t xml:space="preserve">י"ו</w:t>
        </w:r>
      </w:ins>
      <w:del w:id="90968" w:author="מנוע מכני" w:date="2026-10-05T11:32:12Z">
        <w:r w:rsidR="00F0030D">
          <w:delText xml:space="preserve">י''ו</w:delText>
        </w:r>
      </w:del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del w:id="993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הואיל וכהן בא עליו משני צדדין, </w:t>
      </w:r>
      <w:ins w:id="97793" w:author="מנוע מכני" w:date="2026-10-05T11:32:12Z">
        <w:r>
          <w:rPr>
            <w:rtl/>
          </w:rPr>
          <w:t xml:space="preserve">דאם </w:t>
        </w:r>
      </w:ins>
      <w:del w:id="97794" w:author="מנוע מכני" w:date="2026-10-05T11:32:12Z">
        <w:r>
          <w:rPr>
            <w:rtl/>
          </w:rPr>
          <w:delText xml:space="preserve">דא</w:delText>
        </w:r>
        <w:r w:rsidR="00F0030D">
          <w:rPr>
            <w:rFonts w:hint="cs"/>
            <w:rtl/>
          </w:rPr>
          <w:delText xml:space="preserve">י </w:delText>
        </w:r>
      </w:del>
      <w:r w:rsidR="00F0030D">
        <w:rPr>
          <w:rFonts w:hint="cs"/>
          <w:rtl/>
        </w:rPr>
        <w:t xml:space="preserve">בכור כולו שלי </w:t>
      </w:r>
      <w:ins w:id="97795" w:author="מנוע מכני" w:date="2026-10-05T11:32:12Z">
        <w:r>
          <w:rPr>
            <w:rFonts w:hint="cs"/>
            <w:rtl/>
          </w:rPr>
          <w:t xml:space="preserve">ואם </w:t>
        </w:r>
      </w:ins>
      <w:del w:id="97796" w:author="מנוע מכני" w:date="2026-10-05T11:32:12Z">
        <w:r w:rsidR="00F0030D">
          <w:rPr>
            <w:rFonts w:hint="cs"/>
            <w:rtl/>
          </w:rPr>
          <w:delText xml:space="preserve">ואי </w:delText>
        </w:r>
      </w:del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>
          <w:ins w:id="99356" w:author="מנוע מכני" w:date="2026-10-05T11:32:12Z"/>
        </w:rPr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del w:id="99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del w:id="90569" w:author="מנוע עיצוב" w:date="2026-10-05T11:33:53Z"/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ins w:id="93387" w:author="מנוע מכני" w:date="2026-10-05T11:32:12Z">
        <w:r>
          <w:rPr>
            <w:rtl/>
          </w:rPr>
          <w:t xml:space="preserve">שם</w:t>
        </w:r>
      </w:ins>
      <w:del w:id="9338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ins w:id="90969" w:author="מנוע מכני" w:date="2026-10-05T11:32:12Z">
        <w:r>
          <w:rPr>
            <w:rFonts w:hint="cs"/>
            <w:rtl/>
          </w:rPr>
          <w:t xml:space="preserve">ס"ד</w:t>
        </w:r>
      </w:ins>
      <w:del w:id="90970" w:author="מנוע מכני" w:date="2026-10-05T11:32:12Z">
        <w:r>
          <w:rPr>
            <w:rFonts w:hint="cs"/>
            <w:rtl/>
          </w:rPr>
          <w:delText xml:space="preserve">ס''ד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ins w:id="93389" w:author="מנוע מכני" w:date="2026-10-05T11:32:12Z">
        <w:r>
          <w:rPr>
            <w:rtl/>
          </w:rPr>
          <w:t xml:space="preserve">דסבר</w:t>
        </w:r>
      </w:ins>
      <w:del w:id="93390" w:author="מנוע מכני" w:date="2026-10-05T11:32:12Z">
        <w:r w:rsidR="00F63065">
          <w:rPr>
            <w:rtl/>
          </w:rPr>
          <w:delText xml:space="preserve">דקסבר</w:delText>
        </w:r>
      </w:del>
      <w:r w:rsidR="00F63065">
        <w:rPr>
          <w:rtl/>
        </w:rPr>
        <w:t xml:space="preserve"> </w:t>
      </w:r>
      <w:ins w:id="97797" w:author="מנוע מכני" w:date="2026-10-05T11:32:12Z">
        <w:r>
          <w:rPr>
            <w:rtl/>
          </w:rPr>
          <w:t xml:space="preserve">דאם </w:t>
        </w:r>
      </w:ins>
      <w:del w:id="9779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מחייבת </w:t>
      </w:r>
      <w:ins w:id="94723" w:author="מנוע מכני" w:date="2026-10-05T11:32:12Z">
        <w:r>
          <w:rPr>
            <w:rtl/>
          </w:rPr>
          <w:t xml:space="preserve">לו</w:t>
        </w:r>
      </w:ins>
      <w:del w:id="9472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במתנות - אתי </w:t>
      </w:r>
      <w:ins w:id="94725" w:author="מנוע מכני" w:date="2026-10-05T11:32:12Z">
        <w:r>
          <w:rPr>
            <w:rtl/>
          </w:rPr>
          <w:t xml:space="preserve">לו</w:t>
        </w:r>
      </w:ins>
      <w:del w:id="9472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לידי גיזה ועבודה </w:t>
      </w:r>
      <w:ins w:id="95777" w:author="מנוע מכני" w:date="2026-10-05T11:32:12Z">
        <w:r>
          <w:rPr>
            <w:rtl/>
          </w:rPr>
          <w:t xml:space="preserve">אף</w:t>
        </w:r>
      </w:ins>
      <w:del w:id="95778" w:author="מנוע מכני" w:date="2026-10-05T11:32:12Z">
        <w:r w:rsidR="00FA1A10">
          <w:rPr>
            <w:rtl/>
          </w:rPr>
          <w:delText xml:space="preserve">אע"ג</w:delText>
        </w:r>
      </w:del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ins w:id="90971" w:author="מנוע מכני" w:date="2026-10-05T11:32:12Z">
        <w:r>
          <w:rPr>
            <w:rFonts w:hint="cs"/>
            <w:rtl/>
          </w:rPr>
          <w:t xml:space="preserve">מ"ל</w:t>
        </w:r>
      </w:ins>
      <w:del w:id="9097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58" w:author="מנוע מכני" w:date="2026-10-05T11:32:12Z"/>
        </w:rPr>
      </w:pPr>
      <w:r>
        <w:t xml:space="preserve">ומי מצית אמרת </w:t>
      </w:r>
      <w:ins w:id="94727" w:author="מנוע מכני" w:date="2026-10-05T11:32:12Z">
        <w:r>
          <w:t xml:space="preserve">כך</w:t>
        </w:r>
      </w:ins>
      <w:del w:id="94728" w:author="מנוע מכני" w:date="2026-10-05T11:32:12Z">
        <w:r>
          <w:delText xml:space="preserve">הכי</w:delText>
        </w:r>
      </w:del>
      <w:r>
        <w:t xml:space="preserve">?</w:t>
      </w:r>
    </w:p>
    <w:p w14:paraId="5906519A" w14:textId="77777777" w:rsidR="00F0030D" w:rsidRDefault="00F63065" w:rsidP="00F0030D">
      <w:pPr>
        <w:rPr>
          <w:rtl/>
        </w:rPr>
      </w:pPr>
      <w:del w:id="99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[דף יח עמוד ב] כל שחליפיו ביד כהן - פטור מן המתנות, </w:t>
      </w:r>
      <w:ins w:id="92821" w:author="מנוע מכני" w:date="2026-10-05T11:32:12Z">
        <w:r>
          <w:rPr>
            <w:rStyle w:val="2fb"/>
            <w:rtl/>
          </w:rPr>
          <w:t xml:space="preserve">ור"מ</w:t>
        </w:r>
      </w:ins>
      <w:del w:id="92822" w:author="מנוע מכני" w:date="2026-10-05T11:32:12Z">
        <w:r>
          <w:rPr>
            <w:rtl/>
          </w:rPr>
          <w:delText xml:space="preserve">ורבי מאיר</w:delText>
        </w:r>
      </w:del>
      <w:r>
        <w:rPr>
          <w:rtl/>
        </w:rPr>
        <w:t xml:space="preserve"> מחייב</w:t>
      </w:r>
      <w:ins w:id="96215" w:author="מנוע מכני" w:date="2026-10-05T11:32:12Z">
        <w:r>
          <w:rPr>
            <w:rtl/>
          </w:rPr>
          <w:t xml:space="preserve">,</w:t>
        </w:r>
      </w:ins>
      <w:del w:id="96216" w:author="מנוע מכני" w:date="2026-10-05T11:32:12Z">
        <w:r w:rsidR="000B5F7F">
          <w:rPr>
            <w:rtl/>
          </w:rPr>
          <w:delText xml:space="preserve">;</w:delText>
        </w:r>
      </w:del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ins w:id="90973" w:author="מנוע מכני" w:date="2026-10-05T11:32:12Z">
        <w:r>
          <w:rPr>
            <w:rStyle w:val="2fb"/>
            <w:rtl/>
          </w:rPr>
          <w:t xml:space="preserve">ר"מ</w:t>
        </w:r>
      </w:ins>
      <w:del w:id="90974" w:author="מנוע מכני" w:date="2026-10-05T11:32:12Z">
        <w:r>
          <w:rPr>
            <w:rtl/>
          </w:rPr>
          <w:delText xml:space="preserve">ר</w:delText>
        </w:r>
        <w:r w:rsidR="00F0030D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F0030D">
          <w:rPr>
            <w:rFonts w:hint="cs"/>
            <w:rtl/>
          </w:rPr>
          <w:delText xml:space="preserve">מ</w:delText>
        </w:r>
      </w:del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ins w:id="94729" w:author="מנוע מכני" w:date="2026-10-05T11:32:12Z">
        <w:r>
          <w:rPr>
            <w:rtl/>
          </w:rPr>
          <w:t xml:space="preserve">לי</w:t>
        </w:r>
      </w:ins>
      <w:del w:id="9473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- אפי' אין חליפין ביד כהן, </w:t>
      </w:r>
      <w:ins w:id="97799" w:author="מנוע מכני" w:date="2026-10-05T11:32:12Z">
        <w:r>
          <w:rPr>
            <w:rtl/>
          </w:rPr>
          <w:t xml:space="preserve">דאם </w:t>
        </w:r>
      </w:ins>
      <w:del w:id="97800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מחייבת </w:t>
      </w:r>
      <w:ins w:id="94731" w:author="מנוע מכני" w:date="2026-10-05T11:32:12Z">
        <w:r>
          <w:rPr>
            <w:rtl/>
          </w:rPr>
          <w:t xml:space="preserve">לו</w:t>
        </w:r>
      </w:ins>
      <w:del w:id="947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במתנות - אתי </w:t>
      </w:r>
      <w:ins w:id="94733" w:author="מנוע מכני" w:date="2026-10-05T11:32:12Z">
        <w:r>
          <w:rPr>
            <w:rtl/>
          </w:rPr>
          <w:t xml:space="preserve">לו</w:t>
        </w:r>
      </w:ins>
      <w:del w:id="947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ins w:id="93391" w:author="מנוע מכני" w:date="2026-10-05T11:32:12Z">
        <w:r>
          <w:rPr>
            <w:rtl/>
          </w:rPr>
          <w:t xml:space="preserve">מקום</w:t>
        </w:r>
      </w:ins>
      <w:del w:id="93392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דחליפין ביד כהן דעשו שאינו זוכה כזוכה! ואמר </w:t>
      </w:r>
      <w:ins w:id="94735" w:author="מנוע מכני" w:date="2026-10-05T11:32:12Z">
        <w:r>
          <w:rPr>
            <w:rtl/>
          </w:rPr>
          <w:t xml:space="preserve">לו</w:t>
        </w:r>
      </w:ins>
      <w:del w:id="9473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del w:id="90570" w:author="מנוע עיצוב" w:date="2026-10-05T11:33:53Z"/>
          <w:rtl/>
        </w:rPr>
      </w:pPr>
    </w:p>
    <w:p>
      <w:pPr>
        <w:pStyle w:val="38"/>
        <w:rPr>
          <w:ins w:id="99360" w:author="מנוע מכני" w:date="2026-10-05T11:32:12Z"/>
        </w:rPr>
      </w:pPr>
      <w:r w:rsidRPr="00E47E71">
        <w:t xml:space="preserve">וא</w:t>
      </w:r>
      <w:ins w:id="90975" w:author="מנוע מכני" w:date="2026-10-05T11:32:12Z">
        <w:r>
          <w:t xml:space="preserve">ר"פ</w:t>
        </w:r>
      </w:ins>
      <w:del w:id="90976" w:author="מנוע מכני" w:date="2026-10-05T11:32:12Z">
        <w:r w:rsidRPr="00E47E71">
          <w:delText xml:space="preserve">ר''פ</w:delText>
        </w:r>
      </w:del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del w:id="99361" w:author="מנוע מכני" w:date="2026-10-05T11:32:12Z">
        <w:r w:rsidR="00F63065" w:rsidRPr="00E47E71">
          <w:rPr>
            <w:b/>
            <w:bCs/>
            <w:rtl/>
          </w:rPr>
          <w:delText xml:space="preserve"> </w:delText>
        </w:r>
      </w:del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ins w:id="90977" w:author="מנוע מכני" w:date="2026-10-05T11:32:12Z">
        <w:r>
          <w:rPr>
            <w:rFonts w:hint="cs"/>
            <w:rtl/>
          </w:rPr>
          <w:t xml:space="preserve">מ"ל</w:t>
        </w:r>
      </w:ins>
      <w:del w:id="90978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ins w:id="9097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דלא תשתכח תורת מתנות אפ'י ספק מעשר </w:t>
      </w:r>
      <w:ins w:id="93393" w:author="מנוע מכני" w:date="2026-10-05T11:32:12Z">
        <w:r>
          <w:rPr>
            <w:rFonts w:hint="cs"/>
            <w:rtl/>
          </w:rPr>
          <w:t xml:space="preserve">גם</w:t>
        </w:r>
      </w:ins>
      <w:del w:id="9339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ins w:id="90981" w:author="מנוע מכני" w:date="2026-10-05T11:32:12Z">
        <w:r>
          <w:rPr>
            <w:rFonts w:hint="cs"/>
            <w:rtl/>
          </w:rPr>
          <w:t xml:space="preserve">מ"ל</w:t>
        </w:r>
      </w:ins>
      <w:del w:id="90982" w:author="מנוע מכני" w:date="2026-10-05T11:32:12Z">
        <w:r>
          <w:rPr>
            <w:rFonts w:hint="cs"/>
            <w:rtl/>
          </w:rPr>
          <w:delText xml:space="preserve">מ''ל</w:delText>
        </w:r>
      </w:del>
    </w:p>
    <w:p>
      <w:pPr>
        <w:pStyle w:val="38"/>
        <w:rPr>
          <w:ins w:id="99362" w:author="מנוע מכני" w:date="2026-10-05T11:32:12Z"/>
        </w:rPr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del w:id="9936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ins w:id="92823" w:author="מנוע מכני" w:date="2026-10-05T11:32:12Z">
        <w:r>
          <w:rPr>
            <w:rStyle w:val="2fb"/>
            <w:rtl/>
          </w:rPr>
          <w:t xml:space="preserve">ור"מ</w:t>
        </w:r>
      </w:ins>
      <w:del w:id="92824" w:author="מנוע מכני" w:date="2026-10-05T11:32:12Z">
        <w:r w:rsidR="00F63065">
          <w:rPr>
            <w:rtl/>
          </w:rPr>
          <w:delText xml:space="preserve">ורבי מאיר</w:delText>
        </w:r>
      </w:del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ins w:id="9098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0984" w:author="מנוע מכני" w:date="2026-10-05T11:32:12Z">
        <w:r w:rsidR="00F0030D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ins w:id="93395" w:author="מנוע מכני" w:date="2026-10-05T11:32:12Z">
        <w:r>
          <w:rPr>
            <w:rtl/>
          </w:rPr>
          <w:t xml:space="preserve">מקום</w:t>
        </w:r>
      </w:ins>
      <w:del w:id="9339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ins w:id="90985" w:author="מנוע מכני" w:date="2026-10-05T11:32:12Z">
        <w:r>
          <w:rPr>
            <w:rFonts w:hint="cs"/>
            <w:rtl/>
          </w:rPr>
          <w:t xml:space="preserve">מ"ל</w:t>
        </w:r>
      </w:ins>
      <w:del w:id="90986" w:author="מנוע מכני" w:date="2026-10-05T11:32:12Z">
        <w:r w:rsidR="00E47E71">
          <w:rPr>
            <w:rFonts w:hint="cs"/>
            <w:rtl/>
          </w:rPr>
          <w:delText xml:space="preserve">מ''ל</w:delText>
        </w:r>
      </w:del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del w:id="90076" w:author="מנוע עיצוב" w:date="2026-10-05T11:33:53Z"/>
          <w:rtl/>
        </w:rPr>
      </w:pPr>
      <w:del w:id="90073" w:author="מנוע עיצוב" w:date="2026-10-05T11:33:53Z">
        <w:r>
          <w:rPr>
            <w:rtl/>
          </w:rPr>
          <w:delText xml:space="preserve">•</w:delText>
        </w:r>
      </w:del>
      <w:ins w:id="96217" w:author="מנוע מכני" w:date="2026-10-05T11:32:12Z">
        <w:r>
          <w:rPr>
            <w:rtl/>
          </w:rPr>
          <w:t xml:space="preserve"> </w:t>
        </w:r>
      </w:ins>
      <w:del w:id="96218" w:author="מנוע מכני" w:date="2026-10-05T11:32:12Z">
        <w:r>
          <w:rPr>
            <w:rtl/>
          </w:rPr>
          <w:delText xml:space="preserve">  </w:delText>
        </w:r>
      </w:del>
      <w:del w:id="90074" w:author="מנוע עיצוב" w:date="2026-10-05T11:33:53Z">
        <w:r>
          <w:rPr>
            <w:rtl/>
          </w:rPr>
          <w:delText xml:space="preserve">•</w:delText>
        </w:r>
      </w:del>
      <w:ins w:id="96219" w:author="מנוע מכני" w:date="2026-10-05T11:32:12Z">
        <w:r>
          <w:rPr>
            <w:rtl/>
          </w:rPr>
          <w:t xml:space="preserve"> </w:t>
        </w:r>
      </w:ins>
      <w:del w:id="96220" w:author="מנוע מכני" w:date="2026-10-05T11:32:12Z">
        <w:r>
          <w:rPr>
            <w:rtl/>
          </w:rPr>
          <w:delText xml:space="preserve">  </w:delText>
        </w:r>
      </w:del>
      <w:del w:id="90075" w:author="מנוע עיצוב" w:date="2026-10-05T11:33:53Z">
        <w:r>
          <w:rPr>
            <w:rtl/>
          </w:rPr>
          <w:delText xml:space="preserve">•</w:delText>
        </w:r>
      </w:del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ins w:id="90987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0988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ד</w:t>
      </w:r>
      <w:ins w:id="90989" w:author="מנוע מכני" w:date="2026-10-05T11:32:12Z">
        <w:r>
          <w:rPr>
            <w:rFonts w:hint="cs"/>
            <w:rtl/>
          </w:rPr>
          <w:t xml:space="preserve">מ"נ</w:t>
        </w:r>
      </w:ins>
      <w:del w:id="90990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01" w:author="מנוע מכני" w:date="2026-10-05T11:32:12Z">
        <w:r>
          <w:rPr>
            <w:rFonts w:hint="cs"/>
            <w:rtl/>
          </w:rPr>
          <w:t xml:space="preserve">אם </w:t>
        </w:r>
      </w:ins>
      <w:del w:id="9780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שמת מת דכהן הוא </w:t>
      </w:r>
      <w:ins w:id="97803" w:author="מנוע מכני" w:date="2026-10-05T11:32:12Z">
        <w:r>
          <w:rPr>
            <w:rFonts w:hint="cs"/>
            <w:rtl/>
          </w:rPr>
          <w:t xml:space="preserve">ואם </w:t>
        </w:r>
      </w:ins>
      <w:del w:id="97804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כחוש מת דבע</w:t>
      </w:r>
      <w:ins w:id="90991" w:author="מנוע מכני" w:date="2026-10-05T11:32:12Z">
        <w:r>
          <w:rPr>
            <w:rFonts w:hint="cs"/>
            <w:rtl/>
          </w:rPr>
          <w:t xml:space="preserve">ה"ה</w:t>
        </w:r>
      </w:ins>
      <w:del w:id="90992" w:author="מנוע מכני" w:date="2026-10-05T11:32:12Z">
        <w:r>
          <w:rPr>
            <w:rFonts w:hint="cs"/>
            <w:rtl/>
          </w:rPr>
          <w:delText xml:space="preserve">ה''ה</w:delText>
        </w:r>
      </w:del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del w:id="90080" w:author="מנוע עיצוב" w:date="2026-10-05T11:33:53Z"/>
          <w:rtl/>
        </w:rPr>
      </w:pPr>
      <w:del w:id="90077" w:author="מנוע עיצוב" w:date="2026-10-05T11:33:53Z">
        <w:r>
          <w:rPr>
            <w:rtl/>
          </w:rPr>
          <w:delText xml:space="preserve">•</w:delText>
        </w:r>
      </w:del>
      <w:ins w:id="96221" w:author="מנוע מכני" w:date="2026-10-05T11:32:12Z">
        <w:r>
          <w:rPr>
            <w:rtl/>
          </w:rPr>
          <w:t xml:space="preserve"> </w:t>
        </w:r>
      </w:ins>
      <w:del w:id="96222" w:author="מנוע מכני" w:date="2026-10-05T11:32:12Z">
        <w:r>
          <w:rPr>
            <w:rtl/>
          </w:rPr>
          <w:delText xml:space="preserve">  </w:delText>
        </w:r>
      </w:del>
      <w:del w:id="90078" w:author="מנוע עיצוב" w:date="2026-10-05T11:33:53Z">
        <w:r>
          <w:rPr>
            <w:rtl/>
          </w:rPr>
          <w:delText xml:space="preserve">•</w:delText>
        </w:r>
      </w:del>
      <w:ins w:id="96223" w:author="מנוע מכני" w:date="2026-10-05T11:32:12Z">
        <w:r>
          <w:rPr>
            <w:rtl/>
          </w:rPr>
          <w:t xml:space="preserve"> </w:t>
        </w:r>
      </w:ins>
      <w:del w:id="96224" w:author="מנוע מכני" w:date="2026-10-05T11:32:12Z">
        <w:r>
          <w:rPr>
            <w:rtl/>
          </w:rPr>
          <w:delText xml:space="preserve">  </w:delText>
        </w:r>
      </w:del>
      <w:del w:id="90079" w:author="מנוע עיצוב" w:date="2026-10-05T11:33:53Z">
        <w:r>
          <w:rPr>
            <w:rtl/>
          </w:rPr>
          <w:delText xml:space="preserve">•</w:delText>
        </w:r>
      </w:del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4" w:author="מנוע מכני" w:date="2026-10-05T11:32:12Z"/>
        </w:rPr>
      </w:pPr>
      <w:r>
        <w:t>א</w:t>
      </w:r>
      <w:ins w:id="90993" w:author="מנוע מכני" w:date="2026-10-05T11:32:12Z">
        <w:r>
          <w:t xml:space="preserve">ר"ח</w:t>
        </w:r>
      </w:ins>
      <w:del w:id="90994" w:author="מנוע מכני" w:date="2026-10-05T11:32:12Z">
        <w:r w:rsidR="000B360B">
          <w:delText xml:space="preserve">ר''ח</w:delText>
        </w:r>
      </w:del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del w:id="993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משל דר' טרפון למה הדבר דומה - לשנים שהפקידו אצל רועה, שמניח רועה ביניהם ומסתלק</w:t>
      </w:r>
      <w:ins w:id="96225" w:author="מנוע מכני" w:date="2026-10-05T11:32:12Z">
        <w:r>
          <w:rPr>
            <w:rtl/>
          </w:rPr>
          <w:t xml:space="preserve">,</w:t>
        </w:r>
      </w:ins>
      <w:del w:id="96226" w:author="מנוע מכני" w:date="2026-10-05T11:32:12Z">
        <w:r w:rsidR="000B5F7F">
          <w:rPr>
            <w:rtl/>
          </w:rPr>
          <w:delText xml:space="preserve">;</w:delText>
        </w:r>
      </w:del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ins w:id="90995" w:author="מנוע מכני" w:date="2026-10-05T11:32:12Z">
        <w:r>
          <w:rPr>
            <w:rStyle w:val="2fb"/>
            <w:rtl/>
          </w:rPr>
          <w:t xml:space="preserve">ר"ע</w:t>
        </w:r>
      </w:ins>
      <w:del w:id="90996" w:author="מנוע מכני" w:date="2026-10-05T11:32:12Z">
        <w:r>
          <w:rPr>
            <w:rtl/>
          </w:rPr>
          <w:delText xml:space="preserve">ר</w:delText>
        </w:r>
        <w:r w:rsidR="000B360B">
          <w:rPr>
            <w:rFonts w:hint="cs"/>
            <w:rtl/>
          </w:rPr>
          <w:delText xml:space="preserve">''ע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ins w:id="90997" w:author="מנוע מכני" w:date="2026-10-05T11:32:12Z">
        <w:r>
          <w:rPr>
            <w:rFonts w:hint="cs"/>
            <w:rtl/>
          </w:rPr>
          <w:t xml:space="preserve">ה"ד</w:t>
        </w:r>
      </w:ins>
      <w:del w:id="90998" w:author="מנוע מכני" w:date="2026-10-05T11:32:12Z">
        <w:r w:rsidR="000B360B">
          <w:rPr>
            <w:rFonts w:hint="cs"/>
            <w:rtl/>
          </w:rPr>
          <w:delText xml:space="preserve">ה''ד</w:delText>
        </w:r>
      </w:del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ins w:id="92825" w:author="מנוע מכני" w:date="2026-10-05T11:32:12Z">
        <w:r>
          <w:rPr>
            <w:rtl/>
          </w:rPr>
          <w:t xml:space="preserve">בעה"ב</w:t>
        </w:r>
      </w:ins>
      <w:del w:id="92826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>
          <w:ins w:id="99366" w:author="מנוע מכני" w:date="2026-10-05T11:32:12Z"/>
        </w:rPr>
      </w:pPr>
      <w:ins w:id="93397" w:author="מנוע מכני" w:date="2026-10-05T11:32:12Z">
        <w:r>
          <w:t xml:space="preserve">וחלקו</w:t>
        </w:r>
      </w:ins>
    </w:p>
    <w:p w14:paraId="52C932D5" w14:textId="77777777" w:rsidR="00B874E6" w:rsidRDefault="000B360B" w:rsidP="000B360B">
      <w:pPr>
        <w:rPr>
          <w:rtl/>
        </w:rPr>
      </w:pPr>
      <w:del w:id="93398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9936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דל</w:t>
      </w:r>
      <w:ins w:id="9099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0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ins w:id="91001" w:author="מנוע מכני" w:date="2026-10-05T11:32:12Z">
        <w:r>
          <w:rPr>
            <w:rStyle w:val="2fb"/>
            <w:rtl/>
          </w:rPr>
          <w:t xml:space="preserve">ר"ט</w:t>
        </w:r>
      </w:ins>
      <w:del w:id="91002" w:author="מנוע מכני" w:date="2026-10-05T11:32:12Z">
        <w:r w:rsidR="00F63065">
          <w:rPr>
            <w:rtl/>
          </w:rPr>
          <w:delText xml:space="preserve">ר'</w:delText>
        </w:r>
        <w:r>
          <w:rPr>
            <w:rFonts w:hint="cs"/>
            <w:rtl/>
          </w:rPr>
          <w:delText xml:space="preserve">'ט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ins w:id="91003" w:author="מנוע מכני" w:date="2026-10-05T11:32:12Z">
        <w:r>
          <w:rPr>
            <w:rFonts w:hint="cs"/>
            <w:rtl/>
          </w:rPr>
          <w:t xml:space="preserve">ה"ב</w:t>
        </w:r>
      </w:ins>
      <w:del w:id="91004" w:author="מנוע מכני" w:date="2026-10-05T11:32:12Z">
        <w:r>
          <w:rPr>
            <w:rFonts w:hint="cs"/>
            <w:rtl/>
          </w:rPr>
          <w:delText xml:space="preserve">ה''ב</w:delText>
        </w:r>
      </w:del>
    </w:p>
    <w:p w14:paraId="0BAFFCB5" w14:textId="77777777" w:rsidR="000B360B" w:rsidRDefault="000B360B" w:rsidP="000B360B">
      <w:pPr>
        <w:rPr>
          <w:del w:id="90571" w:author="מנוע עיצוב" w:date="2026-10-05T11:33:53Z"/>
          <w:rtl/>
        </w:rPr>
      </w:pPr>
    </w:p>
    <w:p>
      <w:pPr>
        <w:pStyle w:val="38"/>
        <w:rPr>
          <w:ins w:id="99368" w:author="מנוע מכני" w:date="2026-10-05T11:32:12Z"/>
        </w:rPr>
      </w:pPr>
      <w:r>
        <w:t xml:space="preserve">רבא ואיתימא </w:t>
      </w:r>
      <w:ins w:id="92829" w:author="מנוע מכני" w:date="2026-10-05T11:32:12Z">
        <w:r>
          <w:t xml:space="preserve">ר"פ</w:t>
        </w:r>
      </w:ins>
      <w:del w:id="92830" w:author="מנוע מכני" w:date="2026-10-05T11:32:12Z">
        <w:r>
          <w:delText xml:space="preserve">רב פפא</w:delText>
        </w:r>
      </w:del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del w:id="99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מודים בשנים שהפקידו אצל רועה - שמניח רועה ביניהם ומסתלק, ובאחד שהפקיד אצל </w:t>
      </w:r>
      <w:ins w:id="92827" w:author="מנוע מכני" w:date="2026-10-05T11:32:12Z">
        <w:r>
          <w:rPr>
            <w:rtl/>
          </w:rPr>
          <w:t xml:space="preserve">בעה"ב</w:t>
        </w:r>
      </w:ins>
      <w:del w:id="92828" w:author="מנוע מכני" w:date="2026-10-05T11:32:12Z">
        <w:r>
          <w:rPr>
            <w:rtl/>
          </w:rPr>
          <w:delText xml:space="preserve">בעל הבית</w:delText>
        </w:r>
      </w:del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ins w:id="98227" w:author="מנוע מכני" w:date="2026-10-05T11:32:12Z">
        <w:r>
          <w:rPr>
            <w:rtl/>
          </w:rPr>
          <w:t xml:space="preserve">נחלקו רק</w:t>
        </w:r>
      </w:ins>
      <w:del w:id="98228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ins w:id="94737" w:author="מנוע מכני" w:date="2026-10-05T11:32:12Z">
        <w:r>
          <w:rPr>
            <w:rtl/>
          </w:rPr>
          <w:t xml:space="preserve">לו</w:t>
        </w:r>
      </w:ins>
      <w:del w:id="947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ins w:id="91005" w:author="מנוע מכני" w:date="2026-10-05T11:32:12Z">
        <w:r>
          <w:rPr>
            <w:rFonts w:hint="cs"/>
            <w:rtl/>
          </w:rPr>
          <w:t xml:space="preserve">ח"ל</w:t>
        </w:r>
      </w:ins>
      <w:del w:id="91006" w:author="מנוע מכני" w:date="2026-10-05T11:32:12Z">
        <w:r>
          <w:rPr>
            <w:rFonts w:hint="cs"/>
            <w:rtl/>
          </w:rPr>
          <w:delText xml:space="preserve">ח''ל</w:delText>
        </w:r>
      </w:del>
      <w:ins w:id="96229" w:author="מנוע מכני" w:date="2026-10-05T11:32:12Z">
        <w:r>
          <w:rPr>
            <w:rFonts w:hint="cs"/>
            <w:rtl/>
          </w:rPr>
          <w:t xml:space="preserve"> </w:t>
        </w:r>
      </w:ins>
      <w:del w:id="96230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דליתעביד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ins w:id="91007" w:author="מנוע מכני" w:date="2026-10-05T11:32:12Z">
        <w:r>
          <w:rPr>
            <w:rtl/>
          </w:rPr>
          <w:t xml:space="preserve">ו"ל</w:t>
        </w:r>
      </w:ins>
      <w:del w:id="91008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ins w:id="96227" w:author="מנוע מכני" w:date="2026-10-05T11:32:12Z">
        <w:r>
          <w:rPr>
            <w:rtl/>
          </w:rPr>
          <w:t xml:space="preserve">,</w:t>
        </w:r>
      </w:ins>
      <w:del w:id="962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370" w:author="מנוע מכני" w:date="2026-10-05T11:32:12Z"/>
        </w:rPr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del w:id="993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ins w:id="94739" w:author="מנוע מכני" w:date="2026-10-05T11:32:12Z">
        <w:r>
          <w:rPr>
            <w:rtl/>
          </w:rPr>
          <w:t xml:space="preserve">לו</w:t>
        </w:r>
      </w:ins>
      <w:del w:id="947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מידעם, </w:t>
      </w:r>
      <w:ins w:id="98105" w:author="מנוע מכני" w:date="2026-10-05T11:32:12Z">
        <w:r>
          <w:rPr>
            <w:rtl/>
          </w:rPr>
          <w:t xml:space="preserve">והיה</w:t>
        </w:r>
      </w:ins>
      <w:del w:id="98106" w:author="מנוע מכני" w:date="2026-10-05T11:32:12Z">
        <w:r>
          <w:rPr>
            <w:rtl/>
          </w:rPr>
          <w:delText xml:space="preserve">והוה</w:delText>
        </w:r>
      </w:del>
      <w:r>
        <w:rPr>
          <w:rtl/>
        </w:rPr>
        <w:t xml:space="preserve"> </w:t>
      </w:r>
      <w:ins w:id="94741" w:author="מנוע מכני" w:date="2026-10-05T11:32:12Z">
        <w:r>
          <w:rPr>
            <w:rtl/>
          </w:rPr>
          <w:t xml:space="preserve">לו</w:t>
        </w:r>
      </w:ins>
      <w:del w:id="947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ins w:id="91009" w:author="מנוע מכני" w:date="2026-10-05T11:32:12Z">
        <w:r>
          <w:rPr>
            <w:rFonts w:hint="cs"/>
            <w:rtl/>
          </w:rPr>
          <w:t xml:space="preserve">ה"ב</w:t>
        </w:r>
      </w:ins>
      <w:del w:id="91010" w:author="מנוע מכני" w:date="2026-10-05T11:32:12Z">
        <w:r w:rsidR="000B360B">
          <w:rPr>
            <w:rFonts w:hint="cs"/>
            <w:rtl/>
          </w:rPr>
          <w:delText xml:space="preserve">ה''ב</w:delText>
        </w:r>
      </w:del>
      <w:r w:rsidR="000B360B">
        <w:rPr>
          <w:rFonts w:hint="cs"/>
          <w:rtl/>
        </w:rPr>
        <w:t xml:space="preserve"> דהמ</w:t>
      </w:r>
      <w:ins w:id="91011" w:author="מנוע מכני" w:date="2026-10-05T11:32:12Z">
        <w:r>
          <w:rPr>
            <w:rFonts w:hint="cs"/>
            <w:rtl/>
          </w:rPr>
          <w:t xml:space="preserve">ע"ה</w:t>
        </w:r>
      </w:ins>
      <w:del w:id="91012" w:author="מנוע מכני" w:date="2026-10-05T11:32:12Z">
        <w:r w:rsidR="000B360B">
          <w:rPr>
            <w:rFonts w:hint="cs"/>
            <w:rtl/>
          </w:rPr>
          <w:delText xml:space="preserve">ע''ה</w:delText>
        </w:r>
      </w:del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  <w:pPrChange w:id="903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1" w:author="מנוע מכני" w:date="2026-10-05T11:32:12Z">
        <w:r>
          <w:rPr>
            <w:rtl/>
          </w:rPr>
          <w:t xml:space="preserve"> </w:t>
        </w:r>
      </w:ins>
      <w:del w:id="96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3" w:author="מנוע מכני" w:date="2026-10-05T11:32:12Z">
        <w:r>
          <w:rPr>
            <w:rtl/>
          </w:rPr>
          <w:t xml:space="preserve"> </w:t>
        </w:r>
      </w:ins>
      <w:del w:id="962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ins w:id="91013" w:author="מנוע מכני" w:date="2026-10-05T11:32:12Z">
        <w:r>
          <w:rPr>
            <w:rtl/>
          </w:rPr>
          <w:t xml:space="preserve">ר"ע</w:t>
        </w:r>
      </w:ins>
      <w:del w:id="91014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  <w:pPrChange w:id="903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5" w:author="מנוע מכני" w:date="2026-10-05T11:32:12Z">
        <w:r>
          <w:rPr>
            <w:rtl/>
          </w:rPr>
          <w:t xml:space="preserve"> </w:t>
        </w:r>
      </w:ins>
      <w:del w:id="962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37" w:author="מנוע מכני" w:date="2026-10-05T11:32:12Z">
        <w:r>
          <w:rPr>
            <w:rtl/>
          </w:rPr>
          <w:t xml:space="preserve"> </w:t>
        </w:r>
      </w:ins>
      <w:del w:id="962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826" w:author="מנוע מכני" w:date="2026-10-05T11:32:12Z"/>
        </w:rPr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del w:id="100827" w:author="מנוע מכני" w:date="2026-10-05T11:32:12Z">
        <w:r>
          <w:rPr>
            <w:rtl/>
          </w:rPr>
          <w:delText xml:space="preserve"> </w:delText>
        </w:r>
      </w:del>
      <w:ins w:id="97805" w:author="מנוע מכני" w:date="2026-10-05T11:32:12Z">
        <w:r>
          <w:rPr>
            <w:rtl/>
          </w:rPr>
          <w:t xml:space="preserve">דאם </w:t>
        </w:r>
      </w:ins>
      <w:del w:id="978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אשמועינן </w:t>
      </w:r>
      <w:ins w:id="97547" w:author="מנוע מכני" w:date="2026-10-05T11:32:12Z">
        <w:r>
          <w:rPr>
            <w:rtl/>
          </w:rPr>
          <w:t xml:space="preserve">ראשונה</w:t>
        </w:r>
      </w:ins>
      <w:del w:id="97548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- בההיא </w:t>
      </w:r>
      <w:ins w:id="94743" w:author="מנוע מכני" w:date="2026-10-05T11:32:12Z">
        <w:r>
          <w:rPr>
            <w:rtl/>
          </w:rPr>
          <w:t xml:space="preserve">אומר</w:t>
        </w:r>
      </w:ins>
      <w:del w:id="94744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5" w:author="מנוע מכני" w:date="2026-10-05T11:32:12Z">
        <w:r>
          <w:rPr>
            <w:rStyle w:val="2fb"/>
            <w:rtl/>
          </w:rPr>
          <w:t xml:space="preserve">ר"ע</w:t>
        </w:r>
      </w:ins>
      <w:del w:id="91016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, </w:t>
      </w:r>
      <w:ins w:id="94751" w:author="מנוע מכני" w:date="2026-10-05T11:32:12Z">
        <w:r>
          <w:rPr>
            <w:rtl/>
          </w:rPr>
          <w:t xml:space="preserve">דשני</w:t>
        </w:r>
      </w:ins>
      <w:del w:id="94752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5" w:author="מנוע מכני" w:date="2026-10-05T11:32:12Z">
        <w:r>
          <w:rPr>
            <w:rtl/>
          </w:rPr>
          <w:t xml:space="preserve">מאחת</w:t>
        </w:r>
      </w:ins>
      <w:del w:id="94746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, אבל רחיליו שלא ביכרו, </w:t>
      </w:r>
      <w:ins w:id="94753" w:author="מנוע מכני" w:date="2026-10-05T11:32:12Z">
        <w:r>
          <w:rPr>
            <w:rtl/>
          </w:rPr>
          <w:t xml:space="preserve">דשני</w:t>
        </w:r>
      </w:ins>
      <w:del w:id="94754" w:author="מנוע מכני" w:date="2026-10-05T11:32:12Z">
        <w:r>
          <w:rPr>
            <w:rtl/>
          </w:rPr>
          <w:delText xml:space="preserve">דתרי</w:delText>
        </w:r>
      </w:del>
      <w:r>
        <w:rPr>
          <w:rtl/>
        </w:rPr>
        <w:t xml:space="preserve"> </w:t>
      </w:r>
      <w:ins w:id="94747" w:author="מנוע מכני" w:date="2026-10-05T11:32:12Z">
        <w:r>
          <w:rPr>
            <w:rtl/>
          </w:rPr>
          <w:t xml:space="preserve">מאחת</w:t>
        </w:r>
      </w:ins>
      <w:del w:id="94748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וחד </w:t>
      </w:r>
      <w:ins w:id="94749" w:author="מנוע מכני" w:date="2026-10-05T11:32:12Z">
        <w:r>
          <w:rPr>
            <w:rtl/>
          </w:rPr>
          <w:t xml:space="preserve">מאחת</w:t>
        </w:r>
      </w:ins>
      <w:del w:id="94750" w:author="מנוע מכני" w:date="2026-10-05T11:32:12Z">
        <w:r>
          <w:rPr>
            <w:rtl/>
          </w:rPr>
          <w:delText xml:space="preserve">מחדא</w:delText>
        </w:r>
      </w:del>
      <w:r>
        <w:rPr>
          <w:rtl/>
        </w:rPr>
        <w:t xml:space="preserve"> - אימא מודי לר' טרפון דהך דילידא חד - שביח </w:t>
      </w:r>
      <w:ins w:id="98449" w:author="מנוע מכני" w:date="2026-10-05T11:32:12Z">
        <w:r>
          <w:rPr>
            <w:rtl/>
          </w:rPr>
          <w:t xml:space="preserve">יותר</w:t>
        </w:r>
      </w:ins>
      <w:del w:id="9845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ins w:id="97807" w:author="מנוע מכני" w:date="2026-10-05T11:32:12Z">
        <w:r>
          <w:rPr>
            <w:rtl/>
          </w:rPr>
          <w:t xml:space="preserve">ואם </w:t>
        </w:r>
      </w:ins>
      <w:del w:id="9780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אשמועינן הא - </w:t>
      </w:r>
      <w:ins w:id="98107" w:author="מנוע מכני" w:date="2026-10-05T11:32:12Z">
        <w:r>
          <w:rPr>
            <w:rtl/>
          </w:rPr>
          <w:t xml:space="preserve">בזה</w:t>
        </w:r>
      </w:ins>
      <w:del w:id="9810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4755" w:author="מנוע מכני" w:date="2026-10-05T11:32:12Z">
        <w:r>
          <w:rPr>
            <w:rtl/>
          </w:rPr>
          <w:t xml:space="preserve">אומר</w:t>
        </w:r>
      </w:ins>
      <w:del w:id="94756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</w:t>
      </w:r>
      <w:ins w:id="91017" w:author="מנוע מכני" w:date="2026-10-05T11:32:12Z">
        <w:r>
          <w:rPr>
            <w:rStyle w:val="2fb"/>
            <w:rtl/>
          </w:rPr>
          <w:t xml:space="preserve">ר"ע</w:t>
        </w:r>
      </w:ins>
      <w:del w:id="91018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''ע</w:delText>
        </w:r>
      </w:del>
      <w:r w:rsidR="006B2590">
        <w:rPr>
          <w:rFonts w:hint="cs"/>
          <w:rtl/>
        </w:rPr>
        <w:t xml:space="preserve"> </w:t>
      </w:r>
      <w:ins w:id="93399" w:author="מנוע מכני" w:date="2026-10-05T11:32:12Z">
        <w:r>
          <w:rPr>
            <w:rtl/>
          </w:rPr>
          <w:t xml:space="preserve">דשניהם</w:t>
        </w:r>
      </w:ins>
      <w:del w:id="93400" w:author="מנוע מכני" w:date="2026-10-05T11:32:12Z">
        <w:r>
          <w:rPr>
            <w:rtl/>
          </w:rPr>
          <w:delText xml:space="preserve">דתרוייהו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ins w:id="91019" w:author="מנוע מכני" w:date="2026-10-05T11:32:12Z">
        <w:r>
          <w:rPr>
            <w:rStyle w:val="2fb"/>
            <w:rtl/>
          </w:rPr>
          <w:t xml:space="preserve">ר"ט</w:t>
        </w:r>
      </w:ins>
      <w:del w:id="91020" w:author="מנוע מכני" w:date="2026-10-05T11:32:12Z">
        <w:r>
          <w:rPr>
            <w:rtl/>
          </w:rPr>
          <w:delText xml:space="preserve">ר</w:delText>
        </w:r>
        <w:r w:rsidR="006B259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6B2590">
          <w:rPr>
            <w:rFonts w:hint="cs"/>
            <w:rtl/>
          </w:rPr>
          <w:delText xml:space="preserve">ט</w:delText>
        </w:r>
      </w:del>
      <w:r>
        <w:rPr>
          <w:rtl/>
        </w:rPr>
        <w:t xml:space="preserve"> דהך דלא ביכרה שביח </w:t>
      </w:r>
      <w:ins w:id="98451" w:author="מנוע מכני" w:date="2026-10-05T11:32:12Z">
        <w:r>
          <w:rPr>
            <w:rtl/>
          </w:rPr>
          <w:t xml:space="preserve">יותר</w:t>
        </w:r>
      </w:ins>
      <w:del w:id="98452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  <w:pPrChange w:id="903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39" w:author="מנוע מכני" w:date="2026-10-05T11:32:12Z">
        <w:r>
          <w:rPr>
            <w:rtl/>
          </w:rPr>
          <w:t xml:space="preserve"> </w:t>
        </w:r>
      </w:ins>
      <w:del w:id="962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1" w:author="מנוע מכני" w:date="2026-10-05T11:32:12Z">
        <w:r>
          <w:rPr>
            <w:rtl/>
          </w:rPr>
          <w:t xml:space="preserve"> </w:t>
        </w:r>
      </w:ins>
      <w:del w:id="962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  <w:pPrChange w:id="903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3" w:author="מנוע מכני" w:date="2026-10-05T11:32:12Z">
        <w:r>
          <w:rPr>
            <w:rtl/>
          </w:rPr>
          <w:t xml:space="preserve"> </w:t>
        </w:r>
      </w:ins>
      <w:del w:id="962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5" w:author="מנוע מכני" w:date="2026-10-05T11:32:12Z">
        <w:r>
          <w:rPr>
            <w:rtl/>
          </w:rPr>
          <w:t xml:space="preserve"> </w:t>
        </w:r>
      </w:ins>
      <w:del w:id="962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ins w:id="91021" w:author="מנוע מכני" w:date="2026-10-05T11:32:12Z">
        <w:r>
          <w:rPr>
            <w:rStyle w:val="2fb"/>
            <w:rFonts w:hint="cs"/>
            <w:rtl/>
          </w:rPr>
          <w:t xml:space="preserve">ר"ט</w:t>
        </w:r>
      </w:ins>
      <w:del w:id="91022" w:author="מנוע מכני" w:date="2026-10-05T11:32:12Z">
        <w:r>
          <w:rPr>
            <w:rFonts w:hint="cs"/>
            <w:rtl/>
          </w:rPr>
          <w:delText xml:space="preserve">ר''ט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ins w:id="91023" w:author="מנוע מכני" w:date="2026-10-05T11:32:12Z">
        <w:r>
          <w:rPr>
            <w:rFonts w:hint="cs"/>
            <w:rtl/>
          </w:rPr>
          <w:t xml:space="preserve">ק"ל</w:t>
        </w:r>
      </w:ins>
      <w:del w:id="91024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: בכור לדבר אחד, </w:t>
      </w:r>
      <w:ins w:id="97809" w:author="מנוע מכני" w:date="2026-10-05T11:32:12Z">
        <w:r>
          <w:rPr>
            <w:rtl/>
          </w:rPr>
          <w:t xml:space="preserve">אם </w:t>
        </w:r>
      </w:ins>
      <w:del w:id="9781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הוי בכור </w:t>
      </w:r>
      <w:ins w:id="97811" w:author="מנוע מכני" w:date="2026-10-05T11:32:12Z">
        <w:r>
          <w:rPr>
            <w:rtl/>
          </w:rPr>
          <w:t xml:space="preserve">אם </w:t>
        </w:r>
      </w:ins>
      <w:del w:id="9781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ins w:id="91025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026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>
          <w:ins w:id="99372" w:author="מנוע מכני" w:date="2026-10-05T11:32:12Z"/>
        </w:rPr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del w:id="99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'פטר רחם' ולא שיצאה נקבה לפניו, 'בכור'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>
          <w:ins w:id="99374" w:author="מנוע מכני" w:date="2026-10-05T11:32:12Z"/>
        </w:rPr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del w:id="99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ins w:id="97813" w:author="מנוע מכני" w:date="2026-10-05T11:32:12Z">
        <w:r>
          <w:rPr>
            <w:rtl/>
          </w:rPr>
          <w:t xml:space="preserve">אם </w:t>
        </w:r>
      </w:ins>
      <w:del w:id="97814" w:author="מנוע מכני" w:date="2026-10-05T11:32:12Z">
        <w:r>
          <w:rPr>
            <w:rtl/>
          </w:rPr>
          <w:delText xml:space="preserve">אי </w:delText>
        </w:r>
      </w:del>
      <w:ins w:id="92831" w:author="מנוע מכני" w:date="2026-10-05T11:32:12Z">
        <w:r>
          <w:rPr>
            <w:rtl/>
          </w:rPr>
          <w:t xml:space="preserve">ס"ד</w:t>
        </w:r>
      </w:ins>
      <w:del w:id="92832" w:author="מנוע מכני" w:date="2026-10-05T11:32:12Z">
        <w:r>
          <w:rPr>
            <w:rtl/>
          </w:rPr>
          <w:delText xml:space="preserve">סלקא דעתך</w:delText>
        </w:r>
      </w:del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ins w:id="94757" w:author="מנוע מכני" w:date="2026-10-05T11:32:12Z">
        <w:r>
          <w:rPr>
            <w:rtl/>
          </w:rPr>
          <w:t xml:space="preserve">דהתורה</w:t>
        </w:r>
      </w:ins>
      <w:del w:id="94758" w:author="מנוע מכני" w:date="2026-10-05T11:32:12Z">
        <w:r>
          <w:rPr>
            <w:rtl/>
          </w:rPr>
          <w:lastRenderedPageBreak/>
          <w:delText xml:space="preserve">ד</w:delText>
        </w:r>
        <w:r w:rsidR="006B2590">
          <w:rPr>
            <w:rFonts w:hint="cs"/>
            <w:rtl/>
          </w:rPr>
          <w:delText xml:space="preserve">רחמנא</w:delText>
        </w:r>
      </w:del>
      <w:r w:rsidR="006B2590">
        <w:rPr>
          <w:rFonts w:hint="cs"/>
          <w:rtl/>
        </w:rPr>
        <w:t xml:space="preserve"> </w:t>
      </w:r>
      <w:ins w:id="93401" w:author="מנוע מכני" w:date="2026-10-05T11:32:12Z">
        <w:r>
          <w:rPr>
            <w:rFonts w:hint="cs"/>
            <w:rtl/>
          </w:rPr>
          <w:t xml:space="preserve">לא</w:t>
        </w:r>
      </w:ins>
      <w:del w:id="93402" w:author="מנוע מכני" w:date="2026-10-05T11:32:12Z">
        <w:r w:rsidR="006B2590">
          <w:rPr>
            <w:rFonts w:hint="cs"/>
            <w:rtl/>
          </w:rPr>
          <w:delText xml:space="preserve">לאו</w:delText>
        </w:r>
      </w:del>
      <w:r w:rsidR="006B2590">
        <w:rPr>
          <w:rFonts w:hint="cs"/>
          <w:rtl/>
        </w:rPr>
        <w:t xml:space="preserve"> למעוטי נקבה דלפניו דמפטר רחם נפקא אלא </w:t>
      </w:r>
      <w:ins w:id="91027" w:author="מנוע מכני" w:date="2026-10-05T11:32:12Z">
        <w:r>
          <w:rPr>
            <w:rFonts w:hint="cs"/>
            <w:rtl/>
          </w:rPr>
          <w:t xml:space="preserve">ש"מ</w:t>
        </w:r>
      </w:ins>
      <w:del w:id="91028" w:author="מנוע מכני" w:date="2026-10-05T11:32:12Z">
        <w:r w:rsidR="006B2590">
          <w:rPr>
            <w:rFonts w:hint="cs"/>
            <w:rtl/>
          </w:rPr>
          <w:delText xml:space="preserve">ש''מ</w:delText>
        </w:r>
      </w:del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>
          <w:ins w:id="99376" w:author="מנוע מכני" w:date="2026-10-05T11:32:12Z"/>
        </w:rPr>
      </w:pPr>
      <w:ins w:id="91029" w:author="מנוע מכני" w:date="2026-10-05T11:32:12Z">
        <w:r>
          <w:t xml:space="preserve">א"ל</w:t>
        </w:r>
      </w:ins>
      <w:del w:id="91030" w:author="מנוע מכני" w:date="2026-10-05T11:32:12Z">
        <w:r>
          <w:delText xml:space="preserve">א</w:delText>
        </w:r>
        <w:r w:rsidR="006B2590">
          <w:delText xml:space="preserve">''ל</w:delText>
        </w:r>
      </w:del>
      <w:r w:rsidR="006B2590">
        <w:t xml:space="preserve"> </w:t>
      </w:r>
      <w:ins w:id="91031" w:author="מנוע מכני" w:date="2026-10-05T11:32:12Z">
        <w:r>
          <w:t xml:space="preserve">ר"א</w:t>
        </w:r>
      </w:ins>
      <w:del w:id="91032" w:author="מנוע מכני" w:date="2026-10-05T11:32:12Z">
        <w:r w:rsidR="006B2590">
          <w:delText xml:space="preserve">ר''א</w:delText>
        </w:r>
      </w:del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del w:id="99377" w:author="מנוע מכני" w:date="2026-10-05T11:32:12Z">
        <w:r>
          <w:rPr>
            <w:rtl/>
          </w:rPr>
          <w:delText xml:space="preserve"> </w:delText>
        </w:r>
      </w:del>
      <w:ins w:id="97815" w:author="מנוע מכני" w:date="2026-10-05T11:32:12Z">
        <w:r>
          <w:rPr>
            <w:rtl/>
          </w:rPr>
          <w:t xml:space="preserve">אם </w:t>
        </w:r>
      </w:ins>
      <w:del w:id="97816" w:author="מנוע מכני" w:date="2026-10-05T11:32:12Z">
        <w:r>
          <w:rPr>
            <w:rtl/>
          </w:rPr>
          <w:delText xml:space="preserve">אי </w:delText>
        </w:r>
      </w:del>
      <w:ins w:id="91033" w:author="מנוע מכני" w:date="2026-10-05T11:32:12Z">
        <w:r>
          <w:rPr>
            <w:rtl/>
          </w:rPr>
          <w:t xml:space="preserve">ס"ד</w:t>
        </w:r>
      </w:ins>
      <w:del w:id="91034" w:author="מנוע מכני" w:date="2026-10-05T11:32:12Z">
        <w:r>
          <w:rPr>
            <w:rtl/>
          </w:rPr>
          <w:delText xml:space="preserve">ס</w:delText>
        </w:r>
        <w:r w:rsidR="006B2590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בכור לדבר אחד הוי בכור, תינח </w:t>
      </w:r>
      <w:ins w:id="93403" w:author="מנוע מכני" w:date="2026-10-05T11:32:12Z">
        <w:r>
          <w:rPr>
            <w:rtl/>
          </w:rPr>
          <w:t xml:space="preserve">מקום</w:t>
        </w:r>
      </w:ins>
      <w:del w:id="9340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ins w:id="93405" w:author="מנוע מכני" w:date="2026-10-05T11:32:12Z">
        <w:r>
          <w:rPr>
            <w:rtl/>
          </w:rPr>
          <w:t xml:space="preserve">יש</w:t>
        </w:r>
      </w:ins>
      <w:del w:id="93406" w:author="מנוע מכני" w:date="2026-10-05T11:32:12Z">
        <w:r w:rsidR="006B2590">
          <w:rPr>
            <w:rtl/>
          </w:rPr>
          <w:delText xml:space="preserve">איכא</w:delText>
        </w:r>
      </w:del>
      <w:r w:rsidR="006B2590">
        <w:rPr>
          <w:rtl/>
        </w:rPr>
        <w:t xml:space="preserve">, בכור לזכרים </w:t>
      </w:r>
      <w:ins w:id="93407" w:author="מנוע מכני" w:date="2026-10-05T11:32:12Z">
        <w:r>
          <w:rPr>
            <w:rtl/>
          </w:rPr>
          <w:t xml:space="preserve">אין</w:t>
        </w:r>
      </w:ins>
      <w:del w:id="93408" w:author="מנוע מכני" w:date="2026-10-05T11:32:12Z">
        <w:r>
          <w:rPr>
            <w:rtl/>
          </w:rPr>
          <w:delText xml:space="preserve">ליכא</w:delText>
        </w:r>
      </w:del>
      <w:r>
        <w:rPr>
          <w:rtl/>
        </w:rPr>
        <w:t xml:space="preserve">, </w:t>
      </w:r>
    </w:p>
    <w:p>
      <w:pPr>
        <w:pStyle w:val="38"/>
        <w:rPr>
          <w:ins w:id="99378" w:author="מנוע מכני" w:date="2026-10-05T11:32:12Z"/>
        </w:rPr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del w:id="99379" w:author="מנוע מכני" w:date="2026-10-05T11:32:12Z">
        <w:r>
          <w:rPr>
            <w:rtl/>
          </w:rPr>
          <w:delText xml:space="preserve"> </w:delText>
        </w:r>
      </w:del>
      <w:ins w:id="93409" w:author="מנוע מכני" w:date="2026-10-05T11:32:12Z">
        <w:r>
          <w:rPr>
            <w:rtl/>
          </w:rPr>
          <w:t xml:space="preserve">מקום</w:t>
        </w:r>
      </w:ins>
      <w:del w:id="9341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ins w:id="93413" w:author="מנוע מכני" w:date="2026-10-05T11:32:12Z">
        <w:r>
          <w:rPr>
            <w:rtl/>
          </w:rPr>
          <w:t xml:space="preserve">שהרי</w:t>
        </w:r>
      </w:ins>
      <w:del w:id="9341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3411" w:author="מנוע מכני" w:date="2026-10-05T11:32:12Z">
        <w:r>
          <w:rPr>
            <w:rtl/>
          </w:rPr>
          <w:t xml:space="preserve">יש</w:t>
        </w:r>
      </w:ins>
      <w:del w:id="934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בכור לזכרים ובכור לרחם! אלא מחוורתא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  <w:pPrChange w:id="903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47" w:author="מנוע מכני" w:date="2026-10-05T11:32:12Z">
        <w:r>
          <w:rPr>
            <w:rtl/>
          </w:rPr>
          <w:t xml:space="preserve"> </w:t>
        </w:r>
      </w:ins>
      <w:del w:id="96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49" w:author="מנוע מכני" w:date="2026-10-05T11:32:12Z">
        <w:r>
          <w:rPr>
            <w:rtl/>
          </w:rPr>
          <w:t xml:space="preserve"> </w:t>
        </w:r>
      </w:ins>
      <w:del w:id="96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ins w:id="94761" w:author="מנוע מכני" w:date="2026-10-05T11:32:12Z">
        <w:r>
          <w:rPr>
            <w:rtl/>
          </w:rPr>
          <w:t xml:space="preserve">למה</w:t>
        </w:r>
      </w:ins>
      <w:del w:id="94762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ספק? הלך אחר רוב בהמות, ורוב בהמות מתעברות ויולדות בתוך שנתן </w:t>
      </w:r>
      <w:ins w:id="94759" w:author="מנוע מכני" w:date="2026-10-05T11:32:12Z">
        <w:r>
          <w:rPr>
            <w:rtl/>
          </w:rPr>
          <w:t xml:space="preserve">הם</w:t>
        </w:r>
      </w:ins>
      <w:del w:id="9476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ins w:id="98013" w:author="מנוע מכני" w:date="2026-10-05T11:32:12Z">
        <w:r>
          <w:rPr>
            <w:rtl/>
          </w:rPr>
          <w:t xml:space="preserve">סבר</w:t>
        </w:r>
      </w:ins>
      <w:del w:id="9801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, דחייש </w:t>
      </w:r>
      <w:ins w:id="93415" w:author="מנוע מכני" w:date="2026-10-05T11:32:12Z">
        <w:r>
          <w:rPr>
            <w:rtl/>
          </w:rPr>
          <w:t xml:space="preserve">למיעוט</w:t>
        </w:r>
      </w:ins>
      <w:del w:id="93416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! </w:t>
      </w:r>
    </w:p>
    <w:p>
      <w:pPr>
        <w:pStyle w:val="38"/>
        <w:rPr>
          <w:ins w:id="99380" w:author="מנוע מכני" w:date="2026-10-05T11:32:12Z"/>
        </w:rPr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del w:id="993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ins w:id="93417" w:author="מנוע מכני" w:date="2026-10-05T11:32:12Z">
        <w:r>
          <w:rPr>
            <w:rFonts w:hint="cs"/>
            <w:rtl/>
          </w:rPr>
          <w:t xml:space="preserve">רוב</w:t>
        </w:r>
      </w:ins>
      <w:del w:id="93418" w:author="מנוע מכני" w:date="2026-10-05T11:32:12Z">
        <w:r>
          <w:rPr>
            <w:rFonts w:hint="cs"/>
            <w:rtl/>
          </w:rPr>
          <w:delText xml:space="preserve">רובא</w:delText>
        </w:r>
      </w:del>
      <w:r>
        <w:rPr>
          <w:rFonts w:hint="cs"/>
          <w:rtl/>
        </w:rPr>
        <w:t xml:space="preserve"> דווקא ברובא </w:t>
      </w:r>
      <w:ins w:id="98015" w:author="מנוע מכני" w:date="2026-10-05T11:32:12Z">
        <w:r>
          <w:rPr>
            <w:rFonts w:hint="cs"/>
            <w:rtl/>
          </w:rPr>
          <w:t xml:space="preserve">דישנו</w:t>
        </w:r>
      </w:ins>
      <w:del w:id="98016" w:author="מנוע מכני" w:date="2026-10-05T11:32:12Z">
        <w:r>
          <w:rPr>
            <w:rFonts w:hint="cs"/>
            <w:rtl/>
          </w:rPr>
          <w:delText xml:space="preserve">דאיתיה</w:delText>
        </w:r>
      </w:del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ins w:id="93423" w:author="מנוע מכני" w:date="2026-10-05T11:32:12Z">
        <w:r>
          <w:rPr>
            <w:rFonts w:hint="cs"/>
            <w:rtl/>
          </w:rPr>
          <w:t xml:space="preserve">שהרי</w:t>
        </w:r>
      </w:ins>
      <w:del w:id="93424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ins w:id="93419" w:author="מנוע מכני" w:date="2026-10-05T11:32:12Z">
        <w:r>
          <w:rPr>
            <w:rtl/>
          </w:rPr>
          <w:t xml:space="preserve">דרוב</w:t>
        </w:r>
      </w:ins>
      <w:del w:id="93420" w:author="מנוע מכני" w:date="2026-10-05T11:32:12Z">
        <w:r w:rsidR="00F63065">
          <w:rPr>
            <w:rtl/>
          </w:rPr>
          <w:delText xml:space="preserve">דרובא</w:delText>
        </w:r>
      </w:del>
      <w:r w:rsidR="00F63065">
        <w:rPr>
          <w:rtl/>
        </w:rPr>
        <w:t xml:space="preserve"> </w:t>
      </w:r>
      <w:ins w:id="98017" w:author="מנוע מכני" w:date="2026-10-05T11:32:12Z">
        <w:r>
          <w:rPr>
            <w:rtl/>
          </w:rPr>
          <w:t xml:space="preserve">דאינו</w:t>
        </w:r>
      </w:ins>
      <w:del w:id="98018" w:author="מנוע מכני" w:date="2026-10-05T11:32:12Z">
        <w:r w:rsidR="00F63065">
          <w:rPr>
            <w:rtl/>
          </w:rPr>
          <w:delText xml:space="preserve">דליתיה</w:delText>
        </w:r>
      </w:del>
      <w:r w:rsidR="00F63065">
        <w:rPr>
          <w:rtl/>
        </w:rPr>
        <w:t xml:space="preserve"> קמן - וקאזלי רבנן בתר </w:t>
      </w:r>
      <w:ins w:id="93421" w:author="מנוע מכני" w:date="2026-10-05T11:32:12Z">
        <w:r>
          <w:rPr>
            <w:rtl/>
          </w:rPr>
          <w:t xml:space="preserve">רוב</w:t>
        </w:r>
      </w:ins>
      <w:del w:id="9342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</w:p>
    <w:p>
      <w:pPr>
        <w:pStyle w:val="38"/>
        <w:rPr>
          <w:ins w:id="99382" w:author="מנוע מכני" w:date="2026-10-05T11:32:12Z"/>
        </w:rPr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del w:id="993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ins w:id="9103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036" w:author="מנוע מכני" w:date="2026-10-05T11:32:12Z">
        <w:r w:rsidR="00651458">
          <w:rPr>
            <w:rFonts w:hint="cs"/>
            <w:rtl/>
          </w:rPr>
          <w:delText xml:space="preserve">ר''מ</w:delText>
        </w:r>
      </w:del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>
          <w:ins w:id="99384" w:author="מנוע מכני" w:date="2026-10-05T11:32:12Z"/>
        </w:rPr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del w:id="99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יפה אמרת שאין חולצין - איש כתוב בפרשה, ומקשינן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ins w:id="93425" w:author="מנוע מכני" w:date="2026-10-05T11:32:12Z">
        <w:r>
          <w:rPr>
            <w:rtl/>
          </w:rPr>
          <w:t xml:space="preserve">לא</w:t>
        </w:r>
      </w:ins>
      <w:del w:id="93426" w:author="מנוע מכני" w:date="2026-10-05T11:32:12Z">
        <w:r>
          <w:rPr>
            <w:rtl/>
          </w:rPr>
          <w:delText xml:space="preserve">לא</w:delText>
        </w:r>
        <w:r w:rsidR="00307062">
          <w:rPr>
            <w:rtl/>
          </w:rPr>
          <w:delText xml:space="preserve">ו</w:delText>
        </w:r>
      </w:del>
      <w:r w:rsidR="00307062">
        <w:rPr>
          <w:rtl/>
        </w:rPr>
        <w:t xml:space="preserve"> סריסים </w:t>
      </w:r>
      <w:ins w:id="94763" w:author="מנוע מכני" w:date="2026-10-05T11:32:12Z">
        <w:r>
          <w:rPr>
            <w:rtl/>
          </w:rPr>
          <w:t xml:space="preserve">הם</w:t>
        </w:r>
      </w:ins>
      <w:del w:id="94764" w:author="מנוע מכני" w:date="2026-10-05T11:32:12Z">
        <w:r w:rsidR="00307062">
          <w:rPr>
            <w:rtl/>
          </w:rPr>
          <w:delText xml:space="preserve">נינהו</w:delText>
        </w:r>
      </w:del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ins w:id="93427" w:author="מנוע מכני" w:date="2026-10-05T11:32:12Z">
        <w:r>
          <w:rPr>
            <w:rtl/>
          </w:rPr>
          <w:t xml:space="preserve">לא</w:t>
        </w:r>
      </w:ins>
      <w:del w:id="934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איילונית </w:t>
      </w:r>
      <w:ins w:id="94765" w:author="מנוע מכני" w:date="2026-10-05T11:32:12Z">
        <w:r>
          <w:rPr>
            <w:rtl/>
          </w:rPr>
          <w:t xml:space="preserve">הם</w:t>
        </w:r>
      </w:ins>
      <w:del w:id="947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>
          <w:ins w:id="99386" w:author="מנוע מכני" w:date="2026-10-05T11:32:12Z"/>
        </w:rPr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del w:id="99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מחוורתא,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ins w:id="91037" w:author="מנוע מכני" w:date="2026-10-05T11:32:12Z">
        <w:r>
          <w:rPr>
            <w:rStyle w:val="2fb"/>
            <w:rtl/>
          </w:rPr>
          <w:t xml:space="preserve">ר"מ</w:t>
        </w:r>
      </w:ins>
      <w:del w:id="91038" w:author="מנוע מכני" w:date="2026-10-05T11:32:12Z">
        <w:r>
          <w:rPr>
            <w:rtl/>
          </w:rPr>
          <w:delText xml:space="preserve">ר</w:delText>
        </w:r>
        <w:r w:rsidR="00307062">
          <w:rPr>
            <w:rFonts w:hint="cs"/>
            <w:rtl/>
          </w:rPr>
          <w:delText xml:space="preserve">''מ</w:delText>
        </w:r>
      </w:del>
      <w:r w:rsidR="00307062">
        <w:rPr>
          <w:rFonts w:hint="cs"/>
          <w:rtl/>
        </w:rPr>
        <w:t xml:space="preserve"> </w:t>
      </w:r>
      <w:ins w:id="91039" w:author="מנוע מכני" w:date="2026-10-05T11:32:12Z">
        <w:ins w:id="9801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040" w:author="מנוע מכני" w:date="2026-10-05T11:32:12Z">
        <w:r w:rsidR="00307062">
          <w:rPr>
            <w:rFonts w:hint="cs"/>
            <w:rtl/>
          </w:rPr>
          <w:delText xml:space="preserve">ס''ל</w:delText>
        </w:r>
      </w:del>
      <w:r w:rsidR="00307062">
        <w:rPr>
          <w:rFonts w:hint="cs"/>
          <w:rtl/>
        </w:rPr>
        <w:t xml:space="preserve"> דחייש </w:t>
      </w:r>
      <w:ins w:id="93429" w:author="מנוע מכני" w:date="2026-10-05T11:32:12Z">
        <w:r>
          <w:rPr>
            <w:rFonts w:hint="cs"/>
            <w:rtl/>
          </w:rPr>
          <w:t xml:space="preserve">למיעוט</w:t>
        </w:r>
      </w:ins>
      <w:del w:id="93430" w:author="מנוע מכני" w:date="2026-10-05T11:32:12Z">
        <w:r w:rsidR="00307062">
          <w:rPr>
            <w:rFonts w:hint="cs"/>
            <w:rtl/>
          </w:rPr>
          <w:delText xml:space="preserve">למיעוטא</w:delText>
        </w:r>
      </w:del>
      <w:r w:rsidR="0057284B">
        <w:rPr>
          <w:rtl/>
        </w:rPr>
        <w:t>.</w:t>
      </w:r>
    </w:p>
    <w:p>
      <w:pPr>
        <w:pStyle w:val="38"/>
        <w:rPr>
          <w:ins w:id="99388" w:author="מנוע מכני" w:date="2026-10-05T11:32:12Z"/>
        </w:rPr>
      </w:pPr>
      <w:r>
        <w:t xml:space="preserve">רבינא</w:t>
      </w:r>
      <w:del w:id="100902" w:author="מנוע מכני" w:date="2026-10-05T11:32:12Z">
        <w:r>
          <w:delText xml:space="preserve"> אמר</w:delText>
        </w:r>
      </w:del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del w:id="99389" w:author="מנוע מכני" w:date="2026-10-05T11:32:12Z">
        <w:r>
          <w:rPr>
            <w:rtl/>
          </w:rPr>
          <w:delText xml:space="preserve"> </w:delText>
        </w:r>
      </w:del>
      <w:ins w:id="92833" w:author="מנוע מכני" w:date="2026-10-05T11:32:12Z">
        <w:r>
          <w:rPr>
            <w:rtl/>
          </w:rPr>
          <w:t xml:space="preserve">אפי'</w:t>
        </w:r>
      </w:ins>
      <w:del w:id="9283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ins w:id="93431" w:author="מנוע מכני" w:date="2026-10-05T11:32:12Z">
        <w:r>
          <w:rPr>
            <w:rtl/>
          </w:rPr>
          <w:t xml:space="preserve">רוב</w:t>
        </w:r>
      </w:ins>
      <w:del w:id="93432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ins w:id="93433" w:author="מנוע מכני" w:date="2026-10-05T11:32:12Z">
        <w:r>
          <w:rPr>
            <w:rtl/>
          </w:rPr>
          <w:t xml:space="preserve">רוב</w:t>
        </w:r>
      </w:ins>
      <w:del w:id="93434" w:author="מנוע מכני" w:date="2026-10-05T11:32:12Z">
        <w:r w:rsidR="00F63065">
          <w:rPr>
            <w:rtl/>
          </w:rPr>
          <w:delText xml:space="preserve">רובא</w:delText>
        </w:r>
      </w:del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del w:id="90572" w:author="מנוע עיצוב" w:date="2026-10-05T11:33:53Z"/>
          <w:rtl/>
        </w:rPr>
      </w:pPr>
    </w:p>
    <w:p>
      <w:pPr>
        <w:pStyle w:val="38"/>
        <w:rPr>
          <w:ins w:id="99390" w:author="מנוע מכני" w:date="2026-10-05T11:32:12Z"/>
        </w:rPr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del w:id="99391" w:author="מנוע מכני" w:date="2026-10-05T11:32:12Z">
        <w:r w:rsidRPr="00543860">
          <w:rPr>
            <w:b/>
            <w:bCs/>
            <w:rtl/>
          </w:rPr>
          <w:delText xml:space="preserve"> </w:delText>
        </w:r>
      </w:del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del w:id="9271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>
          <w:ins w:id="99392" w:author="מנוע מכני" w:date="2026-10-05T11:32:12Z"/>
        </w:rPr>
      </w:pPr>
      <w:r>
        <w:t xml:space="preserve">רי</w:t>
      </w:r>
      <w:ins w:id="91041" w:author="מנוע מכני" w:date="2026-10-05T11:32:12Z">
        <w:r>
          <w:t xml:space="preserve">ב"י</w:t>
        </w:r>
      </w:ins>
      <w:del w:id="91042" w:author="מנוע מכני" w:date="2026-10-05T11:32:12Z">
        <w:r>
          <w:delText xml:space="preserve">ב''י</w:delText>
        </w:r>
      </w:del>
      <w:del w:id="100903" w:author="מנוע מכני" w:date="2026-10-05T11:32:12Z">
        <w:r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del w:id="993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ins w:id="96251" w:author="מנוע מכני" w:date="2026-10-05T11:32:12Z">
        <w:r>
          <w:rPr>
            <w:rtl/>
          </w:rPr>
          <w:t xml:space="preserve">,</w:t>
        </w:r>
      </w:ins>
      <w:del w:id="96252" w:author="מנוע מכני" w:date="2026-10-05T11:32:12Z">
        <w:r w:rsidR="000B5F7F">
          <w:rPr>
            <w:rtl/>
          </w:rPr>
          <w:delText xml:space="preserve">;</w:delText>
        </w:r>
      </w:del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ins w:id="96253" w:author="מנוע מכני" w:date="2026-10-05T11:32:12Z">
        <w:r>
          <w:rPr>
            <w:rtl/>
          </w:rPr>
          <w:t xml:space="preserve">,</w:t>
        </w:r>
      </w:ins>
      <w:del w:id="9625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ins w:id="98453" w:author="מנוע מכני" w:date="2026-10-05T11:32:12Z">
        <w:r>
          <w:rPr>
            <w:rtl/>
          </w:rPr>
          <w:t xml:space="preserve">יפה</w:t>
        </w:r>
      </w:ins>
      <w:del w:id="98454" w:author="מנוע מכני" w:date="2026-10-05T11:32:12Z">
        <w:r w:rsidR="00F63065">
          <w:rPr>
            <w:rtl/>
          </w:rPr>
          <w:delText xml:space="preserve">שפיר</w:delText>
        </w:r>
      </w:del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>
          <w:ins w:id="99394" w:author="מנוע מכני" w:date="2026-10-05T11:32:12Z"/>
        </w:rPr>
      </w:pPr>
      <w:r>
        <w:t>·</w:t>
      </w:r>
      <w:r>
        <w:t xml:space="preserve"> </w:t>
      </w:r>
      <w:r w:rsidR="00307062">
        <w:t xml:space="preserve">א</w:t>
      </w:r>
      <w:ins w:id="91043" w:author="מנוע מכני" w:date="2026-10-05T11:32:12Z">
        <w:r>
          <w:t xml:space="preserve">ר"ע</w:t>
        </w:r>
      </w:ins>
      <w:del w:id="91044" w:author="מנוע מכני" w:date="2026-10-05T11:32:12Z">
        <w:r w:rsidR="00307062">
          <w:delText xml:space="preserve">ר''ע</w:delText>
        </w:r>
      </w:del>
      <w:ins w:id="97673" w:author="מנוע מכני" w:date="2026-10-05T11:32:12Z">
        <w:r>
          <w:t xml:space="preserve">:</w:t>
        </w:r>
      </w:ins>
    </w:p>
    <w:p w14:paraId="10FC26AB" w14:textId="77777777" w:rsidR="00E71A0C" w:rsidRDefault="00543860" w:rsidP="00F63065">
      <w:pPr>
        <w:rPr>
          <w:rtl/>
        </w:rPr>
      </w:pPr>
      <w:del w:id="97674" w:author="מנוע מכני" w:date="2026-10-05T11:32:12Z">
        <w:r w:rsidR="00307062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:</w:delText>
        </w:r>
      </w:del>
      <w:del w:id="993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ins w:id="98109" w:author="מנוע מכני" w:date="2026-10-05T11:32:12Z">
        <w:r>
          <w:rPr>
            <w:rtl/>
          </w:rPr>
          <w:t xml:space="preserve">חלקו</w:t>
        </w:r>
      </w:ins>
      <w:del w:id="9811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</w:t>
      </w:r>
      <w:ins w:id="96255" w:author="מנוע מכני" w:date="2026-10-05T11:32:12Z">
        <w:r>
          <w:rPr>
            <w:rtl/>
          </w:rPr>
          <w:t xml:space="preserve"> </w:t>
        </w:r>
      </w:ins>
      <w:del w:id="96256" w:author="מנוע מכני" w:date="2026-10-05T11:32:12Z">
        <w:r>
          <w:rPr>
            <w:rtl/>
          </w:rPr>
          <w:delText xml:space="preserve"> </w:delText>
        </w:r>
        <w:r w:rsidR="00E71A0C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>
          <w:ins w:id="99396" w:author="מנוע מכני" w:date="2026-10-05T11:32:12Z"/>
        </w:rPr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del w:id="99397" w:author="מנוע מכני" w:date="2026-10-05T11:32:12Z">
        <w:r>
          <w:rPr>
            <w:rFonts w:hint="cs"/>
            <w:rtl/>
          </w:rPr>
          <w:delText xml:space="preserve"> </w:delText>
        </w:r>
      </w:del>
      <w:ins w:id="97817" w:author="מנוע מכני" w:date="2026-10-05T11:32:12Z">
        <w:r>
          <w:rPr>
            <w:rFonts w:hint="cs"/>
            <w:rtl/>
          </w:rPr>
          <w:t xml:space="preserve">דאם </w:t>
        </w:r>
      </w:ins>
      <w:del w:id="9781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ins w:id="91045" w:author="מנוע מכני" w:date="2026-10-05T11:32:12Z">
        <w:r>
          <w:rPr>
            <w:rFonts w:hint="cs"/>
            <w:rtl/>
          </w:rPr>
          <w:t xml:space="preserve">ו"ע</w:t>
        </w:r>
      </w:ins>
      <w:del w:id="91046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35" w:author="מנוע מכני" w:date="2026-10-05T11:32:12Z">
        <w:r>
          <w:rPr>
            <w:rtl/>
          </w:rPr>
          <w:t xml:space="preserve">חלקו</w:t>
        </w:r>
      </w:ins>
      <w:del w:id="93436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דטינוף פוטר, </w:t>
      </w:r>
      <w:ins w:id="93439" w:author="מנוע מכני" w:date="2026-10-05T11:32:12Z">
        <w:r>
          <w:rPr>
            <w:rtl/>
          </w:rPr>
          <w:t xml:space="preserve">וכאן</w:t>
        </w:r>
      </w:ins>
      <w:del w:id="93440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בחוששין לטינוף </w:t>
      </w:r>
      <w:ins w:id="93437" w:author="מנוע מכני" w:date="2026-10-05T11:32:12Z">
        <w:r>
          <w:rPr>
            <w:rFonts w:hint="cs"/>
            <w:rtl/>
          </w:rPr>
          <w:t xml:space="preserve">חלקו</w:t>
        </w:r>
      </w:ins>
      <w:del w:id="93438" w:author="מנוע מכני" w:date="2026-10-05T11:32:12Z">
        <w:r>
          <w:rPr>
            <w:rFonts w:hint="cs"/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398" w:author="מנוע מכני" w:date="2026-10-05T11:32:12Z"/>
        </w:rPr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del w:id="993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del w:id="90573" w:author="מנוע עיצוב" w:date="2026-10-05T11:33:53Z"/>
          <w:rtl/>
        </w:rPr>
      </w:pPr>
    </w:p>
    <w:p>
      <w:pPr>
        <w:pStyle w:val="38"/>
        <w:rPr>
          <w:ins w:id="99400" w:author="מנוע מכני" w:date="2026-10-05T11:32:12Z"/>
        </w:rPr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del w:id="994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>
          <w:ins w:id="99402" w:author="מנוע מכני" w:date="2026-10-05T11:32:12Z"/>
        </w:rPr>
      </w:pPr>
      <w:r>
        <w:t xml:space="preserve">וא</w:t>
      </w:r>
      <w:ins w:id="91047" w:author="מנוע מכני" w:date="2026-10-05T11:32:12Z">
        <w:r>
          <w:t xml:space="preserve">ב"א</w:t>
        </w:r>
      </w:ins>
      <w:del w:id="910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del w:id="9940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לקולא בין לחומרא חייש, </w:t>
      </w:r>
      <w:ins w:id="93441" w:author="מנוע מכני" w:date="2026-10-05T11:32:12Z">
        <w:r>
          <w:rPr>
            <w:rtl/>
          </w:rPr>
          <w:t xml:space="preserve">וכאן</w:t>
        </w:r>
      </w:ins>
      <w:del w:id="9344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במטנפת וחוזרת ויולדת בתוך שנתה </w:t>
      </w:r>
      <w:ins w:id="98111" w:author="מנוע מכני" w:date="2026-10-05T11:32:12Z">
        <w:r>
          <w:rPr>
            <w:rtl/>
          </w:rPr>
          <w:t xml:space="preserve">חלקו</w:t>
        </w:r>
      </w:ins>
      <w:del w:id="98112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04" w:author="מנוע מכני" w:date="2026-10-05T11:32:12Z"/>
        </w:rPr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del w:id="994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>
          <w:ins w:id="99406" w:author="מנוע מכני" w:date="2026-10-05T11:32:12Z"/>
        </w:rPr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del w:id="994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ins w:id="94767" w:author="מנוע מכני" w:date="2026-10-05T11:32:12Z">
        <w:r>
          <w:rPr>
            <w:rtl/>
          </w:rPr>
          <w:t xml:space="preserve">מה</w:t>
        </w:r>
      </w:ins>
      <w:del w:id="947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43" w:author="מנוע מכני" w:date="2026-10-05T11:32:12Z">
        <w:r>
          <w:rPr>
            <w:rtl/>
          </w:rPr>
          <w:t xml:space="preserve">יש</w:t>
        </w:r>
      </w:ins>
      <w:del w:id="9344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גמריה לסבריה? שטינפה בסוף ששה, </w:t>
      </w:r>
    </w:p>
    <w:p>
      <w:pPr>
        <w:pStyle w:val="38"/>
        <w:rPr>
          <w:ins w:id="99408" w:author="מנוע מכני" w:date="2026-10-05T11:32:12Z"/>
        </w:rPr>
      </w:pPr>
      <w:ins w:id="93445" w:author="מנוע מכני" w:date="2026-10-05T11:32:12Z">
        <w:r>
          <w:t xml:space="preserve">ויש</w:t>
        </w:r>
      </w:ins>
      <w:del w:id="93446" w:author="מנוע מכני" w:date="2026-10-05T11:32:12Z">
        <w:r>
          <w:delText xml:space="preserve">ואיכא</w:delText>
        </w:r>
      </w:del>
      <w:r>
        <w:t xml:space="preserve"> בינייהו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del w:id="994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ins w:id="94775" w:author="מנוע מכני" w:date="2026-10-05T11:32:12Z">
        <w:r>
          <w:rPr>
            <w:rtl/>
          </w:rPr>
          <w:t xml:space="preserve">יש</w:t>
        </w:r>
      </w:ins>
      <w:del w:id="9477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69" w:author="מנוע מכני" w:date="2026-10-05T11:32:12Z">
        <w:r>
          <w:rPr>
            <w:rtl/>
          </w:rPr>
          <w:t xml:space="preserve">לו</w:t>
        </w:r>
      </w:ins>
      <w:del w:id="947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ins w:id="94773" w:author="מנוע מכני" w:date="2026-10-05T11:32:12Z">
        <w:r>
          <w:rPr>
            <w:rtl/>
          </w:rPr>
          <w:t xml:space="preserve">אין</w:t>
        </w:r>
      </w:ins>
      <w:del w:id="94774" w:author="מנוע מכני" w:date="2026-10-05T11:32:12Z">
        <w:r w:rsidR="00F63065">
          <w:rPr>
            <w:rtl/>
          </w:rPr>
          <w:delText xml:space="preserve">לית</w:delText>
        </w:r>
      </w:del>
      <w:r w:rsidR="00F63065">
        <w:rPr>
          <w:rtl/>
        </w:rPr>
        <w:t xml:space="preserve"> </w:t>
      </w:r>
      <w:ins w:id="94771" w:author="מנוע מכני" w:date="2026-10-05T11:32:12Z">
        <w:r>
          <w:rPr>
            <w:rtl/>
          </w:rPr>
          <w:t xml:space="preserve">לו</w:t>
        </w:r>
      </w:ins>
      <w:del w:id="94772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10" w:author="מנוע מכני" w:date="2026-10-05T11:32:12Z"/>
        </w:rPr>
      </w:pPr>
      <w:r>
        <w:t xml:space="preserve">וא</w:t>
      </w:r>
      <w:ins w:id="91049" w:author="מנוע מכני" w:date="2026-10-05T11:32:12Z">
        <w:r>
          <w:t xml:space="preserve">ב"א</w:t>
        </w:r>
      </w:ins>
      <w:del w:id="9105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del w:id="994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51" w:author="מנוע מכני" w:date="2026-10-05T11:32:12Z">
        <w:r>
          <w:rPr>
            <w:rtl/>
          </w:rPr>
          <w:t xml:space="preserve">ו"ע</w:t>
        </w:r>
      </w:ins>
      <w:del w:id="91052" w:author="מנוע מכני" w:date="2026-10-05T11:32:12Z">
        <w:r w:rsidR="00F63065">
          <w:rPr>
            <w:rtl/>
          </w:rPr>
          <w:delText xml:space="preserve">ו</w:delText>
        </w:r>
        <w:r w:rsidR="00E71A0C">
          <w:rPr>
            <w:rFonts w:hint="cs"/>
            <w:rtl/>
          </w:rPr>
          <w:delText xml:space="preserve">''ע</w:delText>
        </w:r>
      </w:del>
      <w:r w:rsidR="00E71A0C">
        <w:rPr>
          <w:rFonts w:hint="cs"/>
          <w:rtl/>
        </w:rPr>
        <w:t xml:space="preserve"> </w:t>
      </w:r>
      <w:ins w:id="94777" w:author="מנוע מכני" w:date="2026-10-05T11:32:12Z">
        <w:r>
          <w:rPr>
            <w:rtl/>
          </w:rPr>
          <w:t xml:space="preserve">יש</w:t>
        </w:r>
      </w:ins>
      <w:del w:id="9477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69" w:author="מנוע מכני" w:date="2026-10-05T11:32:12Z">
        <w:r>
          <w:rPr>
            <w:rtl/>
          </w:rPr>
          <w:t xml:space="preserve">להם</w:t>
        </w:r>
      </w:ins>
      <w:del w:id="97470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47" w:author="מנוע מכני" w:date="2026-10-05T11:32:12Z">
        <w:r>
          <w:rPr>
            <w:rtl/>
          </w:rPr>
          <w:t xml:space="preserve">וכאן</w:t>
        </w:r>
      </w:ins>
      <w:del w:id="93448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</w:t>
      </w:r>
      <w:ins w:id="98113" w:author="מנוע מכני" w:date="2026-10-05T11:32:12Z">
        <w:r>
          <w:rPr>
            <w:rtl/>
          </w:rPr>
          <w:t xml:space="preserve">חלקו</w:t>
        </w:r>
      </w:ins>
      <w:del w:id="98114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49" w:author="מנוע מכני" w:date="2026-10-05T11:32:12Z">
        <w:r>
          <w:rPr>
            <w:rtl/>
          </w:rPr>
          <w:t xml:space="preserve">אומרים</w:t>
        </w:r>
      </w:ins>
      <w:del w:id="9345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למקוטעין, לסבריה - </w:t>
      </w:r>
      <w:ins w:id="93451" w:author="מנוע מכני" w:date="2026-10-05T11:32:12Z">
        <w:r>
          <w:rPr>
            <w:rtl/>
          </w:rPr>
          <w:t xml:space="preserve">אומרים</w:t>
        </w:r>
      </w:ins>
      <w:del w:id="93452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>
          <w:ins w:id="99412" w:author="מנוע מכני" w:date="2026-10-05T11:32:12Z"/>
        </w:rPr>
      </w:pPr>
      <w:r>
        <w:t>וא</w:t>
      </w:r>
      <w:ins w:id="91053" w:author="מנוע מכני" w:date="2026-10-05T11:32:12Z">
        <w:r>
          <w:t xml:space="preserve">ב"א</w:t>
        </w:r>
      </w:ins>
      <w:del w:id="91054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del w:id="994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3453" w:author="מנוע מכני" w:date="2026-10-05T11:32:12Z">
        <w:r>
          <w:rPr>
            <w:rtl/>
          </w:rPr>
          <w:t xml:space="preserve">אומרים</w:t>
        </w:r>
      </w:ins>
      <w:del w:id="93454" w:author="מנוע מכני" w:date="2026-10-05T11:32:12Z">
        <w:r w:rsidR="00F63065">
          <w:rPr>
            <w:rtl/>
          </w:rPr>
          <w:delText xml:space="preserve">אמרינן</w:delText>
        </w:r>
      </w:del>
      <w:r w:rsidR="00F63065">
        <w:rPr>
          <w:rtl/>
        </w:rPr>
        <w:t xml:space="preserve"> יולדת </w:t>
      </w:r>
      <w:ins w:id="93455" w:author="מנוע מכני" w:date="2026-10-05T11:32:12Z">
        <w:r>
          <w:rPr>
            <w:rtl/>
          </w:rPr>
          <w:t xml:space="preserve">וכאן</w:t>
        </w:r>
      </w:ins>
      <w:del w:id="93456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5" w:author="מנוע מכני" w:date="2026-10-05T11:32:12Z">
        <w:r>
          <w:rPr>
            <w:rtl/>
          </w:rPr>
          <w:t xml:space="preserve">חלקו</w:t>
        </w:r>
      </w:ins>
      <w:del w:id="98116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ins w:id="93457" w:author="מנוע מכני" w:date="2026-10-05T11:32:12Z">
        <w:r>
          <w:rPr>
            <w:rtl/>
          </w:rPr>
          <w:t xml:space="preserve">אומרים</w:t>
        </w:r>
      </w:ins>
      <w:del w:id="9345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59" w:author="מנוע מכני" w:date="2026-10-05T11:32:12Z">
        <w:r>
          <w:rPr>
            <w:rtl/>
          </w:rPr>
          <w:t xml:space="preserve">אומרים</w:t>
        </w:r>
      </w:ins>
      <w:del w:id="9346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del w:id="90574" w:author="מנוע עיצוב" w:date="2026-10-05T11:33:53Z"/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ins w:id="94779" w:author="מנוע מכני" w:date="2026-10-05T11:32:12Z">
        <w:r>
          <w:rPr>
            <w:rtl/>
          </w:rPr>
          <w:t xml:space="preserve">מה</w:t>
        </w:r>
      </w:ins>
      <w:del w:id="9478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61" w:author="מנוע מכני" w:date="2026-10-05T11:32:12Z">
        <w:r>
          <w:rPr>
            <w:rtl/>
          </w:rPr>
          <w:t xml:space="preserve">יש</w:t>
        </w:r>
      </w:ins>
      <w:del w:id="9346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ins w:id="9105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056" w:author="מנוע מכני" w:date="2026-10-05T11:32:12Z">
        <w:r w:rsidR="00A40CD2">
          <w:rPr>
            <w:rFonts w:hint="cs"/>
            <w:rtl/>
          </w:rPr>
          <w:delText xml:space="preserve">ר''ח</w:delText>
        </w:r>
      </w:del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ins w:id="93463" w:author="מנוע מכני" w:date="2026-10-05T11:32:12Z">
        <w:r>
          <w:rPr>
            <w:rtl/>
          </w:rPr>
          <w:t xml:space="preserve">יש</w:t>
        </w:r>
      </w:ins>
      <w:del w:id="9346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</w:p>
    <w:p>
      <w:pPr>
        <w:pStyle w:val="38"/>
        <w:rPr>
          <w:ins w:id="99414" w:author="מנוע מכני" w:date="2026-10-05T11:32:12Z"/>
        </w:rPr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del w:id="994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>
          <w:ins w:id="99416" w:author="מנוע מכני" w:date="2026-10-05T11:32:12Z"/>
        </w:rPr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del w:id="994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ins w:id="93467" w:author="מנוע מכני" w:date="2026-10-05T11:32:12Z">
        <w:r>
          <w:rPr>
            <w:rtl/>
          </w:rPr>
          <w:t xml:space="preserve">יש</w:t>
        </w:r>
      </w:ins>
      <w:del w:id="9346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3465" w:author="מנוע מכני" w:date="2026-10-05T11:32:12Z">
        <w:r>
          <w:rPr>
            <w:rtl/>
          </w:rPr>
          <w:t xml:space="preserve">מיעוט</w:t>
        </w:r>
      </w:ins>
      <w:del w:id="93466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דחולבות </w:t>
      </w:r>
      <w:ins w:id="95779" w:author="מנוע מכני" w:date="2026-10-05T11:32:12Z">
        <w:r>
          <w:rPr>
            <w:rtl/>
          </w:rPr>
          <w:t xml:space="preserve">אף</w:t>
        </w:r>
      </w:ins>
      <w:del w:id="9578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ins w:id="93471" w:author="מנוע מכני" w:date="2026-10-05T11:32:12Z">
        <w:r>
          <w:rPr>
            <w:rtl/>
          </w:rPr>
          <w:t xml:space="preserve">ואומרים</w:t>
        </w:r>
      </w:ins>
      <w:del w:id="93472" w:author="מנוע מכני" w:date="2026-10-05T11:32:12Z">
        <w:r>
          <w:rPr>
            <w:rtl/>
          </w:rPr>
          <w:delText xml:space="preserve">ואמרינן</w:delText>
        </w:r>
      </w:del>
      <w:r>
        <w:rPr>
          <w:rtl/>
        </w:rPr>
        <w:t xml:space="preserve">, </w:t>
      </w:r>
      <w:ins w:id="91057" w:author="מנוע מכני" w:date="2026-10-05T11:32:12Z">
        <w:r>
          <w:rPr>
            <w:rtl/>
          </w:rPr>
          <w:t xml:space="preserve">מ"ט</w:t>
        </w:r>
      </w:ins>
      <w:del w:id="91058" w:author="מנוע מכני" w:date="2026-10-05T11:32:12Z">
        <w:r>
          <w:rPr>
            <w:rtl/>
          </w:rPr>
          <w:delText xml:space="preserve">מ</w:delText>
        </w:r>
        <w:r w:rsidR="00A40CD2">
          <w:rPr>
            <w:rFonts w:hint="cs"/>
            <w:rtl/>
          </w:rPr>
          <w:delText xml:space="preserve">''ט</w:delText>
        </w:r>
      </w:del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ins w:id="910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060" w:author="מנוע מכני" w:date="2026-10-05T11:32:12Z">
        <w:r w:rsidR="00A40CD2">
          <w:rPr>
            <w:rFonts w:hint="cs"/>
            <w:rtl/>
          </w:rPr>
          <w:delText xml:space="preserve">ר''י</w:delText>
        </w:r>
      </w:del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ins w:id="93473" w:author="מנוע מכני" w:date="2026-10-05T11:32:12Z">
        <w:r>
          <w:rPr>
            <w:rtl/>
          </w:rPr>
          <w:t xml:space="preserve">סבר</w:t>
        </w:r>
      </w:ins>
      <w:del w:id="9347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רוב מעוברות יולדות, ומיעוט מפילות, וכל היולדות - מחצה זכרים ומחצה נקבות, סמוך </w:t>
      </w:r>
      <w:ins w:id="93469" w:author="מנוע מכני" w:date="2026-10-05T11:32:12Z">
        <w:r>
          <w:rPr>
            <w:rtl/>
          </w:rPr>
          <w:t xml:space="preserve">מיעוט</w:t>
        </w:r>
      </w:ins>
      <w:del w:id="93470" w:author="מנוע מכני" w:date="2026-10-05T11:32:12Z">
        <w:r>
          <w:rPr>
            <w:rtl/>
          </w:rPr>
          <w:delText xml:space="preserve">מיעוטא</w:delText>
        </w:r>
      </w:del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ins w:id="91061" w:author="מנוע מכני" w:date="2026-10-05T11:32:12Z">
        <w:r>
          <w:rPr>
            <w:rFonts w:hint="cs"/>
            <w:rtl/>
          </w:rPr>
          <w:t xml:space="preserve">ו"ל</w:t>
        </w:r>
      </w:ins>
      <w:del w:id="91062" w:author="מנוע מכני" w:date="2026-10-05T11:32:12Z">
        <w:r>
          <w:rPr>
            <w:rFonts w:hint="cs"/>
            <w:rtl/>
          </w:rPr>
          <w:delText xml:space="preserve">ו''ל</w:delText>
        </w:r>
      </w:del>
      <w:r w:rsidR="00F63065">
        <w:rPr>
          <w:rtl/>
        </w:rPr>
        <w:t xml:space="preserve"> זכרים </w:t>
      </w:r>
      <w:ins w:id="93475" w:author="מנוע מכני" w:date="2026-10-05T11:32:12Z">
        <w:r>
          <w:rPr>
            <w:rtl/>
          </w:rPr>
          <w:t xml:space="preserve">מיעוט</w:t>
        </w:r>
      </w:ins>
      <w:del w:id="93476" w:author="מנוע מכני" w:date="2026-10-05T11:32:12Z">
        <w:r w:rsidR="00F63065">
          <w:rPr>
            <w:rtl/>
          </w:rPr>
          <w:delText xml:space="preserve">מיעוטא</w:delText>
        </w:r>
      </w:del>
      <w:r w:rsidR="00F63065">
        <w:rPr>
          <w:rtl/>
        </w:rPr>
        <w:t xml:space="preserve">, </w:t>
      </w:r>
      <w:ins w:id="93477" w:author="מנוע מכני" w:date="2026-10-05T11:32:12Z">
        <w:r>
          <w:rPr>
            <w:rtl/>
          </w:rPr>
          <w:t xml:space="preserve">ולמיעוט</w:t>
        </w:r>
      </w:ins>
      <w:del w:id="93478" w:author="מנוע מכני" w:date="2026-10-05T11:32:12Z">
        <w:r w:rsidR="00F63065">
          <w:rPr>
            <w:rtl/>
          </w:rPr>
          <w:delText xml:space="preserve">ולמיעוטא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781" w:author="מנוע מכני" w:date="2026-10-05T11:32:12Z">
        <w:r>
          <w:rPr>
            <w:rtl/>
          </w:rPr>
          <w:t xml:space="preserve">חוששים</w:t>
        </w:r>
      </w:ins>
      <w:del w:id="94782" w:author="מנוע מכני" w:date="2026-10-05T11:32:12Z">
        <w:r w:rsidR="00F63065">
          <w:rPr>
            <w:rtl/>
          </w:rPr>
          <w:delText xml:space="preserve">חיישינן</w:delText>
        </w:r>
      </w:del>
      <w:r w:rsidR="00F63065">
        <w:rPr>
          <w:rtl/>
        </w:rPr>
        <w:t xml:space="preserve">! </w:t>
      </w:r>
    </w:p>
    <w:p>
      <w:pPr>
        <w:pStyle w:val="38"/>
        <w:rPr>
          <w:ins w:id="99418" w:author="מנוע מכני" w:date="2026-10-05T11:32:12Z"/>
        </w:rPr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del w:id="99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ins w:id="92835" w:author="מנוע מכני" w:date="2026-10-05T11:32:12Z">
        <w:r>
          <w:rPr>
            <w:rStyle w:val="2fb"/>
            <w:rtl/>
          </w:rPr>
          <w:t xml:space="preserve">ר"ע</w:t>
        </w:r>
      </w:ins>
      <w:del w:id="92836" w:author="מנוע מכני" w:date="2026-10-05T11:32:12Z">
        <w:r>
          <w:rPr>
            <w:rtl/>
          </w:rPr>
          <w:delText xml:space="preserve">רבי עקיבא</w:delText>
        </w:r>
      </w:del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del w:id="90575" w:author="מנוע עיצוב" w:date="2026-10-05T11:33:53Z"/>
          <w:rtl/>
        </w:rPr>
      </w:pPr>
    </w:p>
    <w:p>
      <w:pPr>
        <w:pStyle w:val="38"/>
        <w:rPr>
          <w:ins w:id="99420" w:author="מנוע מכני" w:date="2026-10-05T11:32:12Z"/>
        </w:rPr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del w:id="99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>
          <w:ins w:id="99422" w:author="מנוע מכני" w:date="2026-10-05T11:32:12Z"/>
        </w:rPr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del w:id="994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ins w:id="91063" w:author="מנוע מכני" w:date="2026-10-05T11:32:12Z">
        <w:r>
          <w:rPr>
            <w:rtl/>
          </w:rPr>
          <w:t xml:space="preserve">ל"ל</w:t>
        </w:r>
      </w:ins>
      <w:del w:id="91064" w:author="מנוע מכני" w:date="2026-10-05T11:32:12Z">
        <w:r>
          <w:rPr>
            <w:rtl/>
          </w:rPr>
          <w:lastRenderedPageBreak/>
          <w:delText xml:space="preserve">ל</w:delText>
        </w:r>
        <w:r w:rsidR="00A40CD2">
          <w:rPr>
            <w:rFonts w:hint="cs"/>
            <w:rtl/>
          </w:rPr>
          <w:delText xml:space="preserve">''ל</w:delText>
        </w:r>
      </w:del>
      <w:r w:rsidR="00A40CD2">
        <w:rPr>
          <w:rFonts w:hint="cs"/>
          <w:rtl/>
        </w:rPr>
        <w:t xml:space="preserve"> </w:t>
      </w:r>
      <w:ins w:id="98721" w:author="מנוע מכני" w:date="2026-10-05T11:32:12Z">
        <w:r>
          <w:rPr>
            <w:rFonts w:hint="cs"/>
            <w:rtl/>
          </w:rPr>
          <w:t xml:space="preserve">לשנות</w:t>
        </w:r>
      </w:ins>
      <w:del w:id="98722" w:author="מנוע מכני" w:date="2026-10-05T11:32:12Z">
        <w:r w:rsidR="00A40CD2">
          <w:rPr>
            <w:rFonts w:hint="cs"/>
            <w:rtl/>
          </w:rPr>
          <w:delText xml:space="preserve">למיתני</w:delText>
        </w:r>
      </w:del>
      <w:r>
        <w:rPr>
          <w:rtl/>
        </w:rPr>
        <w:t xml:space="preserve"> שלש שלש? תוליד חד </w:t>
      </w:r>
      <w:ins w:id="94783" w:author="מנוע מכני" w:date="2026-10-05T11:32:12Z">
        <w:r>
          <w:rPr>
            <w:rtl/>
          </w:rPr>
          <w:t xml:space="preserve">מהם</w:t>
        </w:r>
      </w:ins>
      <w:del w:id="94784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ins w:id="93481" w:author="מנוע מכני" w:date="2026-10-05T11:32:12Z">
        <w:r>
          <w:rPr>
            <w:rtl/>
          </w:rPr>
          <w:t xml:space="preserve">דיש</w:t>
        </w:r>
      </w:ins>
      <w:del w:id="93482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4785" w:author="מנוע מכני" w:date="2026-10-05T11:32:12Z">
        <w:r>
          <w:rPr>
            <w:rtl/>
          </w:rPr>
          <w:t xml:space="preserve">אחת</w:t>
        </w:r>
      </w:ins>
      <w:del w:id="9478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דלא סגיא בלא שלש, תנא </w:t>
      </w:r>
      <w:ins w:id="93479" w:author="מנוע מכני" w:date="2026-10-05T11:32:12Z">
        <w:r>
          <w:rPr>
            <w:rtl/>
          </w:rPr>
          <w:t xml:space="preserve">כולם</w:t>
        </w:r>
      </w:ins>
      <w:del w:id="93480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דילדו שלש שלש</w:t>
      </w:r>
      <w:ins w:id="96257" w:author="מנוע מכני" w:date="2026-10-05T11:32:12Z">
        <w:r>
          <w:rPr>
            <w:rtl/>
          </w:rPr>
          <w:t xml:space="preserve">,</w:t>
        </w:r>
      </w:ins>
      <w:del w:id="96258" w:author="מנוע מכני" w:date="2026-10-05T11:32:12Z">
        <w:r w:rsidR="000B5F7F">
          <w:rPr>
            <w:rtl/>
          </w:rPr>
          <w:delText xml:space="preserve">;</w:delText>
        </w:r>
      </w:del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ins w:id="91065" w:author="מנוע מכני" w:date="2026-10-05T11:32:12Z">
        <w:r>
          <w:rPr>
            <w:rFonts w:hint="cs"/>
            <w:rtl/>
          </w:rPr>
          <w:t xml:space="preserve">ל"ל</w:t>
        </w:r>
      </w:ins>
      <w:del w:id="91066" w:author="מנוע מכני" w:date="2026-10-05T11:32:12Z">
        <w:r>
          <w:rPr>
            <w:rFonts w:hint="cs"/>
            <w:rtl/>
          </w:rPr>
          <w:delText xml:space="preserve">ל''ל</w:delText>
        </w:r>
      </w:del>
      <w:r w:rsidR="00F63065">
        <w:rPr>
          <w:rtl/>
        </w:rPr>
        <w:t xml:space="preserve"> </w:t>
      </w:r>
      <w:ins w:id="98723" w:author="מנוע מכני" w:date="2026-10-05T11:32:12Z">
        <w:r>
          <w:rPr>
            <w:rtl/>
          </w:rPr>
          <w:t xml:space="preserve">לשנות</w:t>
        </w:r>
      </w:ins>
      <w:del w:id="98724" w:author="מנוע מכני" w:date="2026-10-05T11:32:12Z">
        <w:r w:rsidR="00F63065">
          <w:rPr>
            <w:rtl/>
          </w:rPr>
          <w:delText xml:space="preserve">למיתני</w:delText>
        </w:r>
      </w:del>
      <w:r w:rsidR="00F63065">
        <w:rPr>
          <w:rtl/>
        </w:rPr>
        <w:t xml:space="preserve"> שלש כלל? לילדו </w:t>
      </w:r>
      <w:ins w:id="93483" w:author="מנוע מכני" w:date="2026-10-05T11:32:12Z">
        <w:r>
          <w:rPr>
            <w:rtl/>
          </w:rPr>
          <w:t xml:space="preserve">כולם</w:t>
        </w:r>
      </w:ins>
      <w:del w:id="93484" w:author="מנוע מכני" w:date="2026-10-05T11:32:12Z">
        <w:r w:rsidR="00F63065">
          <w:rPr>
            <w:rtl/>
          </w:rPr>
          <w:delText xml:space="preserve">כולהו</w:delText>
        </w:r>
      </w:del>
      <w:r w:rsidR="00F63065">
        <w:rPr>
          <w:rtl/>
        </w:rPr>
        <w:t xml:space="preserve"> תרתי, ותיהדר </w:t>
      </w:r>
      <w:ins w:id="98455" w:author="מנוע מכני" w:date="2026-10-05T11:32:12Z">
        <w:r>
          <w:rPr>
            <w:rtl/>
          </w:rPr>
          <w:t xml:space="preserve">היא</w:t>
        </w:r>
      </w:ins>
      <w:del w:id="98456" w:author="מנוע מכני" w:date="2026-10-05T11:32:12Z">
        <w:r w:rsidR="00F63065">
          <w:rPr>
            <w:rtl/>
          </w:rPr>
          <w:delText xml:space="preserve">איהי</w:delText>
        </w:r>
      </w:del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ins w:id="93485" w:author="מנוע מכני" w:date="2026-10-05T11:32:12Z">
        <w:r>
          <w:rPr>
            <w:rtl/>
          </w:rPr>
          <w:t xml:space="preserve">סבר</w:t>
        </w:r>
      </w:ins>
      <w:del w:id="9348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del w:id="90576" w:author="מנוע עיצוב" w:date="2026-10-05T11:33:53Z"/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ins w:id="94787" w:author="מנוע מכני" w:date="2026-10-05T11:32:12Z">
        <w:r>
          <w:rPr>
            <w:rtl/>
          </w:rPr>
          <w:t xml:space="preserve">מה</w:t>
        </w:r>
      </w:ins>
      <w:del w:id="947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487" w:author="מנוע מכני" w:date="2026-10-05T11:32:12Z">
        <w:r>
          <w:rPr>
            <w:rtl/>
          </w:rPr>
          <w:t xml:space="preserve">יש</w:t>
        </w:r>
      </w:ins>
      <w:del w:id="934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בין תנא </w:t>
      </w:r>
      <w:ins w:id="97549" w:author="מנוע מכני" w:date="2026-10-05T11:32:12Z">
        <w:r>
          <w:rPr>
            <w:rtl/>
          </w:rPr>
          <w:t xml:space="preserve">ראשון</w:t>
        </w:r>
      </w:ins>
      <w:del w:id="97550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ins w:id="91067" w:author="מנוע מכני" w:date="2026-10-05T11:32:12Z">
        <w:r>
          <w:rPr>
            <w:rStyle w:val="2fb"/>
            <w:rtl/>
          </w:rPr>
          <w:t xml:space="preserve">ר"ש</w:t>
        </w:r>
      </w:ins>
      <w:del w:id="91068" w:author="מנוע מכני" w:date="2026-10-05T11:32:12Z">
        <w:r>
          <w:rPr>
            <w:rtl/>
          </w:rPr>
          <w:delText xml:space="preserve">ר</w:delText>
        </w:r>
        <w:r w:rsidR="00B05860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ins w:id="93489" w:author="מנוע מכני" w:date="2026-10-05T11:32:12Z">
        <w:r>
          <w:rPr>
            <w:rtl/>
          </w:rPr>
          <w:t xml:space="preserve">יש</w:t>
        </w:r>
      </w:ins>
      <w:del w:id="9349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ins w:id="91069" w:author="מנוע מכני" w:date="2026-10-05T11:32:12Z">
        <w:r>
          <w:rPr>
            <w:rStyle w:val="2fb"/>
            <w:rFonts w:hint="cs"/>
            <w:rtl/>
          </w:rPr>
          <w:t xml:space="preserve">ת"ק</w:t>
        </w:r>
      </w:ins>
      <w:del w:id="91070" w:author="מנוע מכני" w:date="2026-10-05T11:32:12Z">
        <w:r w:rsidR="00A40CD2">
          <w:rPr>
            <w:rFonts w:hint="cs"/>
            <w:rtl/>
          </w:rPr>
          <w:delText xml:space="preserve">ת''ק</w:delText>
        </w:r>
      </w:del>
      <w:r>
        <w:rPr>
          <w:rtl/>
        </w:rPr>
        <w:t xml:space="preserve"> - </w:t>
      </w:r>
      <w:ins w:id="94795" w:author="מנוע מכני" w:date="2026-10-05T11:32:12Z">
        <w:r>
          <w:rPr>
            <w:rtl/>
          </w:rPr>
          <w:t xml:space="preserve">יש</w:t>
        </w:r>
      </w:ins>
      <w:del w:id="94796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4789" w:author="מנוע מכני" w:date="2026-10-05T11:32:12Z">
        <w:r>
          <w:rPr>
            <w:rtl/>
          </w:rPr>
          <w:t xml:space="preserve">לו</w:t>
        </w:r>
      </w:ins>
      <w:del w:id="9479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ins w:id="94793" w:author="מנוע מכני" w:date="2026-10-05T11:32:12Z">
        <w:r>
          <w:rPr>
            <w:rtl/>
          </w:rPr>
          <w:t xml:space="preserve">אין</w:t>
        </w:r>
      </w:ins>
      <w:del w:id="94794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4791" w:author="מנוע מכני" w:date="2026-10-05T11:32:12Z">
        <w:r>
          <w:rPr>
            <w:rtl/>
          </w:rPr>
          <w:t xml:space="preserve">לו</w:t>
        </w:r>
      </w:ins>
      <w:del w:id="9479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>
          <w:ins w:id="99424" w:author="מנוע מכני" w:date="2026-10-05T11:32:12Z"/>
        </w:rPr>
      </w:pPr>
      <w:r>
        <w:t>וא</w:t>
      </w:r>
      <w:ins w:id="91071" w:author="מנוע מכני" w:date="2026-10-05T11:32:12Z">
        <w:r>
          <w:t xml:space="preserve">ב"א</w:t>
        </w:r>
      </w:ins>
      <w:del w:id="9107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del w:id="994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3" w:author="מנוע מכני" w:date="2026-10-05T11:32:12Z">
        <w:r>
          <w:rPr>
            <w:rtl/>
          </w:rPr>
          <w:t xml:space="preserve">ו"ע</w:t>
        </w:r>
      </w:ins>
      <w:del w:id="91074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ins w:id="94797" w:author="מנוע מכני" w:date="2026-10-05T11:32:12Z">
        <w:r>
          <w:rPr>
            <w:rtl/>
          </w:rPr>
          <w:t xml:space="preserve">יש</w:t>
        </w:r>
      </w:ins>
      <w:del w:id="94798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7471" w:author="מנוע מכני" w:date="2026-10-05T11:32:12Z">
        <w:r>
          <w:rPr>
            <w:rtl/>
          </w:rPr>
          <w:t xml:space="preserve">להם</w:t>
        </w:r>
      </w:ins>
      <w:del w:id="97472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ins w:id="93491" w:author="מנוע מכני" w:date="2026-10-05T11:32:12Z">
        <w:r>
          <w:rPr>
            <w:rtl/>
          </w:rPr>
          <w:t xml:space="preserve">וכאן</w:t>
        </w:r>
      </w:ins>
      <w:del w:id="93492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ins w:id="97551" w:author="מנוע מכני" w:date="2026-10-05T11:32:12Z">
        <w:r>
          <w:rPr>
            <w:rtl/>
          </w:rPr>
          <w:t xml:space="preserve">ראשון</w:t>
        </w:r>
      </w:ins>
      <w:del w:id="97552" w:author="מנוע מכני" w:date="2026-10-05T11:32:12Z">
        <w:r w:rsidR="00F63065">
          <w:rPr>
            <w:rtl/>
          </w:rPr>
          <w:delText xml:space="preserve">קמא</w:delText>
        </w:r>
      </w:del>
      <w:r w:rsidR="00F63065">
        <w:rPr>
          <w:rtl/>
        </w:rPr>
        <w:t xml:space="preserve"> - אינה יולדת למקוטעין, </w:t>
      </w:r>
      <w:ins w:id="92837" w:author="מנוע מכני" w:date="2026-10-05T11:32:12Z">
        <w:r>
          <w:rPr>
            <w:rStyle w:val="2fb"/>
            <w:rtl/>
          </w:rPr>
          <w:t xml:space="preserve">לר"ש</w:t>
        </w:r>
      </w:ins>
      <w:del w:id="92838" w:author="מנוע מכני" w:date="2026-10-05T11:32:12Z">
        <w:r w:rsidR="00F63065">
          <w:rPr>
            <w:rtl/>
          </w:rPr>
          <w:delText xml:space="preserve">לרבי שמעון</w:delText>
        </w:r>
      </w:del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>
          <w:ins w:id="99426" w:author="מנוע מכני" w:date="2026-10-05T11:32:12Z"/>
        </w:rPr>
      </w:pPr>
      <w:r>
        <w:t>וא</w:t>
      </w:r>
      <w:ins w:id="91075" w:author="מנוע מכני" w:date="2026-10-05T11:32:12Z">
        <w:r>
          <w:t xml:space="preserve">ב"א</w:t>
        </w:r>
      </w:ins>
      <w:del w:id="91076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del w:id="994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דכ</w:t>
      </w:r>
      <w:ins w:id="91077" w:author="מנוע מכני" w:date="2026-10-05T11:32:12Z">
        <w:r>
          <w:rPr>
            <w:rtl/>
          </w:rPr>
          <w:t xml:space="preserve">ו"ע</w:t>
        </w:r>
      </w:ins>
      <w:del w:id="91078" w:author="מנוע מכני" w:date="2026-10-05T11:32:12Z">
        <w:r w:rsidR="00F63065">
          <w:rPr>
            <w:rtl/>
          </w:rPr>
          <w:delText xml:space="preserve">ו</w:delText>
        </w:r>
        <w:r w:rsidR="00B05860">
          <w:rPr>
            <w:rFonts w:hint="cs"/>
            <w:rtl/>
          </w:rPr>
          <w:delText xml:space="preserve">''ע</w:delText>
        </w:r>
      </w:del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ins w:id="93493" w:author="מנוע מכני" w:date="2026-10-05T11:32:12Z">
        <w:r>
          <w:rPr>
            <w:rtl/>
          </w:rPr>
          <w:t xml:space="preserve">וכאן</w:t>
        </w:r>
      </w:ins>
      <w:del w:id="93494" w:author="מנוע מכני" w:date="2026-10-05T11:32:12Z">
        <w:r w:rsidR="00F63065">
          <w:rPr>
            <w:rtl/>
          </w:rPr>
          <w:delText xml:space="preserve">והכא</w:delText>
        </w:r>
      </w:del>
      <w:r w:rsidR="00F63065">
        <w:rPr>
          <w:rtl/>
        </w:rPr>
        <w:t xml:space="preserve"> במקצת היום ככולו </w:t>
      </w:r>
      <w:ins w:id="98117" w:author="מנוע מכני" w:date="2026-10-05T11:32:12Z">
        <w:r>
          <w:rPr>
            <w:rtl/>
          </w:rPr>
          <w:t xml:space="preserve">חלקו</w:t>
        </w:r>
      </w:ins>
      <w:del w:id="98118" w:author="מנוע מכני" w:date="2026-10-05T11:32:12Z">
        <w:r w:rsidR="00F63065">
          <w:rPr>
            <w:rtl/>
          </w:rPr>
          <w:delText xml:space="preserve">קמיפלגי</w:delText>
        </w:r>
      </w:del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ins w:id="91079" w:author="מנוע מכני" w:date="2026-10-05T11:32:12Z">
        <w:r>
          <w:rPr>
            <w:rStyle w:val="2fb"/>
            <w:rtl/>
          </w:rPr>
          <w:t xml:space="preserve">ת"ק</w:t>
        </w:r>
      </w:ins>
      <w:del w:id="91080" w:author="מנוע מכני" w:date="2026-10-05T11:32:12Z">
        <w:r>
          <w:rPr>
            <w:rtl/>
          </w:rPr>
          <w:delText xml:space="preserve">ת</w:delText>
        </w:r>
        <w:r w:rsidR="00B05860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495" w:author="מנוע מכני" w:date="2026-10-05T11:32:12Z">
        <w:r>
          <w:rPr>
            <w:rtl/>
          </w:rPr>
          <w:t xml:space="preserve">אומרים</w:t>
        </w:r>
      </w:ins>
      <w:del w:id="93496" w:author="מנוע מכני" w:date="2026-10-05T11:32:12Z">
        <w:r>
          <w:rPr>
            <w:rtl/>
          </w:rPr>
          <w:delText xml:space="preserve">אמ</w:delText>
        </w:r>
        <w:r w:rsidR="00D84FE5">
          <w:rPr>
            <w:rtl/>
          </w:rPr>
          <w:delText xml:space="preserve">רינן</w:delText>
        </w:r>
      </w:del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ins w:id="91081" w:author="מנוע מכני" w:date="2026-10-05T11:32:12Z">
        <w:r>
          <w:rPr>
            <w:rStyle w:val="2fb"/>
            <w:rtl/>
          </w:rPr>
          <w:t xml:space="preserve">ר"ש</w:t>
        </w:r>
      </w:ins>
      <w:del w:id="91082" w:author="מנוע מכני" w:date="2026-10-05T11:32:12Z">
        <w:r w:rsidR="00D84FE5">
          <w:rPr>
            <w:rtl/>
          </w:rPr>
          <w:delText xml:space="preserve">ר</w:delText>
        </w:r>
        <w:r w:rsidR="00D84FE5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>
          <w:ins w:id="99428" w:author="מנוע מכני" w:date="2026-10-05T11:32:12Z"/>
        </w:rPr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del w:id="99429" w:author="מנוע מכני" w:date="2026-10-05T11:32:12Z">
        <w:r>
          <w:rPr>
            <w:rtl/>
          </w:rPr>
          <w:delText xml:space="preserve"> </w:delText>
        </w:r>
      </w:del>
      <w:ins w:id="98189" w:author="מנוע מכני" w:date="2026-10-05T11:32:12Z">
        <w:r>
          <w:rPr>
            <w:rtl/>
          </w:rPr>
          <w:t xml:space="preserve">דלכ"ע</w:t>
        </w:r>
      </w:ins>
      <w:del w:id="98190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497" w:author="מנוע מכני" w:date="2026-10-05T11:32:12Z">
        <w:r>
          <w:rPr>
            <w:rtl/>
          </w:rPr>
          <w:t xml:space="preserve">אומרים</w:t>
        </w:r>
      </w:ins>
      <w:del w:id="9349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מקצת היום ככולו, </w:t>
      </w:r>
      <w:ins w:id="93499" w:author="מנוע מכני" w:date="2026-10-05T11:32:12Z">
        <w:r>
          <w:rPr>
            <w:rtl/>
          </w:rPr>
          <w:t xml:space="preserve">וכאן</w:t>
        </w:r>
      </w:ins>
      <w:del w:id="935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במחוסר זמן נכנס לדיר להתעשר </w:t>
      </w:r>
      <w:ins w:id="98119" w:author="מנוע מכני" w:date="2026-10-05T11:32:12Z">
        <w:r>
          <w:rPr>
            <w:rtl/>
          </w:rPr>
          <w:t xml:space="preserve">חלקו</w:t>
        </w:r>
      </w:ins>
      <w:del w:id="98120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>
          <w:ins w:id="99430" w:author="מנוע מכני" w:date="2026-10-05T11:32:12Z"/>
        </w:rPr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del w:id="99431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ins w:id="9108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084" w:author="מנוע מכני" w:date="2026-10-05T11:32:12Z">
        <w:r w:rsidR="00D84FE5">
          <w:rPr>
            <w:rFonts w:hint="cs"/>
            <w:rtl/>
          </w:rPr>
          <w:delText xml:space="preserve">ב''י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ins w:id="92839" w:author="מנוע מכני" w:date="2026-10-05T11:32:12Z">
        <w:r>
          <w:rPr>
            <w:rStyle w:val="2fb"/>
            <w:rtl/>
          </w:rPr>
          <w:t xml:space="preserve">ר"ש</w:t>
        </w:r>
      </w:ins>
      <w:del w:id="92840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ins w:id="98457" w:author="מנוע מכני" w:date="2026-10-05T11:32:12Z">
        <w:r>
          <w:rPr>
            <w:b/>
            <w:bCs/>
            <w:rtl/>
          </w:rPr>
          <w:t xml:space="preserve">מסתבר</w:t>
        </w:r>
      </w:ins>
      <w:del w:id="98458" w:author="מנוע מכני" w:date="2026-10-05T11:32:12Z">
        <w:r w:rsidRPr="00C5263B">
          <w:rPr>
            <w:b/>
            <w:bCs/>
            <w:rtl/>
          </w:rPr>
          <w:delText xml:space="preserve">מסתברא</w:delText>
        </w:r>
      </w:del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r>
        <w:rPr>
          <w:rtl/>
        </w:rPr>
        <w:t>למילף, שכן: גואל, מום, תמורת, אכילה</w:t>
      </w:r>
      <w:ins w:id="96259" w:author="מנוע מכני" w:date="2026-10-05T11:32:12Z">
        <w:r>
          <w:rPr>
            <w:rtl/>
          </w:rPr>
          <w:t xml:space="preserve">,</w:t>
        </w:r>
      </w:ins>
      <w:del w:id="96260" w:author="מנוע מכני" w:date="2026-10-05T11:32:12Z">
        <w:r w:rsidR="000B5F7F">
          <w:rPr>
            <w:rtl/>
          </w:rPr>
          <w:delText xml:space="preserve">;</w:delText>
        </w:r>
      </w:del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למילף, שכן: זכר, קדוש, במתנות, פשוט! </w:t>
      </w:r>
    </w:p>
    <w:p>
      <w:pPr>
        <w:pStyle w:val="38"/>
        <w:rPr>
          <w:ins w:id="99432" w:author="מנוע מכני" w:date="2026-10-05T11:32:12Z"/>
        </w:rPr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del w:id="99433" w:author="מנוע מכני" w:date="2026-10-05T11:32:12Z">
        <w:r>
          <w:rPr>
            <w:rtl/>
          </w:rPr>
          <w:delText xml:space="preserve"> </w:delText>
        </w:r>
      </w:del>
      <w:ins w:id="92841" w:author="מנוע מכני" w:date="2026-10-05T11:32:12Z">
        <w:r>
          <w:rPr>
            <w:rStyle w:val="2fb"/>
            <w:rtl/>
          </w:rPr>
          <w:t xml:space="preserve">ר"ש</w:t>
        </w:r>
      </w:ins>
      <w:del w:id="92842" w:author="מנוע מכני" w:date="2026-10-05T11:32:12Z">
        <w:r>
          <w:rPr>
            <w:rtl/>
          </w:rPr>
          <w:delText xml:space="preserve">רבי שמעון</w:delText>
        </w:r>
      </w:del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ins w:id="91085" w:author="מנוע מכני" w:date="2026-10-05T11:32:12Z">
        <w:r>
          <w:rPr>
            <w:rFonts w:hint="cs"/>
            <w:rtl/>
          </w:rPr>
          <w:t xml:space="preserve">ה"ד</w:t>
        </w:r>
      </w:ins>
      <w:del w:id="91086" w:author="מנוע מכני" w:date="2026-10-05T11:32:12Z">
        <w:r>
          <w:rPr>
            <w:rFonts w:hint="cs"/>
            <w:rtl/>
          </w:rPr>
          <w:delText xml:space="preserve">ה''ד</w:delText>
        </w:r>
      </w:del>
      <w:r w:rsidR="00F63065">
        <w:rPr>
          <w:rtl/>
        </w:rPr>
        <w:t xml:space="preserve"> טינוף? </w:t>
      </w:r>
    </w:p>
    <w:p>
      <w:pPr>
        <w:pStyle w:val="38"/>
        <w:rPr>
          <w:ins w:id="99434" w:author="מנוע מכני" w:date="2026-10-05T11:32:12Z"/>
        </w:rPr>
      </w:pPr>
      <w:del w:id="100904" w:author="מנוע מכני" w:date="2026-10-05T11:32:12Z">
        <w:r>
          <w:delText xml:space="preserve">אמר </w:delText>
        </w:r>
      </w:del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del w:id="99435" w:author="מנוע מכני" w:date="2026-10-05T11:32:12Z">
        <w:r>
          <w:rPr>
            <w:rtl/>
          </w:rPr>
          <w:delText xml:space="preserve"> </w:delText>
        </w:r>
      </w:del>
      <w:ins w:id="93501" w:author="מנוע מכני" w:date="2026-10-05T11:32:12Z">
        <w:r>
          <w:rPr>
            <w:rtl/>
          </w:rPr>
          <w:t xml:space="preserve">כדאמרו</w:t>
        </w:r>
      </w:ins>
      <w:del w:id="93502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ins w:id="96261" w:author="מנוע מכני" w:date="2026-10-05T11:32:12Z">
        <w:r>
          <w:rPr>
            <w:rtl/>
          </w:rPr>
          <w:t xml:space="preserve">,</w:t>
        </w:r>
      </w:ins>
      <w:del w:id="96262" w:author="מנוע מכני" w:date="2026-10-05T11:32:12Z">
        <w:r w:rsidR="000B5F7F">
          <w:rPr>
            <w:rtl/>
          </w:rPr>
          <w:delText xml:space="preserve">;</w:delText>
        </w:r>
      </w:del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ins w:id="97553" w:author="מנוע מכני" w:date="2026-10-05T11:32:12Z">
        <w:r>
          <w:rPr>
            <w:rtl/>
          </w:rPr>
          <w:t xml:space="preserve">מנין</w:t>
        </w:r>
      </w:ins>
      <w:del w:id="97554" w:author="מנוע מכני" w:date="2026-10-05T11:32:12Z">
        <w:r>
          <w:rPr>
            <w:rtl/>
          </w:rPr>
          <w:delText xml:space="preserve">מנא</w:delText>
        </w:r>
      </w:del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843" w:author="מנוע מכני" w:date="2026-10-05T11:32:12Z">
        <w:r>
          <w:rPr>
            <w:rStyle w:val="2fb"/>
            <w:rtl/>
          </w:rPr>
          <w:t xml:space="preserve">ר"פ</w:t>
        </w:r>
      </w:ins>
      <w:del w:id="92844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>
          <w:ins w:id="99436" w:author="מנוע מכני" w:date="2026-10-05T11:32:12Z"/>
        </w:rPr>
      </w:pPr>
      <w:r>
        <w:t>א</w:t>
      </w:r>
      <w:ins w:id="91087" w:author="מנוע מכני" w:date="2026-10-05T11:32:12Z">
        <w:r>
          <w:t xml:space="preserve">ר"ח</w:t>
        </w:r>
      </w:ins>
      <w:del w:id="91088" w:author="מנוע מכני" w:date="2026-10-05T11:32:12Z">
        <w:r w:rsidR="00B05860">
          <w:delText xml:space="preserve">ר''ח</w:delText>
        </w:r>
      </w:del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del w:id="994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הרי אמרו יצירת הוולד באשה - ארבעים יום, </w:t>
      </w:r>
    </w:p>
    <w:p>
      <w:pPr>
        <w:pStyle w:val="38"/>
        <w:rPr>
          <w:ins w:id="99438" w:author="מנוע מכני" w:date="2026-10-05T11:32:12Z"/>
        </w:rPr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del w:id="99439" w:author="מנוע מכני" w:date="2026-10-05T11:32:12Z">
        <w:r w:rsidRPr="00C5263B">
          <w:rPr>
            <w:b/>
            <w:bCs/>
            <w:rtl/>
          </w:rPr>
          <w:delText xml:space="preserve"> </w:delText>
        </w:r>
      </w:del>
      <w:r w:rsidRPr="00C5263B">
        <w:rPr>
          <w:b/>
          <w:bCs/>
          <w:rtl/>
        </w:rPr>
        <w:t xml:space="preserve">בבהמה בכמה? </w:t>
      </w:r>
    </w:p>
    <w:p>
      <w:pPr>
        <w:pStyle w:val="38"/>
        <w:rPr>
          <w:ins w:id="99440" w:author="מנוע מכני" w:date="2026-10-05T11:32:12Z"/>
        </w:rPr>
      </w:pPr>
      <w:ins w:id="91089" w:author="מנוע מכני" w:date="2026-10-05T11:32:12Z">
        <w:del w:id="100973" w:author="מנוע מכני" w:date="2026-10-05T11:32:12Z">
          <w:r>
            <w:delText xml:space="preserve">א"ל</w:delText>
          </w:r>
          <w:r w:rsidR="00B05860">
            <w:delText xml:space="preserve"> </w:delText>
          </w:r>
        </w:del>
      </w:ins>
      <w:del w:id="91090" w:author="מנוע מכני" w:date="2026-10-05T11:32:12Z">
        <w:r>
          <w:delText xml:space="preserve">א</w:delText>
        </w:r>
        <w:r w:rsidR="00B05860">
          <w:delText xml:space="preserve">''ל</w:delText>
        </w:r>
      </w:del>
      <w:ins w:id="91091" w:author="מנוע מכני" w:date="2026-10-05T11:32:12Z">
        <w:r>
          <w:t xml:space="preserve">ר"פ</w:t>
        </w:r>
      </w:ins>
      <w:del w:id="91092" w:author="מנוע מכני" w:date="2026-10-05T11:32:12Z">
        <w:r>
          <w:delText xml:space="preserve">ר</w:delText>
        </w:r>
        <w:r w:rsidR="00B05860">
          <w:delText xml:space="preserve">''פ</w:delText>
        </w:r>
      </w:del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del w:id="99441" w:author="מנוע מכני" w:date="2026-10-05T11:32:12Z">
        <w:r>
          <w:rPr>
            <w:rtl/>
          </w:rPr>
          <w:delText xml:space="preserve"> </w:delText>
        </w:r>
      </w:del>
      <w:ins w:id="93503" w:author="מנוע מכני" w:date="2026-10-05T11:32:12Z">
        <w:r>
          <w:rPr>
            <w:rtl/>
          </w:rPr>
          <w:t xml:space="preserve">לא</w:t>
        </w:r>
      </w:ins>
      <w:del w:id="9350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ins w:id="96263" w:author="מנוע מכני" w:date="2026-10-05T11:32:12Z">
        <w:r>
          <w:rPr>
            <w:rtl/>
          </w:rPr>
          <w:t xml:space="preserve">,</w:t>
        </w:r>
      </w:ins>
      <w:del w:id="96264" w:author="מנוע מכני" w:date="2026-10-05T11:32:12Z">
        <w:r w:rsidR="000B5F7F">
          <w:rPr>
            <w:rtl/>
          </w:rPr>
          <w:delText xml:space="preserve">;</w:delText>
        </w:r>
      </w:del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ins w:id="98311" w:author="מנוע מכני" w:date="2026-10-05T11:32:12Z">
        <w:r>
          <w:rPr>
            <w:rtl/>
          </w:rPr>
          <w:t xml:space="preserve">מנכרי</w:t>
        </w:r>
      </w:ins>
      <w:del w:id="98312" w:author="מנוע מכני" w:date="2026-10-05T11:32:12Z">
        <w:r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לוקח מישראל </w:t>
      </w:r>
      <w:ins w:id="94799" w:author="מנוע מכני" w:date="2026-10-05T11:32:12Z">
        <w:r>
          <w:rPr>
            <w:rtl/>
          </w:rPr>
          <w:t xml:space="preserve">מה</w:t>
        </w:r>
      </w:ins>
      <w:del w:id="9480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442" w:author="מנוע מכני" w:date="2026-10-05T11:32:12Z"/>
        </w:rPr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del w:id="99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ודאי, דאם </w:t>
      </w:r>
      <w:ins w:id="98459" w:author="מנוע מכני" w:date="2026-10-05T11:32:12Z">
        <w:r>
          <w:rPr>
            <w:rtl/>
          </w:rPr>
          <w:t xml:space="preserve">ישנו</w:t>
        </w:r>
      </w:ins>
      <w:del w:id="98460" w:author="מנוע מכני" w:date="2026-10-05T11:32:12Z">
        <w:r>
          <w:rPr>
            <w:rtl/>
          </w:rPr>
          <w:delText xml:space="preserve">איתא</w:delText>
        </w:r>
      </w:del>
      <w:r>
        <w:rPr>
          <w:rtl/>
        </w:rPr>
        <w:t xml:space="preserve"> דבכרה </w:t>
      </w:r>
      <w:ins w:id="98121" w:author="מנוע מכני" w:date="2026-10-05T11:32:12Z">
        <w:r>
          <w:rPr>
            <w:rtl/>
          </w:rPr>
          <w:t xml:space="preserve">היה</w:t>
        </w:r>
      </w:ins>
      <w:del w:id="9812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מישתבח </w:t>
      </w:r>
      <w:ins w:id="94801" w:author="מנוע מכני" w:date="2026-10-05T11:32:12Z">
        <w:r>
          <w:rPr>
            <w:rtl/>
          </w:rPr>
          <w:t xml:space="preserve">לו</w:t>
        </w:r>
      </w:ins>
      <w:del w:id="94802" w:author="מנוע מכני" w:date="2026-10-05T11:32:12Z">
        <w:r w:rsidR="00F63065">
          <w:rPr>
            <w:rtl/>
          </w:rPr>
          <w:delText xml:space="preserve">ל</w:delText>
        </w:r>
        <w:r>
          <w:rPr>
            <w:rtl/>
          </w:rPr>
          <w:delText xml:space="preserve">יה</w:delText>
        </w:r>
      </w:del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ins w:id="94803" w:author="מנוע מכני" w:date="2026-10-05T11:32:12Z">
        <w:r>
          <w:rPr>
            <w:rtl/>
          </w:rPr>
          <w:t xml:space="preserve">לו</w:t>
        </w:r>
      </w:ins>
      <w:del w:id="9480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</w:p>
    <w:p>
      <w:pPr>
        <w:pStyle w:val="38"/>
        <w:rPr>
          <w:ins w:id="99444" w:author="מנוע מכני" w:date="2026-10-05T11:32:12Z"/>
        </w:rPr>
      </w:pPr>
      <w:r>
        <w:t xml:space="preserve">ור</w:t>
      </w:r>
      <w:ins w:id="91093" w:author="מנוע מכני" w:date="2026-10-05T11:32:12Z">
        <w:r>
          <w:t xml:space="preserve">י"ו</w:t>
        </w:r>
      </w:ins>
      <w:del w:id="9109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del w:id="994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ins w:id="98461" w:author="מנוע מכני" w:date="2026-10-05T11:32:12Z">
        <w:r>
          <w:rPr>
            <w:rtl/>
          </w:rPr>
          <w:t xml:space="preserve">ישנו</w:t>
        </w:r>
      </w:ins>
      <w:del w:id="98462" w:author="מנוע מכני" w:date="2026-10-05T11:32:12Z">
        <w:r w:rsidR="00F63065">
          <w:rPr>
            <w:rtl/>
          </w:rPr>
          <w:delText xml:space="preserve">איתא</w:delText>
        </w:r>
      </w:del>
      <w:r w:rsidR="00F63065">
        <w:rPr>
          <w:rtl/>
        </w:rPr>
        <w:t xml:space="preserve"> דלא בכרה, כיון </w:t>
      </w:r>
      <w:ins w:id="93505" w:author="מנוע מכני" w:date="2026-10-05T11:32:12Z">
        <w:r>
          <w:rPr>
            <w:rtl/>
          </w:rPr>
          <w:t xml:space="preserve">דיש</w:t>
        </w:r>
      </w:ins>
      <w:del w:id="93506" w:author="מנוע מכני" w:date="2026-10-05T11:32:12Z">
        <w:r w:rsidR="00F63065">
          <w:rPr>
            <w:rtl/>
          </w:rPr>
          <w:delText xml:space="preserve">דאיכא</w:delText>
        </w:r>
      </w:del>
      <w:r w:rsidR="00F63065">
        <w:rPr>
          <w:rtl/>
        </w:rPr>
        <w:t xml:space="preserve"> איסורא - </w:t>
      </w:r>
      <w:ins w:id="98123" w:author="מנוע מכני" w:date="2026-10-05T11:32:12Z">
        <w:r>
          <w:rPr>
            <w:rtl/>
          </w:rPr>
          <w:t xml:space="preserve">היה</w:t>
        </w:r>
      </w:ins>
      <w:del w:id="98124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מודע </w:t>
      </w:r>
      <w:ins w:id="94805" w:author="מנוע מכני" w:date="2026-10-05T11:32:12Z">
        <w:r>
          <w:rPr>
            <w:rtl/>
          </w:rPr>
          <w:t xml:space="preserve">לו</w:t>
        </w:r>
      </w:ins>
      <w:del w:id="94806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446" w:author="מנוע מכני" w:date="2026-10-05T11:32:12Z"/>
        </w:rPr>
      </w:pPr>
      <w:ins w:id="91095" w:author="מנוע מכני" w:date="2026-10-05T11:32:12Z">
        <w:r>
          <w:t xml:space="preserve">ת"כ</w:t>
        </w:r>
      </w:ins>
      <w:del w:id="91096" w:author="מנוע מכני" w:date="2026-10-05T11:32:12Z">
        <w:r>
          <w:delText xml:space="preserve">ת''כ</w:delText>
        </w:r>
      </w:del>
      <w:r>
        <w:t xml:space="preserve"> דר</w:t>
      </w:r>
      <w:ins w:id="91097" w:author="מנוע מכני" w:date="2026-10-05T11:32:12Z">
        <w:r>
          <w:t xml:space="preserve">י"ו</w:t>
        </w:r>
      </w:ins>
      <w:del w:id="91098" w:author="מנוע מכני" w:date="2026-10-05T11:32:12Z">
        <w:r>
          <w:delText xml:space="preserve">י''ו</w:delText>
        </w:r>
      </w:del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del w:id="994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ins w:id="93511" w:author="מנוע מכני" w:date="2026-10-05T11:32:12Z">
        <w:r>
          <w:rPr>
            <w:rtl/>
          </w:rPr>
          <w:t xml:space="preserve">שם</w:t>
        </w:r>
      </w:ins>
      <w:del w:id="93512" w:author="מנוע מכני" w:date="2026-10-05T11:32:12Z">
        <w:r>
          <w:rPr>
            <w:rtl/>
          </w:rPr>
          <w:lastRenderedPageBreak/>
          <w:delText xml:space="preserve">התם</w:delText>
        </w:r>
      </w:del>
      <w:r>
        <w:rPr>
          <w:rtl/>
        </w:rPr>
        <w:lastRenderedPageBreak/>
        <w:t xml:space="preserve"> - במוכר תליא </w:t>
      </w:r>
      <w:ins w:id="93507" w:author="מנוע מכני" w:date="2026-10-05T11:32:12Z">
        <w:r>
          <w:rPr>
            <w:rtl/>
          </w:rPr>
          <w:t xml:space="preserve">דבר</w:t>
        </w:r>
      </w:ins>
      <w:del w:id="93508" w:author="מנוע מכני" w:date="2026-10-05T11:32:12Z">
        <w:r>
          <w:rPr>
            <w:rtl/>
          </w:rPr>
          <w:lastRenderedPageBreak/>
          <w:delText xml:space="preserve">מילתא</w:delText>
        </w:r>
      </w:del>
      <w:r>
        <w:rPr>
          <w:rtl/>
        </w:rPr>
        <w:lastRenderedPageBreak/>
        <w:t xml:space="preserve">, </w:t>
      </w:r>
      <w:ins w:id="93513" w:author="מנוע מכני" w:date="2026-10-05T11:32:12Z">
        <w:r>
          <w:rPr>
            <w:rtl/>
          </w:rPr>
          <w:t xml:space="preserve">כאן</w:t>
        </w:r>
      </w:ins>
      <w:del w:id="93514" w:author="מנוע מכני" w:date="2026-10-05T11:32:12Z">
        <w:r>
          <w:rPr>
            <w:rtl/>
          </w:rPr>
          <w:lastRenderedPageBreak/>
          <w:delText xml:space="preserve">הכא</w:delText>
        </w:r>
      </w:del>
      <w:r>
        <w:rPr>
          <w:rtl/>
        </w:rPr>
        <w:lastRenderedPageBreak/>
        <w:t xml:space="preserve"> - בלוקח תליא </w:t>
      </w:r>
      <w:ins w:id="93509" w:author="מנוע מכני" w:date="2026-10-05T11:32:12Z">
        <w:r>
          <w:rPr>
            <w:rtl/>
          </w:rPr>
          <w:t xml:space="preserve">דבר</w:t>
        </w:r>
      </w:ins>
      <w:del w:id="93510" w:author="מנוע מכני" w:date="2026-10-05T11:32:12Z">
        <w:r>
          <w:rPr>
            <w:rtl/>
          </w:rPr>
          <w:lastRenderedPageBreak/>
          <w:delText xml:space="preserve">מילתא</w:delText>
        </w:r>
      </w:del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  <w:pPrChange w:id="903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5" w:author="מנוע מכני" w:date="2026-10-05T11:32:12Z">
        <w:r>
          <w:rPr>
            <w:rtl/>
          </w:rPr>
          <w:t xml:space="preserve"> </w:t>
        </w:r>
      </w:ins>
      <w:del w:id="962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67" w:author="מנוע מכני" w:date="2026-10-05T11:32:12Z">
        <w:r>
          <w:rPr>
            <w:rtl/>
          </w:rPr>
          <w:t xml:space="preserve"> </w:t>
        </w:r>
      </w:ins>
      <w:del w:id="96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  <w:pPrChange w:id="903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69" w:author="מנוע מכני" w:date="2026-10-05T11:32:12Z">
        <w:r>
          <w:rPr>
            <w:rtl/>
          </w:rPr>
          <w:t xml:space="preserve"> </w:t>
        </w:r>
      </w:ins>
      <w:del w:id="96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71" w:author="מנוע מכני" w:date="2026-10-05T11:32:12Z">
        <w:r>
          <w:rPr>
            <w:rtl/>
          </w:rPr>
          <w:t xml:space="preserve"> </w:t>
        </w:r>
      </w:ins>
      <w:del w:id="96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כב: </w:t>
      </w:r>
    </w:p>
    <w:p>
      <w:pPr>
        <w:pStyle w:val="38"/>
        <w:rPr>
          <w:ins w:id="99448" w:author="מנוע מכני" w:date="2026-10-05T11:32:12Z"/>
        </w:rPr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del w:id="99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ins w:id="91099" w:author="מנוע מכני" w:date="2026-10-05T11:32:12Z">
        <w:r>
          <w:rPr>
            <w:rFonts w:hint="cs"/>
            <w:rtl/>
          </w:rPr>
          <w:t xml:space="preserve">פ"כ</w:t>
        </w:r>
      </w:ins>
      <w:del w:id="91100" w:author="מנוע מכני" w:date="2026-10-05T11:32:12Z">
        <w:r w:rsidR="00CB3F2B">
          <w:rPr>
            <w:rFonts w:hint="cs"/>
            <w:rtl/>
          </w:rPr>
          <w:delText xml:space="preserve">פ''כ</w:delText>
        </w:r>
      </w:del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ins w:id="94807" w:author="מנוע מכני" w:date="2026-10-05T11:32:12Z">
        <w:r>
          <w:rPr>
            <w:rtl/>
          </w:rPr>
          <w:t xml:space="preserve">ולמה</w:t>
        </w:r>
      </w:ins>
      <w:del w:id="94808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>
          <w:ins w:id="99450" w:author="מנוע מכני" w:date="2026-10-05T11:32:12Z"/>
        </w:rPr>
      </w:pPr>
      <w:r>
        <w:t>א</w:t>
      </w:r>
      <w:r w:rsidR="00CB3F2B">
        <w:t xml:space="preserve">ר</w:t>
      </w:r>
      <w:ins w:id="91101" w:author="מנוע מכני" w:date="2026-10-05T11:32:12Z">
        <w:r>
          <w:t xml:space="preserve">י"ו</w:t>
        </w:r>
      </w:ins>
      <w:del w:id="91102" w:author="מנוע מכני" w:date="2026-10-05T11:32:12Z">
        <w:r w:rsidR="00CB3F2B">
          <w:delText xml:space="preserve">י''ו</w:delText>
        </w:r>
      </w:del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del w:id="99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11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4" w:author="מנוע מכני" w:date="2026-10-05T11:32:12Z">
        <w:r w:rsidR="00CB3F2B">
          <w:rPr>
            <w:rFonts w:hint="cs"/>
            <w:rtl/>
          </w:rPr>
          <w:delText xml:space="preserve">י</w:delText>
        </w:r>
        <w:r w:rsidR="001F5864">
          <w:rPr>
            <w:rFonts w:hint="cs"/>
            <w:rtl/>
          </w:rPr>
          <w:delText xml:space="preserve">'</w:delText>
        </w:r>
        <w:r w:rsidR="00CB3F2B">
          <w:rPr>
            <w:rFonts w:hint="cs"/>
            <w:rtl/>
          </w:rPr>
          <w:delText xml:space="preserve">'ו</w:delText>
        </w:r>
      </w:del>
      <w:r w:rsidR="00CB3F2B">
        <w:rPr>
          <w:rFonts w:hint="cs"/>
          <w:rtl/>
        </w:rPr>
        <w:t xml:space="preserve"> </w:t>
      </w:r>
      <w:ins w:id="93515" w:author="מנוע מכני" w:date="2026-10-05T11:32:12Z">
        <w:r>
          <w:rPr>
            <w:rFonts w:hint="cs"/>
            <w:rtl/>
          </w:rPr>
          <w:t xml:space="preserve">לשיטתו</w:t>
        </w:r>
      </w:ins>
      <w:del w:id="93516" w:author="מנוע מכני" w:date="2026-10-05T11:32:12Z">
        <w:r w:rsidR="00CB3F2B">
          <w:rPr>
            <w:rFonts w:hint="cs"/>
            <w:rtl/>
          </w:rPr>
          <w:delText xml:space="preserve">לטעמיה</w:delText>
        </w:r>
      </w:del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ins w:id="9110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06" w:author="מנוע מכני" w:date="2026-10-05T11:32:12Z">
        <w:r w:rsidR="00CB3F2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ins w:id="92845" w:author="מנוע מכני" w:date="2026-10-05T11:32:12Z">
        <w:r>
          <w:rPr>
            <w:rStyle w:val="2fb"/>
            <w:rtl/>
          </w:rPr>
          <w:t xml:space="preserve">ר"א</w:t>
        </w:r>
      </w:ins>
      <w:del w:id="92846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</w:t>
      </w:r>
      <w:ins w:id="92847" w:author="מנוע מכני" w:date="2026-10-05T11:32:12Z">
        <w:r>
          <w:rPr>
            <w:rStyle w:val="2fb"/>
            <w:rtl/>
          </w:rPr>
          <w:t xml:space="preserve">ור"ש</w:t>
        </w:r>
      </w:ins>
      <w:del w:id="92848" w:author="מנוע מכני" w:date="2026-10-05T11:32:12Z">
        <w:r>
          <w:rPr>
            <w:rtl/>
          </w:rPr>
          <w:delText xml:space="preserve">ורבי שמעון</w:delText>
        </w:r>
      </w:del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ins w:id="92849" w:author="מנוע מכני" w:date="2026-10-05T11:32:12Z">
        <w:r>
          <w:rPr>
            <w:rStyle w:val="2fb"/>
            <w:rtl/>
          </w:rPr>
          <w:t xml:space="preserve">ר"א</w:t>
        </w:r>
      </w:ins>
      <w:del w:id="9285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- הא דאמרן, </w:t>
      </w:r>
    </w:p>
    <w:p>
      <w:pPr>
        <w:pStyle w:val="38"/>
        <w:rPr>
          <w:ins w:id="99452" w:author="מנוע מכני" w:date="2026-10-05T11:32:12Z"/>
        </w:rPr>
      </w:pPr>
      <w:ins w:id="91107" w:author="מנוע מכני" w:date="2026-10-05T11:32:12Z">
        <w:r>
          <w:t xml:space="preserve">ר"ש</w:t>
        </w:r>
      </w:ins>
      <w:del w:id="91108" w:author="מנוע מכני" w:date="2026-10-05T11:32:12Z">
        <w:r>
          <w:delText xml:space="preserve">ר</w:delText>
        </w:r>
        <w:r w:rsidR="001F5864">
          <w:delText xml:space="preserve">'</w:delText>
        </w:r>
        <w:r>
          <w:delText xml:space="preserve">'</w:delText>
        </w:r>
        <w:r w:rsidR="001F5864">
          <w:delText xml:space="preserve">ש</w:delText>
        </w:r>
      </w:del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del w:id="99453" w:author="מנוע מכני" w:date="2026-10-05T11:32:12Z">
        <w:r w:rsidR="001F5864">
          <w:rPr>
            <w:rFonts w:hint="cs"/>
            <w:rtl/>
          </w:rPr>
          <w:delText xml:space="preserve"> </w:delText>
        </w:r>
      </w:del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>
          <w:ins w:id="99454" w:author="מנוע מכני" w:date="2026-10-05T11:32:12Z"/>
        </w:rPr>
      </w:pPr>
      <w:r>
        <w:tab/>
      </w:r>
      <w:ins w:id="92851" w:author="מנוע מכני" w:date="2026-10-05T11:32:12Z">
        <w:r>
          <w:t xml:space="preserve">ר"ש</w:t>
        </w:r>
      </w:ins>
      <w:del w:id="92852" w:author="מנוע מכני" w:date="2026-10-05T11:32:12Z">
        <w:r w:rsidR="00F63065">
          <w:delText xml:space="preserve">רבי שמעון</w:delText>
        </w:r>
      </w:del>
      <w:del w:id="10090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del w:id="994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del w:id="90577" w:author="מנוע עיצוב" w:date="2026-10-05T11:33:53Z"/>
          <w:rtl/>
        </w:rPr>
      </w:pPr>
    </w:p>
    <w:p>
      <w:pPr>
        <w:pStyle w:val="38"/>
        <w:rPr>
          <w:ins w:id="99456" w:author="מנוע מכני" w:date="2026-10-05T11:32:12Z"/>
        </w:rPr>
      </w:pPr>
      <w:r>
        <w:t xml:space="preserve">תנן</w:t>
      </w:r>
      <w:r>
        <w:t xml:space="preserve"> </w:t>
      </w:r>
      <w:ins w:id="93517" w:author="מנוע מכני" w:date="2026-10-05T11:32:12Z">
        <w:r>
          <w:t xml:space="preserve">שם</w:t>
        </w:r>
      </w:ins>
      <w:del w:id="93518" w:author="מנוע מכני" w:date="2026-10-05T11:32:12Z">
        <w:r>
          <w:delText xml:space="preserve">התם</w:delText>
        </w:r>
      </w:del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del w:id="994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ins w:id="91109" w:author="מנוע מכני" w:date="2026-10-05T11:32:12Z">
        <w:r>
          <w:rPr>
            <w:rStyle w:val="2fb"/>
            <w:rFonts w:hint="cs"/>
            <w:rtl/>
          </w:rPr>
          <w:t xml:space="preserve">ר"ה</w:t>
        </w:r>
      </w:ins>
      <w:del w:id="91110" w:author="מנוע מכני" w:date="2026-10-05T11:32:12Z">
        <w:r>
          <w:rPr>
            <w:rFonts w:hint="cs"/>
            <w:rtl/>
          </w:rPr>
          <w:delText xml:space="preserve">ר''ה</w:delText>
        </w:r>
      </w:del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ins w:id="96273" w:author="מנוע מכני" w:date="2026-10-05T11:32:12Z">
        <w:r>
          <w:rPr>
            <w:rtl/>
          </w:rPr>
          <w:t xml:space="preserve">,</w:t>
        </w:r>
      </w:ins>
      <w:del w:id="962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58" w:author="מנוע מכני" w:date="2026-10-05T11:32:12Z"/>
        </w:rPr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del w:id="99459" w:author="מנוע מכני" w:date="2026-10-05T11:32:12Z">
        <w:r w:rsidR="00F63065">
          <w:rPr>
            <w:rtl/>
          </w:rPr>
          <w:delText xml:space="preserve"> </w:delText>
        </w:r>
      </w:del>
      <w:r w:rsidR="001F5864" w:rsidRPr="00543860">
        <w:rPr>
          <w:rStyle w:val="2fb"/>
          <w:rFonts w:hint="cs"/>
          <w:b/>
          <w:bCs/>
          <w:rtl/>
        </w:rPr>
        <w:t xml:space="preserve">ל</w:t>
      </w:r>
      <w:ins w:id="9111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ר"מ</w:t>
        </w:r>
      </w:ins>
      <w:del w:id="91112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ר''מ</w:delText>
        </w:r>
      </w:del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ins w:id="911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ר"י</w:t>
        </w:r>
      </w:ins>
      <w:del w:id="91114" w:author="מנוע מכני" w:date="2026-10-05T11:32:12Z">
        <w:r w:rsidR="001F5864" w:rsidRPr="00543860">
          <w:rPr>
            <w:rFonts w:hint="cs"/>
            <w:b/>
            <w:bCs/>
            <w:rtl/>
          </w:rPr>
          <w:delText xml:space="preserve">ר''י</w:delText>
        </w:r>
      </w:del>
      <w:r w:rsidR="00F63065">
        <w:rPr>
          <w:rtl/>
        </w:rPr>
        <w:t xml:space="preserve">: של ערב, </w:t>
      </w:r>
    </w:p>
    <w:p>
      <w:pPr>
        <w:pStyle w:val="38"/>
        <w:rPr>
          <w:ins w:id="99460" w:author="מנוע מכני" w:date="2026-10-05T11:32:12Z"/>
        </w:rPr>
      </w:pPr>
      <w:r>
        <w:t>ר</w:t>
      </w:r>
      <w:r w:rsidR="001F5864">
        <w:t xml:space="preserve">א</w:t>
      </w:r>
      <w:ins w:id="91115" w:author="מנוע מכני" w:date="2026-10-05T11:32:12Z">
        <w:r>
          <w:t xml:space="preserve">ב"צ</w:t>
        </w:r>
      </w:ins>
      <w:del w:id="91116" w:author="מנוע מכני" w:date="2026-10-05T11:32:12Z">
        <w:r w:rsidR="001F5864">
          <w:delText xml:space="preserve">ב''צ</w:delText>
        </w:r>
      </w:del>
      <w:del w:id="100906" w:author="מנוע מכני" w:date="2026-10-05T11:32:12Z">
        <w:r w:rsidR="001F5864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del w:id="994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>
          <w:ins w:id="99462" w:author="מנוע מכני" w:date="2026-10-05T11:32:12Z"/>
        </w:rPr>
      </w:pPr>
      <w:r>
        <w:t>ו</w:t>
      </w:r>
      <w:r w:rsidR="00F63065">
        <w:t>א</w:t>
      </w:r>
      <w:r w:rsidR="001F5864">
        <w:t xml:space="preserve">רי</w:t>
      </w:r>
      <w:ins w:id="91117" w:author="מנוע מכני" w:date="2026-10-05T11:32:12Z">
        <w:r>
          <w:t xml:space="preserve">א"ש</w:t>
        </w:r>
      </w:ins>
      <w:del w:id="91118" w:author="מנוע מכני" w:date="2026-10-05T11:32:12Z">
        <w:r w:rsidR="001F5864">
          <w:delText xml:space="preserve">א''ש</w:delText>
        </w:r>
      </w:del>
      <w:r w:rsidR="001F5864">
        <w:t xml:space="preserve"> מרש</w:t>
      </w:r>
      <w:ins w:id="91119" w:author="מנוע מכני" w:date="2026-10-05T11:32:12Z">
        <w:r>
          <w:t xml:space="preserve">ב"צ</w:t>
        </w:r>
      </w:ins>
      <w:del w:id="91120" w:author="מנוע מכני" w:date="2026-10-05T11:32:12Z">
        <w:r w:rsidR="001F5864">
          <w:delText xml:space="preserve">ב''צ</w:delText>
        </w:r>
      </w:del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del w:id="994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>
          <w:ins w:id="99464" w:author="מנוע מכני" w:date="2026-10-05T11:32:12Z"/>
        </w:rPr>
      </w:pPr>
      <w:r>
        <w:t xml:space="preserve">א</w:t>
      </w:r>
      <w:ins w:id="91121" w:author="מנוע מכני" w:date="2026-10-05T11:32:12Z">
        <w:r>
          <w:t xml:space="preserve">ר"ה</w:t>
        </w:r>
      </w:ins>
      <w:del w:id="91122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del w:id="994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del w:id="90578" w:author="מנוע עיצוב" w:date="2026-10-05T11:33:53Z"/>
          <w:rtl/>
        </w:rPr>
      </w:pPr>
    </w:p>
    <w:p>
      <w:pPr>
        <w:pStyle w:val="38"/>
        <w:rPr>
          <w:ins w:id="99466" w:author="מנוע מכני" w:date="2026-10-05T11:32:12Z"/>
        </w:rPr>
      </w:pPr>
      <w:ins w:id="91123" w:author="מנוע מכני" w:date="2026-10-05T11:32:12Z">
        <w:r>
          <w:t xml:space="preserve">ר"ד</w:t>
        </w:r>
      </w:ins>
      <w:del w:id="91124" w:author="מנוע מכני" w:date="2026-10-05T11:32:12Z">
        <w:r>
          <w:delText xml:space="preserve">ר</w:delText>
        </w:r>
        <w:r w:rsidR="00B80F87">
          <w:delText xml:space="preserve">''ד</w:delText>
        </w:r>
      </w:del>
      <w:r w:rsidR="00B80F87">
        <w:t xml:space="preserve"> מר</w:t>
      </w:r>
      <w:ins w:id="91125" w:author="מנוע מכני" w:date="2026-10-05T11:32:12Z">
        <w:r>
          <w:t xml:space="preserve">י"ו</w:t>
        </w:r>
      </w:ins>
      <w:del w:id="91126" w:author="מנוע מכני" w:date="2026-10-05T11:32:12Z">
        <w:r w:rsidR="00B80F87">
          <w:delText xml:space="preserve">י''ו</w:delText>
        </w:r>
      </w:del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del w:id="994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>
          <w:ins w:id="99468" w:author="מנוע מכני" w:date="2026-10-05T11:32:12Z"/>
        </w:rPr>
      </w:pPr>
      <w:ins w:id="98077" w:author="מנוע מכני" w:date="2026-10-05T11:32:12Z">
        <w:r>
          <w:t xml:space="preserve">כשבא</w:t>
        </w:r>
      </w:ins>
      <w:del w:id="98078" w:author="מנוע מכני" w:date="2026-10-05T11:32:12Z">
        <w:r>
          <w:delText xml:space="preserve">כי </w:delText>
        </w:r>
        <w:r>
          <w:delText xml:space="preserve">בא</w:delText>
        </w:r>
      </w:del>
      <w:ins w:id="94811" w:author="מנוע מכני" w:date="2026-10-05T11:32:12Z"/>
      <w:del w:id="94812" w:author="מנוע מכני" w:date="2026-10-05T11:32:12Z">
        <w:r>
          <w:delText xml:space="preserve">אתא</w:delText>
        </w:r>
      </w:del>
      <w:r>
        <w:t xml:space="preserve"> רבין פירשה </w:t>
      </w:r>
      <w:ins w:id="94809" w:author="מנוע מכני" w:date="2026-10-05T11:32:12Z">
        <w:r>
          <w:t xml:space="preserve">משמו</w:t>
        </w:r>
      </w:ins>
      <w:del w:id="94810" w:author="מנוע מכני" w:date="2026-10-05T11:32:12Z">
        <w:r>
          <w:delText xml:space="preserve">משמיה</w:delText>
        </w:r>
      </w:del>
      <w:r>
        <w:t xml:space="preserve"> </w:t>
      </w:r>
      <w:ins w:id="92853" w:author="מנוע מכני" w:date="2026-10-05T11:32:12Z">
        <w:r>
          <w:t xml:space="preserve">דרי"ו</w:t>
        </w:r>
      </w:ins>
      <w:del w:id="92854" w:author="מנוע מכני" w:date="2026-10-05T11:32:12Z">
        <w:r>
          <w:delText xml:space="preserve">דרבי יוחנן</w:delText>
        </w:r>
      </w:del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del w:id="994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del w:id="90579" w:author="מנוע עיצוב" w:date="2026-10-05T11:33:53Z"/>
          <w:rtl/>
        </w:rPr>
      </w:pPr>
    </w:p>
    <w:p>
      <w:pPr>
        <w:pStyle w:val="38"/>
        <w:rPr>
          <w:ins w:id="99470" w:author="מנוע מכני" w:date="2026-10-05T11:32:12Z"/>
        </w:rPr>
      </w:pPr>
      <w:r w:rsidRPr="00B80F87">
        <w:t xml:space="preserve">א</w:t>
      </w:r>
      <w:ins w:id="91127" w:author="מנוע מכני" w:date="2026-10-05T11:32:12Z">
        <w:r>
          <w:t xml:space="preserve">ר"ל</w:t>
        </w:r>
      </w:ins>
      <w:del w:id="91128" w:author="מנוע מכני" w:date="2026-10-05T11:32:12Z">
        <w:r w:rsidRPr="00B80F87">
          <w:delText xml:space="preserve">ר''ל</w:delText>
        </w:r>
      </w:del>
      <w:r w:rsidRPr="00B80F87">
        <w:t xml:space="preserve"> מ</w:t>
      </w:r>
      <w:ins w:id="91129" w:author="מנוע מכני" w:date="2026-10-05T11:32:12Z">
        <w:r>
          <w:t xml:space="preserve">ר"י</w:t>
        </w:r>
      </w:ins>
      <w:del w:id="91130" w:author="מנוע מכני" w:date="2026-10-05T11:32:12Z">
        <w:r w:rsidRPr="00B80F87">
          <w:delText xml:space="preserve">ר''י</w:delText>
        </w:r>
      </w:del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del w:id="99471" w:author="מנוע מכני" w:date="2026-10-05T11:32:12Z">
        <w:r w:rsidR="00F63065" w:rsidRPr="00B80F87">
          <w:rPr>
            <w:b/>
            <w:bCs/>
            <w:rtl/>
          </w:rPr>
          <w:delText xml:space="preserve"> </w:delText>
        </w:r>
      </w:del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ins w:id="91131" w:author="מנוע מכני" w:date="2026-10-05T11:32:12Z">
        <w:r>
          <w:rPr>
            <w:rFonts w:hint="cs"/>
            <w:rtl/>
          </w:rPr>
          <w:t xml:space="preserve">מ"נ</w:t>
        </w:r>
      </w:ins>
      <w:del w:id="91132" w:author="מנוע מכני" w:date="2026-10-05T11:32:12Z">
        <w:r>
          <w:rPr>
            <w:rFonts w:hint="cs"/>
            <w:rtl/>
          </w:rPr>
          <w:delText xml:space="preserve">מ''נ</w:delText>
        </w:r>
      </w:del>
      <w:r>
        <w:rPr>
          <w:rFonts w:hint="cs"/>
          <w:rtl/>
        </w:rPr>
        <w:t xml:space="preserve"> </w:t>
      </w:r>
      <w:ins w:id="97819" w:author="מנוע מכני" w:date="2026-10-05T11:32:12Z">
        <w:r>
          <w:rPr>
            <w:rFonts w:hint="cs"/>
            <w:rtl/>
          </w:rPr>
          <w:t xml:space="preserve">אם </w:t>
        </w:r>
      </w:ins>
      <w:del w:id="97820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רוב מים כיוון דעשה לזה השקה טהרי. </w:t>
      </w:r>
      <w:ins w:id="97821" w:author="מנוע מכני" w:date="2026-10-05T11:32:12Z">
        <w:r>
          <w:rPr>
            <w:rFonts w:hint="cs"/>
            <w:rtl/>
          </w:rPr>
          <w:t xml:space="preserve">ואם </w:t>
        </w:r>
      </w:ins>
      <w:del w:id="9782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19" w:author="מנוע מכני" w:date="2026-10-05T11:32:12Z">
        <w:r>
          <w:rPr>
            <w:rFonts w:hint="cs"/>
            <w:rtl/>
          </w:rPr>
          <w:t xml:space="preserve">לא</w:t>
        </w:r>
      </w:ins>
      <w:del w:id="93520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ins w:id="93521" w:author="מנוע מכני" w:date="2026-10-05T11:32:12Z">
        <w:r>
          <w:rPr>
            <w:rFonts w:hint="cs"/>
            <w:rtl/>
          </w:rPr>
          <w:t xml:space="preserve">מיעוט</w:t>
        </w:r>
      </w:ins>
      <w:del w:id="93522" w:author="מנוע מכני" w:date="2026-10-05T11:32:12Z">
        <w:r>
          <w:rPr>
            <w:rFonts w:hint="cs"/>
            <w:rtl/>
          </w:rPr>
          <w:delText xml:space="preserve">מיעוטא</w:delText>
        </w:r>
      </w:del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ins w:id="97473" w:author="מנוע מכני" w:date="2026-10-05T11:32:12Z">
        <w:r>
          <w:rPr>
            <w:rFonts w:hint="cs"/>
            <w:rtl/>
          </w:rPr>
          <w:t xml:space="preserve">להם</w:t>
        </w:r>
      </w:ins>
      <w:del w:id="97474" w:author="מנוע מכני" w:date="2026-10-05T11:32:12Z">
        <w:r>
          <w:rPr>
            <w:rFonts w:hint="cs"/>
            <w:rtl/>
          </w:rPr>
          <w:delText xml:space="preserve">להו</w:delText>
        </w:r>
      </w:del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ins w:id="911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י"ר</w:t>
        </w:r>
      </w:ins>
      <w:del w:id="91134" w:author="מנוע מכני" w:date="2026-10-05T11:32:12Z">
        <w:r w:rsidRPr="00B80F87">
          <w:rPr>
            <w:rFonts w:hint="cs"/>
            <w:b/>
            <w:bCs/>
            <w:rtl/>
          </w:rPr>
          <w:lastRenderedPageBreak/>
          <w:delText xml:space="preserve">י''ר</w:delText>
        </w:r>
      </w:del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ins w:id="98125" w:author="מנוע מכני" w:date="2026-10-05T11:32:12Z">
        <w:r>
          <w:rPr>
            <w:rtl/>
          </w:rPr>
          <w:t xml:space="preserve">ישב</w:t>
        </w:r>
      </w:ins>
      <w:del w:id="9812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1135" w:author="מנוע מכני" w:date="2026-10-05T11:32:12Z">
        <w:r>
          <w:rPr>
            <w:rStyle w:val="2fb"/>
            <w:rtl/>
          </w:rPr>
          <w:t xml:space="preserve">ר"ד</w:t>
        </w:r>
      </w:ins>
      <w:del w:id="91136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ins w:id="96275" w:author="מנוע מכני" w:date="2026-10-05T11:32:12Z">
        <w:r>
          <w:rPr>
            <w:rFonts w:hint="cs"/>
            <w:rtl/>
          </w:rPr>
          <w:t xml:space="preserve"> </w:t>
        </w:r>
      </w:ins>
      <w:del w:id="96276" w:author="מנוע מכני" w:date="2026-10-05T11:32:12Z">
        <w:r w:rsidR="00B80F87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7555" w:author="מנוע מכני" w:date="2026-10-05T11:32:12Z">
        <w:r>
          <w:rPr>
            <w:rtl/>
          </w:rPr>
          <w:t xml:space="preserve">שמועה</w:t>
        </w:r>
      </w:ins>
      <w:del w:id="97556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>
          <w:ins w:id="99472" w:author="מנוע מכני" w:date="2026-10-05T11:32:12Z"/>
        </w:rPr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del w:id="99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>
          <w:ins w:id="99474" w:author="מנוע מכני" w:date="2026-10-05T11:32:12Z"/>
        </w:rPr>
      </w:pPr>
      <w:ins w:id="91137" w:author="מנוע מכני" w:date="2026-10-05T11:32:12Z">
        <w:r>
          <w:t xml:space="preserve">ר"א</w:t>
        </w:r>
      </w:ins>
      <w:del w:id="91138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del w:id="994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>
          <w:ins w:id="99476" w:author="מנוע מכני" w:date="2026-10-05T11:32:12Z"/>
        </w:rPr>
      </w:pPr>
      <w:r>
        <w:t xml:space="preserve">וח</w:t>
      </w:r>
      <w:ins w:id="91139" w:author="מנוע מכני" w:date="2026-10-05T11:32:12Z">
        <w:r>
          <w:t xml:space="preserve">כ"א</w:t>
        </w:r>
      </w:ins>
      <w:del w:id="91140" w:author="מנוע מכני" w:date="2026-10-05T11:32:12Z">
        <w:r>
          <w:delText xml:space="preserve">כ''א</w:delText>
        </w:r>
      </w:del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del w:id="9947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ins w:id="91141" w:author="מנוע מכני" w:date="2026-10-05T11:32:12Z">
        <w:r>
          <w:rPr>
            <w:rStyle w:val="2fb"/>
            <w:rtl/>
          </w:rPr>
          <w:t xml:space="preserve">ר"א</w:t>
        </w:r>
      </w:ins>
      <w:del w:id="91142" w:author="מנוע מכני" w:date="2026-10-05T11:32:12Z">
        <w:r>
          <w:rPr>
            <w:rtl/>
          </w:rPr>
          <w:delText xml:space="preserve">ר</w:delText>
        </w:r>
        <w:r w:rsidR="00B80F8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80F87">
          <w:rPr>
            <w:rFonts w:hint="cs"/>
            <w:rtl/>
          </w:rPr>
          <w:delText xml:space="preserve">א</w:delText>
        </w:r>
      </w:del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>
          <w:ins w:id="99478" w:author="מנוע מכני" w:date="2026-10-05T11:32:12Z"/>
        </w:rPr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del w:id="99479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ins w:id="93523" w:author="מנוע מכני" w:date="2026-10-05T11:32:12Z">
        <w:r>
          <w:rPr>
            <w:rtl/>
          </w:rPr>
          <w:t xml:space="preserve">דיש</w:t>
        </w:r>
      </w:ins>
      <w:del w:id="93524" w:author="מנוע מכני" w:date="2026-10-05T11:32:12Z">
        <w:r w:rsidR="00DD1795">
          <w:rPr>
            <w:rtl/>
          </w:rPr>
          <w:delText xml:space="preserve">דאיכא</w:delText>
        </w:r>
      </w:del>
      <w:r w:rsidR="00DD1795">
        <w:rPr>
          <w:rtl/>
        </w:rPr>
        <w:t xml:space="preserve"> </w:t>
      </w:r>
      <w:ins w:id="94813" w:author="מנוע מכני" w:date="2026-10-05T11:32:12Z">
        <w:r>
          <w:rPr>
            <w:rtl/>
          </w:rPr>
          <w:t xml:space="preserve">זה</w:t>
        </w:r>
      </w:ins>
      <w:del w:id="94814" w:author="מנוע מכני" w:date="2026-10-05T11:32:12Z">
        <w:r w:rsidR="00DD1795">
          <w:rPr>
            <w:rtl/>
          </w:rPr>
          <w:delText xml:space="preserve">האי</w:delText>
        </w:r>
      </w:del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ins w:id="96277" w:author="מנוע מכני" w:date="2026-10-05T11:32:12Z">
        <w:r>
          <w:rPr>
            <w:rtl/>
          </w:rPr>
          <w:t xml:space="preserve">,</w:t>
        </w:r>
      </w:ins>
      <w:del w:id="9627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80" w:author="מנוע מכני" w:date="2026-10-05T11:32:12Z"/>
        </w:rPr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del w:id="99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טומאה עוררת טומאה, טהרה עוררת טומאה? </w:t>
      </w:r>
    </w:p>
    <w:p>
      <w:pPr>
        <w:pStyle w:val="38"/>
        <w:rPr>
          <w:ins w:id="99482" w:author="מנוע מכני" w:date="2026-10-05T11:32:12Z"/>
        </w:rPr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del w:id="99483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ins w:id="97823" w:author="מנוע מכני" w:date="2026-10-05T11:32:12Z">
        <w:r>
          <w:rPr>
            <w:rtl/>
          </w:rPr>
          <w:t xml:space="preserve">ואם </w:t>
        </w:r>
      </w:ins>
      <w:del w:id="97824" w:author="מנוע מכני" w:date="2026-10-05T11:32:12Z">
        <w:r>
          <w:rPr>
            <w:rtl/>
          </w:rPr>
          <w:delText xml:space="preserve">ואי </w:delText>
        </w:r>
      </w:del>
      <w:ins w:id="93525" w:author="מנוע מכני" w:date="2026-10-05T11:32:12Z">
        <w:r>
          <w:rPr>
            <w:rtl/>
          </w:rPr>
          <w:t xml:space="preserve">רוב</w:t>
        </w:r>
      </w:ins>
      <w:del w:id="9352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ins w:id="97825" w:author="מנוע מכני" w:date="2026-10-05T11:32:12Z">
        <w:r>
          <w:rPr>
            <w:rtl/>
          </w:rPr>
          <w:t xml:space="preserve">ואם </w:t>
        </w:r>
      </w:ins>
      <w:del w:id="97826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 טומאה כמאן </w:t>
      </w:r>
      <w:ins w:id="98021" w:author="מנוע מכני" w:date="2026-10-05T11:32:12Z">
        <w:r>
          <w:rPr>
            <w:rtl/>
          </w:rPr>
          <w:t xml:space="preserve">דישנו</w:t>
        </w:r>
      </w:ins>
      <w:del w:id="98022" w:author="מנוע מכני" w:date="2026-10-05T11:32:12Z">
        <w:r w:rsidR="00F63065">
          <w:rPr>
            <w:rtl/>
          </w:rPr>
          <w:delText xml:space="preserve">דאיתיה</w:delText>
        </w:r>
      </w:del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>
          <w:ins w:id="99484" w:author="מנוע מכני" w:date="2026-10-05T11:32:12Z"/>
        </w:rPr>
      </w:pPr>
      <w:r>
        <w:t>הא איתמר עלה, א</w:t>
      </w:r>
      <w:r w:rsidR="00623B97">
        <w:t xml:space="preserve">רי</w:t>
      </w:r>
      <w:ins w:id="91143" w:author="מנוע מכני" w:date="2026-10-05T11:32:12Z">
        <w:r>
          <w:t xml:space="preserve">ב"ח</w:t>
        </w:r>
      </w:ins>
      <w:del w:id="91144" w:author="מנוע מכני" w:date="2026-10-05T11:32:12Z">
        <w:r w:rsidR="00623B97">
          <w:delText xml:space="preserve">ב''ח</w:delText>
        </w:r>
      </w:del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del w:id="99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>
          <w:ins w:id="99486" w:author="מנוע מכני" w:date="2026-10-05T11:32:12Z"/>
        </w:rPr>
      </w:pPr>
      <w:r>
        <w:t>והא</w:t>
      </w:r>
      <w:ins w:id="91145" w:author="מנוע מכני" w:date="2026-10-05T11:32:12Z">
        <w:r>
          <w:t xml:space="preserve">ר"ח</w:t>
        </w:r>
      </w:ins>
      <w:del w:id="91146" w:author="מנוע מכני" w:date="2026-10-05T11:32:12Z">
        <w:r w:rsidR="00DD1795">
          <w:delText xml:space="preserve">ר''ח</w:delText>
        </w:r>
      </w:del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del w:id="99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>
          <w:ins w:id="99488" w:author="מנוע מכני" w:date="2026-10-05T11:32:12Z"/>
        </w:rPr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del w:id="99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אתון בדרב חסדא מתניתו לה, אנן בדר' חייא מתנינן לה, </w:t>
      </w:r>
    </w:p>
    <w:p>
      <w:pPr>
        <w:pStyle w:val="38"/>
        <w:rPr>
          <w:ins w:id="99490" w:author="מנוע מכני" w:date="2026-10-05T11:32:12Z"/>
        </w:rPr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del w:id="994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נבילה ושחוטה - בטילות זו בזו, </w:t>
      </w:r>
    </w:p>
    <w:p>
      <w:pPr>
        <w:pStyle w:val="38"/>
        <w:rPr>
          <w:ins w:id="99492" w:author="מנוע מכני" w:date="2026-10-05T11:32:12Z"/>
        </w:rPr>
      </w:pPr>
      <w:r>
        <w:t>ואיתמר עלה, א</w:t>
      </w:r>
      <w:r w:rsidR="00DD1795">
        <w:t xml:space="preserve">רי</w:t>
      </w:r>
      <w:ins w:id="91147" w:author="מנוע מכני" w:date="2026-10-05T11:32:12Z">
        <w:r>
          <w:t xml:space="preserve">ב"ח</w:t>
        </w:r>
      </w:ins>
      <w:del w:id="91148" w:author="מנוע מכני" w:date="2026-10-05T11:32:12Z">
        <w:r w:rsidR="00DD1795">
          <w:delText xml:space="preserve">ב''ח</w:delText>
        </w:r>
      </w:del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del w:id="99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טהור מלטמא במגע, אבל מטמא במשא</w:t>
      </w:r>
      <w:ins w:id="96279" w:author="מנוע מכני" w:date="2026-10-05T11:32:12Z">
        <w:r>
          <w:rPr>
            <w:rtl/>
          </w:rPr>
          <w:t xml:space="preserve">,</w:t>
        </w:r>
      </w:ins>
      <w:del w:id="9628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494" w:author="מנוע מכני" w:date="2026-10-05T11:32:12Z"/>
        </w:rPr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ins w:id="91149" w:author="מנוע מכני" w:date="2026-10-05T11:32:12Z">
        <w:r>
          <w:t xml:space="preserve">ב"י</w:t>
        </w:r>
      </w:ins>
      <w:del w:id="91150" w:author="מנוע מכני" w:date="2026-10-05T11:32:12Z">
        <w:r w:rsidR="00DD1795">
          <w:delText xml:space="preserve">ב''י</w:delText>
        </w:r>
      </w:del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del w:id="99495" w:author="מנוע מכני" w:date="2026-10-05T11:32:12Z">
        <w:r w:rsidR="00DD1795">
          <w:rPr>
            <w:rtl/>
          </w:rPr>
          <w:delText xml:space="preserve"> </w:delText>
        </w:r>
      </w:del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>
          <w:ins w:id="99496" w:author="מנוע מכני" w:date="2026-10-05T11:32:12Z"/>
        </w:rPr>
      </w:pPr>
      <w:r>
        <w:t xml:space="preserve">ות</w:t>
      </w:r>
      <w:ins w:id="91151" w:author="מנוע מכני" w:date="2026-10-05T11:32:12Z">
        <w:r>
          <w:t xml:space="preserve">ר"ח</w:t>
        </w:r>
      </w:ins>
      <w:del w:id="91152" w:author="מנוע מכני" w:date="2026-10-05T11:32:12Z">
        <w:r>
          <w:delText xml:space="preserve">ר''ח</w:delText>
        </w:r>
      </w:del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del w:id="994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ins w:id="94815" w:author="מנוע מכני" w:date="2026-10-05T11:32:12Z">
        <w:r>
          <w:rPr>
            <w:rtl/>
          </w:rPr>
          <w:t xml:space="preserve">למה</w:t>
        </w:r>
      </w:ins>
      <w:del w:id="94816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ins w:id="94817" w:author="מנוע מכני" w:date="2026-10-05T11:32:12Z">
        <w:r>
          <w:rPr>
            <w:rtl/>
          </w:rPr>
          <w:t xml:space="preserve">שמא</w:t>
        </w:r>
      </w:ins>
      <w:del w:id="9481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</w:t>
      </w:r>
      <w:r w:rsidR="00DD1795">
        <w:rPr>
          <w:rtl/>
        </w:rPr>
        <w:t xml:space="preserve">שאני </w:t>
      </w:r>
      <w:ins w:id="93527" w:author="מנוע מכני" w:date="2026-10-05T11:32:12Z">
        <w:r>
          <w:rPr>
            <w:rtl/>
          </w:rPr>
          <w:t xml:space="preserve">כאן</w:t>
        </w:r>
      </w:ins>
      <w:del w:id="93528" w:author="מנוע מכני" w:date="2026-10-05T11:32:12Z">
        <w:r w:rsidR="00DD1795">
          <w:rPr>
            <w:rtl/>
          </w:rPr>
          <w:delText xml:space="preserve">הכא</w:delText>
        </w:r>
      </w:del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>
          <w:ins w:id="99498" w:author="מנוע מכני" w:date="2026-10-05T11:32:12Z"/>
        </w:rPr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del w:id="9949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לר</w:t>
      </w:r>
      <w:ins w:id="9115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154" w:author="מנוע מכני" w:date="2026-10-05T11:32:12Z">
        <w:r w:rsidR="00DD1795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דאחת זו ואחת זו - עד לכלב, הא חזיא לכלב! </w:t>
      </w:r>
      <w:ins w:id="97557" w:author="מנוע מכני" w:date="2026-10-05T11:32:12Z">
        <w:r>
          <w:rPr>
            <w:b/>
            <w:bCs/>
            <w:rtl/>
          </w:rPr>
          <w:t xml:space="preserve">קשה</w:t>
        </w:r>
      </w:ins>
      <w:del w:id="97558" w:author="מנוע מכני" w:date="2026-10-05T11:32:12Z">
        <w:r w:rsidRPr="000F2710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del w:id="90580" w:author="מנוע עיצוב" w:date="2026-10-05T11:33:53Z"/>
          <w:rtl/>
        </w:rPr>
      </w:pPr>
    </w:p>
    <w:p>
      <w:pPr>
        <w:pStyle w:val="38"/>
        <w:rPr>
          <w:ins w:id="99500" w:author="מנוע מכני" w:date="2026-10-05T11:32:12Z"/>
        </w:rPr>
      </w:pPr>
      <w:r w:rsidRPr="000F2710">
        <w:t xml:space="preserve">גופא בר פדא</w:t>
      </w:r>
      <w:del w:id="100907" w:author="מנוע מכני" w:date="2026-10-05T11:32:12Z">
        <w:r w:rsidRPr="000F2710">
          <w:delText xml:space="preserve"> אמר</w:delText>
        </w:r>
      </w:del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del w:id="995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>
          <w:ins w:id="99502" w:author="מנוע מכני" w:date="2026-10-05T11:32:12Z"/>
        </w:rPr>
      </w:pPr>
      <w:r>
        <w:t>ו</w:t>
      </w:r>
      <w:r w:rsidR="00DD1795">
        <w:t>ל</w:t>
      </w:r>
      <w:r>
        <w:t>ר</w:t>
      </w:r>
      <w:ins w:id="91155" w:author="מנוע מכני" w:date="2026-10-05T11:32:12Z">
        <w:r>
          <w:t xml:space="preserve">י"ו</w:t>
        </w:r>
      </w:ins>
      <w:del w:id="91156" w:author="מנוע מכני" w:date="2026-10-05T11:32:12Z">
        <w:r w:rsidR="00DD1795">
          <w:delText xml:space="preserve">י''ו</w:delText>
        </w:r>
      </w:del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del w:id="995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ins w:id="91157" w:author="מנוע מכני" w:date="2026-10-05T11:32:12Z">
        <w:r>
          <w:rPr>
            <w:rFonts w:hint="cs"/>
            <w:rtl/>
          </w:rPr>
          <w:t xml:space="preserve">ב"פ</w:t>
        </w:r>
      </w:ins>
      <w:del w:id="91158" w:author="מנוע מכני" w:date="2026-10-05T11:32:12Z">
        <w:r>
          <w:rPr>
            <w:rFonts w:hint="cs"/>
            <w:rtl/>
          </w:rPr>
          <w:delText xml:space="preserve">ב''פ</w:delText>
        </w:r>
      </w:del>
      <w:r>
        <w:rPr>
          <w:rFonts w:hint="cs"/>
          <w:rtl/>
        </w:rPr>
        <w:t xml:space="preserve"> ד'</w:t>
      </w:r>
      <w:r w:rsidR="00F63065">
        <w:rPr>
          <w:rtl/>
        </w:rPr>
        <w:t>לא תאכלו כל נבלה לג</w:t>
      </w:r>
      <w:r w:rsidR="000F2710">
        <w:rPr>
          <w:rtl/>
        </w:rPr>
        <w:t xml:space="preserve">ר וגו', הראויה לגר קרויה נבילה ושאינה ראויה לגר </w:t>
      </w:r>
      <w:r w:rsidR="00F63065">
        <w:rPr>
          <w:rtl/>
        </w:rPr>
        <w:t>אינה קרויה נבילה</w:t>
      </w:r>
      <w:ins w:id="96281" w:author="מנוע מכני" w:date="2026-10-05T11:32:12Z">
        <w:r>
          <w:rPr>
            <w:rtl/>
          </w:rPr>
          <w:t xml:space="preserve">,</w:t>
        </w:r>
      </w:ins>
      <w:del w:id="962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04" w:author="מנוע מכני" w:date="2026-10-05T11:32:12Z"/>
        </w:rPr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del w:id="99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למעוטי </w:t>
      </w:r>
      <w:ins w:id="93529" w:author="מנוע מכני" w:date="2026-10-05T11:32:12Z">
        <w:r>
          <w:rPr>
            <w:rtl/>
          </w:rPr>
          <w:t xml:space="preserve">מקום</w:t>
        </w:r>
      </w:ins>
      <w:del w:id="9353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דהסריחה </w:t>
      </w:r>
      <w:ins w:id="98463" w:author="מנוע מכני" w:date="2026-10-05T11:32:12Z">
        <w:r>
          <w:rPr>
            <w:rtl/>
          </w:rPr>
          <w:t xml:space="preserve">מתחילה</w:t>
        </w:r>
      </w:ins>
      <w:del w:id="9846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: </w:t>
      </w:r>
    </w:p>
    <w:p>
      <w:pPr>
        <w:pStyle w:val="38"/>
        <w:rPr>
          <w:ins w:id="99506" w:author="מנוע מכני" w:date="2026-10-05T11:32:12Z"/>
        </w:rPr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del w:id="995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הסריחה </w:t>
      </w:r>
      <w:ins w:id="98465" w:author="מנוע מכני" w:date="2026-10-05T11:32:12Z">
        <w:r>
          <w:rPr>
            <w:rtl/>
          </w:rPr>
          <w:t xml:space="preserve">מתחילה</w:t>
        </w:r>
      </w:ins>
      <w:del w:id="98466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ins w:id="94819" w:author="מנוע מכני" w:date="2026-10-05T11:32:12Z">
        <w:r>
          <w:rPr>
            <w:rtl/>
          </w:rPr>
          <w:t xml:space="preserve">סתם</w:t>
        </w:r>
      </w:ins>
      <w:del w:id="94820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del w:id="90581" w:author="מנוע עיצוב" w:date="2026-10-05T11:33:53Z"/>
          <w:rtl/>
        </w:rPr>
      </w:pPr>
    </w:p>
    <w:p>
      <w:pPr>
        <w:pStyle w:val="38"/>
        <w:rPr>
          <w:ins w:id="99508" w:author="מנוע מכני" w:date="2026-10-05T11:32:12Z"/>
        </w:rPr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ins w:id="91159" w:author="מנוע מכני" w:date="2026-10-05T11:32:12Z">
        <w:r>
          <w:t xml:space="preserve">ב"י</w:t>
        </w:r>
      </w:ins>
      <w:del w:id="91160" w:author="מנוע מכני" w:date="2026-10-05T11:32:12Z">
        <w:r w:rsidR="000F2710">
          <w:delText xml:space="preserve">ב''י</w:delText>
        </w:r>
      </w:del>
      <w:del w:id="100908" w:author="מנוע מכני" w:date="2026-10-05T11:32:12Z">
        <w:r w:rsidR="000F2710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del w:id="99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>
          <w:ins w:id="99510" w:author="מנוע מכני" w:date="2026-10-05T11:32:12Z"/>
        </w:rPr>
      </w:pPr>
      <w:r>
        <w:t>ות</w:t>
      </w:r>
      <w:ins w:id="91161" w:author="מנוע מכני" w:date="2026-10-05T11:32:12Z">
        <w:r>
          <w:t xml:space="preserve">ר"ח</w:t>
        </w:r>
      </w:ins>
      <w:del w:id="91162" w:author="מנוע מכני" w:date="2026-10-05T11:32:12Z">
        <w:r w:rsidR="000F2710">
          <w:delText xml:space="preserve">ר''ח</w:delText>
        </w:r>
      </w:del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del w:id="995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>
          <w:ins w:id="99512" w:author="מנוע מכני" w:date="2026-10-05T11:32:12Z"/>
        </w:rPr>
      </w:pPr>
      <w:r>
        <w:t>וא</w:t>
      </w:r>
      <w:r w:rsidR="000F2710">
        <w:t xml:space="preserve">ר</w:t>
      </w:r>
      <w:ins w:id="91163" w:author="מנוע מכני" w:date="2026-10-05T11:32:12Z">
        <w:r>
          <w:t xml:space="preserve">י"ו</w:t>
        </w:r>
      </w:ins>
      <w:del w:id="91164" w:author="מנוע מכני" w:date="2026-10-05T11:32:12Z">
        <w:r w:rsidR="000F2710">
          <w:delText xml:space="preserve">י''ו</w:delText>
        </w:r>
      </w:del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del w:id="995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משום ביטול ברוב נגעו בה</w:t>
      </w:r>
      <w:ins w:id="96283" w:author="מנוע מכני" w:date="2026-10-05T11:32:12Z">
        <w:r>
          <w:rPr>
            <w:rtl/>
          </w:rPr>
          <w:t xml:space="preserve">,</w:t>
        </w:r>
      </w:ins>
      <w:del w:id="96284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ins w:id="91165" w:author="מנוע מכני" w:date="2026-10-05T11:32:12Z">
        <w:r>
          <w:rPr>
            <w:rFonts w:hint="cs"/>
            <w:rtl/>
          </w:rPr>
          <w:t xml:space="preserve">א"א</w:t>
        </w:r>
      </w:ins>
      <w:del w:id="91166" w:author="מנוע מכני" w:date="2026-10-05T11:32:12Z">
        <w:r w:rsidR="006D4086">
          <w:rPr>
            <w:rFonts w:hint="cs"/>
            <w:rtl/>
          </w:rPr>
          <w:delText xml:space="preserve">א''א</w:delText>
        </w:r>
      </w:del>
      <w:r w:rsidR="006D4086">
        <w:rPr>
          <w:rFonts w:hint="cs"/>
          <w:rtl/>
        </w:rPr>
        <w:t xml:space="preserve"> מצד שלא איתחזי כלל </w:t>
      </w:r>
      <w:ins w:id="93531" w:author="מנוע מכני" w:date="2026-10-05T11:32:12Z">
        <w:r>
          <w:rPr>
            <w:rFonts w:hint="cs"/>
            <w:rtl/>
          </w:rPr>
          <w:t xml:space="preserve">שהרי</w:t>
        </w:r>
      </w:ins>
      <w:del w:id="93532" w:author="מנוע מכני" w:date="2026-10-05T11:32:12Z">
        <w:r w:rsidR="006D4086">
          <w:rPr>
            <w:rFonts w:hint="cs"/>
            <w:rtl/>
          </w:rPr>
          <w:delText xml:space="preserve">דהא</w:delText>
        </w:r>
      </w:del>
      <w:r w:rsidR="006D4086">
        <w:rPr>
          <w:rFonts w:hint="cs"/>
          <w:rtl/>
        </w:rPr>
        <w:t xml:space="preserve"> ני איחזי </w:t>
      </w:r>
      <w:ins w:id="98467" w:author="מנוע מכני" w:date="2026-10-05T11:32:12Z">
        <w:r>
          <w:rPr>
            <w:rFonts w:hint="cs"/>
            <w:rtl/>
          </w:rPr>
          <w:t xml:space="preserve">מתחילה</w:t>
        </w:r>
      </w:ins>
      <w:del w:id="98468" w:author="מנוע מכני" w:date="2026-10-05T11:32:12Z">
        <w:r w:rsidR="006D4086">
          <w:rPr>
            <w:rFonts w:hint="cs"/>
            <w:rtl/>
          </w:rPr>
          <w:delText xml:space="preserve">מעיקרא</w:delText>
        </w:r>
      </w:del>
      <w:r w:rsidR="006D4086">
        <w:rPr>
          <w:rFonts w:hint="cs"/>
          <w:rtl/>
        </w:rPr>
        <w:t xml:space="preserve"> אגב אימיה </w:t>
      </w:r>
    </w:p>
    <w:p w14:paraId="5CBA10F0" w14:textId="77777777" w:rsidR="006D4086" w:rsidRDefault="006D4086" w:rsidP="006D4086">
      <w:pPr>
        <w:rPr>
          <w:del w:id="90582" w:author="מנוע עיצוב" w:date="2026-10-05T11:33:53Z"/>
          <w:rtl/>
        </w:rPr>
      </w:pPr>
    </w:p>
    <w:p>
      <w:pPr>
        <w:pStyle w:val="38"/>
        <w:rPr>
          <w:ins w:id="99514" w:author="מנוע מכני" w:date="2026-10-05T11:32:12Z"/>
        </w:rPr>
      </w:pPr>
      <w:r w:rsidRPr="006D4086">
        <w:t xml:space="preserve">תנן</w:t>
      </w:r>
      <w:r w:rsidRPr="006D4086">
        <w:t xml:space="preserve"> </w:t>
      </w:r>
      <w:ins w:id="93533" w:author="מנוע מכני" w:date="2026-10-05T11:32:12Z">
        <w:r>
          <w:t xml:space="preserve">שם</w:t>
        </w:r>
      </w:ins>
      <w:del w:id="93534" w:author="מנוע מכני" w:date="2026-10-05T11:32:12Z">
        <w:r w:rsidRPr="006D4086">
          <w:delText xml:space="preserve">התם</w:delText>
        </w:r>
      </w:del>
      <w:r w:rsidR="000F2710" w:rsidRPr="006D4086">
        <w:t xml:space="preserve"> רא</w:t>
      </w:r>
      <w:ins w:id="91167" w:author="מנוע מכני" w:date="2026-10-05T11:32:12Z">
        <w:r>
          <w:t xml:space="preserve">ב"י</w:t>
        </w:r>
      </w:ins>
      <w:del w:id="91168" w:author="מנוע מכני" w:date="2026-10-05T11:32:12Z">
        <w:r w:rsidR="000F2710" w:rsidRPr="006D4086">
          <w:delText xml:space="preserve">ב''י</w:delText>
        </w:r>
      </w:del>
      <w:del w:id="100909" w:author="מנוע מכני" w:date="2026-10-05T11:32:12Z">
        <w:r w:rsidRPr="006D4086">
          <w:delText xml:space="preserve"> אומר</w:delText>
        </w:r>
      </w:del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del w:id="99515" w:author="מנוע מכני" w:date="2026-10-05T11:32:12Z">
        <w:r w:rsidRPr="006D4086">
          <w:rPr>
            <w:b/>
            <w:bCs/>
            <w:rtl/>
          </w:rPr>
          <w:delText xml:space="preserve"> </w:delText>
        </w:r>
      </w:del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>
          <w:ins w:id="99516" w:author="מנוע מכני" w:date="2026-10-05T11:32:12Z"/>
        </w:rPr>
      </w:pPr>
      <w:r>
        <w:t xml:space="preserve">א</w:t>
      </w:r>
      <w:ins w:id="91169" w:author="מנוע מכני" w:date="2026-10-05T11:32:12Z">
        <w:r>
          <w:t xml:space="preserve">ר"נ</w:t>
        </w:r>
      </w:ins>
      <w:del w:id="91170" w:author="מנוע מכני" w:date="2026-10-05T11:32:12Z">
        <w:r>
          <w:delText xml:space="preserve">ר''נ</w:delText>
        </w:r>
      </w:del>
      <w:r>
        <w:t xml:space="preserve"> מר</w:t>
      </w:r>
      <w:ins w:id="91171" w:author="מנוע מכני" w:date="2026-10-05T11:32:12Z">
        <w:r>
          <w:t xml:space="preserve">ב"א</w:t>
        </w:r>
      </w:ins>
      <w:del w:id="91172" w:author="מנוע מכני" w:date="2026-10-05T11:32:12Z">
        <w:r>
          <w:delText xml:space="preserve">ב''א</w:delText>
        </w:r>
      </w:del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del w:id="9951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נחשדו עמי הארץ לערב מחצה בציר</w:t>
      </w:r>
      <w:ins w:id="96285" w:author="מנוע מכני" w:date="2026-10-05T11:32:12Z">
        <w:r>
          <w:rPr>
            <w:rtl/>
          </w:rPr>
          <w:t xml:space="preserve">,</w:t>
        </w:r>
      </w:ins>
      <w:del w:id="96286" w:author="מנוע מכני" w:date="2026-10-05T11:32:12Z">
        <w:r w:rsidR="000B5F7F">
          <w:rPr>
            <w:rtl/>
          </w:rPr>
          <w:delText xml:space="preserve">;</w:delText>
        </w:r>
      </w:del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ins w:id="92855" w:author="מנוע מכני" w:date="2026-10-05T11:32:12Z">
        <w:r>
          <w:rPr>
            <w:rtl/>
          </w:rPr>
          <w:t xml:space="preserve">אפי'</w:t>
        </w:r>
      </w:ins>
      <w:del w:id="928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ממחצה </w:t>
      </w:r>
      <w:ins w:id="93535" w:author="מנוע מכני" w:date="2026-10-05T11:32:12Z">
        <w:r>
          <w:rPr>
            <w:rtl/>
          </w:rPr>
          <w:t xml:space="preserve">גם</w:t>
        </w:r>
      </w:ins>
      <w:del w:id="9353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4823" w:author="מנוע מכני" w:date="2026-10-05T11:32:12Z">
        <w:r>
          <w:rPr>
            <w:rtl/>
          </w:rPr>
          <w:t xml:space="preserve">ואלו</w:t>
        </w:r>
      </w:ins>
      <w:del w:id="94824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משהו - </w:t>
      </w:r>
      <w:ins w:id="98127" w:author="מנוע מכני" w:date="2026-10-05T11:32:12Z">
        <w:r>
          <w:rPr>
            <w:rtl/>
          </w:rPr>
          <w:t xml:space="preserve">היה</w:t>
        </w:r>
      </w:ins>
      <w:del w:id="9812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4821" w:author="מנוע מכני" w:date="2026-10-05T11:32:12Z">
        <w:r>
          <w:rPr>
            <w:rtl/>
          </w:rPr>
          <w:t xml:space="preserve">לו</w:t>
        </w:r>
      </w:ins>
      <w:del w:id="948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ins w:id="96287" w:author="מנוע מכני" w:date="2026-10-05T11:32:12Z">
        <w:r>
          <w:rPr>
            <w:rtl/>
          </w:rPr>
          <w:t xml:space="preserve">,</w:t>
        </w:r>
      </w:ins>
      <w:del w:id="96288" w:author="מנוע מכני" w:date="2026-10-05T11:32:12Z">
        <w:r w:rsidR="000B5F7F">
          <w:rPr>
            <w:rtl/>
          </w:rPr>
          <w:delText xml:space="preserve">;</w:delText>
        </w:r>
      </w:del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ins w:id="91173" w:author="מנוע מכני" w:date="2026-10-05T11:32:12Z">
        <w:r>
          <w:rPr>
            <w:rFonts w:hint="cs"/>
            <w:rtl/>
          </w:rPr>
          <w:t xml:space="preserve">ב"א</w:t>
        </w:r>
      </w:ins>
      <w:del w:id="91174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  <w:pPrChange w:id="903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89" w:author="מנוע מכני" w:date="2026-10-05T11:32:12Z">
        <w:r>
          <w:rPr>
            <w:rtl/>
          </w:rPr>
          <w:t xml:space="preserve"> </w:t>
        </w:r>
      </w:ins>
      <w:del w:id="962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1" w:author="מנוע מכני" w:date="2026-10-05T11:32:12Z">
        <w:r>
          <w:rPr>
            <w:rtl/>
          </w:rPr>
          <w:t xml:space="preserve"> </w:t>
        </w:r>
      </w:ins>
      <w:del w:id="962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  <w:pPrChange w:id="903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3" w:author="מנוע מכני" w:date="2026-10-05T11:32:12Z">
        <w:r>
          <w:rPr>
            <w:rtl/>
          </w:rPr>
          <w:t xml:space="preserve"> </w:t>
        </w:r>
      </w:ins>
      <w:del w:id="962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5" w:author="מנוע מכני" w:date="2026-10-05T11:32:12Z">
        <w:r>
          <w:rPr>
            <w:rtl/>
          </w:rPr>
          <w:t xml:space="preserve"> </w:t>
        </w:r>
      </w:ins>
      <w:del w:id="962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18" w:author="מנוע מכני" w:date="2026-10-05T11:32:12Z"/>
        </w:rPr>
      </w:pPr>
      <w:r>
        <w:t xml:space="preserve">א</w:t>
      </w:r>
      <w:ins w:id="91175" w:author="מנוע מכני" w:date="2026-10-05T11:32:12Z">
        <w:r>
          <w:t xml:space="preserve">ר"נ</w:t>
        </w:r>
      </w:ins>
      <w:del w:id="91176" w:author="מנוע מכני" w:date="2026-10-05T11:32:12Z">
        <w:r>
          <w:delText xml:space="preserve">ר''נ</w:delText>
        </w:r>
      </w:del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del w:id="995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הלכתא בכוליה פירקין בר מפלוגתא</w:t>
      </w:r>
      <w:r w:rsidR="0057284B">
        <w:rPr>
          <w:rtl/>
        </w:rPr>
        <w:t>.</w:t>
      </w:r>
    </w:p>
    <w:p>
      <w:pPr>
        <w:pStyle w:val="38"/>
        <w:rPr>
          <w:ins w:id="99520" w:author="מנוע מכני" w:date="2026-10-05T11:32:12Z"/>
        </w:rPr>
      </w:pPr>
      <w:r>
        <w:t>א</w:t>
      </w:r>
      <w:ins w:id="91177" w:author="מנוע מכני" w:date="2026-10-05T11:32:12Z">
        <w:r>
          <w:t xml:space="preserve">ר"ש</w:t>
        </w:r>
      </w:ins>
      <w:del w:id="91178" w:author="מנוע מכני" w:date="2026-10-05T11:32:12Z">
        <w:r w:rsidR="002E4D6A">
          <w:delText xml:space="preserve">ר''ש</w:delText>
        </w:r>
      </w:del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del w:id="99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ins w:id="97559" w:author="מנוע מכני" w:date="2026-10-05T11:32:12Z">
        <w:r>
          <w:rPr>
            <w:rtl/>
          </w:rPr>
          <w:t xml:space="preserve">שמועה</w:t>
        </w:r>
      </w:ins>
      <w:del w:id="97560" w:author="מנוע מכני" w:date="2026-10-05T11:32:12Z">
        <w:r>
          <w:rPr>
            <w:rtl/>
          </w:rPr>
          <w:delText xml:space="preserve">שמעתא</w:delText>
        </w:r>
      </w:del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ins w:id="93537" w:author="מנוע מכני" w:date="2026-10-05T11:32:12Z">
        <w:r>
          <w:rPr>
            <w:rtl/>
          </w:rPr>
          <w:t xml:space="preserve">מחלקו</w:t>
        </w:r>
      </w:ins>
      <w:del w:id="93538" w:author="מנוע מכני" w:date="2026-10-05T11:32:12Z">
        <w:r>
          <w:rPr>
            <w:rtl/>
          </w:rPr>
          <w:delText xml:space="preserve">מפליגי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ins w:id="92857" w:author="מנוע מכני" w:date="2026-10-05T11:32:12Z">
        <w:r>
          <w:rPr>
            <w:rStyle w:val="2fb"/>
            <w:rtl/>
          </w:rPr>
          <w:t xml:space="preserve">ור"ע</w:t>
        </w:r>
      </w:ins>
      <w:del w:id="92858" w:author="מנוע מכני" w:date="2026-10-05T11:32:12Z">
        <w:r>
          <w:rPr>
            <w:rtl/>
          </w:rPr>
          <w:delText xml:space="preserve">ורבי עקיבא</w:delText>
        </w:r>
      </w:del>
      <w:r>
        <w:rPr>
          <w:rtl/>
        </w:rPr>
        <w:t xml:space="preserve">! </w:t>
      </w:r>
    </w:p>
    <w:p>
      <w:pPr>
        <w:pStyle w:val="38"/>
        <w:rPr>
          <w:ins w:id="99522" w:author="מנוע מכני" w:date="2026-10-05T11:32:12Z"/>
        </w:rPr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del w:id="9952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ins w:id="9117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180" w:author="מנוע מכני" w:date="2026-10-05T11:32:12Z">
        <w:r w:rsidR="00AF15C1">
          <w:rPr>
            <w:rFonts w:hint="cs"/>
            <w:rtl/>
          </w:rPr>
          <w:delText xml:space="preserve">ב''י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ins w:id="92859" w:author="מנוע מכני" w:date="2026-10-05T11:32:12Z">
        <w:r>
          <w:rPr>
            <w:rStyle w:val="2fb"/>
            <w:rtl/>
          </w:rPr>
          <w:t xml:space="preserve">ר"א</w:t>
        </w:r>
      </w:ins>
      <w:del w:id="92860" w:author="מנוע מכני" w:date="2026-10-05T11:32:12Z">
        <w:r>
          <w:rPr>
            <w:rtl/>
          </w:rPr>
          <w:delText xml:space="preserve">רבי אליעזר</w:delText>
        </w:r>
      </w:del>
      <w:r>
        <w:rPr>
          <w:rtl/>
        </w:rPr>
        <w:t xml:space="preserve"> בן יעקב קב ונקי! </w:t>
      </w:r>
    </w:p>
    <w:p>
      <w:pPr>
        <w:pStyle w:val="38"/>
        <w:rPr>
          <w:ins w:id="99524" w:author="מנוע מכני" w:date="2026-10-05T11:32:12Z"/>
        </w:rPr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del w:id="99525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ins w:id="91181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2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>
          <w:ins w:id="99526" w:author="מנוע מכני" w:date="2026-10-05T11:32:12Z"/>
        </w:rPr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del w:id="9952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ins w:id="94825" w:author="מנוע מכני" w:date="2026-10-05T11:32:12Z">
        <w:r>
          <w:rPr>
            <w:rtl/>
          </w:rPr>
          <w:t xml:space="preserve">אחת</w:t>
        </w:r>
      </w:ins>
      <w:del w:id="94826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</w:t>
      </w:r>
      <w:ins w:id="97561" w:author="מנוע מכני" w:date="2026-10-05T11:32:12Z">
        <w:r>
          <w:rPr>
            <w:rtl/>
          </w:rPr>
          <w:t xml:space="preserve">פעם</w:t>
        </w:r>
      </w:ins>
      <w:del w:id="97562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! </w:t>
      </w:r>
    </w:p>
    <w:p>
      <w:pPr>
        <w:pStyle w:val="38"/>
        <w:rPr>
          <w:ins w:id="99528" w:author="מנוע מכני" w:date="2026-10-05T11:32:12Z"/>
        </w:rPr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del w:id="99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אשער בעל מום - מיפלג </w:t>
      </w:r>
      <w:ins w:id="93539" w:author="מנוע מכני" w:date="2026-10-05T11:32:12Z">
        <w:r>
          <w:rPr>
            <w:rtl/>
          </w:rPr>
          <w:t xml:space="preserve">חלקו</w:t>
        </w:r>
      </w:ins>
      <w:del w:id="9354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עקביא בן מהללאל ורבנן! </w:t>
      </w:r>
    </w:p>
    <w:p>
      <w:pPr>
        <w:pStyle w:val="38"/>
        <w:rPr>
          <w:ins w:id="99530" w:author="מנוע מכני" w:date="2026-10-05T11:32:12Z"/>
        </w:rPr>
      </w:pPr>
      <w:r w:rsidRPr="00AF15C1">
        <w:t>לעולם אדר</w:t>
      </w:r>
      <w:r w:rsidR="00AF15C1" w:rsidRPr="00AF15C1">
        <w:t xml:space="preserve">ש</w:t>
      </w:r>
      <w:ins w:id="91183" w:author="מנוע מכני" w:date="2026-10-05T11:32:12Z">
        <w:r>
          <w:t xml:space="preserve">ב"ג</w:t>
        </w:r>
      </w:ins>
      <w:del w:id="91184" w:author="מנוע מכני" w:date="2026-10-05T11:32:12Z">
        <w:r w:rsidR="00AF15C1" w:rsidRPr="00AF15C1">
          <w:delText xml:space="preserve">ב''ג</w:delText>
        </w:r>
      </w:del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del w:id="99531" w:author="מנוע מכני" w:date="2026-10-05T11:32:12Z">
        <w:r w:rsidRPr="00AF15C1">
          <w:rPr>
            <w:b/>
            <w:bCs/>
            <w:rtl/>
          </w:rPr>
          <w:delText xml:space="preserve"> </w:delText>
        </w:r>
      </w:del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פלוגתא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del w:id="90583" w:author="מנוע עיצוב" w:date="2026-10-05T11:33:53Z"/>
          <w:rtl/>
        </w:rPr>
      </w:pPr>
    </w:p>
    <w:p>
      <w:pPr>
        <w:pStyle w:val="38"/>
        <w:rPr>
          <w:ins w:id="99532" w:author="מנוע מכני" w:date="2026-10-05T11:32:12Z"/>
        </w:rPr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del w:id="9953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ins w:id="9118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186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בן המשולם </w:t>
      </w:r>
      <w:r w:rsidR="00F63065">
        <w:rPr>
          <w:rtl/>
        </w:rPr>
        <w:t xml:space="preserve">אשמעינן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לאשמועינן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ins w:id="911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188" w:author="מנוע מכני" w:date="2026-10-05T11:32:12Z">
        <w:r w:rsidR="00AF15C1">
          <w:rPr>
            <w:rFonts w:hint="cs"/>
            <w:rtl/>
          </w:rPr>
          <w:delText xml:space="preserve">ב''ג</w:delText>
        </w:r>
      </w:del>
      <w:r w:rsidR="00AF15C1">
        <w:rPr>
          <w:rFonts w:hint="cs"/>
          <w:rtl/>
        </w:rPr>
        <w:t xml:space="preserve"> </w:t>
      </w:r>
      <w:ins w:id="98469" w:author="מנוע מכני" w:date="2026-10-05T11:32:12Z">
        <w:r>
          <w:rPr>
            <w:rtl/>
          </w:rPr>
          <w:t xml:space="preserve">עומד</w:t>
        </w:r>
      </w:ins>
      <w:del w:id="98470" w:author="מנוע מכני" w:date="2026-10-05T11:32:12Z">
        <w:r w:rsidR="00F63065">
          <w:rPr>
            <w:rtl/>
          </w:rPr>
          <w:delText xml:space="preserve">קאי</w:delText>
        </w:r>
      </w:del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r>
        <w:rPr>
          <w:rtl/>
        </w:rPr>
        <w:t xml:space="preserve">ופלוגתא דברייתא </w:t>
      </w:r>
      <w:ins w:id="93541" w:author="מנוע מכני" w:date="2026-10-05T11:32:12Z">
        <w:r>
          <w:rPr>
            <w:rtl/>
          </w:rPr>
          <w:t xml:space="preserve">לא</w:t>
        </w:r>
      </w:ins>
      <w:del w:id="935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פלוגתא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>
          <w:ins w:id="99534" w:author="מנוע מכני" w:date="2026-10-05T11:32:12Z"/>
        </w:rPr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del w:id="99535" w:author="מנוע מכני" w:date="2026-10-05T11:32:12Z">
        <w:r>
          <w:rPr>
            <w:rFonts w:hint="cs"/>
            <w:rtl/>
          </w:rPr>
          <w:delText xml:space="preserve"> </w:delText>
        </w:r>
      </w:del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ins w:id="95781" w:author="מנוע מכני" w:date="2026-10-05T11:32:12Z">
        <w:r>
          <w:rPr>
            <w:rtl/>
          </w:rPr>
          <w:t xml:space="preserve">אף</w:t>
        </w:r>
      </w:ins>
      <w:del w:id="95782" w:author="מנוע מכני" w:date="2026-10-05T11:32:12Z">
        <w:r w:rsidR="00FA1A10">
          <w:rPr>
            <w:rtl/>
          </w:rPr>
          <w:delText xml:space="preserve">אע"פ</w:delText>
        </w:r>
      </w:del>
      <w:r w:rsidR="00F63065">
        <w:rPr>
          <w:rtl/>
        </w:rPr>
        <w:t xml:space="preserve"> שאינה יולדת, </w:t>
      </w:r>
    </w:p>
    <w:p>
      <w:pPr>
        <w:pStyle w:val="38"/>
        <w:rPr>
          <w:ins w:id="99536" w:author="מנוע מכני" w:date="2026-10-05T11:32:12Z"/>
        </w:rPr>
      </w:pPr>
      <w:r>
        <w:t xml:space="preserve">רשב"ג</w:t>
      </w:r>
      <w:del w:id="100910" w:author="מנוע מכני" w:date="2026-10-05T11:32:12Z">
        <w:r>
          <w:delText xml:space="preserve"> אומר</w:delText>
        </w:r>
      </w:del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del w:id="995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>
          <w:ins w:id="99538" w:author="מנוע מכני" w:date="2026-10-05T11:32:12Z"/>
        </w:rPr>
      </w:pPr>
      <w:r>
        <w:lastRenderedPageBreak/>
        <w:t xml:space="preserve">וכן היה רשב"ג</w:t>
      </w:r>
      <w:del w:id="100911" w:author="מנוע מכני" w:date="2026-10-05T11:32:12Z">
        <w:r>
          <w:lastRenderedPageBreak/>
          <w:delText xml:space="preserve"> אומר</w:delText>
        </w:r>
      </w:del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del w:id="99539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>
          <w:ins w:id="99540" w:author="מנוע מכני" w:date="2026-10-05T11:32:12Z"/>
        </w:rPr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del w:id="99541" w:author="מנוע מכני" w:date="2026-10-05T11:32:12Z">
        <w:r w:rsidR="004B65A9">
          <w:rPr>
            <w:rtl/>
          </w:rPr>
          <w:delText xml:space="preserve"> </w:delText>
        </w:r>
      </w:del>
      <w:r w:rsidR="004B65A9">
        <w:rPr>
          <w:rtl/>
        </w:rPr>
        <w:t xml:space="preserve">דבר בחזקתו </w:t>
      </w:r>
      <w:ins w:id="94829" w:author="מנוע מכני" w:date="2026-10-05T11:32:12Z">
        <w:r>
          <w:rPr>
            <w:rtl/>
          </w:rPr>
          <w:t xml:space="preserve">דאומר</w:t>
        </w:r>
      </w:ins>
      <w:del w:id="94830" w:author="מנוע מכני" w:date="2026-10-05T11:32:12Z">
        <w:r w:rsidR="004B65A9">
          <w:rPr>
            <w:rtl/>
          </w:rPr>
          <w:delText xml:space="preserve">דקאמר</w:delText>
        </w:r>
      </w:del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ins w:id="91189" w:author="מנוע מכני" w:date="2026-10-05T11:32:12Z">
        <w:r>
          <w:rPr>
            <w:rFonts w:hint="cs"/>
            <w:rtl/>
          </w:rPr>
          <w:t xml:space="preserve">א"כ</w:t>
        </w:r>
      </w:ins>
      <w:del w:id="91190" w:author="מנוע מכני" w:date="2026-10-05T11:32:12Z">
        <w:r w:rsidR="004B65A9">
          <w:rPr>
            <w:rFonts w:hint="cs"/>
            <w:rtl/>
          </w:rPr>
          <w:delText xml:space="preserve">א''כ</w:delText>
        </w:r>
      </w:del>
      <w:r w:rsidR="00632F92">
        <w:rPr>
          <w:rtl/>
        </w:rPr>
        <w:t xml:space="preserve"> יולדת, הא </w:t>
      </w:r>
      <w:ins w:id="93543" w:author="מנוע מכני" w:date="2026-10-05T11:32:12Z">
        <w:r>
          <w:rPr>
            <w:rtl/>
          </w:rPr>
          <w:t xml:space="preserve">מקום</w:t>
        </w:r>
      </w:ins>
      <w:del w:id="93544" w:author="מנוע מכני" w:date="2026-10-05T11:32:12Z">
        <w:r w:rsidR="00632F92">
          <w:rPr>
            <w:rtl/>
          </w:rPr>
          <w:delText xml:space="preserve">היכא</w:delText>
        </w:r>
      </w:del>
      <w:r w:rsidR="00632F92">
        <w:rPr>
          <w:rtl/>
        </w:rPr>
        <w:t xml:space="preserve"> דאוליד </w:t>
      </w:r>
      <w:ins w:id="94827" w:author="מנוע מכני" w:date="2026-10-05T11:32:12Z">
        <w:r>
          <w:rPr>
            <w:rtl/>
          </w:rPr>
          <w:t xml:space="preserve">חוששים</w:t>
        </w:r>
      </w:ins>
      <w:del w:id="94828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לרחומי? </w:t>
      </w:r>
    </w:p>
    <w:p>
      <w:pPr>
        <w:pStyle w:val="38"/>
        <w:rPr>
          <w:ins w:id="99542" w:author="מנוע מכני" w:date="2026-10-05T11:32:12Z"/>
        </w:rPr>
      </w:pPr>
      <w:r>
        <w:tab/>
      </w:r>
      <w:r w:rsidR="004B65A9" w:rsidRPr="00D25F87">
        <w:t xml:space="preserve">א</w:t>
      </w:r>
      <w:ins w:id="91191" w:author="מנוע מכני" w:date="2026-10-05T11:32:12Z">
        <w:r>
          <w:t xml:space="preserve">ו"ד</w:t>
        </w:r>
      </w:ins>
      <w:del w:id="91192" w:author="מנוע מכני" w:date="2026-10-05T11:32:12Z">
        <w:r w:rsidR="004B65A9" w:rsidRPr="00D25F87">
          <w:delText xml:space="preserve">ו''ד</w:delText>
        </w:r>
      </w:del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del w:id="99543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ins w:id="91193" w:author="מנוע מכני" w:date="2026-10-05T11:32:12Z">
        <w:r>
          <w:rPr>
            <w:b/>
            <w:bCs/>
            <w:rtl/>
          </w:rPr>
          <w:t xml:space="preserve">ק"מ</w:t>
        </w:r>
      </w:ins>
      <w:del w:id="91194" w:author="מנוע מכני" w:date="2026-10-05T11:32:12Z">
        <w:r w:rsidRPr="00086EA8">
          <w:rPr>
            <w:b/>
            <w:bCs/>
            <w:rtl/>
          </w:rPr>
          <w:delText xml:space="preserve">ק</w:delText>
        </w:r>
        <w:r w:rsidR="004B65A9" w:rsidRPr="00086EA8">
          <w:rPr>
            <w:rFonts w:hint="cs"/>
            <w:b/>
            <w:bCs/>
            <w:rtl/>
          </w:rPr>
          <w:delText xml:space="preserve">''מ</w:delText>
        </w:r>
      </w:del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ins w:id="97827" w:author="מנוע מכני" w:date="2026-10-05T11:32:12Z">
        <w:r>
          <w:rPr>
            <w:rFonts w:hint="cs"/>
            <w:rtl/>
          </w:rPr>
          <w:t xml:space="preserve">אם </w:t>
        </w:r>
      </w:ins>
      <w:del w:id="97828" w:author="מנוע מכני" w:date="2026-10-05T11:32:12Z">
        <w:r w:rsidR="00086EA8">
          <w:rPr>
            <w:rFonts w:hint="cs"/>
            <w:rtl/>
          </w:rPr>
          <w:delText xml:space="preserve">אי </w:delText>
        </w:r>
      </w:del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ins w:id="94831" w:author="מנוע מכני" w:date="2026-10-05T11:32:12Z">
        <w:r>
          <w:rPr>
            <w:rFonts w:hint="cs"/>
            <w:rtl/>
          </w:rPr>
          <w:t xml:space="preserve">מה</w:t>
        </w:r>
      </w:ins>
      <w:del w:id="94832" w:author="מנוע מכני" w:date="2026-10-05T11:32:12Z">
        <w:r w:rsidR="00086EA8">
          <w:rPr>
            <w:rFonts w:hint="cs"/>
            <w:rtl/>
          </w:rPr>
          <w:delText xml:space="preserve">מאי</w:delText>
        </w:r>
      </w:del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>
          <w:ins w:id="99544" w:author="מנוע מכני" w:date="2026-10-05T11:32:12Z"/>
        </w:rPr>
      </w:pPr>
      <w:r>
        <w:t xml:space="preserve">ואין להוכיח מדרש</w:t>
      </w:r>
      <w:ins w:id="91195" w:author="מנוע מכני" w:date="2026-10-05T11:32:12Z">
        <w:r>
          <w:t xml:space="preserve">ב"ג</w:t>
        </w:r>
      </w:ins>
      <w:del w:id="91196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del w:id="995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ins w:id="95783" w:author="מנוע מכני" w:date="2026-10-05T11:32:12Z">
        <w:r>
          <w:rPr>
            <w:rFonts w:hint="cs"/>
            <w:rtl/>
          </w:rPr>
          <w:t xml:space="preserve">אף</w:t>
        </w:r>
      </w:ins>
      <w:del w:id="95784" w:author="מנוע מכני" w:date="2026-10-05T11:32:12Z">
        <w:r w:rsidR="00632F92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1197" w:author="מנוע מכני" w:date="2026-10-05T11:32:12Z"/>
      <w:del w:id="91198" w:author="מנוע מכני" w:date="2026-10-05T11:32:12Z">
        <w:r w:rsidR="00632F92">
          <w:rPr>
            <w:rFonts w:hint="cs"/>
            <w:rtl/>
          </w:rPr>
          <w:delText xml:space="preserve">ע''ג</w:delText>
        </w:r>
      </w:del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ins w:id="98471" w:author="מנוע מכני" w:date="2026-10-05T11:32:12Z">
        <w:r>
          <w:rPr>
            <w:rtl/>
          </w:rPr>
          <w:t xml:space="preserve">מתחילה</w:t>
        </w:r>
      </w:ins>
      <w:del w:id="98472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99546" w:author="מנוע מכני" w:date="2026-10-05T11:32:12Z"/>
        </w:rPr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del w:id="9954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>
          <w:ins w:id="99548" w:author="מנוע מכני" w:date="2026-10-05T11:32:12Z"/>
        </w:rPr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del w:id="9954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ins w:id="93545" w:author="מנוע מכני" w:date="2026-10-05T11:32:12Z">
        <w:r>
          <w:rPr>
            <w:rFonts w:hint="cs"/>
            <w:rtl/>
          </w:rPr>
          <w:t xml:space="preserve">שהרי</w:t>
        </w:r>
      </w:ins>
      <w:del w:id="9354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8473" w:author="מנוע מכני" w:date="2026-10-05T11:32:12Z">
        <w:r>
          <w:rPr>
            <w:rFonts w:hint="cs"/>
            <w:rtl/>
          </w:rPr>
          <w:t xml:space="preserve">כדישנו</w:t>
        </w:r>
      </w:ins>
      <w:del w:id="98474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והא </w:t>
      </w:r>
      <w:ins w:id="98475" w:author="מנוע מכני" w:date="2026-10-05T11:32:12Z">
        <w:r>
          <w:rPr>
            <w:rFonts w:hint="cs"/>
            <w:rtl/>
          </w:rPr>
          <w:t xml:space="preserve">כדישנו</w:t>
        </w:r>
      </w:ins>
      <w:del w:id="98476" w:author="מנוע מכני" w:date="2026-10-05T11:32:12Z">
        <w:r>
          <w:rPr>
            <w:rFonts w:hint="cs"/>
            <w:rtl/>
          </w:rPr>
          <w:delText xml:space="preserve">כדאיתא</w:delText>
        </w:r>
      </w:del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del w:id="90584" w:author="מנוע עיצוב" w:date="2026-10-05T11:33:53Z"/>
          <w:rtl/>
        </w:rPr>
      </w:pPr>
    </w:p>
    <w:p>
      <w:pPr>
        <w:pStyle w:val="38"/>
        <w:rPr>
          <w:ins w:id="99550" w:author="מנוע מכני" w:date="2026-10-05T11:32:12Z"/>
        </w:rPr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del w:id="995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>
          <w:ins w:id="99552" w:author="מנוע מכני" w:date="2026-10-05T11:32:12Z"/>
        </w:rPr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del w:id="995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ins w:id="97829" w:author="מנוע מכני" w:date="2026-10-05T11:32:12Z">
        <w:r>
          <w:rPr>
            <w:rtl/>
          </w:rPr>
          <w:t xml:space="preserve">אם </w:t>
        </w:r>
      </w:ins>
      <w:del w:id="9783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כרבנן </w:t>
      </w:r>
      <w:ins w:id="94835" w:author="מנוע מכני" w:date="2026-10-05T11:32:12Z">
        <w:r>
          <w:rPr>
            <w:rtl/>
          </w:rPr>
          <w:t xml:space="preserve">מה</w:t>
        </w:r>
      </w:ins>
      <w:del w:id="9483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עד יבא ויורה צדק לכם? עד שיודע לך דבר </w:t>
      </w:r>
      <w:ins w:id="98477" w:author="מנוע מכני" w:date="2026-10-05T11:32:12Z">
        <w:r>
          <w:rPr>
            <w:rtl/>
          </w:rPr>
          <w:t xml:space="preserve">צריך</w:t>
        </w:r>
      </w:ins>
      <w:del w:id="98478" w:author="מנוע מכני" w:date="2026-10-05T11:32:12Z">
        <w:r w:rsidR="00F63065">
          <w:rPr>
            <w:rtl/>
          </w:rPr>
          <w:delText xml:space="preserve">מיבעי</w:delText>
        </w:r>
      </w:del>
      <w:r w:rsidR="00F63065">
        <w:rPr>
          <w:rtl/>
        </w:rPr>
        <w:t xml:space="preserve"> </w:t>
      </w:r>
      <w:ins w:id="94833" w:author="מנוע מכני" w:date="2026-10-05T11:32:12Z">
        <w:r>
          <w:rPr>
            <w:rtl/>
          </w:rPr>
          <w:t xml:space="preserve">לו</w:t>
        </w:r>
      </w:ins>
      <w:del w:id="9483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ins w:id="97831" w:author="מנוע מכני" w:date="2026-10-05T11:32:12Z">
        <w:r>
          <w:rPr>
            <w:rFonts w:hint="cs"/>
            <w:rtl/>
          </w:rPr>
          <w:t xml:space="preserve">ואם </w:t>
        </w:r>
      </w:ins>
      <w:del w:id="97832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תימא דמספק'ל </w:t>
      </w:r>
      <w:ins w:id="97833" w:author="מנוע מכני" w:date="2026-10-05T11:32:12Z">
        <w:r>
          <w:rPr>
            <w:rFonts w:hint="cs"/>
            <w:rtl/>
          </w:rPr>
          <w:t xml:space="preserve">אם </w:t>
        </w:r>
      </w:ins>
      <w:del w:id="97834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ins w:id="9119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או כרבנן - </w:t>
      </w:r>
      <w:ins w:id="94837" w:author="מנוע מכני" w:date="2026-10-05T11:32:12Z">
        <w:r>
          <w:rPr>
            <w:rtl/>
          </w:rPr>
          <w:t xml:space="preserve">למה</w:t>
        </w:r>
      </w:ins>
      <w:del w:id="94838" w:author="מנוע מכני" w:date="2026-10-05T11:32:12Z">
        <w:r w:rsidR="00F63065">
          <w:rPr>
            <w:rtl/>
          </w:rPr>
          <w:delText xml:space="preserve">אמאי</w:delText>
        </w:r>
      </w:del>
      <w:r w:rsidR="00F63065">
        <w:rPr>
          <w:rtl/>
        </w:rPr>
        <w:t xml:space="preserve"> פטורה מן הבכורה? </w:t>
      </w:r>
    </w:p>
    <w:p>
      <w:pPr>
        <w:pStyle w:val="38"/>
        <w:rPr>
          <w:ins w:id="99554" w:author="מנוע מכני" w:date="2026-10-05T11:32:12Z"/>
        </w:rPr>
      </w:pPr>
      <w:r>
        <w:t xml:space="preserve">ד. ותו </w:t>
      </w:r>
      <w:ins w:id="93547" w:author="מנוע מכני" w:date="2026-10-05T11:32:12Z">
        <w:r>
          <w:t xml:space="preserve">שהרי</w:t>
        </w:r>
      </w:ins>
      <w:del w:id="93548" w:author="מנוע מכני" w:date="2026-10-05T11:32:12Z">
        <w:r>
          <w:delText xml:space="preserve">דהא</w:delText>
        </w:r>
      </w:del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ins w:id="91201" w:author="מנוע מכני" w:date="2026-10-05T11:32:12Z">
        <w:r>
          <w:t xml:space="preserve">ק"ל</w:t>
        </w:r>
      </w:ins>
      <w:del w:id="91202" w:author="מנוע מכני" w:date="2026-10-05T11:32:12Z">
        <w:r>
          <w:delText xml:space="preserve">ק''ל</w:delText>
        </w:r>
      </w:del>
      <w:r>
        <w:t xml:space="preserve"> דאר</w:t>
      </w:r>
      <w:ins w:id="91203" w:author="מנוע מכני" w:date="2026-10-05T11:32:12Z">
        <w:r>
          <w:t xml:space="preserve">י"ו</w:t>
        </w:r>
      </w:ins>
      <w:del w:id="91204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del w:id="995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ins w:id="94839" w:author="מנוע מכני" w:date="2026-10-05T11:32:12Z">
        <w:r>
          <w:rPr>
            <w:rtl/>
          </w:rPr>
          <w:t xml:space="preserve">לו</w:t>
        </w:r>
      </w:ins>
      <w:del w:id="9484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ins w:id="91205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06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ins w:id="91207" w:author="מנוע מכני" w:date="2026-10-05T11:32:12Z">
        <w:r>
          <w:rPr>
            <w:rtl/>
          </w:rPr>
          <w:t xml:space="preserve">ק"ל</w:t>
        </w:r>
      </w:ins>
      <w:del w:id="91208" w:author="מנוע מכני" w:date="2026-10-05T11:32:12Z">
        <w:r w:rsidR="00F63065">
          <w:rPr>
            <w:rtl/>
          </w:rPr>
          <w:delText xml:space="preserve">ק</w:delText>
        </w:r>
        <w:r>
          <w:rPr>
            <w:rFonts w:hint="cs"/>
            <w:rtl/>
          </w:rPr>
          <w:delText xml:space="preserve">''ל</w:delText>
        </w:r>
      </w:del>
      <w:r w:rsidR="00F63065">
        <w:rPr>
          <w:rtl/>
        </w:rPr>
        <w:t xml:space="preserve">: </w:t>
      </w:r>
      <w:ins w:id="97835" w:author="מנוע מכני" w:date="2026-10-05T11:32:12Z">
        <w:r>
          <w:rPr>
            <w:rtl/>
          </w:rPr>
          <w:t xml:space="preserve">אם </w:t>
        </w:r>
      </w:ins>
      <w:del w:id="97836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1209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0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>
          <w:ins w:id="100828" w:author="מנוע מכני" w:date="2026-10-05T11:32:12Z"/>
        </w:rPr>
      </w:pPr>
      <w:ins w:id="93549" w:author="מנוע מכני" w:date="2026-10-05T11:32:12Z">
        <w:r>
          <w:t xml:space="preserve">א"כ</w:t>
        </w:r>
      </w:ins>
      <w:del w:id="93550" w:author="מנוע מכני" w:date="2026-10-05T11:32:12Z">
        <w:r>
          <w:delText xml:space="preserve">אי הכי</w:delText>
        </w:r>
      </w:del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del w:id="100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דאשמעינן חזיר </w:t>
      </w:r>
      <w:r w:rsidR="00F63065">
        <w:rPr>
          <w:rtl/>
        </w:rPr>
        <w:t xml:space="preserve">לישמעינן טלה, ולמילקי </w:t>
      </w:r>
      <w:ins w:id="94841" w:author="מנוע מכני" w:date="2026-10-05T11:32:12Z">
        <w:r>
          <w:rPr>
            <w:rtl/>
          </w:rPr>
          <w:t xml:space="preserve">עליו</w:t>
        </w:r>
      </w:ins>
      <w:del w:id="94842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r w:rsidR="00F63065">
        <w:rPr>
          <w:rtl/>
        </w:rPr>
        <w:t>אותו ואת בנו</w:t>
      </w:r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איצטריכא </w:t>
      </w:r>
      <w:ins w:id="94843" w:author="מנוע מכני" w:date="2026-10-05T11:32:12Z">
        <w:r>
          <w:rPr>
            <w:rtl/>
          </w:rPr>
          <w:t xml:space="preserve">לו</w:t>
        </w:r>
      </w:ins>
      <w:del w:id="948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ins w:id="93553" w:author="מנוע מכני" w:date="2026-10-05T11:32:12Z">
        <w:r>
          <w:rPr>
            <w:rFonts w:hint="cs"/>
            <w:rtl/>
          </w:rPr>
          <w:t xml:space="preserve">דלא</w:t>
        </w:r>
      </w:ins>
      <w:del w:id="93554" w:author="מנוע מכני" w:date="2026-10-05T11:32:12Z">
        <w:r w:rsidR="00050581">
          <w:rPr>
            <w:rFonts w:hint="cs"/>
            <w:rtl/>
          </w:rPr>
          <w:delText xml:space="preserve">דלאו</w:delText>
        </w:r>
      </w:del>
      <w:r w:rsidR="00050581">
        <w:rPr>
          <w:rFonts w:hint="cs"/>
          <w:rtl/>
        </w:rPr>
        <w:t xml:space="preserve"> מינה </w:t>
      </w:r>
      <w:ins w:id="93551" w:author="מנוע מכני" w:date="2026-10-05T11:32:12Z">
        <w:r>
          <w:rPr>
            <w:rFonts w:hint="cs"/>
            <w:rtl/>
          </w:rPr>
          <w:t xml:space="preserve">יש</w:t>
        </w:r>
      </w:ins>
      <w:del w:id="93552" w:author="מנוע מכני" w:date="2026-10-05T11:32:12Z">
        <w:r w:rsidR="00050581">
          <w:rPr>
            <w:rFonts w:hint="cs"/>
            <w:rtl/>
          </w:rPr>
          <w:delText xml:space="preserve">איכא</w:delText>
        </w:r>
      </w:del>
      <w:r w:rsidR="00050581">
        <w:rPr>
          <w:rFonts w:hint="cs"/>
          <w:rtl/>
        </w:rPr>
        <w:t xml:space="preserve"> </w:t>
      </w:r>
      <w:ins w:id="98479" w:author="מנוע מכני" w:date="2026-10-05T11:32:12Z">
        <w:r>
          <w:rPr>
            <w:rFonts w:hint="cs"/>
            <w:rtl/>
          </w:rPr>
          <w:t xml:space="preserve">לומר</w:t>
        </w:r>
      </w:ins>
      <w:del w:id="98480" w:author="מנוע מכני" w:date="2026-10-05T11:32:12Z">
        <w:r w:rsidR="00050581">
          <w:rPr>
            <w:rFonts w:hint="cs"/>
            <w:rtl/>
          </w:rPr>
          <w:delText xml:space="preserve">למימר</w:delText>
        </w:r>
      </w:del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>
          <w:ins w:id="99556" w:author="מנוע מכני" w:date="2026-10-05T11:32:12Z"/>
        </w:rPr>
      </w:pPr>
      <w:r>
        <w:t>והיינו דא</w:t>
      </w:r>
      <w:r w:rsidR="00050581">
        <w:t xml:space="preserve">ר</w:t>
      </w:r>
      <w:ins w:id="91211" w:author="מנוע מכני" w:date="2026-10-05T11:32:12Z">
        <w:r>
          <w:t xml:space="preserve">י"ו</w:t>
        </w:r>
      </w:ins>
      <w:del w:id="91212" w:author="מנוע מכני" w:date="2026-10-05T11:32:12Z">
        <w:r w:rsidR="00050581">
          <w:delText xml:space="preserve">י''ו</w:delText>
        </w:r>
      </w:del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del w:id="995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 אחאי בריבי: ראה חזיר שכרוך אחר רחל, מהו? </w:t>
      </w:r>
      <w:ins w:id="94847" w:author="מנוע מכני" w:date="2026-10-05T11:32:12Z">
        <w:r>
          <w:rPr>
            <w:rtl/>
          </w:rPr>
          <w:t xml:space="preserve">מה</w:t>
        </w:r>
      </w:ins>
      <w:del w:id="9484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קמיבעיא </w:t>
      </w:r>
      <w:ins w:id="94845" w:author="מנוע מכני" w:date="2026-10-05T11:32:12Z">
        <w:r>
          <w:rPr>
            <w:rtl/>
          </w:rPr>
          <w:t xml:space="preserve">לו</w:t>
        </w:r>
      </w:ins>
      <w:del w:id="948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ins w:id="97837" w:author="מנוע מכני" w:date="2026-10-05T11:32:12Z">
        <w:r>
          <w:rPr>
            <w:rFonts w:hint="cs"/>
            <w:rtl/>
          </w:rPr>
          <w:t xml:space="preserve">אם </w:t>
        </w:r>
      </w:ins>
      <w:del w:id="97838" w:author="מנוע מכני" w:date="2026-10-05T11:32:12Z">
        <w:r w:rsidR="00050581">
          <w:rPr>
            <w:rFonts w:hint="cs"/>
            <w:rtl/>
          </w:rPr>
          <w:delText xml:space="preserve">אי </w:delText>
        </w:r>
      </w:del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ins w:id="91213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214" w:author="מנוע מכני" w:date="2026-10-05T11:32:12Z">
        <w:r w:rsidR="00050581">
          <w:rPr>
            <w:rFonts w:hint="cs"/>
            <w:rtl/>
          </w:rPr>
          <w:delText xml:space="preserve">ב''ג</w:delText>
        </w:r>
      </w:del>
      <w:r w:rsidR="00050581">
        <w:rPr>
          <w:rFonts w:hint="cs"/>
          <w:rtl/>
        </w:rPr>
        <w:t xml:space="preserve"> או רבנן תיבעי </w:t>
      </w:r>
      <w:ins w:id="94849" w:author="מנוע מכני" w:date="2026-10-05T11:32:12Z">
        <w:r>
          <w:rPr>
            <w:rFonts w:hint="cs"/>
            <w:rtl/>
          </w:rPr>
          <w:t xml:space="preserve">לו</w:t>
        </w:r>
      </w:ins>
      <w:del w:id="94850" w:author="מנוע מכני" w:date="2026-10-05T11:32:12Z">
        <w:r w:rsidR="00050581">
          <w:rPr>
            <w:rFonts w:hint="cs"/>
            <w:rtl/>
          </w:rPr>
          <w:delText xml:space="preserve">ליה</w:delText>
        </w:r>
      </w:del>
      <w:r w:rsidR="00050581">
        <w:rPr>
          <w:rFonts w:hint="cs"/>
          <w:rtl/>
        </w:rPr>
        <w:t xml:space="preserve"> טלה </w:t>
      </w:r>
    </w:p>
    <w:p>
      <w:pPr>
        <w:pStyle w:val="38"/>
        <w:rPr>
          <w:ins w:id="99558" w:author="מנוע מכני" w:date="2026-10-05T11:32:12Z"/>
        </w:rPr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del w:id="99559" w:author="מנוע מכני" w:date="2026-10-05T11:32:12Z">
        <w:r>
          <w:rPr>
            <w:rFonts w:hint="cs"/>
            <w:rtl/>
          </w:rPr>
          <w:delText xml:space="preserve"> </w:delText>
        </w:r>
      </w:del>
      <w:ins w:id="98481" w:author="מנוע מכני" w:date="2026-10-05T11:32:12Z">
        <w:r>
          <w:rPr>
            <w:rFonts w:hint="cs"/>
            <w:rtl/>
          </w:rPr>
          <w:t xml:space="preserve">צריך</w:t>
        </w:r>
      </w:ins>
      <w:del w:id="98482" w:author="מנוע מכני" w:date="2026-10-05T11:32:12Z">
        <w:r w:rsidR="00D129F9">
          <w:rPr>
            <w:rFonts w:hint="cs"/>
            <w:rtl/>
          </w:rPr>
          <w:delText xml:space="preserve">מיבעי</w:delText>
        </w:r>
      </w:del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ins w:id="97839" w:author="מנוע מכני" w:date="2026-10-05T11:32:12Z">
        <w:r>
          <w:rPr>
            <w:rFonts w:hint="cs"/>
            <w:rtl/>
          </w:rPr>
          <w:t xml:space="preserve">אם </w:t>
        </w:r>
      </w:ins>
      <w:del w:id="97840" w:author="מנוע מכני" w:date="2026-10-05T11:32:12Z">
        <w:r w:rsidR="00D129F9">
          <w:rPr>
            <w:rFonts w:hint="cs"/>
            <w:rtl/>
          </w:rPr>
          <w:delText xml:space="preserve">אי </w:delText>
        </w:r>
      </w:del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del w:id="92717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ins w:id="91215" w:author="מנוע מכני" w:date="2026-10-05T11:32:12Z">
        <w:r>
          <w:rPr>
            <w:rFonts w:hint="cs"/>
            <w:rtl/>
          </w:rPr>
          <w:t xml:space="preserve">ת"ל</w:t>
        </w:r>
      </w:ins>
      <w:del w:id="91216" w:author="מנוע מכני" w:date="2026-10-05T11:32:12Z">
        <w:r w:rsidR="00050581">
          <w:rPr>
            <w:rFonts w:hint="cs"/>
            <w:rtl/>
          </w:rPr>
          <w:delText xml:space="preserve">ת''ל</w:delText>
        </w:r>
      </w:del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ins w:id="91217" w:author="מנוע מכני" w:date="2026-10-05T11:32:12Z">
        <w:r>
          <w:rPr>
            <w:rFonts w:hint="cs"/>
            <w:b/>
            <w:bCs/>
            <w:rtl/>
          </w:rPr>
          <w:t xml:space="preserve">ו"ד</w:t>
        </w:r>
      </w:ins>
      <w:del w:id="91218" w:author="מנוע מכני" w:date="2026-10-05T11:32:12Z">
        <w:r w:rsidRPr="00D25F87">
          <w:rPr>
            <w:rFonts w:hint="cs"/>
            <w:b/>
            <w:bCs/>
            <w:rtl/>
          </w:rPr>
          <w:delText xml:space="preserve">ו''ד</w:delText>
        </w:r>
      </w:del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  <w:pPrChange w:id="903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297" w:author="מנוע מכני" w:date="2026-10-05T11:32:12Z">
        <w:r>
          <w:rPr>
            <w:rtl/>
          </w:rPr>
          <w:t xml:space="preserve"> </w:t>
        </w:r>
      </w:ins>
      <w:del w:id="962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299" w:author="מנוע מכני" w:date="2026-10-05T11:32:12Z">
        <w:r>
          <w:rPr>
            <w:rtl/>
          </w:rPr>
          <w:t xml:space="preserve"> </w:t>
        </w:r>
      </w:ins>
      <w:del w:id="963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  <w:pPrChange w:id="903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01" w:author="מנוע מכני" w:date="2026-10-05T11:32:12Z">
        <w:r>
          <w:rPr>
            <w:rtl/>
          </w:rPr>
          <w:t xml:space="preserve"> </w:t>
        </w:r>
      </w:ins>
      <w:del w:id="963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03" w:author="מנוע מכני" w:date="2026-10-05T11:32:12Z">
        <w:r>
          <w:rPr>
            <w:rtl/>
          </w:rPr>
          <w:t xml:space="preserve"> </w:t>
        </w:r>
      </w:ins>
      <w:del w:id="963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60" w:author="מנוע מכני" w:date="2026-10-05T11:32:12Z"/>
        </w:rPr>
      </w:pPr>
      <w:del w:id="100912" w:author="מנוע מכני" w:date="2026-10-05T11:32:12Z">
        <w:r>
          <w:delText xml:space="preserve">אמר </w:delText>
        </w:r>
      </w:del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del w:id="99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>
          <w:ins w:id="99562" w:author="מנוע מכני" w:date="2026-10-05T11:32:12Z"/>
        </w:rPr>
      </w:pPr>
      <w:r w:rsidRPr="00002A62">
        <w:t xml:space="preserve">בעו </w:t>
      </w:r>
      <w:ins w:id="92861" w:author="מנוע מכני" w:date="2026-10-05T11:32:12Z">
        <w:r>
          <w:t xml:space="preserve">מר"ה</w:t>
        </w:r>
      </w:ins>
      <w:del w:id="92862" w:author="מנוע מכני" w:date="2026-10-05T11:32:12Z">
        <w:r w:rsidRPr="00002A62">
          <w:delText xml:space="preserve">מרב הונא</w:delText>
        </w:r>
      </w:del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del w:id="99563" w:author="מנוע מכני" w:date="2026-10-05T11:32:12Z">
        <w:r w:rsidRPr="00002A62">
          <w:rPr>
            <w:b/>
            <w:bCs/>
            <w:rtl/>
          </w:rPr>
          <w:delText xml:space="preserve"> </w:delText>
        </w:r>
      </w:del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ins w:id="93555" w:author="מנוע מכני" w:date="2026-10-05T11:32:12Z">
        <w:r>
          <w:rPr>
            <w:rtl/>
          </w:rPr>
          <w:t xml:space="preserve">לא</w:t>
        </w:r>
      </w:ins>
      <w:del w:id="9355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>
          <w:ins w:id="99564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del w:id="99565" w:author="מנוע מכני" w:date="2026-10-05T11:32:12Z">
        <w:r w:rsidR="00F63065">
          <w:rPr>
            <w:rtl/>
          </w:rPr>
          <w:delText xml:space="preserve"> </w:delText>
        </w:r>
      </w:del>
      <w:ins w:id="94851" w:author="מנוע מכני" w:date="2026-10-05T11:32:12Z">
        <w:r>
          <w:rPr>
            <w:rtl/>
          </w:rPr>
          <w:t xml:space="preserve">סתם</w:t>
        </w:r>
      </w:ins>
      <w:del w:id="94852" w:author="מנוע מכני" w:date="2026-10-05T11:32:12Z">
        <w:r w:rsidR="00F63065">
          <w:rPr>
            <w:rtl/>
          </w:rPr>
          <w:delText xml:space="preserve">בעלמא</w:delText>
        </w:r>
      </w:del>
      <w:r w:rsidR="00F63065">
        <w:rPr>
          <w:rtl/>
        </w:rPr>
        <w:t xml:space="preserve"> </w:t>
      </w:r>
      <w:ins w:id="91219" w:author="מנוע מכני" w:date="2026-10-05T11:32:12Z">
        <w:ins w:id="9802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2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20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תולש היינו גוזז והך דשרי דה</w:t>
      </w:r>
      <w:ins w:id="91221" w:author="מנוע מכני" w:date="2026-10-05T11:32:12Z">
        <w:r>
          <w:rPr>
            <w:rFonts w:hint="cs"/>
            <w:rtl/>
          </w:rPr>
          <w:t xml:space="preserve">ו"ל</w:t>
        </w:r>
      </w:ins>
      <w:del w:id="91222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דבר שאין מתכווין ובי</w:t>
      </w:r>
      <w:ins w:id="91223" w:author="מנוע מכני" w:date="2026-10-05T11:32:12Z">
        <w:r>
          <w:rPr>
            <w:rFonts w:hint="cs"/>
            <w:rtl/>
          </w:rPr>
          <w:t xml:space="preserve">ו"ט</w:t>
        </w:r>
      </w:ins>
      <w:del w:id="91224" w:author="מנוע מכני" w:date="2026-10-05T11:32:12Z">
        <w:r>
          <w:rPr>
            <w:rFonts w:hint="cs"/>
            <w:rtl/>
          </w:rPr>
          <w:delText xml:space="preserve">ו''ט</w:delText>
        </w:r>
      </w:del>
      <w:r>
        <w:rPr>
          <w:rFonts w:hint="cs"/>
          <w:rtl/>
        </w:rPr>
        <w:t xml:space="preserve"> שרי </w:t>
      </w:r>
    </w:p>
    <w:p>
      <w:pPr>
        <w:pStyle w:val="38"/>
        <w:rPr>
          <w:ins w:id="99566" w:author="מנוע מכני" w:date="2026-10-05T11:32:12Z"/>
        </w:rPr>
      </w:pPr>
      <w:ins w:id="91225" w:author="מנוע מכני" w:date="2026-10-05T11:32:12Z">
        <w:r>
          <w:t xml:space="preserve">א"ל</w:t>
        </w:r>
      </w:ins>
      <w:del w:id="91226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del w:id="995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ins w:id="91227" w:author="מנוע מכני" w:date="2026-10-05T11:32:12Z">
        <w:r>
          <w:rPr>
            <w:rStyle w:val="2fb"/>
            <w:rtl/>
          </w:rPr>
          <w:t xml:space="preserve">ר"ח</w:t>
        </w:r>
      </w:ins>
      <w:del w:id="91228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''ח</w:delText>
        </w:r>
      </w:del>
      <w:r>
        <w:rPr>
          <w:rFonts w:hint="cs"/>
          <w:rtl/>
        </w:rPr>
        <w:t xml:space="preserve"> </w:t>
      </w:r>
      <w:ins w:id="97841" w:author="מנוע מכני" w:date="2026-10-05T11:32:12Z">
        <w:r>
          <w:rPr>
            <w:rtl/>
          </w:rPr>
          <w:t xml:space="preserve">אם </w:t>
        </w:r>
      </w:ins>
      <w:del w:id="97842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ins w:id="9122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30" w:author="מנוע מכני" w:date="2026-10-05T11:32:12Z">
        <w:r>
          <w:rPr>
            <w:rFonts w:hint="cs"/>
            <w:rtl/>
          </w:rPr>
          <w:delText xml:space="preserve">ה''מ</w:delText>
        </w:r>
      </w:del>
      <w:ins w:id="96305" w:author="מנוע מכני" w:date="2026-10-05T11:32:12Z">
        <w:r>
          <w:rPr>
            <w:rFonts w:hint="cs"/>
            <w:rtl/>
          </w:rPr>
          <w:t xml:space="preserve"> </w:t>
        </w:r>
      </w:ins>
      <w:del w:id="96306" w:author="מנוע מכני" w:date="2026-10-05T11:32:12Z">
        <w:r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 xml:space="preserve">אפשוט לכם באו ושאלוהו </w:t>
      </w:r>
    </w:p>
    <w:p>
      <w:pPr>
        <w:pStyle w:val="38"/>
        <w:rPr>
          <w:ins w:id="99568" w:author="מנוע מכני" w:date="2026-10-05T11:32:12Z"/>
        </w:rPr>
      </w:pPr>
      <w:r w:rsidRPr="00002A62">
        <w:t xml:space="preserve">ו</w:t>
      </w:r>
      <w:ins w:id="91231" w:author="מנוע מכני" w:date="2026-10-05T11:32:12Z">
        <w:r>
          <w:t xml:space="preserve">א"ל</w:t>
        </w:r>
      </w:ins>
      <w:del w:id="91232" w:author="מנוע מכני" w:date="2026-10-05T11:32:12Z">
        <w:r w:rsidRPr="00002A62">
          <w:delText xml:space="preserve">א''ל</w:delText>
        </w:r>
      </w:del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del w:id="99569" w:author="מנוע מכני" w:date="2026-10-05T11:32:12Z">
        <w:r w:rsidR="00F63065" w:rsidRPr="00002A62">
          <w:rPr>
            <w:b/>
            <w:bCs/>
            <w:rtl/>
          </w:rPr>
          <w:delText xml:space="preserve"> </w:delText>
        </w:r>
      </w:del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ins w:id="9123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ה"מ</w:t>
        </w:r>
      </w:ins>
      <w:del w:id="91234" w:author="מנוע מכני" w:date="2026-10-05T11:32:12Z">
        <w:r w:rsidRPr="00002A62">
          <w:rPr>
            <w:rFonts w:hint="cs"/>
            <w:b/>
            <w:bCs/>
            <w:rtl/>
          </w:rPr>
          <w:delText xml:space="preserve">ה''מ</w:delText>
        </w:r>
      </w:del>
      <w:ins w:id="96307" w:author="מנוע מכני" w:date="2026-10-05T11:32:12Z">
        <w:r>
          <w:rPr>
            <w:b/>
            <w:bCs/>
            <w:rtl/>
          </w:rPr>
          <w:t xml:space="preserve">,</w:t>
        </w:r>
      </w:ins>
      <w:del w:id="96308" w:author="מנוע מכני" w:date="2026-10-05T11:32:12Z">
        <w:r w:rsidR="000B5F7F" w:rsidRPr="00002A62">
          <w:rPr>
            <w:b/>
            <w:bCs/>
            <w:rtl/>
          </w:rPr>
          <w:delText xml:space="preserve">;</w:delText>
        </w:r>
      </w:del>
      <w:r w:rsidRPr="00002A62">
        <w:rPr>
          <w:rFonts w:hint="cs"/>
          <w:b/>
          <w:bCs/>
          <w:rtl/>
        </w:rPr>
        <w:t xml:space="preserve"> באו לפני </w:t>
      </w:r>
      <w:ins w:id="91235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1236" w:author="מנוע מכני" w:date="2026-10-05T11:32:12Z">
        <w:r w:rsidRPr="00002A62">
          <w:rPr>
            <w:rFonts w:hint="cs"/>
            <w:b/>
            <w:bCs/>
            <w:rtl/>
          </w:rPr>
          <w:delText xml:space="preserve">ר''ה</w:delText>
        </w:r>
      </w:del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ins w:id="91237" w:author="מנוע מכני" w:date="2026-10-05T11:32:12Z">
        <w:r>
          <w:rPr>
            <w:rFonts w:hint="cs"/>
            <w:b/>
            <w:bCs/>
            <w:rtl/>
          </w:rPr>
          <w:t xml:space="preserve">א"ל</w:t>
        </w:r>
      </w:ins>
      <w:del w:id="91238" w:author="מנוע מכני" w:date="2026-10-05T11:32:12Z">
        <w:r w:rsidRPr="00002A62">
          <w:rPr>
            <w:rFonts w:hint="cs"/>
            <w:b/>
            <w:bCs/>
            <w:rtl/>
          </w:rPr>
          <w:delText xml:space="preserve">א''ל</w:delText>
        </w:r>
      </w:del>
      <w:r w:rsidRPr="00002A62">
        <w:rPr>
          <w:rFonts w:hint="cs"/>
          <w:b/>
          <w:bCs/>
          <w:rtl/>
        </w:rPr>
        <w:t xml:space="preserve"> כנגדו בי</w:t>
      </w:r>
      <w:ins w:id="91239" w:author="מנוע מכני" w:date="2026-10-05T11:32:12Z">
        <w:r>
          <w:rPr>
            <w:rFonts w:hint="cs"/>
            <w:b/>
            <w:bCs/>
            <w:rtl/>
          </w:rPr>
          <w:t xml:space="preserve">ו"ט</w:t>
        </w:r>
      </w:ins>
      <w:del w:id="91240" w:author="מנוע מכני" w:date="2026-10-05T11:32:12Z">
        <w:r w:rsidRPr="00002A62">
          <w:rPr>
            <w:rFonts w:hint="cs"/>
            <w:b/>
            <w:bCs/>
            <w:rtl/>
          </w:rPr>
          <w:delText xml:space="preserve">ו''ט</w:delText>
        </w:r>
      </w:del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del w:id="90585" w:author="מנוע עיצוב" w:date="2026-10-05T11:33:53Z"/>
          <w:rtl/>
        </w:rPr>
      </w:pPr>
    </w:p>
    <w:p>
      <w:pPr>
        <w:pStyle w:val="38"/>
        <w:rPr>
          <w:ins w:id="99570" w:author="מנוע מכני" w:date="2026-10-05T11:32:12Z"/>
        </w:rPr>
      </w:pPr>
      <w:r w:rsidRPr="009206BA">
        <w:t xml:space="preserve">איתמר </w:t>
      </w:r>
      <w:r w:rsidR="00002A62" w:rsidRPr="009206BA">
        <w:t xml:space="preserve">מרח</w:t>
      </w:r>
      <w:ins w:id="91241" w:author="מנוע מכני" w:date="2026-10-05T11:32:12Z">
        <w:r>
          <w:t xml:space="preserve">ב"ש</w:t>
        </w:r>
      </w:ins>
      <w:del w:id="91242" w:author="מנוע מכני" w:date="2026-10-05T11:32:12Z">
        <w:r w:rsidR="00002A62" w:rsidRPr="009206BA">
          <w:delText xml:space="preserve">ב''ש</w:delText>
        </w:r>
      </w:del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del w:id="99571" w:author="מנוע מכני" w:date="2026-10-05T11:32:12Z">
        <w:r w:rsidRPr="009206BA">
          <w:rPr>
            <w:b/>
            <w:bCs/>
            <w:rtl/>
          </w:rPr>
          <w:delText xml:space="preserve"> </w:delText>
        </w:r>
      </w:del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>
          <w:ins w:id="99572" w:author="מנוע מכני" w:date="2026-10-05T11:32:12Z"/>
        </w:rPr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del w:id="99573" w:author="מנוע מכני" w:date="2026-10-05T11:32:12Z">
        <w:r w:rsidR="009206BA">
          <w:rPr>
            <w:rFonts w:hint="cs"/>
            <w:rtl/>
          </w:rPr>
          <w:delText xml:space="preserve"> </w:delText>
        </w:r>
      </w:del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ins w:id="91243" w:author="מנוע מכני" w:date="2026-10-05T11:32:12Z">
        <w:r>
          <w:rPr>
            <w:rtl/>
          </w:rPr>
          <w:t xml:space="preserve">ו"ט</w:t>
        </w:r>
      </w:ins>
      <w:del w:id="91244" w:author="מנוע מכני" w:date="2026-10-05T11:32:12Z">
        <w:r>
          <w:rPr>
            <w:rtl/>
          </w:rPr>
          <w:delText xml:space="preserve">ו</w:delText>
        </w:r>
        <w:r w:rsidR="00002A62">
          <w:rPr>
            <w:rFonts w:hint="cs"/>
            <w:rtl/>
          </w:rPr>
          <w:delText xml:space="preserve">''ט</w:delText>
        </w:r>
      </w:del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ins w:id="91245" w:author="מנוע מכני" w:date="2026-10-05T11:32:12Z">
        <w:r>
          <w:rPr>
            <w:rStyle w:val="2fb"/>
            <w:rtl/>
          </w:rPr>
          <w:t xml:space="preserve">ר"ש</w:t>
        </w:r>
      </w:ins>
      <w:del w:id="91246" w:author="מנוע מכני" w:date="2026-10-05T11:32:12Z">
        <w:r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002A62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ins w:id="93559" w:author="מנוע מכני" w:date="2026-10-05T11:32:12Z">
        <w:r>
          <w:rPr>
            <w:rtl/>
          </w:rPr>
          <w:t xml:space="preserve">דאמרו</w:t>
        </w:r>
      </w:ins>
      <w:del w:id="9356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557" w:author="מנוע מכני" w:date="2026-10-05T11:32:12Z">
        <w:r>
          <w:rPr>
            <w:rtl/>
          </w:rPr>
          <w:t xml:space="preserve">שניהם</w:t>
        </w:r>
      </w:ins>
      <w:del w:id="93558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ins w:id="98025" w:author="מנוע מכני" w:date="2026-10-05T11:32:12Z">
        <w:r>
          <w:rPr>
            <w:rtl/>
          </w:rPr>
          <w:t xml:space="preserve">ראשו</w:t>
        </w:r>
      </w:ins>
      <w:del w:id="9802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>
          <w:ins w:id="99574" w:author="מנוע מכני" w:date="2026-10-05T11:32:12Z"/>
        </w:rPr>
      </w:pPr>
      <w:r>
        <w:t>ו</w:t>
      </w:r>
      <w:r w:rsidR="009206BA">
        <w:t xml:space="preserve">יקשה </w:t>
      </w:r>
      <w:ins w:id="93563" w:author="מנוע מכני" w:date="2026-10-05T11:32:12Z">
        <w:r>
          <w:t xml:space="preserve">שהרי</w:t>
        </w:r>
      </w:ins>
      <w:del w:id="93564" w:author="מנוע מכני" w:date="2026-10-05T11:32:12Z">
        <w:r w:rsidR="009206BA">
          <w:delText xml:space="preserve">ד</w:delText>
        </w:r>
        <w:r>
          <w:delText xml:space="preserve">הא</w:delText>
        </w:r>
      </w:del>
      <w:r>
        <w:t xml:space="preserve"> א</w:t>
      </w:r>
      <w:r w:rsidR="00002A62">
        <w:t xml:space="preserve">רח</w:t>
      </w:r>
      <w:ins w:id="91247" w:author="מנוע מכני" w:date="2026-10-05T11:32:12Z">
        <w:r>
          <w:t xml:space="preserve">ב"א</w:t>
        </w:r>
      </w:ins>
      <w:del w:id="91248" w:author="מנוע מכני" w:date="2026-10-05T11:32:12Z">
        <w:r w:rsidR="00002A62">
          <w:delText xml:space="preserve">ב''א</w:delText>
        </w:r>
      </w:del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del w:id="99575" w:author="מנוע מכני" w:date="2026-10-05T11:32:12Z">
        <w:r w:rsidR="00002A62">
          <w:rPr>
            <w:rtl/>
          </w:rPr>
          <w:delText xml:space="preserve"> </w:delText>
        </w:r>
      </w:del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ins w:id="91249" w:author="מנוע מכני" w:date="2026-10-05T11:32:12Z">
        <w:r>
          <w:rPr>
            <w:rStyle w:val="2fb"/>
            <w:rtl/>
          </w:rPr>
          <w:t xml:space="preserve">ר"י</w:t>
        </w:r>
      </w:ins>
      <w:del w:id="91250" w:author="מנוע מכני" w:date="2026-10-05T11:32:12Z">
        <w:r w:rsidR="00002A62">
          <w:rPr>
            <w:rtl/>
          </w:rPr>
          <w:delText xml:space="preserve">ר</w:delText>
        </w:r>
        <w:r w:rsidR="00002A6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ins w:id="9125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2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ins w:id="96309" w:author="מנוע מכני" w:date="2026-10-05T11:32:12Z">
        <w:r>
          <w:rPr>
            <w:rtl/>
          </w:rPr>
          <w:t xml:space="preserve">,</w:t>
        </w:r>
      </w:ins>
      <w:del w:id="96310" w:author="מנוע מכני" w:date="2026-10-05T11:32:12Z">
        <w:r w:rsidR="000B5F7F">
          <w:rPr>
            <w:rtl/>
          </w:rPr>
          <w:delText xml:space="preserve">;</w:delText>
        </w:r>
      </w:del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ins w:id="9125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54" w:author="מנוע מכני" w:date="2026-10-05T11:32:12Z">
        <w:r w:rsidR="009206BA">
          <w:rPr>
            <w:rFonts w:hint="cs"/>
            <w:rtl/>
          </w:rPr>
          <w:delText xml:space="preserve">ב''א</w:delText>
        </w:r>
      </w:del>
      <w:r w:rsidR="009206BA">
        <w:rPr>
          <w:rFonts w:hint="cs"/>
          <w:rtl/>
        </w:rPr>
        <w:t xml:space="preserve"> מתני בלא </w:t>
      </w:r>
      <w:ins w:id="93561" w:author="מנוע מכני" w:date="2026-10-05T11:32:12Z">
        <w:r>
          <w:rPr>
            <w:rFonts w:hint="cs"/>
            <w:rtl/>
          </w:rPr>
          <w:t xml:space="preserve">אנשים</w:t>
        </w:r>
      </w:ins>
      <w:del w:id="93562" w:author="מנוע מכני" w:date="2026-10-05T11:32:12Z">
        <w:r w:rsidR="009206BA">
          <w:rPr>
            <w:rFonts w:hint="cs"/>
            <w:rtl/>
          </w:rPr>
          <w:delText xml:space="preserve">גברי</w:delText>
        </w:r>
      </w:del>
      <w:r w:rsidR="009206BA">
        <w:rPr>
          <w:rFonts w:hint="cs"/>
          <w:rtl/>
        </w:rPr>
        <w:t xml:space="preserve">] </w:t>
      </w:r>
    </w:p>
    <w:p>
      <w:pPr>
        <w:pStyle w:val="38"/>
        <w:rPr>
          <w:ins w:id="99576" w:author="מנוע מכני" w:date="2026-10-05T11:32:12Z"/>
        </w:rPr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del w:id="995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ins w:id="93565" w:author="מנוע מכני" w:date="2026-10-05T11:32:12Z">
        <w:r>
          <w:rPr>
            <w:rtl/>
          </w:rPr>
          <w:t xml:space="preserve">לא</w:t>
        </w:r>
      </w:ins>
      <w:del w:id="9356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ins w:id="91255" w:author="מנוע מכני" w:date="2026-10-05T11:32:12Z">
        <w:r>
          <w:rPr>
            <w:rFonts w:hint="cs"/>
            <w:rtl/>
          </w:rPr>
          <w:t xml:space="preserve">ו"ט</w:t>
        </w:r>
      </w:ins>
      <w:del w:id="91256" w:author="מנוע מכני" w:date="2026-10-05T11:32:12Z">
        <w:r w:rsidR="00002A62">
          <w:rPr>
            <w:rFonts w:hint="cs"/>
            <w:rtl/>
          </w:rPr>
          <w:delText xml:space="preserve">ו''ט</w:delText>
        </w:r>
      </w:del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ins w:id="91257" w:author="מנוע מכני" w:date="2026-10-05T11:32:12Z">
        <w:r>
          <w:rPr>
            <w:rFonts w:hint="cs"/>
            <w:rtl/>
          </w:rPr>
          <w:t xml:space="preserve">ו"ל</w:t>
        </w:r>
      </w:ins>
      <w:del w:id="91258" w:author="מנוע מכני" w:date="2026-10-05T11:32:12Z">
        <w:r w:rsidR="009206BA">
          <w:rPr>
            <w:rFonts w:hint="cs"/>
            <w:rtl/>
          </w:rPr>
          <w:delText xml:space="preserve">ו''ל</w:delText>
        </w:r>
      </w:del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>
          <w:ins w:id="99578" w:author="מנוע מכני" w:date="2026-10-05T11:32:12Z"/>
        </w:rPr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del w:id="9957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>
          <w:ins w:id="99580" w:author="מנוע מכני" w:date="2026-10-05T11:32:12Z"/>
        </w:rPr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del w:id="99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ins w:id="98483" w:author="מנוע מכני" w:date="2026-10-05T11:32:12Z">
        <w:r>
          <w:rPr>
            <w:rtl/>
          </w:rPr>
          <w:t xml:space="preserve">דרכו</w:t>
        </w:r>
      </w:ins>
      <w:del w:id="98484" w:author="מנוע מכני" w:date="2026-10-05T11:32:12Z">
        <w:r>
          <w:rPr>
            <w:rtl/>
          </w:rPr>
          <w:delText xml:space="preserve">אורחיה</w:delText>
        </w:r>
      </w:del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ins w:id="9125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0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ins w:id="9126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2" w:author="מנוע מכני" w:date="2026-10-05T11:32:12Z">
        <w:r w:rsidR="009206BA">
          <w:rPr>
            <w:rFonts w:hint="cs"/>
            <w:rtl/>
          </w:rPr>
          <w:delText xml:space="preserve">ה''מ</w:delText>
        </w:r>
      </w:del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ins w:id="96311" w:author="מנוע מכני" w:date="2026-10-05T11:32:12Z">
        <w:r>
          <w:rPr>
            <w:rFonts w:hint="cs"/>
            <w:rtl/>
          </w:rPr>
          <w:t xml:space="preserve"> </w:t>
        </w:r>
      </w:ins>
      <w:del w:id="96312" w:author="מנוע מכני" w:date="2026-10-05T11:32:12Z">
        <w:r w:rsidR="00741171">
          <w:rPr>
            <w:rFonts w:hint="cs"/>
            <w:rtl/>
          </w:rPr>
          <w:delText xml:space="preserve"> </w:delText>
        </w:r>
        <w:r w:rsidR="009206BA">
          <w:rPr>
            <w:rFonts w:hint="cs"/>
            <w:rtl/>
          </w:rPr>
          <w:delText xml:space="preserve"> </w:delText>
        </w:r>
      </w:del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ins w:id="91263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4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ins w:id="97675" w:author="מנוע מכני" w:date="2026-10-05T11:32:12Z">
        <w:r>
          <w:rPr>
            <w:rFonts w:hint="cs"/>
            <w:b/>
            <w:bCs/>
            <w:rtl/>
          </w:rPr>
          <w:t xml:space="preserve">?</w:t>
        </w:r>
      </w:ins>
      <w:del w:id="97676" w:author="מנוע מכני" w:date="2026-10-05T11:32:12Z">
        <w:r w:rsidR="00E00753">
          <w:rPr>
            <w:rFonts w:hint="cs"/>
            <w:b/>
            <w:bCs/>
            <w:rtl/>
          </w:rPr>
          <w:delText xml:space="preserve"> ?</w:delText>
        </w:r>
      </w:del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>
          <w:ins w:id="99582" w:author="מנוע מכני" w:date="2026-10-05T11:32:12Z"/>
        </w:rPr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del w:id="99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ins w:id="91265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66" w:author="מנוע מכני" w:date="2026-10-05T11:32:12Z">
        <w:r w:rsidR="00741171">
          <w:rPr>
            <w:rFonts w:hint="cs"/>
            <w:rtl/>
          </w:rPr>
          <w:delText xml:space="preserve">ה''מ</w:delText>
        </w:r>
      </w:del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del w:id="92718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r w:rsidR="00F63065" w:rsidRPr="00E00753">
        <w:rPr>
          <w:rtl/>
        </w:rPr>
        <w:t>לא תעבוד</w:t>
      </w:r>
      <w:r w:rsidR="00F63065">
        <w:rPr>
          <w:rtl/>
        </w:rPr>
        <w:t xml:space="preserve"> בבכור שורך </w:t>
      </w:r>
      <w:r w:rsidR="00F63065" w:rsidRPr="00E00753">
        <w:rPr>
          <w:rtl/>
        </w:rPr>
        <w:t>ולא תגוז</w:t>
      </w:r>
      <w:r w:rsidR="00F63065">
        <w:rPr>
          <w:rtl/>
        </w:rPr>
        <w:t xml:space="preserve"> בכור צאנך</w:t>
      </w:r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3567" w:author="מנוע מכני" w:date="2026-10-05T11:32:12Z">
        <w:r>
          <w:rPr>
            <w:rFonts w:hint="cs"/>
            <w:rtl/>
          </w:rPr>
          <w:t xml:space="preserve">דיש</w:t>
        </w:r>
      </w:ins>
      <w:del w:id="93568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del w:id="90586" w:author="מנוע עיצוב" w:date="2026-10-05T11:33:53Z"/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ins w:id="93569" w:author="מנוע מכני" w:date="2026-10-05T11:32:12Z">
        <w:r>
          <w:rPr>
            <w:rtl/>
          </w:rPr>
          <w:t xml:space="preserve">ואח"כ</w:t>
        </w:r>
      </w:ins>
      <w:del w:id="93570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ins w:id="96315" w:author="מנוע מכני" w:date="2026-10-05T11:32:12Z">
        <w:r>
          <w:rPr>
            <w:rFonts w:hint="cs"/>
            <w:rtl/>
          </w:rPr>
          <w:t xml:space="preserve"> </w:t>
        </w:r>
      </w:ins>
      <w:del w:id="96316" w:author="מנוע מכני" w:date="2026-10-05T11:32:12Z">
        <w:r w:rsidR="00E00753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דמיה יקרין</w:t>
      </w:r>
      <w:ins w:id="96313" w:author="מנוע מכני" w:date="2026-10-05T11:32:12Z">
        <w:r>
          <w:rPr>
            <w:rtl/>
          </w:rPr>
          <w:t xml:space="preserve">,</w:t>
        </w:r>
      </w:ins>
      <w:del w:id="96314" w:author="מנוע מכני" w:date="2026-10-05T11:32:12Z">
        <w:r w:rsidR="000B5F7F">
          <w:rPr>
            <w:rtl/>
          </w:rPr>
          <w:delText xml:space="preserve">;</w:delText>
        </w:r>
      </w:del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ins w:id="92701" w:author="מנוע מכני" w:date="2026-10-05T11:32:12Z">
        <w:r>
          <w:rPr>
            <w:rFonts w:hint="cs"/>
            <w:rtl/>
          </w:rPr>
          <w:t xml:space="preserve">. א</w:t>
        </w:r>
      </w:ins>
      <w:del w:id="92702" w:author="מנוע מכני" w:date="2026-10-05T11:32:12Z">
        <w:r>
          <w:rPr>
            <w:rFonts w:hint="cs"/>
            <w:rtl/>
          </w:rPr>
          <w:delText xml:space="preserve">.</w:delText>
        </w:r>
        <w:r w:rsidR="00F63065">
          <w:rPr>
            <w:rtl/>
          </w:rPr>
          <w:delText xml:space="preserve">א</w:delText>
        </w:r>
      </w:del>
      <w:r>
        <w:rPr>
          <w:rtl/>
        </w:rPr>
        <w:tab/>
      </w:r>
      <w:r w:rsidR="00F63065">
        <w:rPr>
          <w:rtl/>
        </w:rPr>
        <w:t xml:space="preserve">ימור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>
          <w:ins w:id="99584" w:author="מנוע מכני" w:date="2026-10-05T11:32:12Z"/>
        </w:rPr>
      </w:pPr>
      <w:r>
        <w:t>ב.</w:t>
      </w:r>
      <w:r w:rsidR="00E00753">
        <w:tab/>
      </w:r>
      <w:r w:rsidR="00E00753">
        <w:t xml:space="preserve"> א</w:t>
      </w:r>
      <w:ins w:id="91267" w:author="מנוע מכני" w:date="2026-10-05T11:32:12Z">
        <w:r>
          <w:t xml:space="preserve">ב"א</w:t>
        </w:r>
      </w:ins>
      <w:del w:id="91268" w:author="מנוע מכני" w:date="2026-10-05T11:32:12Z">
        <w:r w:rsidR="00E00753">
          <w:delText xml:space="preserve">ב''א</w:delText>
        </w:r>
      </w:del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del w:id="995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ins w:id="98027" w:author="מנוע מכני" w:date="2026-10-05T11:32:12Z">
        <w:r>
          <w:rPr>
            <w:rtl/>
          </w:rPr>
          <w:t xml:space="preserve">סבר</w:t>
        </w:r>
      </w:ins>
      <w:del w:id="98028" w:author="מנוע מכני" w:date="2026-10-05T11:32:12Z">
        <w:r w:rsidR="00F63065">
          <w:rPr>
            <w:rtl/>
          </w:rPr>
          <w:delText xml:space="preserve">ס</w:delText>
        </w:r>
        <w:r w:rsidR="00E00753">
          <w:rPr>
            <w:rFonts w:hint="cs"/>
            <w:rtl/>
          </w:rPr>
          <w:delText xml:space="preserve">"ל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ins w:id="91269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0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ins w:id="9127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72" w:author="מנוע מכני" w:date="2026-10-05T11:32:12Z">
        <w:r w:rsidR="00E00753">
          <w:rPr>
            <w:rFonts w:hint="cs"/>
            <w:rtl/>
          </w:rPr>
          <w:delText xml:space="preserve">ה''מ</w:delText>
        </w:r>
      </w:del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ins w:id="91273" w:author="מנוע מכני" w:date="2026-10-05T11:32:12Z">
        <w:ins w:id="9802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3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274" w:author="מנוע מכני" w:date="2026-10-05T11:32:12Z">
        <w:r w:rsidR="00E00753">
          <w:rPr>
            <w:rFonts w:hint="cs"/>
            <w:rtl/>
          </w:rPr>
          <w:delText xml:space="preserve">ס''ל</w:delText>
        </w:r>
      </w:del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del w:id="90084" w:author="מנוע עיצוב" w:date="2026-10-05T11:33:53Z"/>
          <w:rtl/>
        </w:rPr>
      </w:pPr>
      <w:del w:id="9008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7" w:author="מנוע מכני" w:date="2026-10-05T11:32:12Z">
        <w:r>
          <w:rPr>
            <w:rtl/>
          </w:rPr>
          <w:t xml:space="preserve"> </w:t>
        </w:r>
      </w:ins>
      <w:del w:id="963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319" w:author="מנוע מכני" w:date="2026-10-05T11:32:12Z">
        <w:r>
          <w:rPr>
            <w:rtl/>
          </w:rPr>
          <w:t xml:space="preserve"> </w:t>
        </w:r>
      </w:ins>
      <w:del w:id="963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08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>
          <w:ins w:id="99586" w:author="מנוע מכני" w:date="2026-10-05T11:32:12Z"/>
        </w:rPr>
      </w:pPr>
      <w:r>
        <w:t>א</w:t>
      </w:r>
      <w:ins w:id="91275" w:author="מנוע מכני" w:date="2026-10-05T11:32:12Z">
        <w:r>
          <w:t xml:space="preserve">ר"א</w:t>
        </w:r>
      </w:ins>
      <w:del w:id="91276" w:author="מנוע מכני" w:date="2026-10-05T11:32:12Z">
        <w:r w:rsidR="00E00753">
          <w:delText xml:space="preserve">ר''א</w:delText>
        </w:r>
      </w:del>
      <w:r w:rsidR="00E00753">
        <w:t xml:space="preserve"> א</w:t>
      </w:r>
      <w:ins w:id="91277" w:author="מנוע מכני" w:date="2026-10-05T11:32:12Z">
        <w:r>
          <w:t xml:space="preserve">ר"ל</w:t>
        </w:r>
      </w:ins>
      <w:del w:id="91278" w:author="מנוע מכני" w:date="2026-10-05T11:32:12Z">
        <w:r w:rsidR="00E00753">
          <w:delText xml:space="preserve">ר''ל</w:delText>
        </w:r>
      </w:del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del w:id="99587" w:author="מנוע מכני" w:date="2026-10-05T11:32:12Z">
        <w:r>
          <w:rPr>
            <w:rtl/>
          </w:rPr>
          <w:delText xml:space="preserve"> </w:delText>
        </w:r>
      </w:del>
      <w:ins w:id="98191" w:author="מנוע מכני" w:date="2026-10-05T11:32:12Z">
        <w:r>
          <w:rPr>
            <w:rtl/>
          </w:rPr>
          <w:t xml:space="preserve">דווקא </w:t>
        </w:r>
      </w:ins>
      <w:del w:id="98192" w:author="מנוע מכני" w:date="2026-10-05T11:32:12Z">
        <w:r>
          <w:rPr>
            <w:rtl/>
          </w:rPr>
          <w:delText xml:space="preserve">לא שנו אלא </w:delText>
        </w:r>
      </w:del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del w:id="90088" w:author="מנוע עיצוב" w:date="2026-10-05T11:33:53Z"/>
          <w:rtl/>
        </w:rPr>
      </w:pPr>
      <w:del w:id="90085" w:author="מנוע עיצוב" w:date="2026-10-05T11:33:53Z">
        <w:r>
          <w:rPr>
            <w:rtl/>
          </w:rPr>
          <w:delText xml:space="preserve">•</w:delText>
        </w:r>
      </w:del>
      <w:ins w:id="96321" w:author="מנוע מכני" w:date="2026-10-05T11:32:12Z">
        <w:r>
          <w:rPr>
            <w:rtl/>
          </w:rPr>
          <w:t xml:space="preserve"> </w:t>
        </w:r>
      </w:ins>
      <w:del w:id="96322" w:author="מנוע מכני" w:date="2026-10-05T11:32:12Z">
        <w:r>
          <w:rPr>
            <w:rtl/>
          </w:rPr>
          <w:delText xml:space="preserve">  </w:delText>
        </w:r>
      </w:del>
      <w:del w:id="90086" w:author="מנוע עיצוב" w:date="2026-10-05T11:33:53Z">
        <w:r>
          <w:rPr>
            <w:rtl/>
          </w:rPr>
          <w:delText xml:space="preserve">•</w:delText>
        </w:r>
      </w:del>
      <w:ins w:id="96323" w:author="מנוע מכני" w:date="2026-10-05T11:32:12Z">
        <w:r>
          <w:rPr>
            <w:rtl/>
          </w:rPr>
          <w:t xml:space="preserve"> </w:t>
        </w:r>
      </w:ins>
      <w:del w:id="96324" w:author="מנוע מכני" w:date="2026-10-05T11:32:12Z">
        <w:r>
          <w:rPr>
            <w:rtl/>
          </w:rPr>
          <w:delText xml:space="preserve">  </w:delText>
        </w:r>
      </w:del>
      <w:del w:id="90087" w:author="מנוע עיצוב" w:date="2026-10-05T11:33:53Z">
        <w:r>
          <w:rPr>
            <w:rtl/>
          </w:rPr>
          <w:delText xml:space="preserve">•</w:delText>
        </w:r>
      </w:del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127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8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ins w:id="91281" w:author="מנוע מכני" w:date="2026-10-05T11:32:12Z">
        <w:r>
          <w:rPr>
            <w:rStyle w:val="2fb"/>
            <w:rFonts w:hint="cs"/>
            <w:rtl/>
          </w:rPr>
          <w:t xml:space="preserve">ה"מ</w:t>
        </w:r>
      </w:ins>
      <w:del w:id="91282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>
          <w:ins w:id="99588" w:author="מנוע מכני" w:date="2026-10-05T11:32:12Z"/>
        </w:rPr>
      </w:pPr>
      <w:del w:id="100913" w:author="מנוע מכני" w:date="2026-10-05T11:32:12Z">
        <w:r>
          <w:delText xml:space="preserve">אמר </w:delText>
        </w:r>
      </w:del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del w:id="99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אף אנן </w:t>
      </w:r>
      <w:ins w:id="93571" w:author="מנוע מכני" w:date="2026-10-05T11:32:12Z">
        <w:r>
          <w:rPr>
            <w:rtl/>
          </w:rPr>
          <w:t xml:space="preserve">גם</w:t>
        </w:r>
      </w:ins>
      <w:del w:id="9357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ins w:id="94853" w:author="מנוע מכני" w:date="2026-10-05T11:32:12Z">
        <w:r>
          <w:rPr>
            <w:rtl/>
          </w:rPr>
          <w:t xml:space="preserve">מה</w:t>
        </w:r>
      </w:ins>
      <w:del w:id="9485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ins w:id="93573" w:author="מנוע מכני" w:date="2026-10-05T11:32:12Z">
        <w:r>
          <w:rPr>
            <w:rFonts w:hint="cs"/>
            <w:rtl/>
          </w:rPr>
          <w:t xml:space="preserve">לא</w:t>
        </w:r>
      </w:ins>
      <w:del w:id="93574" w:author="מנוע מכני" w:date="2026-10-05T11:32:12Z">
        <w:r w:rsidRPr="00A24702">
          <w:rPr>
            <w:rFonts w:hint="cs"/>
            <w:rtl/>
          </w:rPr>
          <w:delText xml:space="preserve">לאו</w:delText>
        </w:r>
      </w:del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ins w:id="98485" w:author="מנוע מכני" w:date="2026-10-05T11:32:12Z">
        <w:r>
          <w:rPr>
            <w:rtl/>
          </w:rPr>
          <w:t xml:space="preserve">צריכה</w:t>
        </w:r>
      </w:ins>
      <w:del w:id="98486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ins w:id="93575" w:author="מנוע מכני" w:date="2026-10-05T11:32:12Z">
        <w:r>
          <w:rPr>
            <w:b/>
            <w:bCs/>
            <w:rtl/>
          </w:rPr>
          <w:t xml:space="preserve">לא</w:t>
        </w:r>
      </w:ins>
      <w:del w:id="93576" w:author="מנוע מכני" w:date="2026-10-05T11:32:12Z">
        <w:r w:rsidRPr="00391F3C">
          <w:rPr>
            <w:b/>
            <w:bCs/>
            <w:rtl/>
          </w:rPr>
          <w:delText xml:space="preserve">לאו</w:delText>
        </w:r>
      </w:del>
      <w:r w:rsidRPr="00391F3C">
        <w:rPr>
          <w:b/>
          <w:bCs/>
          <w:rtl/>
        </w:rPr>
        <w:t xml:space="preserve"> אתולש</w:t>
      </w:r>
      <w:ins w:id="96325" w:author="מנוע מכני" w:date="2026-10-05T11:32:12Z">
        <w:r>
          <w:rPr>
            <w:b/>
            <w:bCs/>
            <w:rtl/>
          </w:rPr>
          <w:t xml:space="preserve">,</w:t>
        </w:r>
      </w:ins>
      <w:del w:id="96326" w:author="מנוע מכני" w:date="2026-10-05T11:32:12Z">
        <w:r w:rsidR="000B5F7F" w:rsidRPr="00391F3C">
          <w:rPr>
            <w:b/>
            <w:bCs/>
            <w:rtl/>
          </w:rPr>
          <w:delText xml:space="preserve">;</w:delText>
        </w:r>
      </w:del>
      <w:r w:rsidR="00E00753" w:rsidRPr="00391F3C">
        <w:rPr>
          <w:rFonts w:hint="cs"/>
          <w:b/>
          <w:bCs/>
          <w:rtl/>
        </w:rPr>
        <w:t xml:space="preserve"> </w:t>
      </w:r>
      <w:ins w:id="91283" w:author="מנוע מכני" w:date="2026-10-05T11:32:12Z">
        <w:r>
          <w:rPr>
            <w:rFonts w:hint="cs"/>
            <w:b/>
            <w:bCs/>
            <w:rtl/>
          </w:rPr>
          <w:t xml:space="preserve">ש"מ</w:t>
        </w:r>
      </w:ins>
      <w:del w:id="91284" w:author="מנוע מכני" w:date="2026-10-05T11:32:12Z">
        <w:r w:rsidR="00E00753" w:rsidRPr="00391F3C">
          <w:rPr>
            <w:rFonts w:hint="cs"/>
            <w:b/>
            <w:bCs/>
            <w:rtl/>
          </w:rPr>
          <w:delText xml:space="preserve">ש''מ</w:delText>
        </w:r>
      </w:del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  <w:pPrChange w:id="903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27" w:author="מנוע מכני" w:date="2026-10-05T11:32:12Z">
        <w:r>
          <w:rPr>
            <w:rtl/>
          </w:rPr>
          <w:t xml:space="preserve"> </w:t>
        </w:r>
      </w:ins>
      <w:del w:id="963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29" w:author="מנוע מכני" w:date="2026-10-05T11:32:12Z">
        <w:r>
          <w:rPr>
            <w:rtl/>
          </w:rPr>
          <w:t xml:space="preserve"> </w:t>
        </w:r>
      </w:ins>
      <w:del w:id="963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  <w:pPrChange w:id="90397" w:author="מנוע עיצוב" w:date="2026-10-05T11:33:53Z">
          <w:pPr>
            <w:jc w:val="center"/>
          </w:pPr>
        </w:pPrChange>
      </w:pPr>
      <w:del w:id="92719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31" w:author="מנוע מכני" w:date="2026-10-05T11:32:12Z">
        <w:r>
          <w:rPr>
            <w:rtl/>
          </w:rPr>
          <w:t xml:space="preserve"> </w:t>
        </w:r>
      </w:ins>
      <w:del w:id="963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590" w:author="מנוע מכני" w:date="2026-10-05T11:32:12Z"/>
        </w:rPr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del w:id="995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ins w:id="94855" w:author="מנוע מכני" w:date="2026-10-05T11:32:12Z">
        <w:r>
          <w:rPr>
            <w:rtl/>
          </w:rPr>
          <w:t xml:space="preserve">עכשיו</w:t>
        </w:r>
      </w:ins>
      <w:del w:id="9485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במת - שרי, שחטו </w:t>
      </w:r>
      <w:ins w:id="98487" w:author="מנוע מכני" w:date="2026-10-05T11:32:12Z">
        <w:r>
          <w:rPr>
            <w:rtl/>
          </w:rPr>
          <w:t xml:space="preserve">צריכה</w:t>
        </w:r>
      </w:ins>
      <w:del w:id="9848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</w:t>
      </w:r>
    </w:p>
    <w:p>
      <w:pPr>
        <w:pStyle w:val="38"/>
        <w:rPr>
          <w:ins w:id="99592" w:author="מנוע מכני" w:date="2026-10-05T11:32:12Z"/>
        </w:rPr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del w:id="99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ins w:id="93577" w:author="מנוע מכני" w:date="2026-10-05T11:32:12Z">
        <w:r>
          <w:rPr>
            <w:rtl/>
          </w:rPr>
          <w:t xml:space="preserve">חלקו</w:t>
        </w:r>
      </w:ins>
      <w:del w:id="9357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594" w:author="מנוע מכני" w:date="2026-10-05T11:32:12Z"/>
        </w:rPr>
      </w:pPr>
      <w:r>
        <w:t xml:space="preserve">א</w:t>
      </w:r>
      <w:ins w:id="91285" w:author="מנוע מכני" w:date="2026-10-05T11:32:12Z">
        <w:r>
          <w:t xml:space="preserve">ר"א</w:t>
        </w:r>
      </w:ins>
      <w:del w:id="91286" w:author="מנוע מכני" w:date="2026-10-05T11:32:12Z">
        <w:r>
          <w:delText xml:space="preserve">ר''א</w:delText>
        </w:r>
      </w:del>
      <w:r>
        <w:t xml:space="preserve"> מ</w:t>
      </w:r>
      <w:ins w:id="91287" w:author="מנוע מכני" w:date="2026-10-05T11:32:12Z">
        <w:r>
          <w:t xml:space="preserve">ר"ל</w:t>
        </w:r>
      </w:ins>
      <w:del w:id="91288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del w:id="9959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מחלוקת בשהתירו מומחה, דמר סבר </w:t>
      </w:r>
      <w:ins w:id="94857" w:author="מנוע מכני" w:date="2026-10-05T11:32:12Z">
        <w:r>
          <w:rPr>
            <w:rtl/>
          </w:rPr>
          <w:t xml:space="preserve">גוזרים</w:t>
        </w:r>
      </w:ins>
      <w:del w:id="94858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</w:t>
      </w:r>
      <w:ins w:id="94861" w:author="מנוע מכני" w:date="2026-10-05T11:32:12Z">
        <w:r>
          <w:rPr>
            <w:rtl/>
          </w:rPr>
          <w:t xml:space="preserve">שמא</w:t>
        </w:r>
      </w:ins>
      <w:del w:id="94862" w:author="מנוע מכני" w:date="2026-10-05T11:32:12Z">
        <w:r w:rsidR="00F63065">
          <w:rPr>
            <w:rtl/>
          </w:rPr>
          <w:delText xml:space="preserve">דלמא</w:delText>
        </w:r>
      </w:del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859" w:author="מנוע מכני" w:date="2026-10-05T11:32:12Z">
        <w:r>
          <w:rPr>
            <w:rtl/>
          </w:rPr>
          <w:t xml:space="preserve">גוזרים</w:t>
        </w:r>
      </w:ins>
      <w:del w:id="94860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ins w:id="96333" w:author="מנוע מכני" w:date="2026-10-05T11:32:12Z">
        <w:r>
          <w:rPr>
            <w:rtl/>
          </w:rPr>
          <w:t xml:space="preserve">,</w:t>
        </w:r>
      </w:ins>
      <w:del w:id="963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596" w:author="מנוע מכני" w:date="2026-10-05T11:32:12Z"/>
        </w:rPr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del w:id="995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ins w:id="94863" w:author="מנוע מכני" w:date="2026-10-05T11:32:12Z">
        <w:r>
          <w:rPr>
            <w:rtl/>
          </w:rPr>
          <w:t xml:space="preserve">מה</w:t>
        </w:r>
      </w:ins>
      <w:del w:id="9486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ins w:id="97563" w:author="מנוע מכני" w:date="2026-10-05T11:32:12Z">
        <w:r>
          <w:rPr>
            <w:rtl/>
          </w:rPr>
          <w:t xml:space="preserve">ראשון</w:t>
        </w:r>
      </w:ins>
      <w:del w:id="9756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3579" w:author="מנוע מכני" w:date="2026-10-05T11:32:12Z">
        <w:r>
          <w:rPr>
            <w:rtl/>
          </w:rPr>
          <w:t xml:space="preserve">לא</w:t>
        </w:r>
      </w:ins>
      <w:del w:id="9358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? </w:t>
      </w:r>
    </w:p>
    <w:p>
      <w:pPr>
        <w:pStyle w:val="38"/>
        <w:rPr>
          <w:ins w:id="99598" w:author="מנוע מכני" w:date="2026-10-05T11:32:12Z"/>
        </w:rPr>
      </w:pPr>
      <w:r>
        <w:t xml:space="preserve">א</w:t>
      </w:r>
      <w:ins w:id="91289" w:author="מנוע מכני" w:date="2026-10-05T11:32:12Z">
        <w:r>
          <w:t xml:space="preserve">ר"נ</w:t>
        </w:r>
      </w:ins>
      <w:del w:id="91290" w:author="מנוע מכני" w:date="2026-10-05T11:32:12Z">
        <w:r>
          <w:delText xml:space="preserve">ר''נ</w:delText>
        </w:r>
      </w:del>
      <w:r>
        <w:t xml:space="preserve"> מר</w:t>
      </w:r>
      <w:ins w:id="91291" w:author="מנוע מכני" w:date="2026-10-05T11:32:12Z">
        <w:r>
          <w:t xml:space="preserve">ב"א</w:t>
        </w:r>
      </w:ins>
      <w:del w:id="91292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del w:id="99599" w:author="מנוע מכני" w:date="2026-10-05T11:32:12Z">
        <w:r w:rsidR="00F63065">
          <w:rPr>
            <w:rtl/>
          </w:rPr>
          <w:delText xml:space="preserve"> </w:delText>
        </w:r>
      </w:del>
      <w:ins w:id="93581" w:author="מנוע מכני" w:date="2026-10-05T11:32:12Z">
        <w:r>
          <w:rPr>
            <w:rtl/>
          </w:rPr>
          <w:t xml:space="preserve">כאן</w:t>
        </w:r>
      </w:ins>
      <w:del w:id="9358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בגיזת בכור בעל מום </w:t>
      </w:r>
      <w:ins w:id="94865" w:author="מנוע מכני" w:date="2026-10-05T11:32:12Z">
        <w:r>
          <w:rPr>
            <w:rtl/>
          </w:rPr>
          <w:t xml:space="preserve">מדובר</w:t>
        </w:r>
      </w:ins>
      <w:del w:id="94866" w:author="מנוע מכני" w:date="2026-10-05T11:32:12Z">
        <w:r w:rsidR="00F63065">
          <w:rPr>
            <w:rtl/>
          </w:rPr>
          <w:delText xml:space="preserve">עסקינן</w:delText>
        </w:r>
      </w:del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ins w:id="91293" w:author="מנוע מכני" w:date="2026-10-05T11:32:12Z">
        <w:r>
          <w:rPr>
            <w:rStyle w:val="2fb"/>
            <w:rtl/>
          </w:rPr>
          <w:t xml:space="preserve">ת"ק</w:t>
        </w:r>
      </w:ins>
      <w:del w:id="91294" w:author="מנוע מכני" w:date="2026-10-05T11:32:12Z">
        <w:r>
          <w:rPr>
            <w:rtl/>
          </w:rPr>
          <w:delText xml:space="preserve">ת</w:delText>
        </w:r>
        <w:r w:rsidR="00AD4FE8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 - </w:t>
      </w:r>
      <w:ins w:id="92863" w:author="מנוע מכני" w:date="2026-10-05T11:32:12Z">
        <w:r>
          <w:rPr>
            <w:rStyle w:val="2fb"/>
            <w:rtl/>
          </w:rPr>
          <w:t xml:space="preserve">ר"י</w:t>
        </w:r>
      </w:ins>
      <w:del w:id="92864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ins w:id="93583" w:author="מנוע מכני" w:date="2026-10-05T11:32:12Z">
        <w:r>
          <w:rPr>
            <w:rtl/>
          </w:rPr>
          <w:t xml:space="preserve">לשיטתו</w:t>
        </w:r>
      </w:ins>
      <w:del w:id="93584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ins w:id="94867" w:author="מנוע מכני" w:date="2026-10-05T11:32:12Z">
        <w:r>
          <w:rPr>
            <w:rtl/>
          </w:rPr>
          <w:t xml:space="preserve">מה</w:t>
        </w:r>
      </w:ins>
      <w:del w:id="9486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יבוקר - </w:t>
      </w:r>
      <w:ins w:id="93585" w:author="מנוע מכני" w:date="2026-10-05T11:32:12Z">
        <w:r>
          <w:rPr>
            <w:rtl/>
          </w:rPr>
          <w:t xml:space="preserve">לא</w:t>
        </w:r>
      </w:ins>
      <w:del w:id="9358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7843" w:author="מנוע מכני" w:date="2026-10-05T11:32:12Z">
        <w:r>
          <w:rPr>
            <w:rtl/>
          </w:rPr>
          <w:t xml:space="preserve">אם </w:t>
        </w:r>
      </w:ins>
      <w:del w:id="9784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קבוע </w:t>
      </w:r>
      <w:ins w:id="97845" w:author="מנוע מכני" w:date="2026-10-05T11:32:12Z">
        <w:r>
          <w:rPr>
            <w:rtl/>
          </w:rPr>
          <w:t xml:space="preserve">אם </w:t>
        </w:r>
      </w:ins>
      <w:del w:id="9784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מום עובר הוא? </w:t>
      </w:r>
      <w:ins w:id="95785" w:author="מנוע מכני" w:date="2026-10-05T11:32:12Z">
        <w:r>
          <w:rPr>
            <w:rtl/>
          </w:rPr>
          <w:t xml:space="preserve">אף</w:t>
        </w:r>
      </w:ins>
      <w:del w:id="9578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שלא התירו מומחה! </w:t>
      </w:r>
    </w:p>
    <w:p>
      <w:pPr>
        <w:pStyle w:val="38"/>
        <w:rPr>
          <w:ins w:id="99600" w:author="מנוע מכני" w:date="2026-10-05T11:32:12Z"/>
        </w:rPr>
      </w:pPr>
      <w:del w:id="100914" w:author="מנוע מכני" w:date="2026-10-05T11:32:12Z">
        <w:r>
          <w:delText xml:space="preserve">אמר </w:delText>
        </w:r>
      </w:del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del w:id="996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יבוקר, </w:t>
      </w:r>
      <w:ins w:id="97847" w:author="מנוע מכני" w:date="2026-10-05T11:32:12Z">
        <w:r>
          <w:rPr>
            <w:rtl/>
          </w:rPr>
          <w:t xml:space="preserve">אם </w:t>
        </w:r>
      </w:ins>
      <w:del w:id="9784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49" w:author="מנוע מכני" w:date="2026-10-05T11:32:12Z">
        <w:r>
          <w:rPr>
            <w:rtl/>
          </w:rPr>
          <w:t xml:space="preserve">ואם </w:t>
        </w:r>
      </w:ins>
      <w:del w:id="9785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del w:id="90587" w:author="מנוע עיצוב" w:date="2026-10-05T11:33:53Z"/>
          <w:rtl/>
        </w:rPr>
      </w:pPr>
    </w:p>
    <w:p w14:paraId="4FD6C45F" w14:textId="77777777" w:rsidR="00D07980" w:rsidRDefault="00F63065" w:rsidP="00D07980">
      <w:pPr>
        <w:rPr>
          <w:rtl/>
        </w:rPr>
      </w:pPr>
      <w:ins w:id="98079" w:author="מנוע מכני" w:date="2026-10-05T11:32:12Z">
        <w:r>
          <w:rPr>
            <w:rtl/>
          </w:rPr>
          <w:t xml:space="preserve">כשעלה</w:t>
        </w:r>
      </w:ins>
      <w:del w:id="98080" w:author="מנוע מכני" w:date="2026-10-05T11:32:12Z">
        <w:r>
          <w:rPr>
            <w:rtl/>
          </w:rPr>
          <w:delText xml:space="preserve">כי סליק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ins w:id="97565" w:author="מנוע מכני" w:date="2026-10-05T11:32:12Z">
        <w:r>
          <w:rPr>
            <w:rtl/>
          </w:rPr>
          <w:t xml:space="preserve">לשמועה</w:t>
        </w:r>
      </w:ins>
      <w:del w:id="97566" w:author="מנוע מכני" w:date="2026-10-05T11:32:12Z">
        <w:r>
          <w:rPr>
            <w:rtl/>
          </w:rPr>
          <w:delText xml:space="preserve">לשמעתא</w:delText>
        </w:r>
      </w:del>
      <w:r>
        <w:rPr>
          <w:rtl/>
        </w:rPr>
        <w:t xml:space="preserve"> </w:t>
      </w:r>
      <w:ins w:id="94869" w:author="מנוע מכני" w:date="2026-10-05T11:32:12Z">
        <w:r>
          <w:rPr>
            <w:rtl/>
          </w:rPr>
          <w:t xml:space="preserve">לפניו</w:t>
        </w:r>
      </w:ins>
      <w:del w:id="94870" w:author="מנוע מכני" w:date="2026-10-05T11:32:12Z">
        <w:r>
          <w:rPr>
            <w:rtl/>
          </w:rPr>
          <w:delText xml:space="preserve">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ins w:id="91295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1296" w:author="מנוע מכני" w:date="2026-10-05T11:32:12Z">
        <w:r w:rsidR="00D07980">
          <w:rPr>
            <w:rFonts w:hint="cs"/>
            <w:rtl/>
          </w:rPr>
          <w:delText xml:space="preserve">י''ר</w:delText>
        </w:r>
      </w:del>
      <w:r>
        <w:rPr>
          <w:rtl/>
        </w:rPr>
        <w:t xml:space="preserve">, </w:t>
      </w:r>
    </w:p>
    <w:p>
      <w:pPr>
        <w:pStyle w:val="38"/>
        <w:rPr>
          <w:ins w:id="99602" w:author="מנוע מכני" w:date="2026-10-05T11:32:12Z"/>
        </w:rPr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del w:id="996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ins w:id="97475" w:author="מנוע מכני" w:date="2026-10-05T11:32:12Z">
        <w:r>
          <w:rPr>
            <w:rtl/>
          </w:rPr>
          <w:t xml:space="preserve">להם</w:t>
        </w:r>
      </w:ins>
      <w:del w:id="97476" w:author="מנוע מכני" w:date="2026-10-05T11:32:12Z">
        <w:r w:rsidR="00F63065">
          <w:rPr>
            <w:rtl/>
          </w:rPr>
          <w:delText xml:space="preserve">להו</w:delText>
        </w:r>
      </w:del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ins w:id="912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298" w:author="מנוע מכני" w:date="2026-10-05T11:32:12Z">
        <w:r w:rsidR="00C7790B">
          <w:rPr>
            <w:rFonts w:hint="cs"/>
            <w:rtl/>
          </w:rPr>
          <w:delText xml:space="preserve">ב''א</w:delText>
        </w:r>
      </w:del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ins w:id="9129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300" w:author="מנוע מכני" w:date="2026-10-05T11:32:12Z">
        <w:r w:rsidR="00C7790B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: מחלוקת בשבדק ולא מצא, ופלגי בפלוגתא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>
          <w:ins w:id="99604" w:author="מנוע מכני" w:date="2026-10-05T11:32:12Z"/>
        </w:rPr>
      </w:pPr>
      <w:r>
        <w:t xml:space="preserve">וח</w:t>
      </w:r>
      <w:ins w:id="91301" w:author="מנוע מכני" w:date="2026-10-05T11:32:12Z">
        <w:r>
          <w:t xml:space="preserve">כ"א</w:t>
        </w:r>
      </w:ins>
      <w:del w:id="91302" w:author="מנוע מכני" w:date="2026-10-05T11:32:12Z">
        <w:r>
          <w:delText xml:space="preserve">כ</w:delText>
        </w:r>
        <w:r w:rsidR="00754779">
          <w:delText xml:space="preserve">''א</w:delText>
        </w:r>
      </w:del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del w:id="996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del w:id="90588" w:author="מנוע עיצוב" w:date="2026-10-05T11:33:53Z"/>
          <w:rtl/>
        </w:rPr>
      </w:pPr>
    </w:p>
    <w:p>
      <w:pPr>
        <w:pStyle w:val="38"/>
        <w:rPr>
          <w:ins w:id="99606" w:author="מנוע מכני" w:date="2026-10-05T11:32:12Z"/>
        </w:rPr>
      </w:pPr>
      <w:ins w:id="91303" w:author="מנוע מכני" w:date="2026-10-05T11:32:12Z">
        <w:r>
          <w:t xml:space="preserve">ר"א</w:t>
        </w:r>
      </w:ins>
      <w:del w:id="91304" w:author="מנוע מכני" w:date="2026-10-05T11:32:12Z">
        <w:r>
          <w:delText xml:space="preserve">ר''א</w:delText>
        </w:r>
      </w:del>
      <w:r>
        <w:t xml:space="preserve"> אר</w:t>
      </w:r>
      <w:ins w:id="91305" w:author="מנוע מכני" w:date="2026-10-05T11:32:12Z">
        <w:r>
          <w:t xml:space="preserve">י"ו</w:t>
        </w:r>
      </w:ins>
      <w:del w:id="91306" w:author="מנוע מכני" w:date="2026-10-05T11:32:12Z">
        <w:r>
          <w:delText xml:space="preserve">י''ו</w:delText>
        </w:r>
      </w:del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del w:id="99607" w:author="מנוע מכני" w:date="2026-10-05T11:32:12Z">
        <w:r w:rsidR="00754779">
          <w:rPr>
            <w:rtl/>
          </w:rPr>
          <w:delText xml:space="preserve"> </w:delText>
        </w:r>
      </w:del>
      <w:r w:rsidR="00754779">
        <w:rPr>
          <w:rtl/>
        </w:rPr>
        <w:t xml:space="preserve">מחלוקת כשבדק ומצא, </w:t>
      </w:r>
    </w:p>
    <w:p>
      <w:pPr>
        <w:pStyle w:val="38"/>
        <w:rPr>
          <w:ins w:id="99608" w:author="מנוע מכני" w:date="2026-10-05T11:32:12Z"/>
        </w:rPr>
      </w:pPr>
      <w:ins w:id="93587" w:author="מנוע מכני" w:date="2026-10-05T11:32:12Z">
        <w:r>
          <w:t xml:space="preserve">וחלקו</w:t>
        </w:r>
      </w:ins>
    </w:p>
    <w:p w14:paraId="657C16D0" w14:textId="77777777" w:rsidR="006E2A81" w:rsidRDefault="00754779" w:rsidP="00754779">
      <w:pPr>
        <w:rPr>
          <w:rtl/>
        </w:rPr>
      </w:pPr>
      <w:del w:id="93588" w:author="מנוע מכני" w:date="2026-10-05T11:32:12Z">
        <w:r>
          <w:rPr>
            <w:rtl/>
          </w:rPr>
          <w:delText xml:space="preserve">ו</w:delText>
        </w:r>
        <w:r w:rsidR="00F63065">
          <w:rPr>
            <w:rtl/>
          </w:rPr>
          <w:delText xml:space="preserve">פל</w:delText>
        </w:r>
        <w:r>
          <w:rPr>
            <w:rFonts w:hint="cs"/>
            <w:rtl/>
          </w:rPr>
          <w:delText xml:space="preserve">י</w:delText>
        </w:r>
        <w:r w:rsidR="00F63065">
          <w:rPr>
            <w:rtl/>
          </w:rPr>
          <w:delText xml:space="preserve">גי</w:delText>
        </w:r>
      </w:del>
      <w:del w:id="996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בפלוגתא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ins w:id="9130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308" w:author="מנוע מכני" w:date="2026-10-05T11:32:12Z">
        <w:r w:rsidR="00C7790B">
          <w:rPr>
            <w:rFonts w:hint="cs"/>
            <w:rtl/>
          </w:rPr>
          <w:delText xml:space="preserve">ב''ג</w:delText>
        </w:r>
      </w:del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ins w:id="96335" w:author="מנוע מכני" w:date="2026-10-05T11:32:12Z">
        <w:r>
          <w:rPr>
            <w:rtl/>
          </w:rPr>
          <w:t xml:space="preserve">,</w:t>
        </w:r>
      </w:ins>
      <w:del w:id="96336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0" w:author="מנוע מכני" w:date="2026-10-05T11:32:12Z">
        <w:r>
          <w:rPr>
            <w:rFonts w:hint="cs"/>
            <w:rtl/>
          </w:rPr>
          <w:delText xml:space="preserve">    </w:delText>
        </w:r>
      </w:del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>
          <w:ins w:id="99610" w:author="מנוע מכני" w:date="2026-10-05T11:32:12Z"/>
        </w:rPr>
      </w:pPr>
      <w:r>
        <w:tab/>
      </w:r>
      <w:r>
        <w:tab/>
      </w:r>
      <w:r>
        <w:t xml:space="preserve">רש</w:t>
      </w:r>
      <w:ins w:id="91309" w:author="מנוע מכני" w:date="2026-10-05T11:32:12Z">
        <w:r>
          <w:t xml:space="preserve">ב"ג</w:t>
        </w:r>
      </w:ins>
      <w:del w:id="91310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del w:id="996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ins w:id="9131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12" w:author="מנוע מכני" w:date="2026-10-05T11:32:12Z">
        <w:r w:rsidR="00D07980">
          <w:rPr>
            <w:rFonts w:hint="cs"/>
            <w:rtl/>
          </w:rPr>
          <w:delText xml:space="preserve">ב''א</w:delText>
        </w:r>
      </w:del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ins w:id="98489" w:author="מנוע מכני" w:date="2026-10-05T11:32:12Z">
        <w:r>
          <w:rPr>
            <w:rtl/>
          </w:rPr>
          <w:t xml:space="preserve">אמור</w:t>
        </w:r>
      </w:ins>
      <w:del w:id="98490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1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ins w:id="93591" w:author="מנוע מכני" w:date="2026-10-05T11:32:12Z">
        <w:r>
          <w:rPr>
            <w:rtl/>
          </w:rPr>
          <w:t xml:space="preserve">כאן</w:t>
        </w:r>
      </w:ins>
      <w:del w:id="93592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בעל מום </w:t>
      </w:r>
      <w:ins w:id="93589" w:author="מנוע מכני" w:date="2026-10-05T11:32:12Z">
        <w:r>
          <w:rPr>
            <w:rtl/>
          </w:rPr>
          <w:t xml:space="preserve">למקום</w:t>
        </w:r>
      </w:ins>
      <w:del w:id="93590" w:author="מנוע מכני" w:date="2026-10-05T11:32:12Z">
        <w:r w:rsidR="00F63065">
          <w:rPr>
            <w:rtl/>
          </w:rPr>
          <w:delText xml:space="preserve">להיכא</w:delText>
        </w:r>
      </w:del>
      <w:r w:rsidR="00F63065">
        <w:rPr>
          <w:rtl/>
        </w:rPr>
        <w:t xml:space="preserve"> אזיל </w:t>
      </w:r>
    </w:p>
    <w:p>
      <w:pPr>
        <w:pStyle w:val="38"/>
        <w:rPr>
          <w:ins w:id="99612" w:author="מנוע מכני" w:date="2026-10-05T11:32:12Z"/>
        </w:rPr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del w:id="99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ins w:id="91313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ב"א</w:t>
        </w:r>
      </w:ins>
      <w:del w:id="91314" w:author="מנוע מכני" w:date="2026-10-05T11:32:12Z">
        <w:r w:rsidR="00D07980" w:rsidRPr="006E2A81">
          <w:rPr>
            <w:rFonts w:hint="cs"/>
            <w:b/>
            <w:bCs/>
            <w:rtl/>
          </w:rPr>
          <w:delText xml:space="preserve">ב''א</w:delText>
        </w:r>
      </w:del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ins w:id="98491" w:author="מנוע מכני" w:date="2026-10-05T11:32:12Z">
        <w:r>
          <w:rPr>
            <w:rtl/>
          </w:rPr>
          <w:t xml:space="preserve">איך</w:t>
        </w:r>
      </w:ins>
      <w:del w:id="98492" w:author="מנוע מכני" w:date="2026-10-05T11:32:12Z">
        <w:r w:rsidR="006E2A81">
          <w:rPr>
            <w:rtl/>
          </w:rPr>
          <w:delText xml:space="preserve">היכי</w:delText>
        </w:r>
      </w:del>
      <w:r w:rsidR="006E2A81">
        <w:rPr>
          <w:rtl/>
        </w:rPr>
        <w:t xml:space="preserve"> דקבר בה </w:t>
      </w:r>
      <w:ins w:id="94871" w:author="מנוע מכני" w:date="2026-10-05T11:32:12Z">
        <w:r>
          <w:rPr>
            <w:rtl/>
          </w:rPr>
          <w:t xml:space="preserve">זה</w:t>
        </w:r>
      </w:ins>
      <w:del w:id="94872" w:author="מנוע מכני" w:date="2026-10-05T11:32:12Z">
        <w:r w:rsidR="006E2A81">
          <w:rPr>
            <w:rtl/>
          </w:rPr>
          <w:delText xml:space="preserve">האי</w:delText>
        </w:r>
      </w:del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>
          <w:ins w:id="99614" w:author="מנוע מכני" w:date="2026-10-05T11:32:12Z"/>
        </w:rPr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del w:id="99615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r w:rsidR="00754779">
        <w:rPr>
          <w:rtl/>
        </w:rPr>
        <w:t>דרכייהו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>
          <w:ins w:id="99616" w:author="מנוע מכני" w:date="2026-10-05T11:32:12Z"/>
        </w:rPr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del w:id="99617" w:author="מנוע מכני" w:date="2026-10-05T11:32:12Z">
        <w:r>
          <w:rPr>
            <w:rtl/>
          </w:rPr>
          <w:delText xml:space="preserve"> </w:delText>
        </w:r>
      </w:del>
      <w:r w:rsidR="00F63065">
        <w:rPr>
          <w:rtl/>
        </w:rPr>
        <w:t xml:space="preserve">אגב דמנגחי אהדדי שכיח </w:t>
      </w:r>
      <w:ins w:id="94873" w:author="מנוע מכני" w:date="2026-10-05T11:32:12Z">
        <w:r>
          <w:rPr>
            <w:rtl/>
          </w:rPr>
          <w:t xml:space="preserve">בהם</w:t>
        </w:r>
      </w:ins>
      <w:del w:id="94874" w:author="מנוע מכני" w:date="2026-10-05T11:32:12Z">
        <w:r w:rsidR="00F63065">
          <w:rPr>
            <w:rtl/>
          </w:rPr>
          <w:delText xml:space="preserve">בהו</w:delText>
        </w:r>
      </w:del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ins w:id="96337" w:author="מנוע מכני" w:date="2026-10-05T11:32:12Z">
        <w:r>
          <w:rPr>
            <w:rtl/>
          </w:rPr>
          <w:t xml:space="preserve">,</w:t>
        </w:r>
      </w:ins>
      <w:del w:id="96338" w:author="מנוע מכני" w:date="2026-10-05T11:32:12Z">
        <w:r w:rsidR="000B5F7F">
          <w:rPr>
            <w:rtl/>
          </w:rPr>
          <w:delText xml:space="preserve">;</w:delText>
        </w:r>
      </w:del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ins w:id="95787" w:author="מנוע מכני" w:date="2026-10-05T11:32:12Z">
        <w:r>
          <w:rPr>
            <w:rtl/>
          </w:rPr>
          <w:t xml:space="preserve">אף</w:t>
        </w:r>
      </w:ins>
      <w:del w:id="9578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ins w:id="95789" w:author="מנוע מכני" w:date="2026-10-05T11:32:12Z">
        <w:r>
          <w:rPr>
            <w:rtl/>
          </w:rPr>
          <w:t xml:space="preserve">אף</w:t>
        </w:r>
      </w:ins>
      <w:del w:id="95790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שלא התירו מומחה! תנא, כל </w:t>
      </w:r>
      <w:ins w:id="93593" w:author="מנוע מכני" w:date="2026-10-05T11:32:12Z">
        <w:r>
          <w:rPr>
            <w:rtl/>
          </w:rPr>
          <w:t xml:space="preserve">מקום</w:t>
        </w:r>
      </w:ins>
      <w:del w:id="93594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התירו מומחה - תם קרי </w:t>
      </w:r>
      <w:ins w:id="94875" w:author="מנוע מכני" w:date="2026-10-05T11:32:12Z">
        <w:r>
          <w:rPr>
            <w:rtl/>
          </w:rPr>
          <w:t xml:space="preserve">לו</w:t>
        </w:r>
      </w:ins>
      <w:del w:id="94876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del w:id="90589" w:author="מנוע עיצוב" w:date="2026-10-05T11:33:53Z"/>
          <w:rtl/>
        </w:rPr>
      </w:pPr>
    </w:p>
    <w:p>
      <w:pPr>
        <w:pStyle w:val="38"/>
        <w:rPr>
          <w:ins w:id="99618" w:author="מנוע מכני" w:date="2026-10-05T11:32:12Z"/>
        </w:rPr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del w:id="996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1" w:author="מנוע מכני" w:date="2026-10-05T11:32:12Z">
        <w:r>
          <w:rPr>
            <w:rtl/>
          </w:rPr>
          <w:t xml:space="preserve">אף</w:t>
        </w:r>
      </w:ins>
      <w:del w:id="95792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>
          <w:ins w:id="99620" w:author="מנוע מכני" w:date="2026-10-05T11:32:12Z"/>
        </w:rPr>
      </w:pPr>
      <w:r>
        <w:t>א</w:t>
      </w:r>
      <w:ins w:id="91315" w:author="מנוע מכני" w:date="2026-10-05T11:32:12Z">
        <w:r>
          <w:t xml:space="preserve">ר"י</w:t>
        </w:r>
      </w:ins>
      <w:del w:id="91316" w:author="מנוע מכני" w:date="2026-10-05T11:32:12Z">
        <w:r w:rsidR="006E2A81">
          <w:delText xml:space="preserve">ר''י</w:delText>
        </w:r>
      </w:del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del w:id="996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del w:id="90590" w:author="מנוע עיצוב" w:date="2026-10-05T11:33:53Z"/>
          <w:rtl/>
        </w:rPr>
      </w:pPr>
    </w:p>
    <w:p>
      <w:pPr>
        <w:pStyle w:val="38"/>
        <w:rPr>
          <w:ins w:id="99622" w:author="מנוע מכני" w:date="2026-10-05T11:32:12Z"/>
        </w:rPr>
      </w:pPr>
      <w:del w:id="100915" w:author="מנוע מכני" w:date="2026-10-05T11:32:12Z">
        <w:r>
          <w:delText xml:space="preserve">אמר </w:delText>
        </w:r>
      </w:del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del w:id="996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ins w:id="91317" w:author="מנוע מכני" w:date="2026-10-05T11:32:12Z">
        <w:r>
          <w:rPr>
            <w:rStyle w:val="2fb"/>
            <w:rtl/>
          </w:rPr>
          <w:t xml:space="preserve">ת"ק</w:t>
        </w:r>
      </w:ins>
      <w:del w:id="91318" w:author="מנוע מכני" w:date="2026-10-05T11:32:12Z">
        <w:r>
          <w:rPr>
            <w:rtl/>
          </w:rPr>
          <w:delText xml:space="preserve">ת</w:delText>
        </w:r>
        <w:r w:rsidR="00DF3782">
          <w:rPr>
            <w:rFonts w:hint="cs"/>
            <w:rtl/>
          </w:rPr>
          <w:delText xml:space="preserve">''ק</w:delText>
        </w:r>
      </w:del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ins w:id="93597" w:author="מנוע מכני" w:date="2026-10-05T11:32:12Z">
        <w:r>
          <w:rPr>
            <w:rtl/>
          </w:rPr>
          <w:t xml:space="preserve">לא</w:t>
        </w:r>
      </w:ins>
      <w:del w:id="9359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התירו מומחה </w:t>
      </w:r>
      <w:ins w:id="93595" w:author="מנוע מכני" w:date="2026-10-05T11:32:12Z">
        <w:r>
          <w:rPr>
            <w:rtl/>
          </w:rPr>
          <w:t xml:space="preserve">יש</w:t>
        </w:r>
      </w:ins>
      <w:del w:id="9359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  <w:r>
        <w:rPr>
          <w:rStyle w:val="2fb"/>
          <w:rtl/>
        </w:rPr>
        <w:t xml:space="preserve">ד</w:t>
      </w:r>
      <w:ins w:id="91319" w:author="מנוע מכני" w:date="2026-10-05T11:32:12Z">
        <w:r>
          <w:rPr>
            <w:rStyle w:val="2fb"/>
            <w:rtl/>
          </w:rPr>
          <w:t xml:space="preserve">ת"ק</w:t>
        </w:r>
      </w:ins>
      <w:del w:id="91320" w:author="מנוע מכני" w:date="2026-10-05T11:32:12Z">
        <w:r>
          <w:rPr>
            <w:rtl/>
          </w:rPr>
          <w:delText xml:space="preserve">ת</w:delText>
        </w:r>
        <w:r w:rsidR="006E2A81">
          <w:rPr>
            <w:rFonts w:hint="cs"/>
            <w:rtl/>
          </w:rPr>
          <w:delText xml:space="preserve">''ק</w:delText>
        </w:r>
      </w:del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ins w:id="97851" w:author="מנוע מכני" w:date="2026-10-05T11:32:12Z">
        <w:r>
          <w:rPr>
            <w:rtl/>
          </w:rPr>
          <w:t xml:space="preserve">ואם </w:t>
        </w:r>
      </w:ins>
      <w:del w:id="97852" w:author="מנוע מכני" w:date="2026-10-05T11:32:12Z">
        <w:r w:rsidR="00DF3782">
          <w:rPr>
            <w:rtl/>
          </w:rPr>
          <w:delText xml:space="preserve">ואי </w:delText>
        </w:r>
      </w:del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624" w:author="מנוע מכני" w:date="2026-10-05T11:32:12Z"/>
        </w:rPr>
      </w:pPr>
      <w:ins w:id="94877" w:author="מנוע מכני" w:date="2026-10-05T11:32:12Z">
        <w:r>
          <w:t xml:space="preserve">ובא</w:t>
        </w:r>
      </w:ins>
      <w:del w:id="94878" w:author="מנוע מכני" w:date="2026-10-05T11:32:12Z">
        <w:r>
          <w:delText xml:space="preserve">ואתא</w:delText>
        </w:r>
      </w:del>
      <w:r>
        <w:t xml:space="preserve"> ר' יוסי </w:t>
      </w:r>
      <w:ins w:id="98493" w:author="מנוע מכני" w:date="2026-10-05T11:32:12Z">
        <w:r>
          <w:t xml:space="preserve">לומר</w:t>
        </w:r>
      </w:ins>
      <w:del w:id="98494" w:author="מנוע מכני" w:date="2026-10-05T11:32:12Z">
        <w:r>
          <w:delText xml:space="preserve">למימר</w:delText>
        </w:r>
      </w:del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del w:id="99625" w:author="מנוע מכני" w:date="2026-10-05T11:32:12Z">
        <w:r>
          <w:rPr>
            <w:rtl/>
          </w:rPr>
          <w:delText xml:space="preserve"> </w:delText>
        </w:r>
      </w:del>
      <w:ins w:id="95793" w:author="מנוע מכני" w:date="2026-10-05T11:32:12Z">
        <w:r>
          <w:rPr>
            <w:rtl/>
          </w:rPr>
          <w:t xml:space="preserve">אף</w:t>
        </w:r>
      </w:ins>
      <w:del w:id="9579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התירו מומחה! </w:t>
      </w:r>
    </w:p>
    <w:p>
      <w:pPr>
        <w:pStyle w:val="38"/>
        <w:rPr>
          <w:ins w:id="99626" w:author="מנוע מכני" w:date="2026-10-05T11:32:12Z"/>
        </w:rPr>
      </w:pPr>
      <w:del w:id="100916" w:author="מנוע מכני" w:date="2026-10-05T11:32:12Z">
        <w:r>
          <w:delText xml:space="preserve">אמר </w:delText>
        </w:r>
      </w:del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del w:id="996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, דכ</w:t>
      </w:r>
      <w:ins w:id="91321" w:author="מנוע מכני" w:date="2026-10-05T11:32:12Z">
        <w:r>
          <w:rPr>
            <w:rtl/>
          </w:rPr>
          <w:t xml:space="preserve">ו"ע</w:t>
        </w:r>
      </w:ins>
      <w:del w:id="91322" w:author="מנוע מכני" w:date="2026-10-05T11:32:12Z">
        <w:r>
          <w:rPr>
            <w:rtl/>
          </w:rPr>
          <w:delText xml:space="preserve">ו</w:delText>
        </w:r>
        <w:r w:rsidR="00DF3782">
          <w:rPr>
            <w:rFonts w:hint="cs"/>
            <w:rtl/>
          </w:rPr>
          <w:delText xml:space="preserve">''ע</w:delText>
        </w:r>
      </w:del>
      <w:r w:rsidR="00DF3782">
        <w:rPr>
          <w:rFonts w:hint="cs"/>
          <w:rtl/>
        </w:rPr>
        <w:t xml:space="preserve"> </w:t>
      </w:r>
      <w:ins w:id="97853" w:author="מנוע מכני" w:date="2026-10-05T11:32:12Z">
        <w:r>
          <w:rPr>
            <w:rtl/>
          </w:rPr>
          <w:t xml:space="preserve">אם </w:t>
        </w:r>
      </w:ins>
      <w:del w:id="9785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התירו מומחה - אין, </w:t>
      </w:r>
      <w:ins w:id="97855" w:author="מנוע מכני" w:date="2026-10-05T11:32:12Z">
        <w:r>
          <w:rPr>
            <w:rtl/>
          </w:rPr>
          <w:t xml:space="preserve">אם </w:t>
        </w:r>
      </w:ins>
      <w:del w:id="9785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ins w:id="96339" w:author="מנוע מכני" w:date="2026-10-05T11:32:12Z">
        <w:r>
          <w:rPr>
            <w:rtl/>
          </w:rPr>
          <w:t xml:space="preserve">,</w:t>
        </w:r>
      </w:ins>
      <w:del w:id="963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28" w:author="מנוע מכני" w:date="2026-10-05T11:32:12Z"/>
        </w:rPr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del w:id="99629" w:author="מנוע מכני" w:date="2026-10-05T11:32:12Z">
        <w:r>
          <w:rPr>
            <w:rtl/>
          </w:rPr>
          <w:lastRenderedPageBreak/>
          <w:delText xml:space="preserve"> </w:delText>
        </w:r>
      </w:del>
      <w:ins w:id="93599" w:author="מנוע מכני" w:date="2026-10-05T11:32:12Z">
        <w:r>
          <w:rPr>
            <w:rtl/>
          </w:rPr>
          <w:t xml:space="preserve">חלקו</w:t>
        </w:r>
      </w:ins>
      <w:del w:id="93600" w:author="מנוע מכני" w:date="2026-10-05T11:32:12Z">
        <w:r>
          <w:rPr>
            <w:rtl/>
          </w:rPr>
          <w:lastRenderedPageBreak/>
          <w:delText xml:space="preserve">פליגי</w:delText>
        </w:r>
      </w:del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ins w:id="94879" w:author="מנוע מכני" w:date="2026-10-05T11:32:12Z">
        <w:r>
          <w:rPr>
            <w:rtl/>
          </w:rPr>
          <w:t xml:space="preserve">וזה</w:t>
        </w:r>
      </w:ins>
      <w:del w:id="9488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</w:t>
      </w:r>
      <w:ins w:id="98129" w:author="מנוע מכני" w:date="2026-10-05T11:32:12Z">
        <w:r>
          <w:rPr>
            <w:rtl/>
          </w:rPr>
          <w:t xml:space="preserve">דחלקו</w:t>
        </w:r>
      </w:ins>
      <w:del w:id="98130" w:author="מנוע מכני" w:date="2026-10-05T11:32:12Z">
        <w:r>
          <w:rPr>
            <w:rtl/>
          </w:rPr>
          <w:delText xml:space="preserve">דקמיפלגי</w:delText>
        </w:r>
      </w:del>
      <w:r>
        <w:rPr>
          <w:rtl/>
        </w:rPr>
        <w:t xml:space="preserve"> במת - להודיעך כחו דעקביא</w:t>
      </w:r>
      <w:ins w:id="96341" w:author="מנוע מכני" w:date="2026-10-05T11:32:12Z">
        <w:r>
          <w:rPr>
            <w:rtl/>
          </w:rPr>
          <w:t xml:space="preserve">,</w:t>
        </w:r>
      </w:ins>
      <w:del w:id="96342" w:author="מנוע מכני" w:date="2026-10-05T11:32:12Z">
        <w:r w:rsidR="000B5F7F">
          <w:rPr>
            <w:rtl/>
          </w:rPr>
          <w:delText xml:space="preserve">;</w:delText>
        </w:r>
      </w:del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ins w:id="93601" w:author="מנוע מכני" w:date="2026-10-05T11:32:12Z">
        <w:r>
          <w:rPr>
            <w:rtl/>
          </w:rPr>
          <w:t xml:space="preserve">חלקו</w:t>
        </w:r>
      </w:ins>
      <w:del w:id="93602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בשחטו</w:t>
      </w:r>
      <w:ins w:id="96343" w:author="מנוע מכני" w:date="2026-10-05T11:32:12Z">
        <w:r>
          <w:rPr>
            <w:rtl/>
          </w:rPr>
          <w:t xml:space="preserve">,</w:t>
        </w:r>
      </w:ins>
      <w:del w:id="963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30" w:author="מנוע מכני" w:date="2026-10-05T11:32:12Z"/>
        </w:rPr>
      </w:pPr>
      <w:ins w:id="94881" w:author="מנוע מכני" w:date="2026-10-05T11:32:12Z">
        <w:r>
          <w:t xml:space="preserve">ובא</w:t>
        </w:r>
      </w:ins>
      <w:del w:id="94882" w:author="מנוע מכני" w:date="2026-10-05T11:32:12Z">
        <w:r>
          <w:delText xml:space="preserve">ואתא</w:delText>
        </w:r>
      </w:del>
      <w:r>
        <w:t xml:space="preserve"> ר' יוסי </w:t>
      </w:r>
      <w:ins w:id="98495" w:author="מנוע מכני" w:date="2026-10-05T11:32:12Z">
        <w:r>
          <w:t xml:space="preserve">לומר</w:t>
        </w:r>
      </w:ins>
      <w:del w:id="98496" w:author="מנוע מכני" w:date="2026-10-05T11:32:12Z">
        <w:r>
          <w:delText xml:space="preserve">למימר</w:delText>
        </w:r>
      </w:del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del w:id="99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בשחטו - דברי הכל מותר, כי </w:t>
      </w:r>
      <w:ins w:id="93603" w:author="מנוע מכני" w:date="2026-10-05T11:32:12Z">
        <w:r>
          <w:rPr>
            <w:rtl/>
          </w:rPr>
          <w:t xml:space="preserve">חלקו</w:t>
        </w:r>
      </w:ins>
      <w:del w:id="9360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>
          <w:ins w:id="99632" w:author="מנוע מכני" w:date="2026-10-05T11:32:12Z"/>
        </w:rPr>
      </w:pPr>
      <w:r>
        <w:t>א</w:t>
      </w:r>
      <w:ins w:id="91323" w:author="מנוע מכני" w:date="2026-10-05T11:32:12Z">
        <w:r>
          <w:t xml:space="preserve">ר"נ</w:t>
        </w:r>
      </w:ins>
      <w:del w:id="91324" w:author="מנוע מכני" w:date="2026-10-05T11:32:12Z">
        <w:r w:rsidR="00DF3782">
          <w:delText xml:space="preserve">ר''נ</w:delText>
        </w:r>
      </w:del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del w:id="99633" w:author="מנוע מכני" w:date="2026-10-05T11:32:12Z">
        <w:r w:rsidR="00DF3782">
          <w:rPr>
            <w:rtl/>
          </w:rPr>
          <w:delText xml:space="preserve"> </w:delText>
        </w:r>
      </w:del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ins w:id="91325" w:author="מנוע מכני" w:date="2026-10-05T11:32:12Z">
        <w:r>
          <w:rPr>
            <w:rStyle w:val="2fb"/>
            <w:rtl/>
          </w:rPr>
          <w:t xml:space="preserve">ר"י</w:t>
        </w:r>
      </w:ins>
      <w:del w:id="91326" w:author="מנוע מכני" w:date="2026-10-05T11:32:12Z">
        <w:r w:rsidR="00DF3782">
          <w:rPr>
            <w:rtl/>
          </w:rPr>
          <w:delText xml:space="preserve">ר</w:delText>
        </w:r>
        <w:r w:rsidR="00DF3782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הואיל ותנן בבחירתא </w:t>
      </w:r>
      <w:ins w:id="94883" w:author="מנוע מכני" w:date="2026-10-05T11:32:12Z">
        <w:r>
          <w:rPr>
            <w:rtl/>
          </w:rPr>
          <w:t xml:space="preserve">כמותו</w:t>
        </w:r>
      </w:ins>
      <w:del w:id="94884" w:author="מנוע מכני" w:date="2026-10-05T11:32:12Z">
        <w:r>
          <w:rPr>
            <w:rtl/>
          </w:rPr>
          <w:delText xml:space="preserve">כוותיה</w:delText>
        </w:r>
      </w:del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>
          <w:ins w:id="99634" w:author="מנוע מכני" w:date="2026-10-05T11:32:12Z"/>
        </w:rPr>
      </w:pPr>
      <w:r>
        <w:t>א</w:t>
      </w:r>
      <w:r w:rsidR="00DF3782">
        <w:t xml:space="preserve">רנ</w:t>
      </w:r>
      <w:ins w:id="91327" w:author="מנוע מכני" w:date="2026-10-05T11:32:12Z">
        <w:r>
          <w:t xml:space="preserve">ב"י</w:t>
        </w:r>
      </w:ins>
      <w:del w:id="91328" w:author="מנוע מכני" w:date="2026-10-05T11:32:12Z">
        <w:r w:rsidR="00DF3782">
          <w:delText xml:space="preserve">ב''י</w:delText>
        </w:r>
      </w:del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del w:id="996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מתניתין </w:t>
      </w:r>
      <w:ins w:id="93605" w:author="מנוע מכני" w:date="2026-10-05T11:32:12Z">
        <w:r>
          <w:rPr>
            <w:rtl/>
          </w:rPr>
          <w:t xml:space="preserve">גם</w:t>
        </w:r>
      </w:ins>
      <w:del w:id="9360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ins w:id="93607" w:author="מנוע מכני" w:date="2026-10-05T11:32:12Z">
        <w:r>
          <w:rPr>
            <w:rFonts w:hint="cs"/>
            <w:rtl/>
          </w:rPr>
          <w:t xml:space="preserve">לא</w:t>
        </w:r>
      </w:ins>
      <w:del w:id="9360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ins w:id="97857" w:author="מנוע מכני" w:date="2026-10-05T11:32:12Z">
        <w:r>
          <w:rPr>
            <w:rFonts w:hint="cs"/>
            <w:rtl/>
          </w:rPr>
          <w:t xml:space="preserve">ואם </w:t>
        </w:r>
      </w:ins>
      <w:del w:id="97858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עקביא איפכא הוא, </w:t>
      </w:r>
      <w:ins w:id="93609" w:author="מנוע מכני" w:date="2026-10-05T11:32:12Z">
        <w:r>
          <w:rPr>
            <w:rFonts w:hint="cs"/>
            <w:rtl/>
          </w:rPr>
          <w:t xml:space="preserve">ולא</w:t>
        </w:r>
      </w:ins>
      <w:del w:id="93610" w:author="מנוע מכני" w:date="2026-10-05T11:32:12Z">
        <w:r w:rsidR="005C2E1D">
          <w:rPr>
            <w:rFonts w:hint="cs"/>
            <w:rtl/>
          </w:rPr>
          <w:delText xml:space="preserve">ולאו</w:delText>
        </w:r>
      </w:del>
      <w:r w:rsidR="005C2E1D">
        <w:rPr>
          <w:rFonts w:hint="cs"/>
          <w:rtl/>
        </w:rPr>
        <w:t xml:space="preserve"> </w:t>
      </w:r>
      <w:ins w:id="913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30" w:author="מנוע מכני" w:date="2026-10-05T11:32:12Z">
        <w:r w:rsidR="005C2E1D">
          <w:rPr>
            <w:rFonts w:hint="cs"/>
            <w:rtl/>
          </w:rPr>
          <w:delText xml:space="preserve">ר''י</w:delText>
        </w:r>
      </w:del>
      <w:r w:rsidR="005C2E1D">
        <w:rPr>
          <w:rFonts w:hint="cs"/>
          <w:rtl/>
        </w:rPr>
        <w:t xml:space="preserve"> רק בשחטה </w:t>
      </w:r>
      <w:ins w:id="97859" w:author="מנוע מכני" w:date="2026-10-05T11:32:12Z">
        <w:r>
          <w:rPr>
            <w:rFonts w:hint="cs"/>
            <w:rtl/>
          </w:rPr>
          <w:t xml:space="preserve">ואם </w:t>
        </w:r>
      </w:ins>
      <w:del w:id="97860" w:author="מנוע מכני" w:date="2026-10-05T11:32:12Z">
        <w:r w:rsidR="005C2E1D">
          <w:rPr>
            <w:rFonts w:hint="cs"/>
            <w:rtl/>
          </w:rPr>
          <w:delText xml:space="preserve">ואי </w:delText>
        </w:r>
      </w:del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>
          <w:ins w:id="99636" w:author="מנוע מכני" w:date="2026-10-05T11:32:12Z"/>
        </w:rPr>
      </w:pPr>
      <w:r>
        <w:t xml:space="preserve">אלא רבנן היא ו</w:t>
      </w:r>
      <w:ins w:id="91331" w:author="מנוע מכני" w:date="2026-10-05T11:32:12Z">
        <w:r>
          <w:t xml:space="preserve">ש"מ</w:t>
        </w:r>
      </w:ins>
      <w:del w:id="91332" w:author="מנוע מכני" w:date="2026-10-05T11:32:12Z">
        <w:r>
          <w:delText xml:space="preserve">ש''מ</w:delText>
        </w:r>
      </w:del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del w:id="996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בשחטו </w:t>
      </w:r>
      <w:ins w:id="93611" w:author="מנוע מכני" w:date="2026-10-05T11:32:12Z">
        <w:r>
          <w:rPr>
            <w:rtl/>
          </w:rPr>
          <w:t xml:space="preserve">חלקו</w:t>
        </w:r>
      </w:ins>
      <w:del w:id="93612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del w:id="90591" w:author="מנוע עיצוב" w:date="2026-10-05T11:33:53Z"/>
          <w:rtl/>
        </w:rPr>
      </w:pPr>
    </w:p>
    <w:p>
      <w:pPr>
        <w:pStyle w:val="38"/>
        <w:rPr>
          <w:ins w:id="99638" w:author="מנוע מכני" w:date="2026-10-05T11:32:12Z"/>
        </w:rPr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del w:id="99639" w:author="מנוע מכני" w:date="2026-10-05T11:32:12Z">
        <w:r w:rsidR="005C2E1D" w:rsidRPr="000C73DD">
          <w:rPr>
            <w:rFonts w:hint="cs"/>
            <w:b/>
            <w:bCs/>
            <w:rtl/>
          </w:rPr>
          <w:delText xml:space="preserve"> </w:delText>
        </w:r>
      </w:del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ins w:id="98497" w:author="מנוע מכני" w:date="2026-10-05T11:32:12Z">
        <w:r>
          <w:rPr>
            <w:rtl/>
          </w:rPr>
          <w:t xml:space="preserve">באו</w:t>
        </w:r>
      </w:ins>
      <w:del w:id="98498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ins w:id="97477" w:author="מנוע מכני" w:date="2026-10-05T11:32:12Z">
        <w:r>
          <w:rPr>
            <w:rtl/>
          </w:rPr>
          <w:t xml:space="preserve">להם</w:t>
        </w:r>
      </w:ins>
      <w:del w:id="9747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ins w:id="93613" w:author="מנוע מכני" w:date="2026-10-05T11:32:12Z">
        <w:r>
          <w:rPr>
            <w:rtl/>
          </w:rPr>
          <w:t xml:space="preserve">גם</w:t>
        </w:r>
      </w:ins>
      <w:del w:id="9361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דכיון </w:t>
      </w:r>
      <w:ins w:id="93615" w:author="מנוע מכני" w:date="2026-10-05T11:32:12Z">
        <w:r>
          <w:rPr>
            <w:rtl/>
          </w:rPr>
          <w:t xml:space="preserve">דלא</w:t>
        </w:r>
      </w:ins>
      <w:del w:id="93616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לכפרה </w:t>
      </w:r>
      <w:ins w:id="98499" w:author="מנוע מכני" w:date="2026-10-05T11:32:12Z">
        <w:r>
          <w:rPr>
            <w:rtl/>
          </w:rPr>
          <w:t xml:space="preserve">באו</w:t>
        </w:r>
      </w:ins>
      <w:del w:id="98500" w:author="מנוע מכני" w:date="2026-10-05T11:32:12Z">
        <w:r>
          <w:rPr>
            <w:rtl/>
          </w:rPr>
          <w:delText xml:space="preserve">אתו</w:delText>
        </w:r>
      </w:del>
      <w:r>
        <w:rPr>
          <w:rtl/>
        </w:rPr>
        <w:t xml:space="preserve"> משהו </w:t>
      </w:r>
      <w:ins w:id="97479" w:author="מנוע מכני" w:date="2026-10-05T11:32:12Z">
        <w:r>
          <w:rPr>
            <w:rtl/>
          </w:rPr>
          <w:t xml:space="preserve">להם</w:t>
        </w:r>
      </w:ins>
      <w:del w:id="9748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ins w:id="94885" w:author="מנוע מכני" w:date="2026-10-05T11:32:12Z">
        <w:r>
          <w:rPr>
            <w:rtl/>
          </w:rPr>
          <w:t xml:space="preserve">מה</w:t>
        </w:r>
      </w:ins>
      <w:del w:id="948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ins w:id="93617" w:author="מנוע מכני" w:date="2026-10-05T11:32:12Z">
        <w:r>
          <w:rPr>
            <w:rFonts w:hint="cs"/>
            <w:rtl/>
          </w:rPr>
          <w:t xml:space="preserve">לא</w:t>
        </w:r>
      </w:ins>
      <w:del w:id="93618" w:author="מנוע מכני" w:date="2026-10-05T11:32:12Z">
        <w:r w:rsidR="005C2E1D">
          <w:rPr>
            <w:rFonts w:hint="cs"/>
            <w:rtl/>
          </w:rPr>
          <w:delText xml:space="preserve">לאו</w:delText>
        </w:r>
      </w:del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>
          <w:ins w:id="99640" w:author="מנוע מכני" w:date="2026-10-05T11:32:12Z"/>
        </w:rPr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del w:id="996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כיון דעולה </w:t>
      </w:r>
      <w:ins w:id="93619" w:author="מנוע מכני" w:date="2026-10-05T11:32:12Z">
        <w:r>
          <w:rPr>
            <w:rtl/>
          </w:rPr>
          <w:t xml:space="preserve">גם</w:t>
        </w:r>
      </w:ins>
      <w:del w:id="9362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>
          <w:ins w:id="99642" w:author="מנוע מכני" w:date="2026-10-05T11:32:12Z"/>
        </w:rPr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del w:id="996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התולש צמר מבכור תם, </w:t>
      </w:r>
      <w:ins w:id="95795" w:author="מנוע מכני" w:date="2026-10-05T11:32:12Z">
        <w:r>
          <w:rPr>
            <w:rtl/>
          </w:rPr>
          <w:t xml:space="preserve">אף</w:t>
        </w:r>
      </w:ins>
      <w:del w:id="95796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ins w:id="91333" w:author="מנוע מכני" w:date="2026-10-05T11:32:12Z">
        <w:r>
          <w:rPr>
            <w:rFonts w:hint="cs"/>
            <w:rtl/>
          </w:rPr>
          <w:t xml:space="preserve">כ"ש</w:t>
        </w:r>
      </w:ins>
      <w:del w:id="91334" w:author="מנוע מכני" w:date="2026-10-05T11:32:12Z">
        <w:r w:rsidR="005C2E1D">
          <w:rPr>
            <w:rFonts w:hint="cs"/>
            <w:rtl/>
          </w:rPr>
          <w:delText xml:space="preserve">כ''ש</w:delText>
        </w:r>
      </w:del>
      <w:r w:rsidR="005C2E1D">
        <w:rPr>
          <w:rFonts w:hint="cs"/>
          <w:rtl/>
        </w:rPr>
        <w:t xml:space="preserve"> עולה דלא משהי </w:t>
      </w:r>
    </w:p>
    <w:p>
      <w:pPr>
        <w:pStyle w:val="38"/>
        <w:rPr>
          <w:ins w:id="99644" w:author="מנוע מכני" w:date="2026-10-05T11:32:12Z"/>
        </w:rPr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del w:id="9964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ins w:id="93621" w:author="מנוע מכני" w:date="2026-10-05T11:32:12Z">
        <w:r>
          <w:rPr>
            <w:rtl/>
          </w:rPr>
          <w:t xml:space="preserve">גם</w:t>
        </w:r>
      </w:ins>
      <w:del w:id="93622" w:author="מנוע מכני" w:date="2026-10-05T11:32:12Z">
        <w:r w:rsidR="000C73DD">
          <w:rPr>
            <w:rtl/>
          </w:rPr>
          <w:delText xml:space="preserve">נמי</w:delText>
        </w:r>
      </w:del>
      <w:r w:rsidR="000C73DD">
        <w:rPr>
          <w:rtl/>
        </w:rPr>
        <w:t xml:space="preserve"> אסור, </w:t>
      </w:r>
      <w:ins w:id="94887" w:author="מנוע מכני" w:date="2026-10-05T11:32:12Z">
        <w:r>
          <w:rPr>
            <w:rtl/>
          </w:rPr>
          <w:t xml:space="preserve">וזה</w:t>
        </w:r>
      </w:ins>
      <w:del w:id="94888" w:author="מנוע מכני" w:date="2026-10-05T11:32:12Z">
        <w:r w:rsidR="000C73DD">
          <w:rPr>
            <w:rtl/>
          </w:rPr>
          <w:delText xml:space="preserve">והאי</w:delText>
        </w:r>
      </w:del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ins w:id="92865" w:author="מנוע מכני" w:date="2026-10-05T11:32:12Z">
        <w:r>
          <w:rPr>
            <w:rtl/>
          </w:rPr>
          <w:t xml:space="preserve">אפי'</w:t>
        </w:r>
      </w:ins>
      <w:del w:id="92866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בתולש </w:t>
      </w:r>
      <w:ins w:id="93623" w:author="מנוע מכני" w:date="2026-10-05T11:32:12Z">
        <w:r>
          <w:rPr>
            <w:rtl/>
          </w:rPr>
          <w:t xml:space="preserve">גם</w:t>
        </w:r>
      </w:ins>
      <w:del w:id="9362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שרי</w:t>
      </w:r>
      <w:ins w:id="96345" w:author="מנוע מכני" w:date="2026-10-05T11:32:12Z">
        <w:r>
          <w:rPr>
            <w:rtl/>
          </w:rPr>
          <w:t xml:space="preserve">,</w:t>
        </w:r>
      </w:ins>
      <w:del w:id="96346" w:author="מנוע מכני" w:date="2026-10-05T11:32:12Z">
        <w:r w:rsidR="000B5F7F">
          <w:rPr>
            <w:rtl/>
          </w:rPr>
          <w:delText xml:space="preserve">;</w:delText>
        </w:r>
      </w:del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  <w:pPrChange w:id="903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47" w:author="מנוע מכני" w:date="2026-10-05T11:32:12Z">
        <w:r>
          <w:rPr>
            <w:rtl/>
          </w:rPr>
          <w:t xml:space="preserve"> </w:t>
        </w:r>
      </w:ins>
      <w:del w:id="96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49" w:author="מנוע מכני" w:date="2026-10-05T11:32:12Z">
        <w:r>
          <w:rPr>
            <w:rtl/>
          </w:rPr>
          <w:t xml:space="preserve"> </w:t>
        </w:r>
      </w:ins>
      <w:del w:id="96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ins w:id="98501" w:author="מנוע מכני" w:date="2026-10-05T11:32:12Z">
        <w:r>
          <w:rPr>
            <w:rtl/>
          </w:rPr>
          <w:t xml:space="preserve">איך</w:t>
        </w:r>
      </w:ins>
      <w:del w:id="98502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דמי אינו נראה עם הגיזה? </w:t>
      </w:r>
    </w:p>
    <w:p>
      <w:pPr>
        <w:pStyle w:val="38"/>
        <w:rPr>
          <w:ins w:id="99646" w:author="מנוע מכני" w:date="2026-10-05T11:32:12Z"/>
        </w:rPr>
      </w:pPr>
      <w:ins w:id="91335" w:author="מנוע מכני" w:date="2026-10-05T11:32:12Z">
        <w:r>
          <w:t xml:space="preserve">ר"א</w:t>
        </w:r>
      </w:ins>
      <w:del w:id="91336" w:author="מנוע מכני" w:date="2026-10-05T11:32:12Z">
        <w:r>
          <w:delText xml:space="preserve">ר''א</w:delText>
        </w:r>
      </w:del>
      <w:r>
        <w:t xml:space="preserve"> </w:t>
      </w:r>
      <w:ins w:id="91337" w:author="מנוע מכני" w:date="2026-10-05T11:32:12Z">
        <w:r>
          <w:t xml:space="preserve">ר"ל</w:t>
        </w:r>
      </w:ins>
      <w:del w:id="91338" w:author="מנוע מכני" w:date="2026-10-05T11:32:12Z">
        <w:r>
          <w:delText xml:space="preserve">ר''ל</w:delText>
        </w:r>
      </w:del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del w:id="9964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שעיקרו הפוך כלפי ראשו, </w:t>
      </w:r>
    </w:p>
    <w:p>
      <w:pPr>
        <w:pStyle w:val="38"/>
        <w:rPr>
          <w:ins w:id="99648" w:author="מנוע מכני" w:date="2026-10-05T11:32:12Z"/>
        </w:rPr>
      </w:pPr>
      <w:r>
        <w:t xml:space="preserve">רנב</w:t>
      </w:r>
      <w:ins w:id="91339" w:author="מנוע מכני" w:date="2026-10-05T11:32:12Z">
        <w:r>
          <w:t xml:space="preserve">ר"א</w:t>
        </w:r>
      </w:ins>
      <w:del w:id="9134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del w:id="996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ins w:id="91341" w:author="מנוע מכני" w:date="2026-10-05T11:32:12Z">
        <w:r>
          <w:rPr>
            <w:rStyle w:val="2fb"/>
            <w:rtl/>
          </w:rPr>
          <w:t xml:space="preserve">ר"ל</w:t>
        </w:r>
      </w:ins>
      <w:del w:id="91342" w:author="מנוע מכני" w:date="2026-10-05T11:32:12Z">
        <w:r>
          <w:rPr>
            <w:rtl/>
          </w:rPr>
          <w:delText xml:space="preserve">ר</w:delText>
        </w:r>
        <w:r w:rsidR="005C2E1D">
          <w:rPr>
            <w:rFonts w:hint="cs"/>
            <w:rtl/>
          </w:rPr>
          <w:delText xml:space="preserve">''ל</w:delText>
        </w:r>
      </w:del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ins w:id="9134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344" w:author="מנוע מכני" w:date="2026-10-05T11:32:12Z">
        <w:r w:rsidR="005C2E1D">
          <w:rPr>
            <w:rFonts w:hint="cs"/>
            <w:rtl/>
          </w:rPr>
          <w:delText xml:space="preserve">ב''א</w:delText>
        </w:r>
      </w:del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  <w:pPrChange w:id="903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51" w:author="מנוע מכני" w:date="2026-10-05T11:32:12Z">
        <w:r>
          <w:rPr>
            <w:rtl/>
          </w:rPr>
          <w:t xml:space="preserve"> </w:t>
        </w:r>
      </w:ins>
      <w:del w:id="96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53" w:author="מנוע מכני" w:date="2026-10-05T11:32:12Z">
        <w:r>
          <w:rPr>
            <w:rtl/>
          </w:rPr>
          <w:t xml:space="preserve"> </w:t>
        </w:r>
      </w:ins>
      <w:del w:id="963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650" w:author="מנוע מכני" w:date="2026-10-05T11:32:12Z"/>
        </w:rPr>
      </w:pPr>
      <w:r>
        <w:t xml:space="preserve">מנה"מ? </w:t>
      </w:r>
      <w:r w:rsidR="00EC4A0C">
        <w:t xml:space="preserve">א</w:t>
      </w:r>
      <w:ins w:id="91345" w:author="מנוע מכני" w:date="2026-10-05T11:32:12Z">
        <w:r>
          <w:t xml:space="preserve">ר"כ</w:t>
        </w:r>
      </w:ins>
      <w:del w:id="91346" w:author="מנוע מכני" w:date="2026-10-05T11:32:12Z">
        <w:r w:rsidR="00EC4A0C">
          <w:delText xml:space="preserve">ר''כ</w:delText>
        </w:r>
      </w:del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del w:id="996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r>
        <w:rPr>
          <w:rtl/>
        </w:rPr>
        <w:t xml:space="preserve">בכור בניך תתן לי כן תעשה לצאנך מלאתך ודמעך </w:t>
      </w:r>
      <w:r>
        <w:rPr>
          <w:rtl/>
        </w:rPr>
        <w:t xml:space="preserve">לא</w:t>
      </w:r>
      <w:r>
        <w:rPr>
          <w:rtl/>
        </w:rPr>
        <w:t xml:space="preserve"> תאחר כן תעשה לשורך</w:t>
      </w:r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ins w:id="96355" w:author="מנוע מכני" w:date="2026-10-05T11:32:12Z">
        <w:r>
          <w:rPr>
            <w:rtl/>
          </w:rPr>
          <w:t xml:space="preserve">,</w:t>
        </w:r>
      </w:ins>
      <w:del w:id="9635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52" w:author="מנוע מכני" w:date="2026-10-05T11:32:12Z"/>
        </w:rPr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del w:id="996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דאדרבה הסמוך לסמוך </w:t>
      </w:r>
    </w:p>
    <w:p>
      <w:pPr>
        <w:pStyle w:val="38"/>
        <w:rPr>
          <w:ins w:id="99654" w:author="מנוע מכני" w:date="2026-10-05T11:32:12Z"/>
        </w:rPr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del w:id="99655" w:author="מנוע מכני" w:date="2026-10-05T11:32:12Z">
        <w:r w:rsidR="00F63065">
          <w:rPr>
            <w:rtl/>
          </w:rPr>
          <w:delText xml:space="preserve"> </w:delText>
        </w:r>
      </w:del>
      <w:r w:rsidR="00EC4A0C">
        <w:rPr>
          <w:rFonts w:hint="cs"/>
          <w:rtl/>
        </w:rPr>
        <w:t>'</w:t>
      </w:r>
      <w:r w:rsidR="00F63065">
        <w:rPr>
          <w:rtl/>
        </w:rPr>
        <w:t>תעשה</w:t>
      </w:r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ins w:id="96357" w:author="מנוע מכני" w:date="2026-10-05T11:32:12Z">
        <w:r>
          <w:rPr>
            <w:rtl/>
          </w:rPr>
          <w:t xml:space="preserve">,</w:t>
        </w:r>
      </w:ins>
      <w:del w:id="96358" w:author="מנוע מכני" w:date="2026-10-05T11:32:12Z">
        <w:r w:rsidR="000B5F7F">
          <w:rPr>
            <w:rtl/>
          </w:rPr>
          <w:delText xml:space="preserve">;</w:delText>
        </w:r>
      </w:del>
    </w:p>
    <w:p w14:paraId="159DF231" w14:textId="77777777" w:rsidR="00EC4A0C" w:rsidRDefault="0022398C" w:rsidP="0022398C">
      <w:pPr>
        <w:rPr>
          <w:rtl/>
        </w:rPr>
      </w:pPr>
      <w:ins w:id="93625" w:author="מנוע מכני" w:date="2026-10-05T11:32:12Z">
        <w:r>
          <w:rPr>
            <w:rFonts w:hint="cs"/>
            <w:rtl/>
          </w:rPr>
          <w:t xml:space="preserve">ולא</w:t>
        </w:r>
      </w:ins>
      <w:del w:id="93626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>
          <w:ins w:id="99656" w:author="מנוע מכני" w:date="2026-10-05T11:32:12Z"/>
        </w:rPr>
      </w:pPr>
      <w:r>
        <w:t xml:space="preserve">ת</w:t>
      </w:r>
      <w:ins w:id="91347" w:author="מנוע מכני" w:date="2026-10-05T11:32:12Z">
        <w:r>
          <w:t xml:space="preserve">נ"ה</w:t>
        </w:r>
      </w:ins>
      <w:del w:id="91348" w:author="מנוע מכני" w:date="2026-10-05T11:32:12Z">
        <w:r>
          <w:delText xml:space="preserve">נ''ה</w:delText>
        </w:r>
      </w:del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del w:id="99657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בכור בניך תתן לי כן תעשה לצאנך</w:t>
      </w:r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ins w:id="91349" w:author="מנוע מכני" w:date="2026-10-05T11:32:12Z">
        <w:r>
          <w:rPr>
            <w:rtl/>
          </w:rPr>
          <w:t xml:space="preserve">ת"ל</w:t>
        </w:r>
      </w:ins>
      <w:del w:id="91350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ל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תעשה</w:t>
      </w:r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ins w:id="96359" w:author="מנוע מכני" w:date="2026-10-05T11:32:12Z">
        <w:r>
          <w:rPr>
            <w:rtl/>
          </w:rPr>
          <w:t xml:space="preserve">,</w:t>
        </w:r>
      </w:ins>
      <w:del w:id="9636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>
          <w:ins w:id="99658" w:author="מנוע מכני" w:date="2026-10-05T11:32:12Z"/>
        </w:rPr>
      </w:pPr>
      <w:r>
        <w:tab/>
      </w:r>
      <w:r w:rsidR="00F63065">
        <w:t xml:space="preserve">רבי יוסי</w:t>
      </w:r>
      <w:del w:id="100917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del w:id="996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>
          <w:ins w:id="99660" w:author="מנוע מכני" w:date="2026-10-05T11:32:12Z"/>
        </w:rPr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del w:id="996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del w:id="90092" w:author="מנוע עיצוב" w:date="2026-10-05T11:33:53Z"/>
          <w:rtl/>
        </w:rPr>
      </w:pPr>
      <w:del w:id="90089" w:author="מנוע עיצוב" w:date="2026-10-05T11:33:53Z">
        <w:r>
          <w:rPr>
            <w:rtl/>
          </w:rPr>
          <w:delText xml:space="preserve">•</w:delText>
        </w:r>
      </w:del>
      <w:ins w:id="96361" w:author="מנוע מכני" w:date="2026-10-05T11:32:12Z">
        <w:r>
          <w:rPr>
            <w:rtl/>
          </w:rPr>
          <w:t xml:space="preserve"> </w:t>
        </w:r>
      </w:ins>
      <w:del w:id="96362" w:author="מנוע מכני" w:date="2026-10-05T11:32:12Z">
        <w:r>
          <w:rPr>
            <w:rtl/>
          </w:rPr>
          <w:delText xml:space="preserve">  </w:delText>
        </w:r>
      </w:del>
      <w:del w:id="90090" w:author="מנוע עיצוב" w:date="2026-10-05T11:33:53Z">
        <w:r>
          <w:rPr>
            <w:rtl/>
          </w:rPr>
          <w:delText xml:space="preserve">•</w:delText>
        </w:r>
      </w:del>
      <w:ins w:id="96363" w:author="מנוע מכני" w:date="2026-10-05T11:32:12Z">
        <w:r>
          <w:rPr>
            <w:rtl/>
          </w:rPr>
          <w:t xml:space="preserve"> </w:t>
        </w:r>
      </w:ins>
      <w:del w:id="96364" w:author="מנוע מכני" w:date="2026-10-05T11:32:12Z">
        <w:r>
          <w:rPr>
            <w:rtl/>
          </w:rPr>
          <w:delText xml:space="preserve">  </w:delText>
        </w:r>
      </w:del>
      <w:del w:id="90091" w:author="מנוע עיצוב" w:date="2026-10-05T11:33:53Z">
        <w:r>
          <w:rPr>
            <w:rtl/>
          </w:rPr>
          <w:delText xml:space="preserve">•</w:delText>
        </w:r>
      </w:del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>
          <w:ins w:id="99662" w:author="מנוע מכני" w:date="2026-10-05T11:32:12Z"/>
        </w:rPr>
      </w:pPr>
      <w:ins w:id="91351" w:author="מנוע מכני" w:date="2026-10-05T11:32:12Z">
        <w:r>
          <w:t xml:space="preserve">מ"ט</w:t>
        </w:r>
      </w:ins>
      <w:del w:id="91352" w:author="מנוע מכני" w:date="2026-10-05T11:32:12Z">
        <w:r>
          <w:delText xml:space="preserve">מ</w:delText>
        </w:r>
        <w:r w:rsidR="0022398C">
          <w:delText xml:space="preserve">''ט</w:delText>
        </w:r>
      </w:del>
      <w:r>
        <w:t xml:space="preserve"> א</w:t>
      </w:r>
      <w:ins w:id="91353" w:author="מנוע מכני" w:date="2026-10-05T11:32:12Z">
        <w:r>
          <w:t xml:space="preserve">ר"ש</w:t>
        </w:r>
      </w:ins>
      <w:del w:id="91354" w:author="מנוע מכני" w:date="2026-10-05T11:32:12Z">
        <w:r w:rsidR="0022398C">
          <w:delText xml:space="preserve">ר''ש</w:delText>
        </w:r>
      </w:del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del w:id="996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>
          <w:ins w:id="99664" w:author="מנוע מכני" w:date="2026-10-05T11:32:12Z"/>
        </w:rPr>
      </w:pPr>
      <w:ins w:id="91355" w:author="מנוע מכני" w:date="2026-10-05T11:32:12Z">
        <w:r>
          <w:t xml:space="preserve">ת"ר</w:t>
        </w:r>
      </w:ins>
      <w:del w:id="91356" w:author="מנוע מכני" w:date="2026-10-05T11:32:12Z">
        <w:r>
          <w:delText xml:space="preserve">ת''ר</w:delText>
        </w:r>
      </w:del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del w:id="9966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99666" w:author="מנוע מכני" w:date="2026-10-05T11:32:12Z"/>
        </w:rPr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del w:id="99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ins w:id="94889" w:author="מנוע מכני" w:date="2026-10-05T11:32:12Z">
        <w:r>
          <w:rPr>
            <w:rtl/>
          </w:rPr>
          <w:t xml:space="preserve">שמא</w:t>
        </w:r>
      </w:ins>
      <w:del w:id="9489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4891" w:author="מנוע מכני" w:date="2026-10-05T11:32:12Z">
        <w:r>
          <w:rPr>
            <w:rtl/>
          </w:rPr>
          <w:t xml:space="preserve">אומר</w:t>
        </w:r>
      </w:ins>
      <w:del w:id="94892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מתנות כהונה? </w:t>
      </w:r>
    </w:p>
    <w:p>
      <w:pPr>
        <w:pStyle w:val="38"/>
        <w:rPr>
          <w:ins w:id="99668" w:author="מנוע מכני" w:date="2026-10-05T11:32:12Z"/>
        </w:rPr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del w:id="99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למיטעי בה, </w:t>
      </w:r>
    </w:p>
    <w:p w14:paraId="398B4503" w14:textId="77777777" w:rsidR="00B874E6" w:rsidRDefault="00F63065" w:rsidP="007F6452">
      <w:pPr>
        <w:rPr>
          <w:rtl/>
        </w:rPr>
      </w:pPr>
      <w:ins w:id="94895" w:author="מנוע מכני" w:date="2026-10-05T11:32:12Z">
        <w:r>
          <w:rPr>
            <w:rtl/>
          </w:rPr>
          <w:t xml:space="preserve">אלו</w:t>
        </w:r>
      </w:ins>
      <w:del w:id="9489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כיון דקדושת דמים </w:t>
      </w:r>
      <w:ins w:id="94893" w:author="מנוע מכני" w:date="2026-10-05T11:32:12Z">
        <w:r>
          <w:rPr>
            <w:rtl/>
          </w:rPr>
          <w:t xml:space="preserve">הם</w:t>
        </w:r>
      </w:ins>
      <w:del w:id="94894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אתי למיטעי בהון דבר מיתחל קדושתייהו אארבעה זוזי, </w:t>
      </w:r>
      <w:ins w:id="94897" w:author="מנוע מכני" w:date="2026-10-05T11:32:12Z">
        <w:r>
          <w:rPr>
            <w:rtl/>
          </w:rPr>
          <w:t xml:space="preserve">ובא</w:t>
        </w:r>
      </w:ins>
      <w:del w:id="94898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למינהג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del w:id="90592" w:author="מנוע עיצוב" w:date="2026-10-05T11:33:53Z"/>
          <w:rtl/>
        </w:rPr>
      </w:pPr>
    </w:p>
    <w:p>
      <w:pPr>
        <w:pStyle w:val="38"/>
        <w:rPr>
          <w:ins w:id="99670" w:author="מנוע מכני" w:date="2026-10-05T11:32:12Z"/>
        </w:rPr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del w:id="996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תרומת ח</w:t>
      </w:r>
      <w:ins w:id="91357" w:author="מנוע מכני" w:date="2026-10-05T11:32:12Z">
        <w:r>
          <w:rPr>
            <w:rtl/>
          </w:rPr>
          <w:t xml:space="preserve">ו"ל</w:t>
        </w:r>
      </w:ins>
      <w:del w:id="91358" w:author="מנוע מכני" w:date="2026-10-05T11:32:12Z">
        <w:r w:rsidR="00F63065"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>
          <w:ins w:id="99672" w:author="מנוע מכני" w:date="2026-10-05T11:32:12Z"/>
        </w:rPr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del w:id="996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ins w:id="9135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360" w:author="מנוע מכני" w:date="2026-10-05T11:32:12Z">
        <w:r w:rsidR="007F6452">
          <w:rPr>
            <w:rFonts w:hint="cs"/>
            <w:rtl/>
          </w:rPr>
          <w:delText xml:space="preserve">ר''י</w:delText>
        </w:r>
      </w:del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ins w:id="98131" w:author="מנוע מכני" w:date="2026-10-05T11:32:12Z">
        <w:r>
          <w:rPr>
            <w:rtl/>
          </w:rPr>
          <w:t xml:space="preserve">היה</w:t>
        </w:r>
      </w:ins>
      <w:del w:id="98132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רמי </w:t>
      </w:r>
      <w:ins w:id="94901" w:author="מנוע מכני" w:date="2026-10-05T11:32:12Z">
        <w:r>
          <w:rPr>
            <w:rtl/>
          </w:rPr>
          <w:t xml:space="preserve">שני</w:t>
        </w:r>
      </w:ins>
      <w:del w:id="94902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נטלי דחולין </w:t>
      </w:r>
      <w:ins w:id="94899" w:author="מנוע מכני" w:date="2026-10-05T11:32:12Z">
        <w:r>
          <w:rPr>
            <w:rtl/>
          </w:rPr>
          <w:t xml:space="preserve">ואחת</w:t>
        </w:r>
      </w:ins>
      <w:del w:id="9490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ins w:id="94903" w:author="מנוע מכני" w:date="2026-10-05T11:32:12Z">
        <w:r>
          <w:rPr>
            <w:rtl/>
          </w:rPr>
          <w:t xml:space="preserve">אחת</w:t>
        </w:r>
      </w:ins>
      <w:del w:id="9490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ושקיל </w:t>
      </w:r>
      <w:ins w:id="94905" w:author="מנוע מכני" w:date="2026-10-05T11:32:12Z">
        <w:r>
          <w:rPr>
            <w:rtl/>
          </w:rPr>
          <w:t xml:space="preserve">אחת</w:t>
        </w:r>
      </w:ins>
      <w:del w:id="94906" w:author="מנוע מכני" w:date="2026-10-05T11:32:12Z">
        <w:r>
          <w:rPr>
            <w:rtl/>
          </w:rPr>
          <w:delText xml:space="preserve">חדא</w:delText>
        </w:r>
      </w:del>
      <w:r w:rsidR="0057284B">
        <w:rPr>
          <w:rtl/>
        </w:rPr>
        <w:t>.</w:t>
      </w:r>
    </w:p>
    <w:p>
      <w:pPr>
        <w:pStyle w:val="38"/>
        <w:rPr>
          <w:ins w:id="99674" w:author="מנוע מכני" w:date="2026-10-05T11:32:12Z"/>
        </w:rPr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del w:id="99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תרומת ח</w:t>
      </w:r>
      <w:ins w:id="91361" w:author="מנוע מכני" w:date="2026-10-05T11:32:12Z">
        <w:r>
          <w:rPr>
            <w:rtl/>
          </w:rPr>
          <w:t xml:space="preserve">ו"ל</w:t>
        </w:r>
      </w:ins>
      <w:del w:id="91362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>
          <w:ins w:id="99676" w:author="מנוע מכני" w:date="2026-10-05T11:32:12Z"/>
        </w:rPr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del w:id="996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תרומת ח</w:t>
      </w:r>
      <w:ins w:id="91363" w:author="מנוע מכני" w:date="2026-10-05T11:32:12Z">
        <w:r>
          <w:rPr>
            <w:rtl/>
          </w:rPr>
          <w:t xml:space="preserve">ו"ל</w:t>
        </w:r>
      </w:ins>
      <w:del w:id="91364" w:author="מנוע מכני" w:date="2026-10-05T11:32:12Z">
        <w:r>
          <w:rPr>
            <w:rtl/>
          </w:rPr>
          <w:delText xml:space="preserve">ו</w:delText>
        </w:r>
        <w:r w:rsidR="007F6452">
          <w:rPr>
            <w:rFonts w:hint="cs"/>
            <w:rtl/>
          </w:rPr>
          <w:delText xml:space="preserve">''ל</w:delText>
        </w:r>
      </w:del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ins w:id="91365" w:author="מנוע מכני" w:date="2026-10-05T11:32:12Z">
        <w:r>
          <w:rPr>
            <w:rtl/>
          </w:rPr>
          <w:t xml:space="preserve">ה"מ</w:t>
        </w:r>
      </w:ins>
      <w:del w:id="91366" w:author="מנוע מכני" w:date="2026-10-05T11:32:12Z">
        <w:r>
          <w:rPr>
            <w:rtl/>
          </w:rPr>
          <w:delText xml:space="preserve">ה</w:delText>
        </w:r>
        <w:r w:rsidR="007F6452">
          <w:rPr>
            <w:rFonts w:hint="cs"/>
            <w:rtl/>
          </w:rPr>
          <w:delText xml:space="preserve">''מ</w:delText>
        </w:r>
      </w:del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ins w:id="94907" w:author="מנוע מכני" w:date="2026-10-05T11:32:12Z">
        <w:r>
          <w:rPr>
            <w:rtl/>
          </w:rPr>
          <w:t xml:space="preserve">אין</w:t>
        </w:r>
      </w:ins>
      <w:del w:id="94908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>
          <w:ins w:id="99678" w:author="מנוע מכני" w:date="2026-10-05T11:32:12Z"/>
        </w:rPr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del w:id="99679" w:author="מנוע מכני" w:date="2026-10-05T11:32:12Z">
        <w:r>
          <w:rPr>
            <w:rtl/>
          </w:rPr>
          <w:delText xml:space="preserve"> </w:delText>
        </w:r>
      </w:del>
      <w:ins w:id="98503" w:author="מנוע מכני" w:date="2026-10-05T11:32:12Z">
        <w:r>
          <w:rPr>
            <w:rtl/>
          </w:rPr>
          <w:t xml:space="preserve">לפיכך</w:t>
        </w:r>
      </w:ins>
      <w:del w:id="98504" w:author="מנוע מכני" w:date="2026-10-05T11:32:12Z">
        <w:r>
          <w:rPr>
            <w:rtl/>
          </w:rPr>
          <w:delText xml:space="preserve">הילכך</w:delText>
        </w:r>
      </w:del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ins w:id="97861" w:author="מנוע מכני" w:date="2026-10-05T11:32:12Z">
        <w:r>
          <w:rPr>
            <w:rtl/>
          </w:rPr>
          <w:t xml:space="preserve">ואם </w:t>
        </w:r>
      </w:ins>
      <w:del w:id="97862" w:author="מנוע מכני" w:date="2026-10-05T11:32:12Z">
        <w:r w:rsidR="00327218">
          <w:rPr>
            <w:rtl/>
          </w:rPr>
          <w:delText xml:space="preserve">ואי </w:delText>
        </w:r>
      </w:del>
      <w:ins w:id="93629" w:author="מנוע מכני" w:date="2026-10-05T11:32:12Z">
        <w:r>
          <w:rPr>
            <w:rtl/>
          </w:rPr>
          <w:t xml:space="preserve">אין</w:t>
        </w:r>
      </w:ins>
      <w:del w:id="93630" w:author="מנוע מכני" w:date="2026-10-05T11:32:12Z">
        <w:r w:rsidR="00327218">
          <w:rPr>
            <w:rtl/>
          </w:rPr>
          <w:delText xml:space="preserve">ליכא</w:delText>
        </w:r>
      </w:del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ins w:id="93627" w:author="מנוע מכני" w:date="2026-10-05T11:32:12Z">
        <w:r>
          <w:rPr>
            <w:rtl/>
          </w:rPr>
          <w:t xml:space="preserve">ואח"כ</w:t>
        </w:r>
      </w:ins>
      <w:del w:id="93628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ins w:id="98505" w:author="מנוע מכני" w:date="2026-10-05T11:32:12Z">
        <w:r>
          <w:rPr>
            <w:rtl/>
          </w:rPr>
          <w:t xml:space="preserve">איך</w:t>
        </w:r>
      </w:ins>
      <w:del w:id="9850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del w:id="90593" w:author="מנוע עיצוב" w:date="2026-10-05T11:33:53Z"/>
          <w:rtl/>
        </w:rPr>
      </w:pPr>
    </w:p>
    <w:p w14:paraId="524F2FC3" w14:textId="77777777" w:rsidR="007F6452" w:rsidRDefault="007F6452" w:rsidP="007F6452">
      <w:pPr>
        <w:rPr>
          <w:rtl/>
        </w:rPr>
      </w:pPr>
      <w:ins w:id="91367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368" w:author="מנוע מכני" w:date="2026-10-05T11:32:12Z">
        <w:r>
          <w:rPr>
            <w:rFonts w:hint="cs"/>
            <w:rtl/>
          </w:rPr>
          <w:delText xml:space="preserve">ר''נ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ins w:id="91369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0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ורמי </w:t>
      </w:r>
      <w:ins w:id="91371" w:author="מנוע מכני" w:date="2026-10-05T11:32:12Z">
        <w:r>
          <w:rPr>
            <w:rFonts w:hint="cs"/>
            <w:rtl/>
          </w:rPr>
          <w:t xml:space="preserve">ב"ח</w:t>
        </w:r>
      </w:ins>
      <w:del w:id="91372" w:author="מנוע מכני" w:date="2026-10-05T11:32:12Z">
        <w:r>
          <w:rPr>
            <w:rFonts w:hint="cs"/>
            <w:rtl/>
          </w:rPr>
          <w:delText xml:space="preserve">ב''ח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ins w:id="9137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374" w:author="מנוע מכני" w:date="2026-10-05T11:32:12Z">
        <w:r>
          <w:rPr>
            <w:rFonts w:hint="cs"/>
            <w:rtl/>
          </w:rPr>
          <w:delText xml:space="preserve">ר''ע</w:delText>
        </w:r>
      </w:del>
      <w:r>
        <w:rPr>
          <w:rFonts w:hint="cs"/>
          <w:rtl/>
        </w:rPr>
        <w:t xml:space="preserve"> להתפנות באה אישה ושאלה טמא מת מהו שיטבול ואוכל תרומת ח</w:t>
      </w:r>
      <w:ins w:id="91375" w:author="מנוע מכני" w:date="2026-10-05T11:32:12Z">
        <w:r>
          <w:rPr>
            <w:rFonts w:hint="cs"/>
            <w:rtl/>
          </w:rPr>
          <w:t xml:space="preserve">ו"ל</w:t>
        </w:r>
      </w:ins>
      <w:del w:id="9137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>
          <w:ins w:id="99680" w:author="מנוע מכני" w:date="2026-10-05T11:32:12Z"/>
        </w:rPr>
      </w:pPr>
      <w:ins w:id="91377" w:author="מנוע מכני" w:date="2026-10-05T11:32:12Z">
        <w:del w:id="100974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378" w:author="מנוע מכני" w:date="2026-10-05T11:32:12Z">
        <w:r>
          <w:delText xml:space="preserve">א''ל</w:delText>
        </w:r>
      </w:del>
      <w:ins w:id="91379" w:author="מנוע מכני" w:date="2026-10-05T11:32:12Z">
        <w:r>
          <w:t xml:space="preserve">ר"נ</w:t>
        </w:r>
      </w:ins>
      <w:del w:id="91380" w:author="מנוע מכני" w:date="2026-10-05T11:32:12Z">
        <w:r>
          <w:delText xml:space="preserve">ר''נ</w:delText>
        </w:r>
      </w:del>
      <w:r>
        <w:t xml:space="preserve"> לר</w:t>
      </w:r>
      <w:ins w:id="91381" w:author="מנוע מכני" w:date="2026-10-05T11:32:12Z">
        <w:r>
          <w:t xml:space="preserve">ב"ח</w:t>
        </w:r>
      </w:ins>
      <w:del w:id="91382" w:author="מנוע מכני" w:date="2026-10-05T11:32:12Z">
        <w:r>
          <w:delText xml:space="preserve">ב''ח</w:delText>
        </w:r>
      </w:del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del w:id="996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וכי הזאה יש לנו? </w:t>
      </w:r>
      <w:ins w:id="91383" w:author="מנוע מכני" w:date="2026-10-05T11:32:12Z">
        <w:r>
          <w:rPr>
            <w:rtl/>
          </w:rPr>
          <w:t xml:space="preserve">א"ל</w:t>
        </w:r>
      </w:ins>
      <w:del w:id="91384" w:author="מנוע מכני" w:date="2026-10-05T11:32:12Z">
        <w:r w:rsidR="00F63065">
          <w:rPr>
            <w:rtl/>
          </w:rPr>
          <w:delText xml:space="preserve">א</w:delText>
        </w:r>
        <w:r w:rsidR="0003435B">
          <w:rPr>
            <w:rFonts w:hint="cs"/>
            <w:rtl/>
          </w:rPr>
          <w:delText xml:space="preserve">''ל</w:delText>
        </w:r>
      </w:del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ins w:id="91385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386" w:author="מנוע מכני" w:date="2026-10-05T11:32:12Z">
        <w:r w:rsidR="0003435B">
          <w:rPr>
            <w:rFonts w:hint="cs"/>
            <w:rtl/>
          </w:rPr>
          <w:delText xml:space="preserve">ב''ח</w:delText>
        </w:r>
      </w:del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ליחוש</w:t>
      </w:r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ins w:id="94911" w:author="מנוע מכני" w:date="2026-10-05T11:32:12Z">
        <w:r>
          <w:rPr>
            <w:rtl/>
          </w:rPr>
          <w:t xml:space="preserve">אדכך</w:t>
        </w:r>
      </w:ins>
      <w:del w:id="94912" w:author="מנוע מכני" w:date="2026-10-05T11:32:12Z">
        <w:r>
          <w:rPr>
            <w:rtl/>
          </w:rPr>
          <w:delText xml:space="preserve">אדהכי</w:delText>
        </w:r>
      </w:del>
      <w:r>
        <w:rPr>
          <w:rtl/>
        </w:rPr>
        <w:t xml:space="preserve"> </w:t>
      </w:r>
      <w:ins w:id="94917" w:author="מנוע מכני" w:date="2026-10-05T11:32:12Z">
        <w:r>
          <w:rPr>
            <w:rtl/>
          </w:rPr>
          <w:t xml:space="preserve">בא</w:t>
        </w:r>
      </w:ins>
      <w:del w:id="94918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ins w:id="91387" w:author="מנוע מכני" w:date="2026-10-05T11:32:12Z">
        <w:r>
          <w:rPr>
            <w:rtl/>
          </w:rPr>
          <w:t xml:space="preserve">א"ל</w:t>
        </w:r>
      </w:ins>
      <w:del w:id="91388" w:author="מנוע מכני" w:date="2026-10-05T11:32:12Z">
        <w:r>
          <w:rPr>
            <w:rtl/>
          </w:rPr>
          <w:delText xml:space="preserve">א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</w:t>
      </w:r>
      <w:ins w:id="94913" w:author="מנוע מכני" w:date="2026-10-05T11:32:12Z">
        <w:r>
          <w:rPr>
            <w:rtl/>
          </w:rPr>
          <w:t xml:space="preserve">כך</w:t>
        </w:r>
      </w:ins>
      <w:del w:id="94914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ins w:id="91389" w:author="מנוע מכני" w:date="2026-10-05T11:32:12Z">
        <w:r>
          <w:rPr>
            <w:rtl/>
          </w:rPr>
          <w:t xml:space="preserve">ו"ל</w:t>
        </w:r>
      </w:ins>
      <w:del w:id="91390" w:author="מנוע מכני" w:date="2026-10-05T11:32:12Z">
        <w:r>
          <w:rPr>
            <w:rtl/>
          </w:rPr>
          <w:delText xml:space="preserve">ו</w:delText>
        </w:r>
        <w:r w:rsidR="00327218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: </w:t>
      </w:r>
      <w:ins w:id="94915" w:author="מנוע מכני" w:date="2026-10-05T11:32:12Z">
        <w:r>
          <w:rPr>
            <w:rtl/>
          </w:rPr>
          <w:t xml:space="preserve">ואין</w:t>
        </w:r>
      </w:ins>
      <w:del w:id="94916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09" w:author="מנוע מכני" w:date="2026-10-05T11:32:12Z">
        <w:r>
          <w:rPr>
            <w:rtl/>
          </w:rPr>
          <w:t xml:space="preserve">כמותו</w:t>
        </w:r>
      </w:ins>
      <w:del w:id="9491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>
      <w:pPr>
        <w:pStyle w:val="38"/>
        <w:rPr>
          <w:ins w:id="99682" w:author="מנוע מכני" w:date="2026-10-05T11:32:12Z"/>
        </w:rPr>
      </w:pPr>
      <w:r>
        <w:t xml:space="preserve">דאמר </w:t>
      </w:r>
      <w:ins w:id="91391" w:author="מנוע מכני" w:date="2026-10-05T11:32:12Z">
        <w:r>
          <w:t xml:space="preserve">מ"ז</w:t>
        </w:r>
      </w:ins>
      <w:del w:id="91392" w:author="מנוע מכני" w:date="2026-10-05T11:32:12Z">
        <w:r>
          <w:delText xml:space="preserve">מ</w:delText>
        </w:r>
        <w:r w:rsidR="00327218">
          <w:delText xml:space="preserve">''ז</w:delText>
        </w:r>
      </w:del>
      <w:r w:rsidR="00327218">
        <w:t xml:space="preserve"> מד</w:t>
      </w:r>
      <w:ins w:id="91393" w:author="מנוע מכני" w:date="2026-10-05T11:32:12Z">
        <w:r>
          <w:t xml:space="preserve">ר"ש</w:t>
        </w:r>
      </w:ins>
      <w:del w:id="91394" w:author="מנוע מכני" w:date="2026-10-05T11:32:12Z">
        <w:r w:rsidR="00327218">
          <w:delText xml:space="preserve">ר''ש</w:delText>
        </w:r>
      </w:del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del w:id="99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טמא שרץ טובל ואוכל בתרומת חוצה לארץ</w:t>
      </w:r>
      <w:ins w:id="96365" w:author="מנוע מכני" w:date="2026-10-05T11:32:12Z">
        <w:r>
          <w:rPr>
            <w:rtl/>
          </w:rPr>
          <w:t xml:space="preserve">,</w:t>
        </w:r>
      </w:ins>
      <w:del w:id="96366" w:author="מנוע מכני" w:date="2026-10-05T11:32:12Z">
        <w:r w:rsidR="000B5F7F">
          <w:rPr>
            <w:rtl/>
          </w:rPr>
          <w:delText xml:space="preserve">;</w:delText>
        </w:r>
      </w:del>
      <w:r w:rsidR="00327218">
        <w:rPr>
          <w:rFonts w:hint="cs"/>
          <w:rtl/>
        </w:rPr>
        <w:t xml:space="preserve"> </w:t>
      </w:r>
      <w:ins w:id="94921" w:author="מנוע מכני" w:date="2026-10-05T11:32:12Z">
        <w:r>
          <w:rPr>
            <w:rtl/>
          </w:rPr>
          <w:t xml:space="preserve">ואין</w:t>
        </w:r>
      </w:ins>
      <w:del w:id="94922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הלכתא </w:t>
      </w:r>
      <w:ins w:id="94919" w:author="מנוע מכני" w:date="2026-10-05T11:32:12Z">
        <w:r>
          <w:rPr>
            <w:rtl/>
          </w:rPr>
          <w:t xml:space="preserve">כמותו</w:t>
        </w:r>
      </w:ins>
      <w:del w:id="94920" w:author="מנוע מכני" w:date="2026-10-05T11:32:12Z">
        <w:r>
          <w:rPr>
            <w:rtl/>
          </w:rPr>
          <w:delText xml:space="preserve">כוותיה</w:delText>
        </w:r>
      </w:del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del w:id="90096" w:author="מנוע עיצוב" w:date="2026-10-05T11:33:53Z"/>
          <w:rtl/>
        </w:rPr>
      </w:pPr>
      <w:del w:id="90093" w:author="מנוע עיצוב" w:date="2026-10-05T11:33:53Z">
        <w:r>
          <w:rPr>
            <w:rtl/>
          </w:rPr>
          <w:delText xml:space="preserve">•</w:delText>
        </w:r>
      </w:del>
      <w:ins w:id="96367" w:author="מנוע מכני" w:date="2026-10-05T11:32:12Z">
        <w:r>
          <w:rPr>
            <w:rtl/>
          </w:rPr>
          <w:t xml:space="preserve"> </w:t>
        </w:r>
      </w:ins>
      <w:del w:id="96368" w:author="מנוע מכני" w:date="2026-10-05T11:32:12Z">
        <w:r>
          <w:rPr>
            <w:rtl/>
          </w:rPr>
          <w:delText xml:space="preserve">  </w:delText>
        </w:r>
      </w:del>
      <w:del w:id="90094" w:author="מנוע עיצוב" w:date="2026-10-05T11:33:53Z">
        <w:r>
          <w:rPr>
            <w:rtl/>
          </w:rPr>
          <w:delText xml:space="preserve">•</w:delText>
        </w:r>
      </w:del>
      <w:ins w:id="96369" w:author="מנוע מכני" w:date="2026-10-05T11:32:12Z">
        <w:r>
          <w:rPr>
            <w:rtl/>
          </w:rPr>
          <w:t xml:space="preserve"> </w:t>
        </w:r>
      </w:ins>
      <w:del w:id="96370" w:author="מנוע מכני" w:date="2026-10-05T11:32:12Z">
        <w:r>
          <w:rPr>
            <w:rtl/>
          </w:rPr>
          <w:delText xml:space="preserve">  </w:delText>
        </w:r>
      </w:del>
      <w:del w:id="90095" w:author="מנוע עיצוב" w:date="2026-10-05T11:33:53Z">
        <w:r>
          <w:rPr>
            <w:rtl/>
          </w:rPr>
          <w:delText xml:space="preserve">•</w:delText>
        </w:r>
      </w:del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ins w:id="94923" w:author="מנוע מכני" w:date="2026-10-05T11:32:12Z">
        <w:r>
          <w:rPr>
            <w:rtl/>
          </w:rPr>
          <w:t xml:space="preserve">שלו</w:t>
        </w:r>
      </w:ins>
      <w:del w:id="94924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מנינן, </w:t>
      </w:r>
    </w:p>
    <w:p>
      <w:pPr>
        <w:pStyle w:val="38"/>
        <w:rPr>
          <w:ins w:id="99684" w:author="מנוע מכני" w:date="2026-10-05T11:32:12Z"/>
        </w:rPr>
      </w:pPr>
      <w:r>
        <w:t xml:space="preserve">מ</w:t>
      </w:r>
      <w:ins w:id="91395" w:author="מנוע מכני" w:date="2026-10-05T11:32:12Z">
        <w:r>
          <w:t xml:space="preserve">ה"מ</w:t>
        </w:r>
      </w:ins>
      <w:del w:id="91396" w:author="מנוע מכני" w:date="2026-10-05T11:32:12Z">
        <w:r>
          <w:delText xml:space="preserve">ה''מ</w:delText>
        </w:r>
      </w:del>
      <w:r>
        <w:t xml:space="preserve"> דארי</w:t>
      </w:r>
      <w:ins w:id="91397" w:author="מנוע מכני" w:date="2026-10-05T11:32:12Z">
        <w:r>
          <w:t xml:space="preserve">א"ר</w:t>
        </w:r>
      </w:ins>
      <w:del w:id="91398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del w:id="9968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לפני ה'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>
          <w:ins w:id="99686" w:author="מנוע מכני" w:date="2026-10-05T11:32:12Z"/>
        </w:rPr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del w:id="9968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>
          <w:ins w:id="99688" w:author="מנוע מכני" w:date="2026-10-05T11:32:12Z"/>
        </w:rPr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del w:id="996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ילפי מקדשים</w:t>
      </w:r>
      <w:ins w:id="96371" w:author="מנוע מכני" w:date="2026-10-05T11:32:12Z">
        <w:r>
          <w:rPr>
            <w:rtl/>
          </w:rPr>
          <w:t xml:space="preserve">,</w:t>
        </w:r>
      </w:ins>
      <w:del w:id="9637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גופייהו </w:t>
      </w:r>
    </w:p>
    <w:p>
      <w:pPr>
        <w:pStyle w:val="38"/>
        <w:rPr>
          <w:ins w:id="99690" w:author="מנוע מכני" w:date="2026-10-05T11:32:12Z"/>
        </w:rPr>
      </w:pPr>
      <w:r>
        <w:t xml:space="preserve">מרא</w:t>
      </w:r>
      <w:ins w:id="91399" w:author="מנוע מכני" w:date="2026-10-05T11:32:12Z">
        <w:r>
          <w:t xml:space="preserve">ב"י</w:t>
        </w:r>
      </w:ins>
      <w:del w:id="91400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del w:id="99691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ins w:id="91401" w:author="מנוע מכני" w:date="2026-10-05T11:32:12Z">
        <w:r>
          <w:rPr>
            <w:rFonts w:hint="cs"/>
            <w:rtl/>
          </w:rPr>
          <w:t xml:space="preserve">ק"ל</w:t>
        </w:r>
      </w:ins>
      <w:del w:id="91402" w:author="מנוע מכני" w:date="2026-10-05T11:32:12Z">
        <w:r>
          <w:rPr>
            <w:rFonts w:hint="cs"/>
            <w:rtl/>
          </w:rPr>
          <w:delText xml:space="preserve">ק''ל</w:delText>
        </w:r>
      </w:del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ובשרם יהיה לך כחזה התנופה וכשוק הימין</w:t>
      </w:r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>
          <w:ins w:id="99692" w:author="מנוע מכני" w:date="2026-10-05T11:32:12Z"/>
        </w:rPr>
      </w:pPr>
      <w:r>
        <w:t xml:space="preserve">ואידך </w:t>
      </w:r>
      <w:ins w:id="97863" w:author="מנוע מכני" w:date="2026-10-05T11:32:12Z">
        <w:r>
          <w:t xml:space="preserve">אם </w:t>
        </w:r>
      </w:ins>
      <w:del w:id="97864" w:author="מנוע מכני" w:date="2026-10-05T11:32:12Z">
        <w:r w:rsidR="00F63065">
          <w:delText xml:space="preserve">אי </w:delText>
        </w:r>
      </w:del>
      <w:ins w:id="93633" w:author="מנוע מכני" w:date="2026-10-05T11:32:12Z">
        <w:r>
          <w:t xml:space="preserve">משם</w:t>
        </w:r>
      </w:ins>
      <w:del w:id="93634" w:author="מנוע מכני" w:date="2026-10-05T11:32:12Z">
        <w:r w:rsidR="00F63065">
          <w:delText xml:space="preserve">מהתם</w:delText>
        </w:r>
      </w:del>
      <w:r w:rsidR="00F63065">
        <w:t xml:space="preserve">, </w:t>
      </w:r>
      <w:ins w:id="93631" w:author="מנוע מכני" w:date="2026-10-05T11:32:12Z">
        <w:r>
          <w:t xml:space="preserve">יש</w:t>
        </w:r>
      </w:ins>
      <w:del w:id="93632" w:author="מנוע מכני" w:date="2026-10-05T11:32:12Z">
        <w:r w:rsidR="00F63065">
          <w:delText xml:space="preserve">איכא</w:delText>
        </w:r>
      </w:del>
      <w:r w:rsidR="00F63065">
        <w:t xml:space="preserve"> </w:t>
      </w:r>
      <w:ins w:id="98507" w:author="מנוע מכני" w:date="2026-10-05T11:32:12Z">
        <w:r>
          <w:t xml:space="preserve">לומר</w:t>
        </w:r>
      </w:ins>
      <w:del w:id="98508" w:author="מנוע מכני" w:date="2026-10-05T11:32:12Z">
        <w:r w:rsidR="00F63065">
          <w:delText xml:space="preserve">למימר</w:delText>
        </w:r>
      </w:del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del w:id="996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חזה ושוק של תודה! </w:t>
      </w:r>
    </w:p>
    <w:p>
      <w:pPr>
        <w:pStyle w:val="38"/>
        <w:rPr>
          <w:ins w:id="99694" w:author="מנוע מכני" w:date="2026-10-05T11:32:12Z"/>
        </w:rPr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del w:id="99695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>
          <w:ins w:id="99696" w:author="מנוע מכני" w:date="2026-10-05T11:32:12Z"/>
        </w:rPr>
      </w:pPr>
      <w:r>
        <w:t xml:space="preserve">ואידך - הא </w:t>
      </w:r>
      <w:ins w:id="93637" w:author="מנוע מכני" w:date="2026-10-05T11:32:12Z">
        <w:r>
          <w:t xml:space="preserve">משם</w:t>
        </w:r>
      </w:ins>
      <w:del w:id="93638" w:author="מנוע מכני" w:date="2026-10-05T11:32:12Z">
        <w:r>
          <w:delText xml:space="preserve">מהתם</w:delText>
        </w:r>
      </w:del>
      <w:r>
        <w:t xml:space="preserve">, </w:t>
      </w:r>
      <w:ins w:id="93635" w:author="מנוע מכני" w:date="2026-10-05T11:32:12Z">
        <w:r>
          <w:t xml:space="preserve">יש</w:t>
        </w:r>
      </w:ins>
      <w:del w:id="93636" w:author="מנוע מכני" w:date="2026-10-05T11:32:12Z">
        <w:r>
          <w:delText xml:space="preserve">איכא</w:delText>
        </w:r>
      </w:del>
      <w:r>
        <w:t xml:space="preserve"> </w:t>
      </w:r>
      <w:ins w:id="98509" w:author="מנוע מכני" w:date="2026-10-05T11:32:12Z">
        <w:r>
          <w:t xml:space="preserve">לומר</w:t>
        </w:r>
      </w:ins>
      <w:del w:id="98510" w:author="מנוע מכני" w:date="2026-10-05T11:32:12Z">
        <w:r>
          <w:delText xml:space="preserve">למימר</w:delText>
        </w:r>
      </w:del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del w:id="99697" w:author="מנוע מכני" w:date="2026-10-05T11:32:12Z">
        <w:r>
          <w:rPr>
            <w:rtl/>
          </w:rPr>
          <w:delText xml:space="preserve"> </w:delText>
        </w:r>
      </w:del>
      <w:ins w:id="94925" w:author="מנוע מכני" w:date="2026-10-05T11:32:12Z">
        <w:r>
          <w:rPr>
            <w:rtl/>
          </w:rPr>
          <w:t xml:space="preserve">זה</w:t>
        </w:r>
      </w:ins>
      <w:del w:id="9492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יהיה לך</w:t>
      </w:r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ins w:id="96373" w:author="מנוע מכני" w:date="2026-10-05T11:32:12Z">
        <w:r>
          <w:rPr>
            <w:rtl/>
          </w:rPr>
          <w:t xml:space="preserve">,</w:t>
        </w:r>
      </w:ins>
      <w:del w:id="9637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698" w:author="מנוע מכני" w:date="2026-10-05T11:32:12Z"/>
        </w:rPr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del w:id="99699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ins w:id="96375" w:author="מנוע מכני" w:date="2026-10-05T11:32:12Z">
        <w:r>
          <w:rPr>
            <w:rtl/>
          </w:rPr>
          <w:t xml:space="preserve">,</w:t>
        </w:r>
      </w:ins>
      <w:del w:id="96376" w:author="מנוע מכני" w:date="2026-10-05T11:32:12Z">
        <w:r w:rsidR="000B5F7F">
          <w:rPr>
            <w:rtl/>
          </w:rPr>
          <w:delText xml:space="preserve">;</w:delText>
        </w:r>
      </w:del>
      <w:r w:rsidR="00A47955">
        <w:rPr>
          <w:rFonts w:hint="cs"/>
          <w:rtl/>
        </w:rPr>
        <w:t xml:space="preserve"> </w:t>
      </w:r>
    </w:p>
    <w:p>
      <w:pPr>
        <w:pStyle w:val="38"/>
        <w:rPr>
          <w:ins w:id="99700" w:author="מנוע מכני" w:date="2026-10-05T11:32:12Z"/>
        </w:rPr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del w:id="99701" w:author="מנוע מכני" w:date="2026-10-05T11:32:12Z">
        <w:r>
          <w:rPr>
            <w:rtl/>
          </w:rPr>
          <w:delText xml:space="preserve"> </w:delText>
        </w:r>
      </w:del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ins w:id="94929" w:author="מנוע מכני" w:date="2026-10-05T11:32:12Z">
        <w:r>
          <w:rPr>
            <w:rtl/>
          </w:rPr>
          <w:t xml:space="preserve">דאלו</w:t>
        </w:r>
      </w:ins>
      <w:del w:id="9493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בכורות </w:t>
      </w:r>
      <w:ins w:id="93639" w:author="מנוע מכני" w:date="2026-10-05T11:32:12Z">
        <w:r>
          <w:rPr>
            <w:rtl/>
          </w:rPr>
          <w:t xml:space="preserve">דכולם</w:t>
        </w:r>
      </w:ins>
      <w:del w:id="93640" w:author="מנוע מכני" w:date="2026-10-05T11:32:12Z">
        <w:r>
          <w:rPr>
            <w:rtl/>
          </w:rPr>
          <w:delText xml:space="preserve">דכולהו</w:delText>
        </w:r>
      </w:del>
      <w:r>
        <w:rPr>
          <w:rtl/>
        </w:rPr>
        <w:t xml:space="preserve"> ישראל </w:t>
      </w:r>
      <w:ins w:id="94927" w:author="מנוע מכני" w:date="2026-10-05T11:32:12Z">
        <w:r>
          <w:rPr>
            <w:rtl/>
          </w:rPr>
          <w:t xml:space="preserve">אומר</w:t>
        </w:r>
      </w:ins>
      <w:del w:id="949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del w:id="90100" w:author="מנוע עיצוב" w:date="2026-10-05T11:33:53Z"/>
          <w:rtl/>
        </w:rPr>
      </w:pPr>
      <w:del w:id="90097" w:author="מנוע עיצוב" w:date="2026-10-05T11:33:53Z">
        <w:r>
          <w:rPr>
            <w:rtl/>
          </w:rPr>
          <w:delText xml:space="preserve">•</w:delText>
        </w:r>
      </w:del>
      <w:ins w:id="96377" w:author="מנוע מכני" w:date="2026-10-05T11:32:12Z">
        <w:r>
          <w:rPr>
            <w:rtl/>
          </w:rPr>
          <w:t xml:space="preserve"> </w:t>
        </w:r>
      </w:ins>
      <w:del w:id="96378" w:author="מנוע מכני" w:date="2026-10-05T11:32:12Z">
        <w:r>
          <w:rPr>
            <w:rtl/>
          </w:rPr>
          <w:delText xml:space="preserve">  </w:delText>
        </w:r>
      </w:del>
      <w:del w:id="90098" w:author="מנוע עיצוב" w:date="2026-10-05T11:33:53Z">
        <w:r>
          <w:rPr>
            <w:rtl/>
          </w:rPr>
          <w:delText xml:space="preserve">•</w:delText>
        </w:r>
      </w:del>
      <w:ins w:id="96379" w:author="מנוע מכני" w:date="2026-10-05T11:32:12Z">
        <w:r>
          <w:rPr>
            <w:rtl/>
          </w:rPr>
          <w:t xml:space="preserve"> </w:t>
        </w:r>
      </w:ins>
      <w:del w:id="96380" w:author="מנוע מכני" w:date="2026-10-05T11:32:12Z">
        <w:r>
          <w:rPr>
            <w:rtl/>
          </w:rPr>
          <w:delText xml:space="preserve">  </w:delText>
        </w:r>
      </w:del>
      <w:del w:id="90099" w:author="מנוע עיצוב" w:date="2026-10-05T11:33:53Z">
        <w:r>
          <w:rPr>
            <w:rtl/>
          </w:rPr>
          <w:delText xml:space="preserve">•</w:delText>
        </w:r>
      </w:del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>
          <w:ins w:id="99702" w:author="מנוע מכני" w:date="2026-10-05T11:32:12Z"/>
        </w:rPr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del w:id="99703" w:author="מנוע מכני" w:date="2026-10-05T11:32:12Z">
        <w:r>
          <w:rPr>
            <w:rtl/>
          </w:rPr>
          <w:delText xml:space="preserve"> </w:delText>
        </w:r>
      </w:del>
      <w:ins w:id="91403" w:author="מנוע מכני" w:date="2026-10-05T11:32:12Z">
        <w:r>
          <w:rPr>
            <w:rtl/>
          </w:rPr>
          <w:t xml:space="preserve">ה"ק</w:t>
        </w:r>
      </w:ins>
      <w:del w:id="91404" w:author="מנוע מכני" w:date="2026-10-05T11:32:12Z">
        <w:r>
          <w:rPr>
            <w:rtl/>
          </w:rPr>
          <w:delText xml:space="preserve">ה</w:delText>
        </w:r>
        <w:r w:rsidR="007B4CF4">
          <w:rPr>
            <w:rFonts w:hint="cs"/>
            <w:rtl/>
          </w:rPr>
          <w:delText xml:space="preserve">''ק</w:delText>
        </w:r>
      </w:del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ins w:id="93641" w:author="מנוע מכני" w:date="2026-10-05T11:32:12Z">
        <w:r>
          <w:rPr>
            <w:rtl/>
          </w:rPr>
          <w:t xml:space="preserve">גם</w:t>
        </w:r>
      </w:ins>
      <w:del w:id="936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שלשים, </w:t>
      </w:r>
    </w:p>
    <w:p>
      <w:pPr>
        <w:pStyle w:val="38"/>
        <w:rPr>
          <w:ins w:id="99704" w:author="מנוע מכני" w:date="2026-10-05T11:32:12Z"/>
        </w:rPr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del w:id="99705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tl/>
        </w:rPr>
        <w:tab/>
      </w:r>
      <w:ins w:id="93643" w:author="מנוע מכני" w:date="2026-10-05T11:32:12Z">
        <w:r>
          <w:rPr>
            <w:rtl/>
          </w:rPr>
          <w:t xml:space="preserve">מקום</w:t>
        </w:r>
      </w:ins>
      <w:del w:id="93644" w:author="מנוע מכני" w:date="2026-10-05T11:32:12Z">
        <w:r w:rsidR="00F63065">
          <w:rPr>
            <w:rtl/>
          </w:rPr>
          <w:delText xml:space="preserve">היכא</w:delText>
        </w:r>
      </w:del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ins w:id="91405" w:author="מנוע מכני" w:date="2026-10-05T11:32:12Z">
        <w:r>
          <w:rPr>
            <w:rFonts w:hint="cs"/>
            <w:rtl/>
          </w:rPr>
          <w:t xml:space="preserve">י"ב</w:t>
        </w:r>
      </w:ins>
      <w:del w:id="91406" w:author="מנוע מכני" w:date="2026-10-05T11:32:12Z">
        <w:r>
          <w:rPr>
            <w:rFonts w:hint="cs"/>
            <w:rtl/>
          </w:rPr>
          <w:delText xml:space="preserve">י''ב</w:delText>
        </w:r>
      </w:del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ins w:id="93645" w:author="מנוע מכני" w:date="2026-10-05T11:32:12Z">
        <w:r>
          <w:rPr>
            <w:rtl/>
          </w:rPr>
          <w:t xml:space="preserve">ומקום</w:t>
        </w:r>
      </w:ins>
      <w:del w:id="93646" w:author="מנוע מכני" w:date="2026-10-05T11:32:12Z">
        <w:r w:rsidR="00F63065">
          <w:rPr>
            <w:rtl/>
          </w:rPr>
          <w:delText xml:space="preserve">והיכא</w:delText>
        </w:r>
      </w:del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>
          <w:ins w:id="99706" w:author="מנוע מכני" w:date="2026-10-05T11:32:12Z"/>
        </w:rPr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del w:id="99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בזמן הזה, עד שלא נראה להראותו לחכם - רשאי לקיימו שתים ושלש שנים</w:t>
      </w:r>
      <w:ins w:id="96381" w:author="מנוע מכני" w:date="2026-10-05T11:32:12Z">
        <w:r>
          <w:rPr>
            <w:rtl/>
          </w:rPr>
          <w:t xml:space="preserve">,</w:t>
        </w:r>
      </w:ins>
      <w:del w:id="96382" w:author="מנוע מכני" w:date="2026-10-05T11:32:12Z">
        <w:r w:rsidR="000B5F7F">
          <w:rPr>
            <w:rtl/>
          </w:rPr>
          <w:delText xml:space="preserve">;</w:delText>
        </w:r>
      </w:del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ins w:id="91407" w:author="מנוע מכני" w:date="2026-10-05T11:32:12Z">
        <w:r>
          <w:rPr>
            <w:rFonts w:hint="cs"/>
            <w:rtl/>
          </w:rPr>
          <w:t xml:space="preserve">י"ב</w:t>
        </w:r>
      </w:ins>
      <w:del w:id="91408" w:author="מנוע מכני" w:date="2026-10-05T11:32:12Z">
        <w:r w:rsidR="004C05F1">
          <w:rPr>
            <w:rFonts w:hint="cs"/>
            <w:rtl/>
          </w:rPr>
          <w:delText xml:space="preserve">י''ב</w:delText>
        </w:r>
      </w:del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ins w:id="92869" w:author="מנוע מכני" w:date="2026-10-05T11:32:12Z">
        <w:r>
          <w:rPr>
            <w:rtl/>
          </w:rPr>
          <w:t xml:space="preserve">אפי'</w:t>
        </w:r>
      </w:ins>
      <w:del w:id="92870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יום אחד, </w:t>
      </w:r>
      <w:ins w:id="92867" w:author="מנוע מכני" w:date="2026-10-05T11:32:12Z">
        <w:r>
          <w:rPr>
            <w:rtl/>
          </w:rPr>
          <w:t xml:space="preserve">ואפי'</w:t>
        </w:r>
      </w:ins>
      <w:del w:id="9286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>
          <w:ins w:id="9970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del w:id="997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נולד לו מום ב</w:t>
      </w:r>
      <w:ins w:id="91409" w:author="מנוע מכני" w:date="2026-10-05T11:32:12Z">
        <w:r>
          <w:rPr>
            <w:rFonts w:hint="cs"/>
            <w:rtl/>
          </w:rPr>
          <w:t xml:space="preserve">ט"ו</w:t>
        </w:r>
      </w:ins>
      <w:del w:id="91410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ins w:id="91411" w:author="מנוע מכני" w:date="2026-10-05T11:32:12Z">
        <w:r>
          <w:rPr>
            <w:rFonts w:hint="cs"/>
            <w:rtl/>
          </w:rPr>
          <w:t xml:space="preserve">ט"ו</w:t>
        </w:r>
      </w:ins>
      <w:del w:id="914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del w:id="90594" w:author="מנוע עיצוב" w:date="2026-10-05T11:33:53Z"/>
          <w:rtl/>
        </w:rPr>
      </w:pPr>
    </w:p>
    <w:p>
      <w:pPr>
        <w:pStyle w:val="38"/>
        <w:rPr>
          <w:ins w:id="99710" w:author="מנוע מכני" w:date="2026-10-05T11:32:12Z"/>
        </w:rPr>
      </w:pPr>
      <w:r>
        <w:t xml:space="preserve">מסייע ל</w:t>
      </w:r>
      <w:ins w:id="91413" w:author="מנוע מכני" w:date="2026-10-05T11:32:12Z">
        <w:r>
          <w:t xml:space="preserve">ר"א</w:t>
        </w:r>
      </w:ins>
      <w:del w:id="91414" w:author="מנוע מכני" w:date="2026-10-05T11:32:12Z">
        <w:r>
          <w:delText xml:space="preserve">ר''א</w:delText>
        </w:r>
      </w:del>
      <w:r w:rsidR="00F63065">
        <w:t xml:space="preserve"> דא</w:t>
      </w:r>
      <w:ins w:id="91415" w:author="מנוע מכני" w:date="2026-10-05T11:32:12Z">
        <w:r>
          <w:t xml:space="preserve">ר"א</w:t>
        </w:r>
      </w:ins>
      <w:del w:id="9141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del w:id="997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>
          <w:ins w:id="99712" w:author="מנוע מכני" w:date="2026-10-05T11:32:12Z"/>
        </w:rPr>
      </w:pPr>
      <w:ins w:id="91417" w:author="מנוע מכני" w:date="2026-10-05T11:32:12Z">
        <w:r>
          <w:t xml:space="preserve">א"ד</w:t>
        </w:r>
      </w:ins>
      <w:del w:id="91418" w:author="מנוע מכני" w:date="2026-10-05T11:32:12Z">
        <w:r>
          <w:delText xml:space="preserve">א''ד</w:delText>
        </w:r>
      </w:del>
      <w:r w:rsidR="00F63065">
        <w:t xml:space="preserve"> א</w:t>
      </w:r>
      <w:ins w:id="91419" w:author="מנוע מכני" w:date="2026-10-05T11:32:12Z">
        <w:r>
          <w:t xml:space="preserve">ר"א</w:t>
        </w:r>
      </w:ins>
      <w:del w:id="91420" w:author="מנוע מכני" w:date="2026-10-05T11:32:12Z">
        <w:r w:rsidR="007B2E54">
          <w:delText xml:space="preserve">ר''א</w:delText>
        </w:r>
      </w:del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del w:id="997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del w:id="90595" w:author="מנוע עיצוב" w:date="2026-10-05T11:33:53Z"/>
          <w:rtl/>
        </w:rPr>
      </w:pPr>
    </w:p>
    <w:p>
      <w:pPr>
        <w:pStyle w:val="38"/>
        <w:rPr>
          <w:ins w:id="99714" w:author="מנוע מכני" w:date="2026-10-05T11:32:12Z"/>
        </w:rPr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del w:id="997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נולד לו מום ב</w:t>
      </w:r>
      <w:ins w:id="91421" w:author="מנוע מכני" w:date="2026-10-05T11:32:12Z">
        <w:r>
          <w:rPr>
            <w:rFonts w:hint="cs"/>
            <w:rtl/>
          </w:rPr>
          <w:t xml:space="preserve">ט"ו</w:t>
        </w:r>
      </w:ins>
      <w:del w:id="91422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ins w:id="91423" w:author="מנוע מכני" w:date="2026-10-05T11:32:12Z">
        <w:r>
          <w:rPr>
            <w:rFonts w:hint="cs"/>
            <w:rtl/>
          </w:rPr>
          <w:t xml:space="preserve">ט"ו</w:t>
        </w:r>
      </w:ins>
      <w:del w:id="91424" w:author="מנוע מכני" w:date="2026-10-05T11:32:12Z">
        <w:r w:rsidR="007B2E54">
          <w:rPr>
            <w:rFonts w:hint="cs"/>
            <w:rtl/>
          </w:rPr>
          <w:delText xml:space="preserve">ט''ו</w:delText>
        </w:r>
      </w:del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ins w:id="92871" w:author="מנוע מכני" w:date="2026-10-05T11:32:12Z">
        <w:r>
          <w:rPr>
            <w:rStyle w:val="2fb"/>
            <w:b/>
            <w:bCs/>
            <w:rtl/>
          </w:rPr>
          <w:t xml:space="preserve">דר"א</w:t>
        </w:r>
      </w:ins>
      <w:del w:id="92872" w:author="מנוע מכני" w:date="2026-10-05T11:32:12Z">
        <w:r w:rsidRPr="007B2E54">
          <w:rPr>
            <w:b/>
            <w:bCs/>
            <w:rtl/>
          </w:rPr>
          <w:lastRenderedPageBreak/>
          <w:delText xml:space="preserve">דרבי אלעזר</w:delText>
        </w:r>
      </w:del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  <w:pPrChange w:id="904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3" w:author="מנוע מכני" w:date="2026-10-05T11:32:12Z">
        <w:r>
          <w:rPr>
            <w:rtl/>
          </w:rPr>
          <w:t xml:space="preserve"> </w:t>
        </w:r>
      </w:ins>
      <w:del w:id="96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5" w:author="מנוע מכני" w:date="2026-10-05T11:32:12Z">
        <w:r>
          <w:rPr>
            <w:rtl/>
          </w:rPr>
          <w:t xml:space="preserve"> </w:t>
        </w:r>
      </w:ins>
      <w:del w:id="96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  <w:pPrChange w:id="904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87" w:author="מנוע מכני" w:date="2026-10-05T11:32:12Z">
        <w:r>
          <w:rPr>
            <w:rtl/>
          </w:rPr>
          <w:t xml:space="preserve"> </w:t>
        </w:r>
      </w:ins>
      <w:del w:id="96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89" w:author="מנוע מכני" w:date="2026-10-05T11:32:12Z">
        <w:r>
          <w:rPr>
            <w:rtl/>
          </w:rPr>
          <w:t xml:space="preserve"> </w:t>
        </w:r>
      </w:ins>
      <w:del w:id="96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16" w:author="מנוע מכני" w:date="2026-10-05T11:32:12Z"/>
        </w:rPr>
      </w:pPr>
      <w:r>
        <w:t>א</w:t>
      </w:r>
      <w:r w:rsidR="007B2E54">
        <w:t xml:space="preserve">רב</w:t>
      </w:r>
      <w:ins w:id="91425" w:author="מנוע מכני" w:date="2026-10-05T11:32:12Z">
        <w:r>
          <w:t xml:space="preserve">ב"ח</w:t>
        </w:r>
      </w:ins>
      <w:del w:id="91426" w:author="מנוע מכני" w:date="2026-10-05T11:32:12Z">
        <w:r w:rsidR="007B2E54">
          <w:delText xml:space="preserve">ב''ח</w:delText>
        </w:r>
      </w:del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del w:id="99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בדוקין שבעין דכ</w:t>
      </w:r>
      <w:ins w:id="91427" w:author="מנוע מכני" w:date="2026-10-05T11:32:12Z">
        <w:r>
          <w:rPr>
            <w:rtl/>
          </w:rPr>
          <w:t xml:space="preserve">ו"ע</w:t>
        </w:r>
      </w:ins>
      <w:del w:id="91428" w:author="מנוע מכני" w:date="2026-10-05T11:32:12Z">
        <w:r>
          <w:rPr>
            <w:rtl/>
          </w:rPr>
          <w:delText xml:space="preserve">ו</w:delText>
        </w:r>
        <w:r w:rsidR="007B2E54">
          <w:rPr>
            <w:rFonts w:hint="cs"/>
            <w:rtl/>
          </w:rPr>
          <w:delText xml:space="preserve">''ע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647" w:author="מנוע מכני" w:date="2026-10-05T11:32:12Z">
        <w:r>
          <w:rPr>
            <w:rtl/>
          </w:rPr>
          <w:t xml:space="preserve">חלקו</w:t>
        </w:r>
      </w:ins>
      <w:del w:id="9364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דאסור - מפני שהן משתנין, </w:t>
      </w:r>
      <w:ins w:id="98229" w:author="מנוע מכני" w:date="2026-10-05T11:32:12Z">
        <w:r>
          <w:rPr>
            <w:rtl/>
          </w:rPr>
          <w:t xml:space="preserve">נחלקו רק</w:t>
        </w:r>
      </w:ins>
      <w:del w:id="98230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ins w:id="91429" w:author="מנוע מכני" w:date="2026-10-05T11:32:12Z">
        <w:r>
          <w:rPr>
            <w:rStyle w:val="2fb"/>
            <w:rtl/>
          </w:rPr>
          <w:t xml:space="preserve">ר"מ</w:t>
        </w:r>
      </w:ins>
      <w:del w:id="91430" w:author="מנוע מכני" w:date="2026-10-05T11:32:12Z">
        <w:r>
          <w:rPr>
            <w:rtl/>
          </w:rPr>
          <w:delText xml:space="preserve">ר</w:delText>
        </w:r>
        <w:r w:rsidR="007B2E54">
          <w:rPr>
            <w:rFonts w:hint="cs"/>
            <w:rtl/>
          </w:rPr>
          <w:delText xml:space="preserve">''מ</w:delText>
        </w:r>
      </w:del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ins w:id="94931" w:author="מנוע מכני" w:date="2026-10-05T11:32:12Z">
        <w:r>
          <w:rPr>
            <w:rtl/>
          </w:rPr>
          <w:t xml:space="preserve">גוזרים</w:t>
        </w:r>
      </w:ins>
      <w:del w:id="94932" w:author="מנוע מכני" w:date="2026-10-05T11:32:12Z">
        <w:r>
          <w:rPr>
            <w:rtl/>
          </w:rPr>
          <w:delText xml:space="preserve">גזרינן</w:delText>
        </w:r>
      </w:del>
      <w:r>
        <w:rPr>
          <w:rtl/>
        </w:rPr>
        <w:t xml:space="preserve"> מומין שבגוף אטו דוקין שבעין,</w:t>
      </w:r>
    </w:p>
    <w:p>
      <w:pPr>
        <w:pStyle w:val="38"/>
        <w:rPr>
          <w:ins w:id="99718" w:author="מנוע מכני" w:date="2026-10-05T11:32:12Z"/>
        </w:rPr>
      </w:pPr>
      <w:r>
        <w:tab/>
      </w:r>
      <w:r>
        <w:t xml:space="preserve">ו</w:t>
      </w:r>
      <w:ins w:id="91431" w:author="מנוע מכני" w:date="2026-10-05T11:32:12Z">
        <w:r>
          <w:t xml:space="preserve">ר"י</w:t>
        </w:r>
      </w:ins>
      <w:del w:id="91432" w:author="מנוע מכני" w:date="2026-10-05T11:32:12Z">
        <w:r>
          <w:delText xml:space="preserve">ר''י</w:delText>
        </w:r>
      </w:del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del w:id="9971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4933" w:author="מנוע מכני" w:date="2026-10-05T11:32:12Z">
        <w:r>
          <w:rPr>
            <w:rtl/>
          </w:rPr>
          <w:t xml:space="preserve">גוזרים</w:t>
        </w:r>
      </w:ins>
      <w:del w:id="94934" w:author="מנוע מכני" w:date="2026-10-05T11:32:12Z">
        <w:r w:rsidR="00F63065">
          <w:rPr>
            <w:rtl/>
          </w:rPr>
          <w:delText xml:space="preserve">גזרינן</w:delText>
        </w:r>
      </w:del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>
          <w:ins w:id="99720" w:author="מנוע מכני" w:date="2026-10-05T11:32:12Z"/>
        </w:rPr>
      </w:pPr>
      <w:r>
        <w:t xml:space="preserve">ת</w:t>
      </w:r>
      <w:ins w:id="91433" w:author="מנוע מכני" w:date="2026-10-05T11:32:12Z">
        <w:r>
          <w:t xml:space="preserve">נ"ה</w:t>
        </w:r>
      </w:ins>
      <w:del w:id="91434" w:author="מנוע מכני" w:date="2026-10-05T11:32:12Z">
        <w:r>
          <w:delText xml:space="preserve">נ</w:delText>
        </w:r>
        <w:r w:rsidR="007B2E54">
          <w:delText xml:space="preserve">''ה</w:delText>
        </w:r>
      </w:del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del w:id="99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ins w:id="92873" w:author="מנוע מכני" w:date="2026-10-05T11:32:12Z">
        <w:r>
          <w:rPr>
            <w:rStyle w:val="2fb"/>
            <w:rtl/>
          </w:rPr>
          <w:t xml:space="preserve">ר"מ</w:t>
        </w:r>
      </w:ins>
      <w:del w:id="92874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>
          <w:ins w:id="99722" w:author="מנוע מכני" w:date="2026-10-05T11:32:12Z"/>
        </w:rPr>
      </w:pPr>
      <w:r>
        <w:t xml:space="preserve">ארנ</w:t>
      </w:r>
      <w:ins w:id="91435" w:author="מנוע מכני" w:date="2026-10-05T11:32:12Z">
        <w:r>
          <w:t xml:space="preserve">ב"י</w:t>
        </w:r>
      </w:ins>
      <w:del w:id="91436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del w:id="997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</w:t>
      </w:r>
      <w:ins w:id="93649" w:author="מנוע מכני" w:date="2026-10-05T11:32:12Z">
        <w:r>
          <w:rPr>
            <w:rtl/>
          </w:rPr>
          <w:t xml:space="preserve">גם</w:t>
        </w:r>
      </w:ins>
      <w:del w:id="9365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דיקא, ר' מאיר אומר: הואיל ונשחט שלא על פי מומחה - אסור, </w:t>
      </w:r>
      <w:ins w:id="91437" w:author="מנוע מכני" w:date="2026-10-05T11:32:12Z">
        <w:r>
          <w:rPr>
            <w:rtl/>
          </w:rPr>
          <w:t xml:space="preserve">ש"מ</w:t>
        </w:r>
      </w:ins>
      <w:del w:id="91438" w:author="מנוע מכני" w:date="2026-10-05T11:32:12Z">
        <w:r w:rsidR="00F63065">
          <w:rPr>
            <w:rtl/>
          </w:rPr>
          <w:delText xml:space="preserve">ש</w:delText>
        </w:r>
        <w:r>
          <w:rPr>
            <w:rFonts w:hint="cs"/>
            <w:rtl/>
          </w:rPr>
          <w:delText xml:space="preserve">''</w:delText>
        </w:r>
        <w:r w:rsidR="00F63065">
          <w:rPr>
            <w:rtl/>
          </w:rPr>
          <w:delText xml:space="preserve">מ</w:delText>
        </w:r>
      </w:del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del w:id="90596" w:author="מנוע עיצוב" w:date="2026-10-05T11:33:53Z"/>
          <w:rtl/>
        </w:rPr>
      </w:pPr>
    </w:p>
    <w:p>
      <w:pPr>
        <w:pStyle w:val="38"/>
        <w:rPr>
          <w:ins w:id="9972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del w:id="99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המשתנין - </w:t>
      </w:r>
      <w:ins w:id="93651" w:author="מנוע מכני" w:date="2026-10-05T11:32:12Z">
        <w:r>
          <w:rPr>
            <w:rtl/>
          </w:rPr>
          <w:t xml:space="preserve">וכולם</w:t>
        </w:r>
      </w:ins>
      <w:del w:id="93652" w:author="מנוע מכני" w:date="2026-10-05T11:32:12Z">
        <w:r>
          <w:rPr>
            <w:rtl/>
          </w:rPr>
          <w:delText xml:space="preserve">וכולהו</w:delText>
        </w:r>
      </w:del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ins w:id="93653" w:author="מנוע מכני" w:date="2026-10-05T11:32:12Z">
        <w:r>
          <w:rPr>
            <w:rtl/>
          </w:rPr>
          <w:t xml:space="preserve">יש</w:t>
        </w:r>
      </w:ins>
      <w:del w:id="9365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דמשתני </w:t>
      </w:r>
      <w:ins w:id="93655" w:author="מנוע מכני" w:date="2026-10-05T11:32:12Z">
        <w:r>
          <w:rPr>
            <w:rtl/>
          </w:rPr>
          <w:t xml:space="preserve">ויש</w:t>
        </w:r>
      </w:ins>
      <w:del w:id="9365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ins w:id="91439" w:author="מנוע מכני" w:date="2026-10-05T11:32:12Z">
        <w:r>
          <w:rPr>
            <w:rFonts w:hint="cs"/>
            <w:rtl/>
          </w:rPr>
          <w:t xml:space="preserve">ק"מ</w:t>
        </w:r>
      </w:ins>
      <w:del w:id="91440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ins w:id="97865" w:author="מנוע מכני" w:date="2026-10-05T11:32:12Z">
        <w:r>
          <w:rPr>
            <w:rtl/>
          </w:rPr>
          <w:t xml:space="preserve">אם </w:t>
        </w:r>
      </w:ins>
      <w:del w:id="9786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אמרת, </w:t>
      </w:r>
      <w:ins w:id="93657" w:author="מנוע מכני" w:date="2026-10-05T11:32:12Z">
        <w:r>
          <w:rPr>
            <w:rtl/>
          </w:rPr>
          <w:t xml:space="preserve">כולם</w:t>
        </w:r>
      </w:ins>
      <w:del w:id="9365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ins w:id="94937" w:author="מנוע מכני" w:date="2026-10-05T11:32:12Z">
        <w:r>
          <w:rPr>
            <w:rtl/>
          </w:rPr>
          <w:t xml:space="preserve">הם</w:t>
        </w:r>
      </w:ins>
      <w:del w:id="94938" w:author="מנוע מכני" w:date="2026-10-05T11:32:12Z">
        <w:r w:rsidR="00F63065">
          <w:rPr>
            <w:rtl/>
          </w:rPr>
          <w:delText xml:space="preserve">נינהו</w:delText>
        </w:r>
      </w:del>
      <w:r w:rsidR="00F63065">
        <w:rPr>
          <w:rtl/>
        </w:rPr>
        <w:t xml:space="preserve">, </w:t>
      </w:r>
      <w:ins w:id="97867" w:author="מנוע מכני" w:date="2026-10-05T11:32:12Z">
        <w:r>
          <w:rPr>
            <w:rtl/>
          </w:rPr>
          <w:t xml:space="preserve">ואם </w:t>
        </w:r>
      </w:ins>
      <w:del w:id="97868" w:author="מנוע מכני" w:date="2026-10-05T11:32:12Z">
        <w:r w:rsidR="00F63065">
          <w:rPr>
            <w:rtl/>
          </w:rPr>
          <w:delText xml:space="preserve">ואי </w:delText>
        </w:r>
      </w:del>
      <w:r w:rsidR="00F63065">
        <w:rPr>
          <w:rtl/>
        </w:rPr>
        <w:t xml:space="preserve">אמרת, </w:t>
      </w:r>
      <w:ins w:id="93659" w:author="מנוע מכני" w:date="2026-10-05T11:32:12Z">
        <w:r>
          <w:rPr>
            <w:rtl/>
          </w:rPr>
          <w:t xml:space="preserve">יש</w:t>
        </w:r>
      </w:ins>
      <w:del w:id="93660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דמשתני </w:t>
      </w:r>
      <w:ins w:id="93661" w:author="מנוע מכני" w:date="2026-10-05T11:32:12Z">
        <w:r>
          <w:rPr>
            <w:rtl/>
          </w:rPr>
          <w:t xml:space="preserve">ויש</w:t>
        </w:r>
      </w:ins>
      <w:del w:id="93662" w:author="מנוע מכני" w:date="2026-10-05T11:32:12Z">
        <w:r w:rsidR="00F63065">
          <w:rPr>
            <w:rtl/>
          </w:rPr>
          <w:delText xml:space="preserve">ואיכא</w:delText>
        </w:r>
      </w:del>
      <w:r w:rsidR="00F63065">
        <w:rPr>
          <w:rtl/>
        </w:rPr>
        <w:t xml:space="preserve"> דלא משתני - סמכינן </w:t>
      </w:r>
      <w:ins w:id="94935" w:author="מנוע מכני" w:date="2026-10-05T11:32:12Z">
        <w:r>
          <w:rPr>
            <w:rtl/>
          </w:rPr>
          <w:t xml:space="preserve">עליהם</w:t>
        </w:r>
      </w:ins>
      <w:del w:id="94936" w:author="מנוע מכני" w:date="2026-10-05T11:32:12Z">
        <w:r w:rsidR="00F63065">
          <w:rPr>
            <w:rtl/>
          </w:rPr>
          <w:delText xml:space="preserve">עלייהו</w:delText>
        </w:r>
      </w:del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ins w:id="94939" w:author="מנוע מכני" w:date="2026-10-05T11:32:12Z">
        <w:r>
          <w:rPr>
            <w:rtl/>
          </w:rPr>
          <w:t xml:space="preserve">מה</w:t>
        </w:r>
      </w:ins>
      <w:del w:id="949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ins w:id="9144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442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ins w:id="91443" w:author="מנוע מכני" w:date="2026-10-05T11:32:12Z">
        <w:r>
          <w:rPr>
            <w:rtl/>
          </w:rPr>
          <w:t xml:space="preserve">מ"ל</w:t>
        </w:r>
      </w:ins>
      <w:del w:id="91444" w:author="מנוע מכני" w:date="2026-10-05T11:32:12Z">
        <w:r>
          <w:rPr>
            <w:rtl/>
          </w:rPr>
          <w:delText xml:space="preserve">מ</w:delText>
        </w:r>
        <w:r w:rsidR="00E314B9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בא ואראך - מכלל </w:t>
      </w:r>
      <w:ins w:id="93663" w:author="מנוע מכני" w:date="2026-10-05T11:32:12Z">
        <w:r>
          <w:rPr>
            <w:rtl/>
          </w:rPr>
          <w:t xml:space="preserve">דיש</w:t>
        </w:r>
      </w:ins>
      <w:del w:id="9366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דמשתני </w:t>
      </w:r>
      <w:ins w:id="93665" w:author="מנוע מכני" w:date="2026-10-05T11:32:12Z">
        <w:r>
          <w:rPr>
            <w:rtl/>
          </w:rPr>
          <w:t xml:space="preserve">ויש</w:t>
        </w:r>
      </w:ins>
      <w:del w:id="93666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del w:id="90104" w:author="מנוע עיצוב" w:date="2026-10-05T11:33:53Z"/>
          <w:rtl/>
        </w:rPr>
      </w:pPr>
      <w:del w:id="90101" w:author="מנוע עיצוב" w:date="2026-10-05T11:33:53Z">
        <w:r>
          <w:rPr>
            <w:rtl/>
          </w:rPr>
          <w:delText xml:space="preserve">•</w:delText>
        </w:r>
      </w:del>
      <w:ins w:id="96391" w:author="מנוע מכני" w:date="2026-10-05T11:32:12Z">
        <w:r>
          <w:rPr>
            <w:rtl/>
          </w:rPr>
          <w:t xml:space="preserve"> </w:t>
        </w:r>
      </w:ins>
      <w:del w:id="96392" w:author="מנוע מכני" w:date="2026-10-05T11:32:12Z">
        <w:r>
          <w:rPr>
            <w:rtl/>
          </w:rPr>
          <w:delText xml:space="preserve">  </w:delText>
        </w:r>
      </w:del>
      <w:del w:id="90102" w:author="מנוע עיצוב" w:date="2026-10-05T11:33:53Z">
        <w:r>
          <w:rPr>
            <w:rtl/>
          </w:rPr>
          <w:delText xml:space="preserve">•</w:delText>
        </w:r>
      </w:del>
      <w:ins w:id="96393" w:author="מנוע מכני" w:date="2026-10-05T11:32:12Z">
        <w:r>
          <w:rPr>
            <w:rtl/>
          </w:rPr>
          <w:t xml:space="preserve"> </w:t>
        </w:r>
      </w:ins>
      <w:del w:id="96394" w:author="מנוע מכני" w:date="2026-10-05T11:32:12Z">
        <w:r>
          <w:rPr>
            <w:rtl/>
          </w:rPr>
          <w:delText xml:space="preserve">  </w:delText>
        </w:r>
      </w:del>
      <w:del w:id="90103" w:author="מנוע עיצוב" w:date="2026-10-05T11:33:53Z">
        <w:r>
          <w:rPr>
            <w:rtl/>
          </w:rPr>
          <w:delText xml:space="preserve">•</w:delText>
        </w:r>
      </w:del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ins w:id="91445" w:author="מנוע מכני" w:date="2026-10-05T11:32:12Z">
        <w:r>
          <w:rPr>
            <w:rtl/>
          </w:rPr>
          <w:t xml:space="preserve">ר"ז</w:t>
        </w:r>
      </w:ins>
      <w:del w:id="91446" w:author="מנוע מכני" w:date="2026-10-05T11:32:12Z">
        <w:r>
          <w:rPr>
            <w:rtl/>
          </w:rPr>
          <w:delText xml:space="preserve">ר</w:delText>
        </w:r>
        <w:r w:rsidR="00AB1F82">
          <w:rPr>
            <w:rFonts w:hint="cs"/>
            <w:rtl/>
          </w:rPr>
          <w:delText xml:space="preserve">''ז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>
          <w:ins w:id="99726" w:author="מנוע מכני" w:date="2026-10-05T11:32:12Z"/>
        </w:rPr>
      </w:pPr>
      <w:r>
        <w:t xml:space="preserve">לימא </w:t>
      </w:r>
      <w:r>
        <w:t xml:space="preserve">תנן</w:t>
      </w:r>
      <w:r>
        <w:t xml:space="preserve"> סתמא כ</w:t>
      </w:r>
      <w:ins w:id="91447" w:author="מנוע מכני" w:date="2026-10-05T11:32:12Z">
        <w:r>
          <w:t xml:space="preserve">ר"מ</w:t>
        </w:r>
      </w:ins>
      <w:del w:id="91448" w:author="מנוע מכני" w:date="2026-10-05T11:32:12Z">
        <w:r>
          <w:delText xml:space="preserve">ר</w:delText>
        </w:r>
        <w:r w:rsidR="00AB1F82">
          <w:delText xml:space="preserve">'</w:delText>
        </w:r>
        <w:r>
          <w:delText xml:space="preserve">'</w:delText>
        </w:r>
        <w:r w:rsidR="00AB1F82">
          <w:delText xml:space="preserve">מ</w:delText>
        </w:r>
      </w:del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del w:id="99727" w:author="מנוע מכני" w:date="2026-10-05T11:32:12Z">
        <w:r>
          <w:rPr>
            <w:rtl/>
          </w:rPr>
          <w:delText xml:space="preserve"> </w:delText>
        </w:r>
      </w:del>
      <w:ins w:id="94941" w:author="מנוע מכני" w:date="2026-10-05T11:32:12Z">
        <w:r>
          <w:rPr>
            <w:rtl/>
          </w:rPr>
          <w:t xml:space="preserve">שמא</w:t>
        </w:r>
      </w:ins>
      <w:del w:id="9494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>
          <w:ins w:id="99728" w:author="מנוע מכני" w:date="2026-10-05T11:32:12Z"/>
        </w:rPr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del w:id="997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>
          <w:ins w:id="99730" w:author="מנוע מכני" w:date="2026-10-05T11:32:12Z"/>
        </w:rPr>
      </w:pPr>
      <w:r>
        <w:t xml:space="preserve">כ</w:t>
      </w:r>
      <w:ins w:id="91449" w:author="מנוע מכני" w:date="2026-10-05T11:32:12Z">
        <w:r>
          <w:t xml:space="preserve">ר"פ</w:t>
        </w:r>
      </w:ins>
      <w:del w:id="9145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del w:id="9973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זה הפסד מרובה וזה הפסד מועט</w:t>
      </w:r>
      <w:ins w:id="96395" w:author="מנוע מכני" w:date="2026-10-05T11:32:12Z">
        <w:r>
          <w:rPr>
            <w:rtl/>
          </w:rPr>
          <w:t xml:space="preserve">,</w:t>
        </w:r>
      </w:ins>
      <w:del w:id="96396" w:author="מנוע מכני" w:date="2026-10-05T11:32:12Z">
        <w:r w:rsidR="000B5F7F">
          <w:rPr>
            <w:rtl/>
          </w:rPr>
          <w:delText xml:space="preserve">;</w:delText>
        </w:r>
      </w:del>
    </w:p>
    <w:p w14:paraId="66F652B0" w14:textId="77777777" w:rsidR="00B874E6" w:rsidRDefault="00F63065" w:rsidP="00C5567C">
      <w:pPr>
        <w:pStyle w:val="a"/>
        <w:rPr>
          <w:rtl/>
        </w:rPr>
      </w:pPr>
      <w:ins w:id="91451" w:author="מנוע מכני" w:date="2026-10-05T11:32:12Z">
        <w:r>
          <w:rPr>
            <w:rtl/>
          </w:rPr>
          <w:t xml:space="preserve">א"ה</w:t>
        </w:r>
      </w:ins>
      <w:del w:id="91452" w:author="מנוע מכני" w:date="2026-10-05T11:32:12Z">
        <w:r>
          <w:rPr>
            <w:rtl/>
          </w:rPr>
          <w:delText xml:space="preserve">א</w:delText>
        </w:r>
        <w:r w:rsidR="00AB1F82">
          <w:rPr>
            <w:rFonts w:hint="cs"/>
            <w:rtl/>
          </w:rPr>
          <w:delText xml:space="preserve">''ה</w:delText>
        </w:r>
      </w:del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ins w:id="91453" w:author="מנוע מכני" w:date="2026-10-05T11:32:12Z">
        <w:r>
          <w:rPr>
            <w:rStyle w:val="2fb"/>
            <w:rFonts w:hint="cs"/>
            <w:rtl/>
          </w:rPr>
          <w:t xml:space="preserve">ב"מ</w:t>
        </w:r>
      </w:ins>
      <w:del w:id="91454" w:author="מנוע מכני" w:date="2026-10-05T11:32:12Z">
        <w:r w:rsidR="00AB1F82">
          <w:rPr>
            <w:rFonts w:hint="cs"/>
            <w:rtl/>
          </w:rPr>
          <w:delText xml:space="preserve">ב''מ</w:delText>
        </w:r>
      </w:del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ins w:id="91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456" w:author="מנוע מכני" w:date="2026-10-05T11:32:12Z">
        <w:r w:rsidR="00AB1F82">
          <w:rPr>
            <w:rFonts w:hint="cs"/>
            <w:rtl/>
          </w:rPr>
          <w:delText xml:space="preserve">ב''א</w:delText>
        </w:r>
      </w:del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  <w:pPrChange w:id="904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397" w:author="מנוע מכני" w:date="2026-10-05T11:32:12Z">
        <w:r>
          <w:rPr>
            <w:rtl/>
          </w:rPr>
          <w:t xml:space="preserve"> </w:t>
        </w:r>
      </w:ins>
      <w:del w:id="963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399" w:author="מנוע מכני" w:date="2026-10-05T11:32:12Z">
        <w:r>
          <w:rPr>
            <w:rtl/>
          </w:rPr>
          <w:t xml:space="preserve"> </w:t>
        </w:r>
      </w:ins>
      <w:del w:id="964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  <w:pPrChange w:id="904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1" w:author="מנוע מכני" w:date="2026-10-05T11:32:12Z">
        <w:r>
          <w:rPr>
            <w:rtl/>
          </w:rPr>
          <w:t xml:space="preserve"> </w:t>
        </w:r>
      </w:ins>
      <w:del w:id="964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03" w:author="מנוע מכני" w:date="2026-10-05T11:32:12Z">
        <w:r>
          <w:rPr>
            <w:rtl/>
          </w:rPr>
          <w:t xml:space="preserve"> </w:t>
        </w:r>
      </w:ins>
      <w:del w:id="964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ins w:id="914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4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ins w:id="96405" w:author="מנוע מכני" w:date="2026-10-05T11:32:12Z">
        <w:r>
          <w:rPr>
            <w:rtl/>
          </w:rPr>
          <w:t xml:space="preserve">,</w:t>
        </w:r>
      </w:ins>
      <w:del w:id="9640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>
          <w:ins w:id="99732" w:author="מנוע מכני" w:date="2026-10-05T11:32:12Z"/>
        </w:rPr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del w:id="997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ins w:id="96407" w:author="מנוע מכני" w:date="2026-10-05T11:32:12Z">
        <w:r>
          <w:rPr>
            <w:rFonts w:hint="cs"/>
            <w:rtl/>
          </w:rPr>
          <w:t xml:space="preserve"> </w:t>
        </w:r>
      </w:ins>
      <w:del w:id="96408" w:author="מנוע מכני" w:date="2026-10-05T11:32:12Z">
        <w:r w:rsidR="003614E6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דאגע </w:t>
      </w:r>
      <w:ins w:id="94943" w:author="מנוע מכני" w:date="2026-10-05T11:32:12Z">
        <w:r>
          <w:rPr>
            <w:rtl/>
          </w:rPr>
          <w:t xml:space="preserve">בהם</w:t>
        </w:r>
      </w:ins>
      <w:del w:id="94944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  <w:pPrChange w:id="904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09" w:author="מנוע מכני" w:date="2026-10-05T11:32:12Z">
        <w:r>
          <w:rPr>
            <w:rtl/>
          </w:rPr>
          <w:t xml:space="preserve"> </w:t>
        </w:r>
      </w:ins>
      <w:del w:id="964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1" w:author="מנוע מכני" w:date="2026-10-05T11:32:12Z">
        <w:r>
          <w:rPr>
            <w:rtl/>
          </w:rPr>
          <w:t xml:space="preserve"> </w:t>
        </w:r>
      </w:ins>
      <w:del w:id="964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ins w:id="91459" w:author="מנוע מכני" w:date="2026-10-05T11:32:12Z">
        <w:r>
          <w:rPr>
            <w:rtl/>
          </w:rPr>
          <w:t xml:space="preserve">ר"ע</w:t>
        </w:r>
      </w:ins>
      <w:del w:id="91460" w:author="מנוע מכני" w:date="2026-10-05T11:32:12Z">
        <w:r>
          <w:rPr>
            <w:rtl/>
          </w:rPr>
          <w:delText xml:space="preserve">ר'</w:delText>
        </w:r>
        <w:r w:rsidR="009B2A17">
          <w:rPr>
            <w:rFonts w:hint="cs"/>
            <w:rtl/>
          </w:rPr>
          <w:delText xml:space="preserve">'ע</w:delText>
        </w:r>
      </w:del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  <w:pPrChange w:id="904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3" w:author="מנוע מכני" w:date="2026-10-05T11:32:12Z">
        <w:r>
          <w:rPr>
            <w:rtl/>
          </w:rPr>
          <w:t xml:space="preserve"> </w:t>
        </w:r>
      </w:ins>
      <w:del w:id="964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5" w:author="מנוע מכני" w:date="2026-10-05T11:32:12Z">
        <w:r>
          <w:rPr>
            <w:rtl/>
          </w:rPr>
          <w:t xml:space="preserve"> </w:t>
        </w:r>
      </w:ins>
      <w:del w:id="96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ins w:id="94945" w:author="מנוע מכני" w:date="2026-10-05T11:32:12Z">
        <w:r>
          <w:rPr>
            <w:rFonts w:hint="cs"/>
            <w:b/>
            <w:bCs/>
            <w:rtl/>
          </w:rPr>
          <w:t xml:space="preserve">אחת</w:t>
        </w:r>
      </w:ins>
      <w:del w:id="94946" w:author="מנוע מכני" w:date="2026-10-05T11:32:12Z">
        <w:r w:rsidRPr="000C73DD">
          <w:rPr>
            <w:rFonts w:hint="cs"/>
            <w:b/>
            <w:bCs/>
            <w:rtl/>
          </w:rPr>
          <w:delText xml:space="preserve">ח</w:delText>
        </w:r>
        <w:r w:rsidR="00F63065" w:rsidRPr="000C73DD">
          <w:rPr>
            <w:b/>
            <w:bCs/>
            <w:rtl/>
          </w:rPr>
          <w:delText xml:space="preserve">דא</w:delText>
        </w:r>
      </w:del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  <w:pPrChange w:id="904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17" w:author="מנוע מכני" w:date="2026-10-05T11:32:12Z">
        <w:r>
          <w:rPr>
            <w:rtl/>
          </w:rPr>
          <w:t xml:space="preserve"> </w:t>
        </w:r>
      </w:ins>
      <w:del w:id="96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19" w:author="מנוע מכני" w:date="2026-10-05T11:32:12Z">
        <w:r>
          <w:rPr>
            <w:rtl/>
          </w:rPr>
          <w:t xml:space="preserve"> </w:t>
        </w:r>
      </w:ins>
      <w:del w:id="96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  <w:pPrChange w:id="904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21" w:author="מנוע מכני" w:date="2026-10-05T11:32:12Z">
        <w:r>
          <w:rPr>
            <w:rtl/>
          </w:rPr>
          <w:t xml:space="preserve"> </w:t>
        </w:r>
      </w:ins>
      <w:del w:id="96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23" w:author="מנוע מכני" w:date="2026-10-05T11:32:12Z">
        <w:r>
          <w:rPr>
            <w:rtl/>
          </w:rPr>
          <w:t xml:space="preserve"> </w:t>
        </w:r>
      </w:ins>
      <w:del w:id="964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ins w:id="94947" w:author="מנוע מכני" w:date="2026-10-05T11:32:12Z">
        <w:r>
          <w:rPr>
            <w:rFonts w:hint="cs"/>
            <w:rtl/>
          </w:rPr>
          <w:t xml:space="preserve">דזה</w:t>
        </w:r>
      </w:ins>
      <w:del w:id="94948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נפיש טירחיה, </w:t>
      </w:r>
      <w:ins w:id="94949" w:author="מנוע מכני" w:date="2026-10-05T11:32:12Z">
        <w:r>
          <w:rPr>
            <w:rtl/>
          </w:rPr>
          <w:t xml:space="preserve">וזה</w:t>
        </w:r>
      </w:ins>
      <w:del w:id="94950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del w:id="90108" w:author="מנוע עיצוב" w:date="2026-10-05T11:33:53Z"/>
          <w:rtl/>
        </w:rPr>
      </w:pPr>
      <w:del w:id="90105" w:author="מנוע עיצוב" w:date="2026-10-05T11:33:53Z">
        <w:r>
          <w:rPr>
            <w:rtl/>
          </w:rPr>
          <w:delText xml:space="preserve">•</w:delText>
        </w:r>
      </w:del>
      <w:ins w:id="96425" w:author="מנוע מכני" w:date="2026-10-05T11:32:12Z">
        <w:r>
          <w:rPr>
            <w:rtl/>
          </w:rPr>
          <w:t xml:space="preserve"> </w:t>
        </w:r>
      </w:ins>
      <w:del w:id="96426" w:author="מנוע מכני" w:date="2026-10-05T11:32:12Z">
        <w:r>
          <w:rPr>
            <w:rtl/>
          </w:rPr>
          <w:delText xml:space="preserve">  </w:delText>
        </w:r>
      </w:del>
      <w:del w:id="90106" w:author="מנוע עיצוב" w:date="2026-10-05T11:33:53Z">
        <w:r>
          <w:rPr>
            <w:rtl/>
          </w:rPr>
          <w:delText xml:space="preserve">•</w:delText>
        </w:r>
      </w:del>
      <w:ins w:id="96427" w:author="מנוע מכני" w:date="2026-10-05T11:32:12Z">
        <w:r>
          <w:rPr>
            <w:rtl/>
          </w:rPr>
          <w:t xml:space="preserve"> </w:t>
        </w:r>
      </w:ins>
      <w:del w:id="96428" w:author="מנוע מכני" w:date="2026-10-05T11:32:12Z">
        <w:r>
          <w:rPr>
            <w:rtl/>
          </w:rPr>
          <w:delText xml:space="preserve">  </w:delText>
        </w:r>
      </w:del>
      <w:del w:id="90107" w:author="מנוע עיצוב" w:date="2026-10-05T11:33:53Z">
        <w:r>
          <w:rPr>
            <w:rtl/>
          </w:rPr>
          <w:delText xml:space="preserve">•</w:delText>
        </w:r>
      </w:del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ins w:id="94951" w:author="מנוע מכני" w:date="2026-10-05T11:32:12Z">
        <w:r>
          <w:rPr>
            <w:rtl/>
          </w:rPr>
          <w:t xml:space="preserve">לו</w:t>
        </w:r>
      </w:ins>
      <w:del w:id="949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>
      <w:pPr>
        <w:pStyle w:val="38"/>
        <w:rPr>
          <w:ins w:id="99734" w:author="מנוע מכני" w:date="2026-10-05T11:32:12Z"/>
        </w:rPr>
      </w:pPr>
      <w:r>
        <w:t xml:space="preserve">אלא תם </w:t>
      </w:r>
      <w:ins w:id="94953" w:author="מנוע מכני" w:date="2026-10-05T11:32:12Z">
        <w:r>
          <w:t xml:space="preserve">למה</w:t>
        </w:r>
      </w:ins>
      <w:del w:id="94954" w:author="מנוע מכני" w:date="2026-10-05T11:32:12Z">
        <w:r>
          <w:delText xml:space="preserve">אמאי</w:delText>
        </w:r>
      </w:del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del w:id="99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דא"כ</w:t>
      </w:r>
      <w:r>
        <w:rPr>
          <w:rtl/>
        </w:rPr>
        <w:t xml:space="preserve">, אתי למיחשדיה </w:t>
      </w:r>
      <w:ins w:id="93667" w:author="מנוע מכני" w:date="2026-10-05T11:32:12Z">
        <w:r>
          <w:rPr>
            <w:rtl/>
          </w:rPr>
          <w:t xml:space="preserve">ואמרו</w:t>
        </w:r>
      </w:ins>
      <w:del w:id="93668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: </w:t>
      </w:r>
      <w:ins w:id="94957" w:author="מנוע מכני" w:date="2026-10-05T11:32:12Z">
        <w:r>
          <w:rPr>
            <w:rtl/>
          </w:rPr>
          <w:t xml:space="preserve">זה</w:t>
        </w:r>
      </w:ins>
      <w:del w:id="9495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בעל מום תם הוא, </w:t>
      </w:r>
      <w:ins w:id="94959" w:author="מנוע מכני" w:date="2026-10-05T11:32:12Z">
        <w:r>
          <w:rPr>
            <w:rtl/>
          </w:rPr>
          <w:t xml:space="preserve">וזה</w:t>
        </w:r>
      </w:ins>
      <w:del w:id="94960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ד</w:t>
      </w:r>
      <w:r w:rsidR="004950A6">
        <w:rPr>
          <w:rtl/>
        </w:rPr>
        <w:t xml:space="preserve">שרי </w:t>
      </w:r>
      <w:ins w:id="94955" w:author="מנוע מכני" w:date="2026-10-05T11:32:12Z">
        <w:r>
          <w:rPr>
            <w:rtl/>
          </w:rPr>
          <w:t xml:space="preserve">לו</w:t>
        </w:r>
      </w:ins>
      <w:del w:id="94956" w:author="מנוע מכני" w:date="2026-10-05T11:32:12Z">
        <w:r w:rsidR="004950A6">
          <w:rPr>
            <w:rtl/>
          </w:rPr>
          <w:delText xml:space="preserve">ליה</w:delText>
        </w:r>
      </w:del>
      <w:ins w:id="96431" w:author="מנוע מכני" w:date="2026-10-05T11:32:12Z">
        <w:r>
          <w:rPr>
            <w:rtl/>
          </w:rPr>
          <w:t xml:space="preserve"> </w:t>
        </w:r>
      </w:ins>
      <w:del w:id="96432" w:author="מנוע מכני" w:date="2026-10-05T11:32:12Z">
        <w:r w:rsidR="004950A6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משום אגרא</w:t>
      </w:r>
      <w:ins w:id="96429" w:author="מנוע מכני" w:date="2026-10-05T11:32:12Z">
        <w:r>
          <w:rPr>
            <w:rtl/>
          </w:rPr>
          <w:t xml:space="preserve">,</w:t>
        </w:r>
      </w:ins>
      <w:del w:id="9643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36" w:author="מנוע מכני" w:date="2026-10-05T11:32:12Z"/>
        </w:rPr>
      </w:pPr>
      <w:r>
        <w:lastRenderedPageBreak/>
        <w:t xml:space="preserve">והך דתם </w:t>
      </w:r>
      <w:ins w:id="93669" w:author="מנוע מכני" w:date="2026-10-05T11:32:12Z">
        <w:r>
          <w:t xml:space="preserve">גם</w:t>
        </w:r>
      </w:ins>
      <w:del w:id="93670" w:author="מנוע מכני" w:date="2026-10-05T11:32:12Z">
        <w:r>
          <w:lastRenderedPageBreak/>
          <w:delText xml:space="preserve">נמי</w:delText>
        </w:r>
      </w:del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del w:id="997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 מום הוא, </w:t>
      </w:r>
      <w:ins w:id="94963" w:author="מנוע מכני" w:date="2026-10-05T11:32:12Z">
        <w:r>
          <w:rPr>
            <w:rtl/>
          </w:rPr>
          <w:t xml:space="preserve">וזה</w:t>
        </w:r>
      </w:ins>
      <w:del w:id="94964" w:author="מנוע מכני" w:date="2026-10-05T11:32:12Z">
        <w:r w:rsidR="00F63065">
          <w:rPr>
            <w:rtl/>
          </w:rPr>
          <w:delText xml:space="preserve">והאי</w:delText>
        </w:r>
      </w:del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ins w:id="94961" w:author="מנוע מכני" w:date="2026-10-05T11:32:12Z">
        <w:r>
          <w:rPr>
            <w:rtl/>
          </w:rPr>
          <w:t xml:space="preserve">לו</w:t>
        </w:r>
      </w:ins>
      <w:del w:id="94962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ins w:id="98511" w:author="מנוע מכני" w:date="2026-10-05T11:32:12Z">
        <w:r>
          <w:rPr>
            <w:rtl/>
          </w:rPr>
          <w:t xml:space="preserve">איך</w:t>
        </w:r>
      </w:ins>
      <w:del w:id="98512" w:author="מנוע מכני" w:date="2026-10-05T11:32:12Z">
        <w:r w:rsidR="00F63065">
          <w:rPr>
            <w:rtl/>
          </w:rPr>
          <w:delText xml:space="preserve">היכי</w:delText>
        </w:r>
      </w:del>
      <w:r w:rsidR="00F63065">
        <w:rPr>
          <w:rtl/>
        </w:rPr>
        <w:t xml:space="preserve"> דלשקול אגריה </w:t>
      </w:r>
      <w:ins w:id="97567" w:author="מנוע מכני" w:date="2026-10-05T11:32:12Z">
        <w:r>
          <w:rPr>
            <w:rtl/>
          </w:rPr>
          <w:t xml:space="preserve">פעם</w:t>
        </w:r>
      </w:ins>
      <w:del w:id="97568" w:author="מנוע מכני" w:date="2026-10-05T11:32:12Z">
        <w:r w:rsidR="00F63065">
          <w:rPr>
            <w:rtl/>
          </w:rPr>
          <w:delText xml:space="preserve">זימנא</w:delText>
        </w:r>
      </w:del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ins w:id="97569" w:author="מנוע מכני" w:date="2026-10-05T11:32:12Z">
        <w:r>
          <w:rPr>
            <w:rtl/>
          </w:rPr>
          <w:t xml:space="preserve">פעם</w:t>
        </w:r>
      </w:ins>
      <w:del w:id="97570" w:author="מנוע מכני" w:date="2026-10-05T11:32:12Z">
        <w:r>
          <w:rPr>
            <w:rtl/>
          </w:rPr>
          <w:delText xml:space="preserve">זימנא</w:delText>
        </w:r>
      </w:del>
      <w:r>
        <w:rPr>
          <w:rtl/>
        </w:rPr>
        <w:t xml:space="preserve"> תקי</w:t>
      </w:r>
      <w:r w:rsidR="00C20BD9">
        <w:rPr>
          <w:rtl/>
        </w:rPr>
        <w:t xml:space="preserve">נו </w:t>
      </w:r>
      <w:ins w:id="94965" w:author="מנוע מכני" w:date="2026-10-05T11:32:12Z">
        <w:r>
          <w:rPr>
            <w:rtl/>
          </w:rPr>
          <w:t xml:space="preserve">לו</w:t>
        </w:r>
      </w:ins>
      <w:del w:id="94966" w:author="מנוע מכני" w:date="2026-10-05T11:32:12Z">
        <w:r w:rsidR="00C20BD9">
          <w:rPr>
            <w:rtl/>
          </w:rPr>
          <w:delText xml:space="preserve">ליה</w:delText>
        </w:r>
      </w:del>
      <w:r w:rsidR="00C20BD9">
        <w:rPr>
          <w:rtl/>
        </w:rPr>
        <w:t xml:space="preserve"> רבנן, </w:t>
      </w:r>
      <w:ins w:id="94969" w:author="מנוע מכני" w:date="2026-10-05T11:32:12Z">
        <w:r>
          <w:rPr>
            <w:rtl/>
          </w:rPr>
          <w:t xml:space="preserve">שני</w:t>
        </w:r>
      </w:ins>
      <w:del w:id="94970" w:author="מנוע מכני" w:date="2026-10-05T11:32:12Z">
        <w:r w:rsidR="00C20BD9">
          <w:rPr>
            <w:rtl/>
          </w:rPr>
          <w:delText xml:space="preserve">תרי</w:delText>
        </w:r>
      </w:del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ins w:id="94967" w:author="מנוע מכני" w:date="2026-10-05T11:32:12Z">
        <w:r>
          <w:rPr>
            <w:rtl/>
          </w:rPr>
          <w:t xml:space="preserve">לו</w:t>
        </w:r>
      </w:ins>
      <w:del w:id="9496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  <w:pPrChange w:id="904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3" w:author="מנוע מכני" w:date="2026-10-05T11:32:12Z">
        <w:r>
          <w:rPr>
            <w:rtl/>
          </w:rPr>
          <w:t xml:space="preserve"> </w:t>
        </w:r>
      </w:ins>
      <w:del w:id="964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5" w:author="מנוע מכני" w:date="2026-10-05T11:32:12Z">
        <w:r>
          <w:rPr>
            <w:rtl/>
          </w:rPr>
          <w:t xml:space="preserve"> </w:t>
        </w:r>
      </w:ins>
      <w:del w:id="96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  <w:pPrChange w:id="904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37" w:author="מנוע מכני" w:date="2026-10-05T11:32:12Z">
        <w:r>
          <w:rPr>
            <w:rtl/>
          </w:rPr>
          <w:t xml:space="preserve"> </w:t>
        </w:r>
      </w:ins>
      <w:del w:id="96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39" w:author="מנוע מכני" w:date="2026-10-05T11:32:12Z">
        <w:r>
          <w:rPr>
            <w:rtl/>
          </w:rPr>
          <w:t xml:space="preserve"> </w:t>
        </w:r>
      </w:ins>
      <w:del w:id="96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738" w:author="מנוע מכני" w:date="2026-10-05T11:32:12Z"/>
        </w:rPr>
      </w:pPr>
      <w:r>
        <w:t xml:space="preserve">מנ</w:t>
      </w:r>
      <w:ins w:id="91461" w:author="מנוע מכני" w:date="2026-10-05T11:32:12Z">
        <w:r>
          <w:t xml:space="preserve">ה"מ</w:t>
        </w:r>
      </w:ins>
      <w:del w:id="91462" w:author="מנוע מכני" w:date="2026-10-05T11:32:12Z">
        <w:r>
          <w:delText xml:space="preserve">ה''מ</w:delText>
        </w:r>
      </w:del>
      <w:r>
        <w:t xml:space="preserve"> ארי</w:t>
      </w:r>
      <w:ins w:id="91463" w:author="מנוע מכני" w:date="2026-10-05T11:32:12Z">
        <w:r>
          <w:t xml:space="preserve">א"ר</w:t>
        </w:r>
      </w:ins>
      <w:del w:id="9146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del w:id="9973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r w:rsidR="00F63065">
        <w:rPr>
          <w:rtl/>
        </w:rPr>
        <w:t>ראה למדתי אתכם וגו' - מה אני בחנם אף אתם בחנם</w:t>
      </w:r>
      <w:r w:rsidR="0057284B">
        <w:rPr>
          <w:rtl/>
        </w:rPr>
        <w:t>.</w:t>
      </w:r>
    </w:p>
    <w:p>
      <w:pPr>
        <w:pStyle w:val="38"/>
        <w:rPr>
          <w:ins w:id="99740" w:author="מנוע מכני" w:date="2026-10-05T11:32:12Z"/>
        </w:rPr>
      </w:pPr>
      <w:r>
        <w:t xml:space="preserve">ת</w:t>
      </w:r>
      <w:ins w:id="91465" w:author="מנוע מכני" w:date="2026-10-05T11:32:12Z">
        <w:r>
          <w:t xml:space="preserve">נ"ה</w:t>
        </w:r>
      </w:ins>
      <w:del w:id="91466" w:author="מנוע מכני" w:date="2026-10-05T11:32:12Z">
        <w:r>
          <w:delText xml:space="preserve">נ</w:delText>
        </w:r>
        <w:r w:rsidR="00C20BD9">
          <w:delText xml:space="preserve">''ה</w:delText>
        </w:r>
      </w:del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del w:id="99741" w:author="מנוע מכני" w:date="2026-10-05T11:32:12Z">
        <w:r>
          <w:rPr>
            <w:rtl/>
          </w:rPr>
          <w:delText xml:space="preserve"> </w:delText>
        </w:r>
      </w:del>
      <w:r w:rsidR="00C20BD9">
        <w:rPr>
          <w:rFonts w:hint="cs"/>
          <w:rtl/>
        </w:rPr>
        <w:t>'</w:t>
      </w:r>
      <w:r>
        <w:rPr>
          <w:rtl/>
        </w:rPr>
        <w:t>כאשר צוני ה'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ins w:id="91467" w:author="מנוע מכני" w:date="2026-10-05T11:32:12Z">
        <w:r>
          <w:rPr>
            <w:rFonts w:hint="cs"/>
            <w:rtl/>
          </w:rPr>
          <w:t xml:space="preserve">ת"ל</w:t>
        </w:r>
      </w:ins>
      <w:del w:id="91468" w:author="מנוע מכני" w:date="2026-10-05T11:32:12Z">
        <w:r w:rsidR="00C20BD9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ins w:id="91469" w:author="מנוע מכני" w:date="2026-10-05T11:32:12Z">
        <w:r>
          <w:rPr>
            <w:rtl/>
          </w:rPr>
          <w:t xml:space="preserve">ת"ל</w:t>
        </w:r>
      </w:ins>
      <w:del w:id="91470" w:author="מנוע מכני" w:date="2026-10-05T11:32:12Z">
        <w:r>
          <w:rPr>
            <w:rtl/>
          </w:rPr>
          <w:delText xml:space="preserve">ת</w:delText>
        </w:r>
        <w:r w:rsidR="00C20BD9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ל</w:delText>
        </w:r>
      </w:del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r>
        <w:rPr>
          <w:rtl/>
        </w:rPr>
        <w:t>אמת קנה ואל תמכור</w:t>
      </w:r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del w:id="90112" w:author="מנוע עיצוב" w:date="2026-10-05T11:33:53Z"/>
          <w:rtl/>
        </w:rPr>
      </w:pPr>
      <w:del w:id="90109" w:author="מנוע עיצוב" w:date="2026-10-05T11:33:53Z">
        <w:r>
          <w:rPr>
            <w:rtl/>
          </w:rPr>
          <w:delText xml:space="preserve">•</w:delText>
        </w:r>
      </w:del>
      <w:ins w:id="96441" w:author="מנוע מכני" w:date="2026-10-05T11:32:12Z">
        <w:r>
          <w:rPr>
            <w:rtl/>
          </w:rPr>
          <w:t xml:space="preserve"> </w:t>
        </w:r>
      </w:ins>
      <w:del w:id="96442" w:author="מנוע מכני" w:date="2026-10-05T11:32:12Z">
        <w:r>
          <w:rPr>
            <w:rtl/>
          </w:rPr>
          <w:delText xml:space="preserve">  </w:delText>
        </w:r>
      </w:del>
      <w:del w:id="90110" w:author="מנוע עיצוב" w:date="2026-10-05T11:33:53Z">
        <w:r>
          <w:rPr>
            <w:rtl/>
          </w:rPr>
          <w:delText xml:space="preserve">•</w:delText>
        </w:r>
      </w:del>
      <w:ins w:id="96443" w:author="מנוע מכני" w:date="2026-10-05T11:32:12Z">
        <w:r>
          <w:rPr>
            <w:rtl/>
          </w:rPr>
          <w:t xml:space="preserve"> </w:t>
        </w:r>
      </w:ins>
      <w:del w:id="96444" w:author="מנוע מכני" w:date="2026-10-05T11:32:12Z">
        <w:r>
          <w:rPr>
            <w:rtl/>
          </w:rPr>
          <w:delText xml:space="preserve">  </w:delText>
        </w:r>
      </w:del>
      <w:del w:id="90111" w:author="מנוע עיצוב" w:date="2026-10-05T11:33:53Z">
        <w:r>
          <w:rPr>
            <w:rtl/>
          </w:rPr>
          <w:delText xml:space="preserve">•</w:delText>
        </w:r>
      </w:del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ins w:id="91471" w:author="מנוע מכני" w:date="2026-10-05T11:32:12Z">
        <w:r>
          <w:rPr>
            <w:rtl/>
          </w:rPr>
          <w:t xml:space="preserve">ר"ז</w:t>
        </w:r>
      </w:ins>
      <w:del w:id="91472" w:author="מנוע מכני" w:date="2026-10-05T11:32:12Z">
        <w:r>
          <w:rPr>
            <w:rtl/>
          </w:rPr>
          <w:delText xml:space="preserve">ר</w:delText>
        </w:r>
        <w:r w:rsidR="0021610D">
          <w:rPr>
            <w:rFonts w:hint="cs"/>
            <w:rtl/>
          </w:rPr>
          <w:delText xml:space="preserve">''ז</w:delText>
        </w:r>
      </w:del>
      <w:r>
        <w:rPr>
          <w:rtl/>
        </w:rPr>
        <w:t xml:space="preserve"> מקודשת, </w:t>
      </w:r>
      <w:ins w:id="95797" w:author="מנוע מכני" w:date="2026-10-05T11:32:12Z">
        <w:r>
          <w:rPr>
            <w:rtl/>
          </w:rPr>
          <w:t xml:space="preserve">אף</w:t>
        </w:r>
      </w:ins>
      <w:del w:id="9579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שהוא ישראל! </w:t>
      </w:r>
    </w:p>
    <w:p>
      <w:pPr>
        <w:pStyle w:val="38"/>
        <w:rPr>
          <w:ins w:id="99742" w:author="מנוע מכני" w:date="2026-10-05T11:32:12Z"/>
        </w:rPr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del w:id="99743" w:author="מנוע מכני" w:date="2026-10-05T11:32:12Z">
        <w:r w:rsidR="0021610D">
          <w:rPr>
            <w:rFonts w:hint="cs"/>
            <w:rtl/>
          </w:rPr>
          <w:delText xml:space="preserve"> </w:delText>
        </w:r>
      </w:del>
      <w:ins w:id="91473" w:author="מנוע מכני" w:date="2026-10-05T11:32:12Z">
        <w:r>
          <w:rPr>
            <w:rFonts w:hint="cs"/>
            <w:rtl/>
          </w:rPr>
          <w:t xml:space="preserve">ל"ק</w:t>
        </w:r>
      </w:ins>
      <w:del w:id="91474" w:author="מנוע מכני" w:date="2026-10-05T11:32:12Z">
        <w:r w:rsidR="0021610D">
          <w:rPr>
            <w:rFonts w:hint="cs"/>
            <w:rtl/>
          </w:rPr>
          <w:delText xml:space="preserve">ל''ק</w:delText>
        </w:r>
      </w:del>
      <w:r>
        <w:rPr>
          <w:rtl/>
        </w:rPr>
        <w:t xml:space="preserve"> כאן - בשכר הבאה ומלוי, כאן - בשכר הזאה וקידוש</w:t>
      </w:r>
      <w:ins w:id="96445" w:author="מנוע מכני" w:date="2026-10-05T11:32:12Z">
        <w:r>
          <w:rPr>
            <w:rtl/>
          </w:rPr>
          <w:t xml:space="preserve">,</w:t>
        </w:r>
      </w:ins>
      <w:del w:id="96446" w:author="מנוע מכני" w:date="2026-10-05T11:32:12Z">
        <w:r w:rsidR="000B5F7F">
          <w:rPr>
            <w:rtl/>
          </w:rPr>
          <w:delText xml:space="preserve">;</w:delText>
        </w:r>
      </w:del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ins w:id="93675" w:author="מנוע מכני" w:date="2026-10-05T11:32:12Z">
        <w:r>
          <w:rPr>
            <w:rtl/>
          </w:rPr>
          <w:t xml:space="preserve">גם</w:t>
        </w:r>
      </w:ins>
      <w:del w:id="936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דקתני </w:t>
      </w:r>
      <w:ins w:id="93673" w:author="מנוע מכני" w:date="2026-10-05T11:32:12Z">
        <w:r>
          <w:rPr>
            <w:rtl/>
          </w:rPr>
          <w:t xml:space="preserve">כאן</w:t>
        </w:r>
      </w:ins>
      <w:del w:id="936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להזות ולקדש, </w:t>
      </w:r>
      <w:ins w:id="93671" w:author="מנוע מכני" w:date="2026-10-05T11:32:12Z">
        <w:r>
          <w:rPr>
            <w:rtl/>
          </w:rPr>
          <w:t xml:space="preserve">ושם</w:t>
        </w:r>
      </w:ins>
      <w:del w:id="93672" w:author="מנוע מכני" w:date="2026-10-05T11:32:12Z">
        <w:r>
          <w:rPr>
            <w:rtl/>
          </w:rPr>
          <w:delText xml:space="preserve">והתם</w:delText>
        </w:r>
      </w:del>
      <w:r>
        <w:rPr>
          <w:rtl/>
        </w:rPr>
        <w:t xml:space="preserve"> קתני, המקדש במי חטאת ובאפר חטאת, </w:t>
      </w:r>
      <w:ins w:id="91475" w:author="מנוע מכני" w:date="2026-10-05T11:32:12Z">
        <w:r>
          <w:rPr>
            <w:rtl/>
          </w:rPr>
          <w:t xml:space="preserve">ש"מ</w:t>
        </w:r>
      </w:ins>
      <w:del w:id="91476" w:author="מנוע מכני" w:date="2026-10-05T11:32:12Z">
        <w:r>
          <w:rPr>
            <w:rtl/>
          </w:rPr>
          <w:delText xml:space="preserve">ש</w:delText>
        </w:r>
        <w:r w:rsidR="0021610D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del w:id="90116" w:author="מנוע עיצוב" w:date="2026-10-05T11:33:53Z"/>
          <w:rtl/>
        </w:rPr>
      </w:pPr>
      <w:del w:id="90113" w:author="מנוע עיצוב" w:date="2026-10-05T11:33:53Z">
        <w:r>
          <w:rPr>
            <w:rtl/>
          </w:rPr>
          <w:delText xml:space="preserve">•</w:delText>
        </w:r>
      </w:del>
      <w:ins w:id="96447" w:author="מנוע מכני" w:date="2026-10-05T11:32:12Z">
        <w:r>
          <w:rPr>
            <w:rtl/>
          </w:rPr>
          <w:t xml:space="preserve"> </w:t>
        </w:r>
      </w:ins>
      <w:del w:id="96448" w:author="מנוע מכני" w:date="2026-10-05T11:32:12Z">
        <w:r>
          <w:rPr>
            <w:rtl/>
          </w:rPr>
          <w:delText xml:space="preserve">  </w:delText>
        </w:r>
      </w:del>
      <w:del w:id="90114" w:author="מנוע עיצוב" w:date="2026-10-05T11:33:53Z">
        <w:r>
          <w:rPr>
            <w:rtl/>
          </w:rPr>
          <w:delText xml:space="preserve">•</w:delText>
        </w:r>
      </w:del>
      <w:ins w:id="96449" w:author="מנוע מכני" w:date="2026-10-05T11:32:12Z">
        <w:r>
          <w:rPr>
            <w:rtl/>
          </w:rPr>
          <w:t xml:space="preserve"> </w:t>
        </w:r>
      </w:ins>
      <w:del w:id="96450" w:author="מנוע מכני" w:date="2026-10-05T11:32:12Z">
        <w:r>
          <w:rPr>
            <w:rtl/>
          </w:rPr>
          <w:delText xml:space="preserve">  </w:delText>
        </w:r>
      </w:del>
      <w:del w:id="90115" w:author="מנוע עיצוב" w:date="2026-10-05T11:33:53Z">
        <w:r>
          <w:rPr>
            <w:rtl/>
          </w:rPr>
          <w:delText xml:space="preserve">•</w:delText>
        </w:r>
      </w:del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ins w:id="98513" w:author="מנוע מכני" w:date="2026-10-05T11:32:12Z">
        <w:r>
          <w:rPr>
            <w:rtl/>
          </w:rPr>
          <w:t xml:space="preserve">הוא</w:t>
        </w:r>
      </w:ins>
      <w:del w:id="9851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גופה </w:t>
      </w:r>
      <w:ins w:id="98515" w:author="מנוע מכני" w:date="2026-10-05T11:32:12Z">
        <w:r>
          <w:rPr>
            <w:rtl/>
          </w:rPr>
          <w:t xml:space="preserve">איך</w:t>
        </w:r>
      </w:ins>
      <w:del w:id="98516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ins w:id="91477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1478" w:author="מנוע מכני" w:date="2026-10-05T11:32:12Z">
        <w:r w:rsidR="00012647">
          <w:rPr>
            <w:rFonts w:hint="cs"/>
            <w:rtl/>
          </w:rPr>
          <w:delText xml:space="preserve">א''ר</w:delText>
        </w:r>
      </w:del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>
          <w:ins w:id="99744" w:author="מנוע מכני" w:date="2026-10-05T11:32:12Z"/>
        </w:rPr>
      </w:pPr>
      <w:r>
        <w:t xml:space="preserve">ור</w:t>
      </w:r>
      <w:ins w:id="91479" w:author="מנוע מכני" w:date="2026-10-05T11:32:12Z">
        <w:r>
          <w:t xml:space="preserve">ב"א</w:t>
        </w:r>
      </w:ins>
      <w:del w:id="91480" w:author="מנוע מכני" w:date="2026-10-05T11:32:12Z">
        <w:r>
          <w:delText xml:space="preserve">ב''א</w:delText>
        </w:r>
      </w:del>
      <w:r>
        <w:t xml:space="preserve"> מד</w:t>
      </w:r>
      <w:ins w:id="91481" w:author="מנוע מכני" w:date="2026-10-05T11:32:12Z">
        <w:r>
          <w:t xml:space="preserve">ר"י</w:t>
        </w:r>
      </w:ins>
      <w:del w:id="91482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del w:id="9974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בית הפרס שנידש טהור</w:t>
      </w:r>
      <w:ins w:id="96451" w:author="מנוע מכני" w:date="2026-10-05T11:32:12Z">
        <w:r>
          <w:rPr>
            <w:rtl/>
          </w:rPr>
          <w:t xml:space="preserve">,</w:t>
        </w:r>
      </w:ins>
      <w:del w:id="964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ins w:id="94971" w:author="מנוע מכני" w:date="2026-10-05T11:32:12Z">
        <w:r>
          <w:rPr>
            <w:rtl/>
          </w:rPr>
          <w:t xml:space="preserve">עליהם</w:t>
        </w:r>
      </w:ins>
      <w:del w:id="94972" w:author="מנוע מכני" w:date="2026-10-05T11:32:12Z">
        <w:r w:rsidR="00F63065">
          <w:rPr>
            <w:rtl/>
          </w:rPr>
          <w:delText xml:space="preserve">עלייהו</w:delText>
        </w:r>
      </w:del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del w:id="90120" w:author="מנוע עיצוב" w:date="2026-10-05T11:33:53Z"/>
          <w:rtl/>
        </w:rPr>
      </w:pPr>
      <w:del w:id="90117" w:author="מנוע עיצוב" w:date="2026-10-05T11:33:53Z">
        <w:r>
          <w:rPr>
            <w:rtl/>
          </w:rPr>
          <w:delText xml:space="preserve">•</w:delText>
        </w:r>
      </w:del>
      <w:ins w:id="96453" w:author="מנוע מכני" w:date="2026-10-05T11:32:12Z">
        <w:r>
          <w:rPr>
            <w:rtl/>
          </w:rPr>
          <w:t xml:space="preserve"> </w:t>
        </w:r>
      </w:ins>
      <w:del w:id="96454" w:author="מנוע מכני" w:date="2026-10-05T11:32:12Z">
        <w:r>
          <w:rPr>
            <w:rtl/>
          </w:rPr>
          <w:delText xml:space="preserve">  </w:delText>
        </w:r>
      </w:del>
      <w:del w:id="90118" w:author="מנוע עיצוב" w:date="2026-10-05T11:33:53Z">
        <w:r>
          <w:rPr>
            <w:rtl/>
          </w:rPr>
          <w:delText xml:space="preserve">•</w:delText>
        </w:r>
      </w:del>
      <w:ins w:id="96455" w:author="מנוע מכני" w:date="2026-10-05T11:32:12Z">
        <w:r>
          <w:rPr>
            <w:rtl/>
          </w:rPr>
          <w:t xml:space="preserve"> </w:t>
        </w:r>
      </w:ins>
      <w:del w:id="96456" w:author="מנוע מכני" w:date="2026-10-05T11:32:12Z">
        <w:r>
          <w:rPr>
            <w:rtl/>
          </w:rPr>
          <w:delText xml:space="preserve">  </w:delText>
        </w:r>
      </w:del>
      <w:del w:id="90119" w:author="מנוע עיצוב" w:date="2026-10-05T11:33:53Z">
        <w:r>
          <w:rPr>
            <w:rtl/>
          </w:rPr>
          <w:delText xml:space="preserve">•</w:delText>
        </w:r>
      </w:del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>
          <w:ins w:id="99746" w:author="מנוע מכני" w:date="2026-10-05T11:32:12Z"/>
        </w:rPr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del w:id="99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>
          <w:ins w:id="99748" w:author="מנוע מכני" w:date="2026-10-05T11:32:12Z"/>
        </w:rPr>
      </w:pPr>
      <w:del w:id="100918" w:author="מנוע מכני" w:date="2026-10-05T11:32:12Z">
        <w:r>
          <w:delText xml:space="preserve">אמר </w:delText>
        </w:r>
      </w:del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del w:id="997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  <w:pPrChange w:id="904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57" w:author="מנוע מכני" w:date="2026-10-05T11:32:12Z">
        <w:r>
          <w:rPr>
            <w:rtl/>
          </w:rPr>
          <w:t xml:space="preserve"> </w:t>
        </w:r>
      </w:ins>
      <w:del w:id="964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59" w:author="מנוע מכני" w:date="2026-10-05T11:32:12Z">
        <w:r>
          <w:rPr>
            <w:rtl/>
          </w:rPr>
          <w:t xml:space="preserve"> </w:t>
        </w:r>
      </w:ins>
      <w:del w:id="964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  <w:pPrChange w:id="904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1" w:author="מנוע מכני" w:date="2026-10-05T11:32:12Z">
        <w:r>
          <w:rPr>
            <w:rtl/>
          </w:rPr>
          <w:t xml:space="preserve"> </w:t>
        </w:r>
      </w:ins>
      <w:del w:id="964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3" w:author="מנוע מכני" w:date="2026-10-05T11:32:12Z">
        <w:r>
          <w:rPr>
            <w:rtl/>
          </w:rPr>
          <w:t xml:space="preserve"> </w:t>
        </w:r>
      </w:ins>
      <w:del w:id="964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  <w:pPrChange w:id="904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65" w:author="מנוע מכני" w:date="2026-10-05T11:32:12Z">
        <w:r>
          <w:rPr>
            <w:rtl/>
          </w:rPr>
          <w:t xml:space="preserve"> </w:t>
        </w:r>
      </w:ins>
      <w:del w:id="964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67" w:author="מנוע מכני" w:date="2026-10-05T11:32:12Z">
        <w:r>
          <w:rPr>
            <w:rtl/>
          </w:rPr>
          <w:t xml:space="preserve"> </w:t>
        </w:r>
      </w:ins>
      <w:del w:id="964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ins w:id="97869" w:author="מנוע מכני" w:date="2026-10-05T11:32:12Z">
        <w:r>
          <w:rPr>
            <w:rFonts w:hint="cs"/>
            <w:rtl/>
          </w:rPr>
          <w:t xml:space="preserve">דאם </w:t>
        </w:r>
      </w:ins>
      <w:del w:id="97870" w:author="מנוע מכני" w:date="2026-10-05T11:32:12Z">
        <w:r w:rsidR="0005776F">
          <w:rPr>
            <w:rFonts w:hint="cs"/>
            <w:rtl/>
          </w:rPr>
          <w:delText xml:space="preserve">דאי </w:delText>
        </w:r>
      </w:del>
      <w:r w:rsidR="0005776F">
        <w:rPr>
          <w:rFonts w:hint="cs"/>
          <w:rtl/>
        </w:rPr>
        <w:t xml:space="preserve">שמעו </w:t>
      </w:r>
      <w:ins w:id="94973" w:author="מנוע מכני" w:date="2026-10-05T11:32:12Z">
        <w:r>
          <w:rPr>
            <w:rFonts w:hint="cs"/>
            <w:rtl/>
          </w:rPr>
          <w:t xml:space="preserve">בו</w:t>
        </w:r>
      </w:ins>
      <w:del w:id="94974" w:author="מנוע מכני" w:date="2026-10-05T11:32:12Z">
        <w:r w:rsidR="0005776F">
          <w:rPr>
            <w:rFonts w:hint="cs"/>
            <w:rtl/>
          </w:rPr>
          <w:delText xml:space="preserve">ביה</w:delText>
        </w:r>
      </w:del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del w:id="90124" w:author="מנוע עיצוב" w:date="2026-10-05T11:33:53Z"/>
          <w:rtl/>
        </w:rPr>
      </w:pPr>
      <w:del w:id="90121" w:author="מנוע עיצוב" w:date="2026-10-05T11:33:53Z">
        <w:r>
          <w:rPr>
            <w:rtl/>
          </w:rPr>
          <w:delText xml:space="preserve">•</w:delText>
        </w:r>
      </w:del>
      <w:ins w:id="96469" w:author="מנוע מכני" w:date="2026-10-05T11:32:12Z">
        <w:r>
          <w:rPr>
            <w:rtl/>
          </w:rPr>
          <w:t xml:space="preserve"> </w:t>
        </w:r>
      </w:ins>
      <w:del w:id="96470" w:author="מנוע מכני" w:date="2026-10-05T11:32:12Z">
        <w:r>
          <w:rPr>
            <w:rtl/>
          </w:rPr>
          <w:delText xml:space="preserve">  </w:delText>
        </w:r>
      </w:del>
      <w:del w:id="90122" w:author="מנוע עיצוב" w:date="2026-10-05T11:33:53Z">
        <w:r>
          <w:rPr>
            <w:rtl/>
          </w:rPr>
          <w:delText xml:space="preserve">•</w:delText>
        </w:r>
      </w:del>
      <w:ins w:id="96471" w:author="מנוע מכני" w:date="2026-10-05T11:32:12Z">
        <w:r>
          <w:rPr>
            <w:rtl/>
          </w:rPr>
          <w:t xml:space="preserve"> </w:t>
        </w:r>
      </w:ins>
      <w:del w:id="96472" w:author="מנוע מכני" w:date="2026-10-05T11:32:12Z">
        <w:r>
          <w:rPr>
            <w:rtl/>
          </w:rPr>
          <w:delText xml:space="preserve">  </w:delText>
        </w:r>
      </w:del>
      <w:del w:id="90123" w:author="מנוע עיצוב" w:date="2026-10-05T11:33:53Z">
        <w:r>
          <w:rPr>
            <w:rtl/>
          </w:rPr>
          <w:delText xml:space="preserve">•</w:delText>
        </w:r>
      </w:del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ins w:id="96473" w:author="מנוע מכני" w:date="2026-10-05T11:32:12Z">
        <w:r>
          <w:rPr>
            <w:rtl/>
          </w:rPr>
          <w:t xml:space="preserve">,</w:t>
        </w:r>
      </w:ins>
      <w:del w:id="9647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ins w:id="93677" w:author="מנוע מכני" w:date="2026-10-05T11:32:12Z">
        <w:r>
          <w:rPr>
            <w:rtl/>
          </w:rPr>
          <w:t xml:space="preserve">גם</w:t>
        </w:r>
      </w:ins>
      <w:del w:id="9367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>
          <w:ins w:id="99750" w:author="מנוע מכני" w:date="2026-10-05T11:32:12Z"/>
        </w:rPr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del w:id="997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del w:id="90128" w:author="מנוע עיצוב" w:date="2026-10-05T11:33:53Z"/>
          <w:rtl/>
        </w:rPr>
      </w:pPr>
      <w:del w:id="90125" w:author="מנוע עיצוב" w:date="2026-10-05T11:33:53Z">
        <w:r>
          <w:rPr>
            <w:rtl/>
          </w:rPr>
          <w:delText xml:space="preserve">•</w:delText>
        </w:r>
      </w:del>
      <w:ins w:id="96475" w:author="מנוע מכני" w:date="2026-10-05T11:32:12Z">
        <w:r>
          <w:rPr>
            <w:rtl/>
          </w:rPr>
          <w:t xml:space="preserve"> </w:t>
        </w:r>
      </w:ins>
      <w:del w:id="96476" w:author="מנוע מכני" w:date="2026-10-05T11:32:12Z">
        <w:r>
          <w:rPr>
            <w:rtl/>
          </w:rPr>
          <w:delText xml:space="preserve">  </w:delText>
        </w:r>
      </w:del>
      <w:del w:id="90126" w:author="מנוע עיצוב" w:date="2026-10-05T11:33:53Z">
        <w:r>
          <w:rPr>
            <w:rtl/>
          </w:rPr>
          <w:delText xml:space="preserve">•</w:delText>
        </w:r>
      </w:del>
      <w:ins w:id="96477" w:author="מנוע מכני" w:date="2026-10-05T11:32:12Z">
        <w:r>
          <w:rPr>
            <w:rtl/>
          </w:rPr>
          <w:t xml:space="preserve"> </w:t>
        </w:r>
      </w:ins>
      <w:del w:id="96478" w:author="מנוע מכני" w:date="2026-10-05T11:32:12Z">
        <w:r>
          <w:rPr>
            <w:rtl/>
          </w:rPr>
          <w:delText xml:space="preserve">  </w:delText>
        </w:r>
      </w:del>
      <w:del w:id="90127" w:author="מנוע עיצוב" w:date="2026-10-05T11:33:53Z">
        <w:r>
          <w:rPr>
            <w:rtl/>
          </w:rPr>
          <w:delText xml:space="preserve">•</w:delText>
        </w:r>
      </w:del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ins w:id="94975" w:author="מנוע מכני" w:date="2026-10-05T11:32:12Z">
        <w:r>
          <w:rPr>
            <w:rtl/>
          </w:rPr>
          <w:t xml:space="preserve">עכשיו</w:t>
        </w:r>
      </w:ins>
      <w:del w:id="949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ins w:id="98517" w:author="מנוע מכני" w:date="2026-10-05T11:32:12Z">
        <w:r>
          <w:rPr>
            <w:rtl/>
          </w:rPr>
          <w:t xml:space="preserve">צריכה</w:t>
        </w:r>
      </w:ins>
      <w:del w:id="98518" w:author="מנוע מכני" w:date="2026-10-05T11:32:12Z">
        <w:r>
          <w:rPr>
            <w:rtl/>
          </w:rPr>
          <w:delText xml:space="preserve">מיבעיא</w:delText>
        </w:r>
      </w:del>
      <w:r>
        <w:rPr>
          <w:rtl/>
        </w:rPr>
        <w:t xml:space="preserve">? אלא </w:t>
      </w:r>
      <w:ins w:id="94977" w:author="מנוע מכני" w:date="2026-10-05T11:32:12Z">
        <w:r>
          <w:rPr>
            <w:rtl/>
          </w:rPr>
          <w:t xml:space="preserve">אחת</w:t>
        </w:r>
      </w:ins>
      <w:del w:id="9497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del w:id="90132" w:author="מנוע עיצוב" w:date="2026-10-05T11:33:53Z"/>
          <w:rtl/>
        </w:rPr>
      </w:pPr>
      <w:del w:id="90129" w:author="מנוע עיצוב" w:date="2026-10-05T11:33:53Z">
        <w:r>
          <w:rPr>
            <w:rtl/>
          </w:rPr>
          <w:delText xml:space="preserve">•</w:delText>
        </w:r>
      </w:del>
      <w:ins w:id="96479" w:author="מנוע מכני" w:date="2026-10-05T11:32:12Z">
        <w:r>
          <w:rPr>
            <w:rtl/>
          </w:rPr>
          <w:t xml:space="preserve"> </w:t>
        </w:r>
      </w:ins>
      <w:del w:id="96480" w:author="מנוע מכני" w:date="2026-10-05T11:32:12Z">
        <w:r>
          <w:rPr>
            <w:rtl/>
          </w:rPr>
          <w:delText xml:space="preserve">  </w:delText>
        </w:r>
      </w:del>
      <w:del w:id="90130" w:author="מנוע עיצוב" w:date="2026-10-05T11:33:53Z">
        <w:r>
          <w:rPr>
            <w:rtl/>
          </w:rPr>
          <w:delText xml:space="preserve">•</w:delText>
        </w:r>
      </w:del>
      <w:ins w:id="96481" w:author="מנוע מכני" w:date="2026-10-05T11:32:12Z">
        <w:r>
          <w:rPr>
            <w:rtl/>
          </w:rPr>
          <w:t xml:space="preserve"> </w:t>
        </w:r>
      </w:ins>
      <w:del w:id="96482" w:author="מנוע מכני" w:date="2026-10-05T11:32:12Z">
        <w:r>
          <w:rPr>
            <w:rtl/>
          </w:rPr>
          <w:delText xml:space="preserve">  </w:delText>
        </w:r>
      </w:del>
      <w:del w:id="90131" w:author="מנוע עיצוב" w:date="2026-10-05T11:33:53Z">
        <w:r>
          <w:rPr>
            <w:rtl/>
          </w:rPr>
          <w:delText xml:space="preserve">•</w:delText>
        </w:r>
      </w:del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ins w:id="91483" w:author="מנוע מכני" w:date="2026-10-05T11:32:12Z">
        <w:r>
          <w:rPr>
            <w:rFonts w:hint="cs"/>
            <w:rtl/>
          </w:rPr>
          <w:t xml:space="preserve">מ"מ</w:t>
        </w:r>
      </w:ins>
      <w:del w:id="9148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  <w:pPrChange w:id="904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3" w:author="מנוע מכני" w:date="2026-10-05T11:32:12Z">
        <w:r>
          <w:rPr>
            <w:rtl/>
          </w:rPr>
          <w:t xml:space="preserve"> </w:t>
        </w:r>
      </w:ins>
      <w:del w:id="964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5" w:author="מנוע מכני" w:date="2026-10-05T11:32:12Z">
        <w:r>
          <w:rPr>
            <w:rtl/>
          </w:rPr>
          <w:t xml:space="preserve"> </w:t>
        </w:r>
      </w:ins>
      <w:del w:id="964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  <w:pPrChange w:id="904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87" w:author="מנוע מכני" w:date="2026-10-05T11:32:12Z">
        <w:r>
          <w:rPr>
            <w:rtl/>
          </w:rPr>
          <w:t xml:space="preserve"> </w:t>
        </w:r>
      </w:ins>
      <w:del w:id="964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89" w:author="מנוע מכני" w:date="2026-10-05T11:32:12Z">
        <w:r>
          <w:rPr>
            <w:rtl/>
          </w:rPr>
          <w:t xml:space="preserve"> </w:t>
        </w:r>
      </w:ins>
      <w:del w:id="964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ins w:id="91485" w:author="מנוע מכני" w:date="2026-10-05T11:32:12Z">
        <w:r>
          <w:rPr>
            <w:rFonts w:hint="cs"/>
            <w:rtl/>
          </w:rPr>
          <w:t xml:space="preserve">מ"ל</w:t>
        </w:r>
      </w:ins>
      <w:del w:id="9148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  <w:pPrChange w:id="904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1" w:author="מנוע מכני" w:date="2026-10-05T11:32:12Z">
        <w:r>
          <w:rPr>
            <w:rtl/>
          </w:rPr>
          <w:t xml:space="preserve"> </w:t>
        </w:r>
      </w:ins>
      <w:del w:id="964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3" w:author="מנוע מכני" w:date="2026-10-05T11:32:12Z">
        <w:r>
          <w:rPr>
            <w:rtl/>
          </w:rPr>
          <w:t xml:space="preserve"> </w:t>
        </w:r>
      </w:ins>
      <w:del w:id="964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ins w:id="91487" w:author="מנוע מכני" w:date="2026-10-05T11:32:12Z">
        <w:r>
          <w:rPr>
            <w:rFonts w:hint="cs"/>
            <w:rtl/>
          </w:rPr>
          <w:t xml:space="preserve">ר"י</w:t>
        </w:r>
      </w:ins>
      <w:del w:id="91488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ins w:id="91489" w:author="מנוע מכני" w:date="2026-10-05T11:32:12Z">
        <w:r>
          <w:rPr>
            <w:rtl/>
          </w:rPr>
          <w:t xml:space="preserve">ר"ש</w:t>
        </w:r>
      </w:ins>
      <w:del w:id="91490" w:author="מנוע מכני" w:date="2026-10-05T11:32:12Z">
        <w:r>
          <w:rPr>
            <w:rtl/>
          </w:rPr>
          <w:delText xml:space="preserve">ר</w:delText>
        </w:r>
        <w:r w:rsidR="003D5508">
          <w:rPr>
            <w:rFonts w:hint="cs"/>
            <w:rtl/>
          </w:rPr>
          <w:delText xml:space="preserve">''ש</w:delText>
        </w:r>
      </w:del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  <w:pPrChange w:id="904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5" w:author="מנוע מכני" w:date="2026-10-05T11:32:12Z">
        <w:r>
          <w:rPr>
            <w:rtl/>
          </w:rPr>
          <w:t xml:space="preserve"> </w:t>
        </w:r>
      </w:ins>
      <w:del w:id="964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497" w:author="מנוע מכני" w:date="2026-10-05T11:32:12Z">
        <w:r>
          <w:rPr>
            <w:rtl/>
          </w:rPr>
          <w:t xml:space="preserve"> </w:t>
        </w:r>
      </w:ins>
      <w:del w:id="964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ins w:id="94979" w:author="מנוע מכני" w:date="2026-10-05T11:32:12Z">
        <w:r>
          <w:rPr>
            <w:rtl/>
          </w:rPr>
          <w:t xml:space="preserve">בהם</w:t>
        </w:r>
      </w:ins>
      <w:del w:id="94980" w:author="מנוע מכני" w:date="2026-10-05T11:32:12Z">
        <w:r>
          <w:rPr>
            <w:rtl/>
          </w:rPr>
          <w:delText xml:space="preserve">בהו</w:delText>
        </w:r>
      </w:del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>
          <w:ins w:id="99752" w:author="מנוע מכני" w:date="2026-10-05T11:32:12Z"/>
        </w:rPr>
      </w:pPr>
      <w:ins w:id="91491" w:author="מנוע מכני" w:date="2026-10-05T11:32:12Z">
        <w:del w:id="100975" w:author="מנוע מכני" w:date="2026-10-05T11:32:12Z">
          <w:r>
            <w:delText xml:space="preserve">א"ל</w:delText>
          </w:r>
          <w:r w:rsidR="00115597">
            <w:delText xml:space="preserve"> </w:delText>
          </w:r>
        </w:del>
      </w:ins>
      <w:del w:id="91492" w:author="מנוע מכני" w:date="2026-10-05T11:32:12Z">
        <w:r>
          <w:delText xml:space="preserve">א</w:delText>
        </w:r>
        <w:r w:rsidR="00115597">
          <w:delText xml:space="preserve">''ל</w:delText>
        </w:r>
      </w:del>
      <w:ins w:id="91493" w:author="מנוע מכני" w:date="2026-10-05T11:32:12Z">
        <w:r>
          <w:t xml:space="preserve">ר"פ</w:t>
        </w:r>
      </w:ins>
      <w:del w:id="91494" w:author="מנוע מכני" w:date="2026-10-05T11:32:12Z">
        <w:r w:rsidR="00115597">
          <w:delText xml:space="preserve">ר''פ</w:delText>
        </w:r>
      </w:del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del w:id="99753" w:author="מנוע מכני" w:date="2026-10-05T11:32:12Z">
        <w:r w:rsidR="00115597">
          <w:rPr>
            <w:rtl/>
          </w:rPr>
          <w:delText xml:space="preserve"> </w:delText>
        </w:r>
      </w:del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ins w:id="9149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496" w:author="מנוע מכני" w:date="2026-10-05T11:32:12Z">
        <w:r w:rsidR="00115597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ins w:id="97871" w:author="מנוע מכני" w:date="2026-10-05T11:32:12Z">
        <w:r>
          <w:rPr>
            <w:rtl/>
          </w:rPr>
          <w:t xml:space="preserve">אם </w:t>
        </w:r>
      </w:ins>
      <w:del w:id="97872" w:author="מנוע מכני" w:date="2026-10-05T11:32:12Z">
        <w:r>
          <w:rPr>
            <w:rtl/>
          </w:rPr>
          <w:delText xml:space="preserve">אי </w:delText>
        </w:r>
      </w:del>
      <w:ins w:id="92875" w:author="מנוע מכני" w:date="2026-10-05T11:32:12Z">
        <w:r>
          <w:rPr>
            <w:rStyle w:val="2fb"/>
            <w:rtl/>
          </w:rPr>
          <w:t xml:space="preserve">כר"י</w:t>
        </w:r>
      </w:ins>
      <w:del w:id="92876" w:author="מנוע מכני" w:date="2026-10-05T11:32:12Z">
        <w:r>
          <w:rPr>
            <w:rtl/>
          </w:rPr>
          <w:delText xml:space="preserve">כרבי יהודה</w:delText>
        </w:r>
      </w:del>
      <w:r>
        <w:rPr>
          <w:rtl/>
        </w:rPr>
        <w:t xml:space="preserve"> - אפי' מים ומלח </w:t>
      </w:r>
      <w:ins w:id="93679" w:author="מנוע מכני" w:date="2026-10-05T11:32:12Z">
        <w:r>
          <w:rPr>
            <w:rtl/>
          </w:rPr>
          <w:t xml:space="preserve">גם</w:t>
        </w:r>
      </w:ins>
      <w:del w:id="936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ins w:id="91497" w:author="מנוע מכני" w:date="2026-10-05T11:32:12Z">
        <w:r>
          <w:rPr>
            <w:rStyle w:val="2fb"/>
            <w:rtl/>
          </w:rPr>
          <w:t xml:space="preserve">ר"ש</w:t>
        </w:r>
      </w:ins>
      <w:del w:id="91498" w:author="מנוע מכני" w:date="2026-10-05T11:32:12Z">
        <w:r>
          <w:rPr>
            <w:rtl/>
          </w:rPr>
          <w:delText xml:space="preserve">ר</w:delText>
        </w:r>
        <w:r w:rsidR="0011559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115597">
          <w:rPr>
            <w:rFonts w:hint="cs"/>
            <w:rtl/>
          </w:rPr>
          <w:delText xml:space="preserve">ש</w:delText>
        </w:r>
      </w:del>
      <w:r>
        <w:rPr>
          <w:rtl/>
        </w:rPr>
        <w:t xml:space="preserve"> ובאיסורא </w:t>
      </w:r>
      <w:ins w:id="98031" w:author="מנוע מכני" w:date="2026-10-05T11:32:12Z">
        <w:r>
          <w:rPr>
            <w:rtl/>
          </w:rPr>
          <w:t xml:space="preserve">דגופו</w:t>
        </w:r>
      </w:ins>
      <w:del w:id="98032" w:author="מנוע מכני" w:date="2026-10-05T11:32:12Z">
        <w:r>
          <w:rPr>
            <w:rtl/>
          </w:rPr>
          <w:delText xml:space="preserve">דגופיה</w:delText>
        </w:r>
      </w:del>
      <w:r>
        <w:rPr>
          <w:rtl/>
        </w:rPr>
        <w:t xml:space="preserve"> קנסינן </w:t>
      </w:r>
      <w:ins w:id="94981" w:author="מנוע מכני" w:date="2026-10-05T11:32:12Z">
        <w:r>
          <w:rPr>
            <w:rtl/>
          </w:rPr>
          <w:t xml:space="preserve">לו</w:t>
        </w:r>
      </w:ins>
      <w:del w:id="949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  <w:pPrChange w:id="904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499" w:author="מנוע מכני" w:date="2026-10-05T11:32:12Z">
        <w:r>
          <w:rPr>
            <w:rtl/>
          </w:rPr>
          <w:t xml:space="preserve"> </w:t>
        </w:r>
      </w:ins>
      <w:del w:id="965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1" w:author="מנוע מכני" w:date="2026-10-05T11:32:12Z">
        <w:r>
          <w:rPr>
            <w:rtl/>
          </w:rPr>
          <w:t xml:space="preserve"> </w:t>
        </w:r>
      </w:ins>
      <w:del w:id="965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  <w:pPrChange w:id="904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03" w:author="מנוע מכני" w:date="2026-10-05T11:32:12Z">
        <w:r>
          <w:rPr>
            <w:rtl/>
          </w:rPr>
          <w:t xml:space="preserve"> </w:t>
        </w:r>
      </w:ins>
      <w:del w:id="965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05" w:author="מנוע מכני" w:date="2026-10-05T11:32:12Z">
        <w:r>
          <w:rPr>
            <w:rtl/>
          </w:rPr>
          <w:t xml:space="preserve"> </w:t>
        </w:r>
      </w:ins>
      <w:del w:id="965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ins w:id="94983" w:author="מנוע מכני" w:date="2026-10-05T11:32:12Z">
        <w:r>
          <w:rPr>
            <w:rtl/>
          </w:rPr>
          <w:t xml:space="preserve">לו</w:t>
        </w:r>
      </w:ins>
      <w:del w:id="94984" w:author="מנוע מכני" w:date="2026-10-05T11:32:12Z">
        <w:r w:rsidR="00F63065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del w:id="90136" w:author="מנוע עיצוב" w:date="2026-10-05T11:33:53Z"/>
          <w:rtl/>
        </w:rPr>
      </w:pPr>
      <w:del w:id="90133" w:author="מנוע עיצוב" w:date="2026-10-05T11:33:53Z">
        <w:r>
          <w:rPr>
            <w:rtl/>
          </w:rPr>
          <w:delText xml:space="preserve">•</w:delText>
        </w:r>
      </w:del>
      <w:ins w:id="96507" w:author="מנוע מכני" w:date="2026-10-05T11:32:12Z">
        <w:r>
          <w:rPr>
            <w:rtl/>
          </w:rPr>
          <w:t xml:space="preserve"> </w:t>
        </w:r>
      </w:ins>
      <w:del w:id="96508" w:author="מנוע מכני" w:date="2026-10-05T11:32:12Z">
        <w:r>
          <w:rPr>
            <w:rtl/>
          </w:rPr>
          <w:delText xml:space="preserve">  </w:delText>
        </w:r>
      </w:del>
      <w:del w:id="90134" w:author="מנוע עיצוב" w:date="2026-10-05T11:33:53Z">
        <w:r>
          <w:rPr>
            <w:rtl/>
          </w:rPr>
          <w:delText xml:space="preserve">•</w:delText>
        </w:r>
      </w:del>
      <w:ins w:id="96509" w:author="מנוע מכני" w:date="2026-10-05T11:32:12Z">
        <w:r>
          <w:rPr>
            <w:rtl/>
          </w:rPr>
          <w:t xml:space="preserve"> </w:t>
        </w:r>
      </w:ins>
      <w:del w:id="96510" w:author="מנוע מכני" w:date="2026-10-05T11:32:12Z">
        <w:r>
          <w:rPr>
            <w:rtl/>
          </w:rPr>
          <w:delText xml:space="preserve">  </w:delText>
        </w:r>
      </w:del>
      <w:del w:id="90135" w:author="מנוע עיצוב" w:date="2026-10-05T11:33:53Z">
        <w:r>
          <w:rPr>
            <w:rtl/>
          </w:rPr>
          <w:delText xml:space="preserve">•</w:delText>
        </w:r>
      </w:del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ins w:id="94993" w:author="מנוע מכני" w:date="2026-10-05T11:32:12Z">
        <w:r>
          <w:rPr>
            <w:rtl/>
          </w:rPr>
          <w:t xml:space="preserve">יש</w:t>
        </w:r>
      </w:ins>
      <w:del w:id="94994" w:author="מנוע מכני" w:date="2026-10-05T11:32:12Z">
        <w:r w:rsidR="00F63065">
          <w:rPr>
            <w:rtl/>
          </w:rPr>
          <w:delText xml:space="preserve">אית</w:delText>
        </w:r>
      </w:del>
      <w:r w:rsidR="00F63065">
        <w:rPr>
          <w:rtl/>
        </w:rPr>
        <w:t xml:space="preserve"> </w:t>
      </w:r>
      <w:ins w:id="94985" w:author="מנוע מכני" w:date="2026-10-05T11:32:12Z">
        <w:r>
          <w:rPr>
            <w:rtl/>
          </w:rPr>
          <w:t xml:space="preserve">לו</w:t>
        </w:r>
      </w:ins>
      <w:del w:id="949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פדיון, שביעית כיון דקא מיתסרא </w:t>
      </w:r>
      <w:ins w:id="94987" w:author="מנוע מכני" w:date="2026-10-05T11:32:12Z">
        <w:r>
          <w:rPr>
            <w:rtl/>
          </w:rPr>
          <w:t xml:space="preserve">לו</w:t>
        </w:r>
      </w:ins>
      <w:del w:id="9498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, </w:t>
      </w:r>
      <w:ins w:id="94991" w:author="מנוע מכני" w:date="2026-10-05T11:32:12Z">
        <w:r>
          <w:rPr>
            <w:rtl/>
          </w:rPr>
          <w:t xml:space="preserve">ואין</w:t>
        </w:r>
      </w:ins>
      <w:del w:id="94992" w:author="מנוע מכני" w:date="2026-10-05T11:32:12Z">
        <w:r w:rsidR="00F63065">
          <w:rPr>
            <w:rtl/>
          </w:rPr>
          <w:delText xml:space="preserve">ולית</w:delText>
        </w:r>
      </w:del>
      <w:r w:rsidR="00F63065">
        <w:rPr>
          <w:rtl/>
        </w:rPr>
        <w:t xml:space="preserve"> </w:t>
      </w:r>
      <w:ins w:id="94989" w:author="מנוע מכני" w:date="2026-10-05T11:32:12Z">
        <w:r>
          <w:rPr>
            <w:rtl/>
          </w:rPr>
          <w:t xml:space="preserve">לו</w:t>
        </w:r>
      </w:ins>
      <w:del w:id="94990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del w:id="90140" w:author="מנוע עיצוב" w:date="2026-10-05T11:33:53Z"/>
          <w:rtl/>
        </w:rPr>
      </w:pPr>
      <w:del w:id="90137" w:author="מנוע עיצוב" w:date="2026-10-05T11:33:53Z">
        <w:r>
          <w:rPr>
            <w:rtl/>
          </w:rPr>
          <w:delText xml:space="preserve">•</w:delText>
        </w:r>
      </w:del>
      <w:ins w:id="96511" w:author="מנוע מכני" w:date="2026-10-05T11:32:12Z">
        <w:r>
          <w:rPr>
            <w:rtl/>
          </w:rPr>
          <w:t xml:space="preserve"> </w:t>
        </w:r>
      </w:ins>
      <w:del w:id="96512" w:author="מנוע מכני" w:date="2026-10-05T11:32:12Z">
        <w:r>
          <w:rPr>
            <w:rtl/>
          </w:rPr>
          <w:delText xml:space="preserve">  </w:delText>
        </w:r>
      </w:del>
      <w:del w:id="90138" w:author="מנוע עיצוב" w:date="2026-10-05T11:33:53Z">
        <w:r>
          <w:rPr>
            <w:rtl/>
          </w:rPr>
          <w:delText xml:space="preserve">•</w:delText>
        </w:r>
      </w:del>
      <w:ins w:id="96513" w:author="מנוע מכני" w:date="2026-10-05T11:32:12Z">
        <w:r>
          <w:rPr>
            <w:rtl/>
          </w:rPr>
          <w:t xml:space="preserve"> </w:t>
        </w:r>
      </w:ins>
      <w:del w:id="96514" w:author="מנוע מכני" w:date="2026-10-05T11:32:12Z">
        <w:r>
          <w:rPr>
            <w:rtl/>
          </w:rPr>
          <w:delText xml:space="preserve">  </w:delText>
        </w:r>
      </w:del>
      <w:del w:id="90139" w:author="מנוע עיצוב" w:date="2026-10-05T11:33:53Z">
        <w:r>
          <w:rPr>
            <w:rtl/>
          </w:rPr>
          <w:delText xml:space="preserve">•</w:delText>
        </w:r>
      </w:del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אדאורייתא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  <w:pPrChange w:id="904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15" w:author="מנוע מכני" w:date="2026-10-05T11:32:12Z">
        <w:r>
          <w:rPr>
            <w:rtl/>
          </w:rPr>
          <w:t xml:space="preserve"> </w:t>
        </w:r>
      </w:ins>
      <w:del w:id="965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17" w:author="מנוע מכני" w:date="2026-10-05T11:32:12Z">
        <w:r>
          <w:rPr>
            <w:rtl/>
          </w:rPr>
          <w:t xml:space="preserve"> </w:t>
        </w:r>
      </w:ins>
      <w:del w:id="965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אדאורייתא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>
          <w:ins w:id="99754" w:author="מנוע מכני" w:date="2026-10-05T11:32:12Z"/>
        </w:rPr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del w:id="997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מתני' כשראינוהו שנוהג בצינעא בתוך ביתו</w:t>
      </w:r>
      <w:ins w:id="96519" w:author="מנוע מכני" w:date="2026-10-05T11:32:12Z">
        <w:r>
          <w:rPr>
            <w:rtl/>
          </w:rPr>
          <w:t xml:space="preserve">,</w:t>
        </w:r>
      </w:ins>
      <w:del w:id="9652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56" w:author="מנוע מכני" w:date="2026-10-05T11:32:12Z"/>
        </w:rPr>
      </w:pPr>
      <w:r>
        <w:t xml:space="preserve">ב. </w:t>
      </w:r>
      <w:r w:rsidR="00F63065">
        <w:t xml:space="preserve">ר' ינאי ברבי ישמעאל</w:t>
      </w:r>
      <w:del w:id="100919" w:author="מנוע מכני" w:date="2026-10-05T11:32:12Z">
        <w:r w:rsidR="00F63065">
          <w:delText xml:space="preserve"> אמר</w:delText>
        </w:r>
      </w:del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del w:id="997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כגון </w:t>
      </w:r>
      <w:ins w:id="98133" w:author="מנוע מכני" w:date="2026-10-05T11:32:12Z">
        <w:r>
          <w:rPr>
            <w:rtl/>
          </w:rPr>
          <w:t xml:space="preserve">דהיה</w:t>
        </w:r>
      </w:ins>
      <w:del w:id="98134" w:author="מנוע מכני" w:date="2026-10-05T11:32:12Z">
        <w:r w:rsidR="00F63065">
          <w:rPr>
            <w:rtl/>
          </w:rPr>
          <w:delText xml:space="preserve">דהוה</w:delText>
        </w:r>
      </w:del>
      <w:r w:rsidR="00F63065">
        <w:rPr>
          <w:rtl/>
        </w:rPr>
        <w:t xml:space="preserve"> חשיד </w:t>
      </w:r>
      <w:ins w:id="93681" w:author="מנוע מכני" w:date="2026-10-05T11:32:12Z">
        <w:r>
          <w:rPr>
            <w:rtl/>
          </w:rPr>
          <w:t xml:space="preserve">לשניהם</w:t>
        </w:r>
      </w:ins>
      <w:del w:id="93682" w:author="מנוע מכני" w:date="2026-10-05T11:32:12Z">
        <w:r w:rsidR="00F63065">
          <w:rPr>
            <w:rtl/>
          </w:rPr>
          <w:delText xml:space="preserve">לתרוייהו</w:delText>
        </w:r>
      </w:del>
      <w:r w:rsidR="00F63065">
        <w:rPr>
          <w:rtl/>
        </w:rPr>
        <w:t xml:space="preserve">, </w:t>
      </w:r>
      <w:ins w:id="94997" w:author="מנוע מכני" w:date="2026-10-05T11:32:12Z">
        <w:r>
          <w:rPr>
            <w:rtl/>
          </w:rPr>
          <w:t xml:space="preserve">ובא</w:t>
        </w:r>
      </w:ins>
      <w:del w:id="94998" w:author="מנוע מכני" w:date="2026-10-05T11:32:12Z">
        <w:r w:rsidR="00F63065">
          <w:rPr>
            <w:rtl/>
          </w:rPr>
          <w:delText xml:space="preserve">ואתא</w:delText>
        </w:r>
      </w:del>
      <w:r w:rsidR="00F63065">
        <w:rPr>
          <w:rtl/>
        </w:rPr>
        <w:t xml:space="preserve"> קמי רבנן וקביל אתרוייהו, </w:t>
      </w:r>
      <w:ins w:id="93685" w:author="מנוע מכני" w:date="2026-10-05T11:32:12Z">
        <w:r>
          <w:rPr>
            <w:rtl/>
          </w:rPr>
          <w:t xml:space="preserve">ואח"כ</w:t>
        </w:r>
      </w:ins>
      <w:del w:id="93686" w:author="מנוע מכני" w:date="2026-10-05T11:32:12Z">
        <w:r w:rsidR="00F63065">
          <w:rPr>
            <w:rtl/>
          </w:rPr>
          <w:delText xml:space="preserve">והדר</w:delText>
        </w:r>
      </w:del>
      <w:r w:rsidR="00F63065">
        <w:rPr>
          <w:rtl/>
        </w:rPr>
        <w:t xml:space="preserve"> איחשד אחד </w:t>
      </w:r>
      <w:ins w:id="94995" w:author="מנוע מכני" w:date="2026-10-05T11:32:12Z">
        <w:r>
          <w:rPr>
            <w:rtl/>
          </w:rPr>
          <w:t xml:space="preserve">מהם</w:t>
        </w:r>
      </w:ins>
      <w:del w:id="94996" w:author="מנוע מכני" w:date="2026-10-05T11:32:12Z">
        <w:r w:rsidR="00F63065">
          <w:rPr>
            <w:rtl/>
          </w:rPr>
          <w:delText xml:space="preserve">מינייהו</w:delText>
        </w:r>
      </w:del>
      <w:r w:rsidR="00F63065">
        <w:rPr>
          <w:rtl/>
        </w:rPr>
        <w:t xml:space="preserve">, </w:t>
      </w:r>
      <w:ins w:id="93683" w:author="מנוע מכני" w:date="2026-10-05T11:32:12Z">
        <w:r>
          <w:rPr>
            <w:rtl/>
          </w:rPr>
          <w:t xml:space="preserve">דאומרים</w:t>
        </w:r>
      </w:ins>
      <w:del w:id="93684" w:author="מנוע מכני" w:date="2026-10-05T11:32:12Z">
        <w:r w:rsidR="00F63065">
          <w:rPr>
            <w:rtl/>
          </w:rPr>
          <w:delText xml:space="preserve">דאמרינן</w:delText>
        </w:r>
      </w:del>
      <w:r w:rsidR="00F63065">
        <w:rPr>
          <w:rtl/>
        </w:rPr>
        <w:t xml:space="preserve">, מיגו דחשיד אהא - חשיד </w:t>
      </w:r>
      <w:ins w:id="93687" w:author="מנוע מכני" w:date="2026-10-05T11:32:12Z">
        <w:r>
          <w:rPr>
            <w:rtl/>
          </w:rPr>
          <w:t xml:space="preserve">גם</w:t>
        </w:r>
      </w:ins>
      <w:del w:id="9368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>
          <w:ins w:id="99758" w:author="מנוע מכני" w:date="2026-10-05T11:32:12Z"/>
        </w:rPr>
      </w:pPr>
      <w:r>
        <w:t xml:space="preserve">א</w:t>
      </w:r>
      <w:ins w:id="90009" w:author="מנוע מכני" w:date="2026-10-05T11:32:12Z">
        <w:r>
          <w:t xml:space="preserve">רבב"ח</w:t>
        </w:r>
      </w:ins>
      <w:del w:id="90010" w:author="מנוע מכני" w:date="2026-10-05T11:32:12Z">
        <w:r>
          <w:delText xml:space="preserve">רבב'ח</w:delText>
        </w:r>
      </w:del>
      <w:r>
        <w:t xml:space="preserve"> מר</w:t>
      </w:r>
      <w:ins w:id="91499" w:author="מנוע מכני" w:date="2026-10-05T11:32:12Z">
        <w:r>
          <w:t xml:space="preserve">י"ו</w:t>
        </w:r>
      </w:ins>
      <w:del w:id="91500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del w:id="997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01" w:author="מנוע מכני" w:date="2026-10-05T11:32:12Z">
        <w:r>
          <w:rPr>
            <w:rStyle w:val="2fb"/>
            <w:rtl/>
          </w:rPr>
          <w:t xml:space="preserve">ר"ע</w:t>
        </w:r>
      </w:ins>
      <w:del w:id="91502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ע</w:delText>
        </w:r>
      </w:del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ins w:id="91503" w:author="מנוע מכני" w:date="2026-10-05T11:32:12Z">
        <w:r>
          <w:rPr>
            <w:rStyle w:val="2fb"/>
            <w:rtl/>
          </w:rPr>
          <w:t xml:space="preserve">ר"י</w:t>
        </w:r>
      </w:ins>
      <w:del w:id="91504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''י</w:delText>
        </w:r>
      </w:del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ins w:id="91505" w:author="מנוע מכני" w:date="2026-10-05T11:32:12Z">
        <w:r>
          <w:rPr>
            <w:rStyle w:val="2fb"/>
            <w:rtl/>
          </w:rPr>
          <w:t xml:space="preserve">ר"י</w:t>
        </w:r>
      </w:ins>
      <w:del w:id="91506" w:author="מנוע מכני" w:date="2026-10-05T11:32:12Z">
        <w:r>
          <w:rPr>
            <w:rtl/>
          </w:rPr>
          <w:delText xml:space="preserve">ר</w:delText>
        </w:r>
        <w:r w:rsidR="005A105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5A1050">
          <w:rPr>
            <w:rFonts w:hint="cs"/>
            <w:rtl/>
          </w:rPr>
          <w:delText xml:space="preserve">י</w:delText>
        </w:r>
      </w:del>
      <w:r w:rsidR="005A1050">
        <w:rPr>
          <w:rFonts w:hint="cs"/>
          <w:rtl/>
        </w:rPr>
        <w:t xml:space="preserve"> שביעית חמירא </w:t>
      </w:r>
      <w:ins w:id="97481" w:author="מנוע מכני" w:date="2026-10-05T11:32:12Z">
        <w:r>
          <w:rPr>
            <w:rFonts w:hint="cs"/>
            <w:rtl/>
          </w:rPr>
          <w:t xml:space="preserve">להם</w:t>
        </w:r>
      </w:ins>
      <w:del w:id="97482" w:author="מנוע מכני" w:date="2026-10-05T11:32:12Z">
        <w:r w:rsidR="005A1050">
          <w:rPr>
            <w:rFonts w:hint="cs"/>
            <w:rtl/>
          </w:rPr>
          <w:delText xml:space="preserve">להו</w:delText>
        </w:r>
      </w:del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>
          <w:ins w:id="99760" w:author="מנוע מכני" w:date="2026-10-05T11:32:12Z"/>
        </w:rPr>
      </w:pPr>
      <w:ins w:id="91507" w:author="מנוע מכני" w:date="2026-10-05T11:32:12Z">
        <w:r>
          <w:t xml:space="preserve">א"ד</w:t>
        </w:r>
      </w:ins>
      <w:del w:id="91508" w:author="מנוע מכני" w:date="2026-10-05T11:32:12Z">
        <w:r>
          <w:delText xml:space="preserve">א''ד</w:delText>
        </w:r>
      </w:del>
      <w:r w:rsidR="00F63065">
        <w:t xml:space="preserve"> א</w:t>
      </w:r>
      <w:r>
        <w:t xml:space="preserve">רב</w:t>
      </w:r>
      <w:ins w:id="91509" w:author="מנוע מכני" w:date="2026-10-05T11:32:12Z">
        <w:r>
          <w:t xml:space="preserve">ב"ח</w:t>
        </w:r>
      </w:ins>
      <w:del w:id="91510" w:author="מנוע מכני" w:date="2026-10-05T11:32:12Z">
        <w:r>
          <w:delText xml:space="preserve">ב''ח</w:delText>
        </w:r>
      </w:del>
      <w:r>
        <w:t xml:space="preserve"> מר</w:t>
      </w:r>
      <w:ins w:id="91511" w:author="מנוע מכני" w:date="2026-10-05T11:32:12Z">
        <w:r>
          <w:t xml:space="preserve">י"ו</w:t>
        </w:r>
      </w:ins>
      <w:del w:id="91512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del w:id="9976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זו דברי </w:t>
      </w:r>
      <w:ins w:id="91513" w:author="מנוע מכני" w:date="2026-10-05T11:32:12Z">
        <w:r>
          <w:rPr>
            <w:rStyle w:val="2fb"/>
            <w:rtl/>
          </w:rPr>
          <w:t xml:space="preserve">ר"ע</w:t>
        </w:r>
      </w:ins>
      <w:del w:id="9151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''ע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>
          <w:ins w:id="99762" w:author="מנוע מכני" w:date="2026-10-05T11:32:12Z"/>
        </w:rPr>
      </w:pPr>
      <w:r>
        <w:t xml:space="preserve">ומאן חכמים </w:t>
      </w:r>
      <w:r w:rsidR="005A1050">
        <w:t>–</w:t>
      </w:r>
      <w:r>
        <w:t xml:space="preserve"> </w:t>
      </w:r>
      <w:ins w:id="91515" w:author="מנוע מכני" w:date="2026-10-05T11:32:12Z">
        <w:r>
          <w:t xml:space="preserve">ר"מ</w:t>
        </w:r>
      </w:ins>
      <w:del w:id="91516" w:author="מנוע מכני" w:date="2026-10-05T11:32:12Z">
        <w:r>
          <w:delText xml:space="preserve">ר</w:delText>
        </w:r>
        <w:r w:rsidR="005A1050">
          <w:delText xml:space="preserve">''מ</w:delText>
        </w:r>
      </w:del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del w:id="99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del w:id="90597" w:author="מנוע עיצוב" w:date="2026-10-05T11:33:53Z"/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ins w:id="93689" w:author="מנוע מכני" w:date="2026-10-05T11:32:12Z">
        <w:r>
          <w:rPr>
            <w:rtl/>
          </w:rPr>
          <w:t xml:space="preserve">ואמרו</w:t>
        </w:r>
      </w:ins>
      <w:del w:id="93690" w:author="מנוע מכני" w:date="2026-10-05T11:32:12Z">
        <w:r>
          <w:rPr>
            <w:rtl/>
          </w:rPr>
          <w:delText xml:space="preserve">ואמרי</w:delText>
        </w:r>
      </w:del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ins w:id="96521" w:author="מנוע מכני" w:date="2026-10-05T11:32:12Z">
        <w:r>
          <w:rPr>
            <w:rtl/>
          </w:rPr>
          <w:t xml:space="preserve">,</w:t>
        </w:r>
      </w:ins>
      <w:del w:id="96522" w:author="מנוע מכני" w:date="2026-10-05T11:32:12Z">
        <w:r w:rsidR="000B5F7F">
          <w:rPr>
            <w:rtl/>
          </w:rPr>
          <w:delText xml:space="preserve">;</w:delText>
        </w:r>
      </w:del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>
          <w:ins w:id="99764" w:author="מנוע מכני" w:date="2026-10-05T11:32:12Z"/>
        </w:rPr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del w:id="997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ins w:id="915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18" w:author="מנוע מכני" w:date="2026-10-05T11:32:12Z">
        <w:r w:rsidR="00050E5D">
          <w:rPr>
            <w:rFonts w:hint="cs"/>
            <w:rtl/>
          </w:rPr>
          <w:delText xml:space="preserve">ר''מ</w:delText>
        </w:r>
      </w:del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>
          <w:ins w:id="99766" w:author="מנוע מכני" w:date="2026-10-05T11:32:12Z"/>
        </w:rPr>
      </w:pPr>
      <w:r>
        <w:t xml:space="preserve">וח</w:t>
      </w:r>
      <w:ins w:id="91519" w:author="מנוע מכני" w:date="2026-10-05T11:32:12Z">
        <w:r>
          <w:t xml:space="preserve">כ"א</w:t>
        </w:r>
      </w:ins>
      <w:del w:id="91520" w:author="מנוע מכני" w:date="2026-10-05T11:32:12Z">
        <w:r>
          <w:delText xml:space="preserve">כ</w:delText>
        </w:r>
        <w:r w:rsidR="008B5FD7">
          <w:delText xml:space="preserve">''א</w:delText>
        </w:r>
      </w:del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del w:id="99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del w:id="90598" w:author="מנוע עיצוב" w:date="2026-10-05T11:33:53Z"/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ins w:id="91521" w:author="מנוע מכני" w:date="2026-10-05T11:32:12Z">
        <w:r>
          <w:rPr>
            <w:rtl/>
          </w:rPr>
          <w:t xml:space="preserve">ק"מ</w:t>
        </w:r>
      </w:ins>
      <w:del w:id="91522" w:author="מנוע מכני" w:date="2026-10-05T11:32:12Z">
        <w:r>
          <w:rPr>
            <w:rtl/>
          </w:rPr>
          <w:delText xml:space="preserve">ק</w:delText>
        </w:r>
        <w:r w:rsidR="00050E5D">
          <w:rPr>
            <w:rFonts w:hint="cs"/>
            <w:rtl/>
          </w:rPr>
          <w:delText xml:space="preserve">''מ</w:delText>
        </w:r>
      </w:del>
      <w:r>
        <w:rPr>
          <w:rtl/>
        </w:rPr>
        <w:t xml:space="preserve">, </w:t>
      </w:r>
      <w:ins w:id="97873" w:author="מנוע מכני" w:date="2026-10-05T11:32:12Z">
        <w:r>
          <w:rPr>
            <w:rtl/>
          </w:rPr>
          <w:t xml:space="preserve">דאם </w:t>
        </w:r>
      </w:ins>
      <w:del w:id="9787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del w:id="90599" w:author="מנוע עיצוב" w:date="2026-10-05T11:33:53Z"/>
          <w:rtl/>
        </w:rPr>
      </w:pPr>
    </w:p>
    <w:p>
      <w:pPr>
        <w:pStyle w:val="38"/>
        <w:rPr>
          <w:ins w:id="99768" w:author="מנוע מכני" w:date="2026-10-05T11:32:12Z"/>
        </w:rPr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del w:id="99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ins w:id="98313" w:author="מנוע מכני" w:date="2026-10-05T11:32:12Z">
        <w:r>
          <w:rPr>
            <w:rtl/>
          </w:rPr>
          <w:t xml:space="preserve">נכרי</w:t>
        </w:r>
      </w:ins>
      <w:del w:id="98314" w:author="מנוע מכני" w:date="2026-10-05T11:32:12Z">
        <w:r>
          <w:rPr>
            <w:rtl/>
          </w:rPr>
          <w:delText xml:space="preserve">עכו"ם</w:delText>
        </w:r>
      </w:del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>
          <w:ins w:id="99770" w:author="מנוע מכני" w:date="2026-10-05T11:32:12Z"/>
        </w:rPr>
      </w:pPr>
      <w:r>
        <w:t>ר</w:t>
      </w:r>
      <w:r w:rsidR="00344429">
        <w:t xml:space="preserve">י</w:t>
      </w:r>
      <w:ins w:id="91523" w:author="מנוע מכני" w:date="2026-10-05T11:32:12Z">
        <w:r>
          <w:t xml:space="preserve">ב"י</w:t>
        </w:r>
      </w:ins>
      <w:del w:id="91524" w:author="מנוע מכני" w:date="2026-10-05T11:32:12Z">
        <w:r w:rsidR="00344429">
          <w:delText xml:space="preserve">ב''י</w:delText>
        </w:r>
      </w:del>
      <w:del w:id="100920" w:author="מנוע מכני" w:date="2026-10-05T11:32:12Z">
        <w:r w:rsidR="00344429">
          <w:delText xml:space="preserve"> </w:delText>
        </w:r>
        <w:r>
          <w:delText xml:space="preserve">אומר</w:delText>
        </w:r>
      </w:del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del w:id="99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דקדוק אחד מדברי סופרים</w:t>
      </w:r>
      <w:ins w:id="96523" w:author="מנוע מכני" w:date="2026-10-05T11:32:12Z">
        <w:r>
          <w:rPr>
            <w:rtl/>
          </w:rPr>
          <w:t xml:space="preserve">,</w:t>
        </w:r>
      </w:ins>
      <w:del w:id="96524" w:author="מנוע מכני" w:date="2026-10-05T11:32:12Z">
        <w:r w:rsidR="000B5F7F">
          <w:rPr>
            <w:rtl/>
          </w:rPr>
          <w:delText xml:space="preserve">;</w:delText>
        </w:r>
      </w:del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r>
        <w:rPr>
          <w:rtl/>
        </w:rPr>
        <w:t xml:space="preserve"> המקריב את דם השלמים וגו'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del w:id="90600" w:author="מנוע עיצוב" w:date="2026-10-05T11:33:53Z"/>
          <w:rtl/>
        </w:rPr>
      </w:pPr>
    </w:p>
    <w:p>
      <w:pPr>
        <w:pStyle w:val="38"/>
        <w:rPr>
          <w:ins w:id="99772" w:author="מנוע מכני" w:date="2026-10-05T11:32:12Z"/>
        </w:rPr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del w:id="99773" w:author="מנוע מכני" w:date="2026-10-05T11:32:12Z">
        <w:r w:rsidRPr="0051659A">
          <w:rPr>
            <w:b/>
            <w:bCs/>
            <w:rtl/>
          </w:rPr>
          <w:delText xml:space="preserve"> </w:delText>
        </w:r>
      </w:del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ins w:id="91525" w:author="מנוע מכני" w:date="2026-10-05T11:32:12Z">
        <w:r>
          <w:rPr>
            <w:rFonts w:hint="cs"/>
            <w:rtl/>
          </w:rPr>
          <w:t xml:space="preserve">ח"כ</w:t>
        </w:r>
      </w:ins>
      <w:del w:id="91526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ins w:id="93691" w:author="מנוע מכני" w:date="2026-10-05T11:32:12Z">
        <w:r>
          <w:rPr>
            <w:rtl/>
          </w:rPr>
          <w:t xml:space="preserve">לא</w:t>
        </w:r>
      </w:ins>
      <w:del w:id="93692" w:author="מנוע מכני" w:date="2026-10-05T11:32:12Z">
        <w:r>
          <w:rPr>
            <w:rtl/>
          </w:rPr>
          <w:delText xml:space="preserve">לאו</w:delText>
        </w:r>
      </w:del>
      <w:r w:rsidR="00F63065">
        <w:rPr>
          <w:rtl/>
        </w:rPr>
        <w:t xml:space="preserve"> מלמדין אותו ואחר כך מקבלין אותו, </w:t>
      </w:r>
    </w:p>
    <w:p>
      <w:pPr>
        <w:pStyle w:val="38"/>
        <w:rPr>
          <w:ins w:id="99774" w:author="מנוע מכני" w:date="2026-10-05T11:32:12Z"/>
        </w:rPr>
      </w:pPr>
      <w:r>
        <w:tab/>
      </w:r>
      <w:r w:rsidR="00F63065">
        <w:t>ר</w:t>
      </w:r>
      <w:r w:rsidR="008B5FD7">
        <w:t xml:space="preserve">ש</w:t>
      </w:r>
      <w:ins w:id="91527" w:author="מנוע מכני" w:date="2026-10-05T11:32:12Z">
        <w:r>
          <w:t xml:space="preserve">ב"י</w:t>
        </w:r>
      </w:ins>
      <w:del w:id="91528" w:author="מנוע מכני" w:date="2026-10-05T11:32:12Z">
        <w:r w:rsidR="008B5FD7">
          <w:delText xml:space="preserve">ב''י</w:delText>
        </w:r>
      </w:del>
      <w:del w:id="100921" w:author="מנוע מכני" w:date="2026-10-05T11:32:12Z">
        <w:r w:rsidR="008B5FD7">
          <w:delText xml:space="preserve"> </w:delText>
        </w:r>
        <w:r w:rsidR="00F63065">
          <w:delText xml:space="preserve">אומר</w:delText>
        </w:r>
      </w:del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del w:id="9977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>
          <w:ins w:id="99776" w:author="מנוע מכני" w:date="2026-10-05T11:32:12Z"/>
        </w:rPr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del w:id="997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>
          <w:ins w:id="99778" w:author="מנוע מכני" w:date="2026-10-05T11:32:12Z"/>
        </w:rPr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del w:id="997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כמה מקבלין אותו? </w:t>
      </w:r>
      <w:ins w:id="91529" w:author="מנוע מכני" w:date="2026-10-05T11:32:12Z">
        <w:r>
          <w:rPr>
            <w:rtl/>
          </w:rPr>
          <w:t xml:space="preserve">ב"ש</w:t>
        </w:r>
      </w:ins>
      <w:del w:id="91530" w:author="מנוע מכני" w:date="2026-10-05T11:32:12Z">
        <w:r>
          <w:rPr>
            <w:rtl/>
          </w:rPr>
          <w:delText xml:space="preserve">ב</w:delText>
        </w:r>
        <w:r w:rsidR="0051659A">
          <w:rPr>
            <w:rFonts w:hint="cs"/>
            <w:rtl/>
          </w:rPr>
          <w:delText xml:space="preserve">''ש</w:delText>
        </w:r>
      </w:del>
      <w:r>
        <w:rPr>
          <w:rtl/>
        </w:rPr>
        <w:t>: למשקין - שלשים יום, לכסות - שנים עשר חודש</w:t>
      </w:r>
      <w:ins w:id="96525" w:author="מנוע מכני" w:date="2026-10-05T11:32:12Z">
        <w:r>
          <w:rPr>
            <w:rtl/>
          </w:rPr>
          <w:t xml:space="preserve">,</w:t>
        </w:r>
      </w:ins>
      <w:del w:id="96526" w:author="מנוע מכני" w:date="2026-10-05T11:32:12Z">
        <w:r w:rsidR="000B5F7F">
          <w:rPr>
            <w:rtl/>
          </w:rPr>
          <w:delText xml:space="preserve">;</w:delText>
        </w:r>
      </w:del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2" w:author="מנוע מכני" w:date="2026-10-05T11:32:12Z">
        <w:r>
          <w:rPr>
            <w:rFonts w:hint="cs"/>
            <w:rtl/>
          </w:rPr>
          <w:delText xml:space="preserve">     </w:delText>
        </w:r>
      </w:del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ins w:id="91531" w:author="מנוע מכני" w:date="2026-10-05T11:32:12Z">
        <w:r>
          <w:rPr>
            <w:rFonts w:hint="cs"/>
            <w:rtl/>
          </w:rPr>
          <w:t xml:space="preserve">ב"ש</w:t>
        </w:r>
      </w:ins>
      <w:del w:id="91532" w:author="מנוע מכני" w:date="2026-10-05T11:32:12Z">
        <w:r>
          <w:rPr>
            <w:rFonts w:hint="cs"/>
            <w:rtl/>
          </w:rPr>
          <w:delText xml:space="preserve">ב''ש</w:delText>
        </w:r>
      </w:del>
      <w:r>
        <w:rPr>
          <w:rFonts w:hint="cs"/>
          <w:rtl/>
        </w:rPr>
        <w:t xml:space="preserve"> וחומרי </w:t>
      </w:r>
      <w:ins w:id="91533" w:author="מנוע מכני" w:date="2026-10-05T11:32:12Z">
        <w:r>
          <w:rPr>
            <w:rFonts w:hint="cs"/>
            <w:rtl/>
          </w:rPr>
          <w:t xml:space="preserve">ב"ה</w:t>
        </w:r>
      </w:ins>
      <w:del w:id="9153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del w:id="90601" w:author="מנוע עיצוב" w:date="2026-10-05T11:33:53Z"/>
          <w:rtl/>
        </w:rPr>
      </w:pPr>
    </w:p>
    <w:p>
      <w:pPr>
        <w:pStyle w:val="38"/>
        <w:rPr>
          <w:ins w:id="99780" w:author="מנוע מכני" w:date="2026-10-05T11:32:12Z"/>
        </w:rPr>
      </w:pPr>
      <w:ins w:id="91535" w:author="מנוע מכני" w:date="2026-10-05T11:32:12Z">
        <w:r>
          <w:t xml:space="preserve">ת"ר</w:t>
        </w:r>
      </w:ins>
      <w:del w:id="91536" w:author="מנוע מכני" w:date="2026-10-05T11:32:12Z">
        <w:r>
          <w:lastRenderedPageBreak/>
          <w:delText xml:space="preserve">ת</w:delText>
        </w:r>
        <w:r>
          <w:delText xml:space="preserve">''ר</w:delText>
        </w:r>
      </w:del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del w:id="997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>
          <w:ins w:id="99782" w:author="מנוע מכני" w:date="2026-10-05T11:32:12Z"/>
        </w:rPr>
      </w:pPr>
      <w:r>
        <w:t xml:space="preserve">רש</w:t>
      </w:r>
      <w:ins w:id="91537" w:author="מנוע מכני" w:date="2026-10-05T11:32:12Z">
        <w:r>
          <w:t xml:space="preserve">ב"ג</w:t>
        </w:r>
      </w:ins>
      <w:del w:id="91538" w:author="מנוע מכני" w:date="2026-10-05T11:32:12Z">
        <w:r>
          <w:delText xml:space="preserve">ב''ג</w:delText>
        </w:r>
      </w:del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del w:id="997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>
          <w:ins w:id="99784" w:author="מנוע מכני" w:date="2026-10-05T11:32:12Z"/>
        </w:rPr>
      </w:pPr>
      <w:ins w:id="91539" w:author="מנוע מכני" w:date="2026-10-05T11:32:12Z">
        <w:r>
          <w:t xml:space="preserve">ת"ר</w:t>
        </w:r>
      </w:ins>
      <w:del w:id="91540" w:author="מנוע מכני" w:date="2026-10-05T11:32:12Z">
        <w:r>
          <w:delText xml:space="preserve">ת''ר</w:delText>
        </w:r>
      </w:del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del w:id="99785" w:author="מנוע מכני" w:date="2026-10-05T11:32:12Z">
        <w:r w:rsidR="00A43F31">
          <w:rPr>
            <w:rtl/>
          </w:rPr>
          <w:delText xml:space="preserve"> </w:delText>
        </w:r>
      </w:del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ins w:id="92877" w:author="מנוע מכני" w:date="2026-10-05T11:32:12Z">
        <w:r>
          <w:rPr>
            <w:rtl/>
          </w:rPr>
          <w:t xml:space="preserve">ואפי'</w:t>
        </w:r>
      </w:ins>
      <w:del w:id="92878" w:author="מנוע מכני" w:date="2026-10-05T11:32:12Z">
        <w:r w:rsidR="00F63065">
          <w:rPr>
            <w:rtl/>
          </w:rPr>
          <w:delText xml:space="preserve">ואפילו</w:delText>
        </w:r>
      </w:del>
      <w:r w:rsidR="00F63065">
        <w:rPr>
          <w:rtl/>
        </w:rPr>
        <w:t xml:space="preserve"> </w:t>
      </w:r>
      <w:ins w:id="91541" w:author="מנוע מכני" w:date="2026-10-05T11:32:12Z">
        <w:r>
          <w:rPr>
            <w:rtl/>
          </w:rPr>
          <w:t xml:space="preserve">ת"ח</w:t>
        </w:r>
      </w:ins>
      <w:del w:id="91542" w:author="מנוע מכני" w:date="2026-10-05T11:32:12Z">
        <w:r w:rsidR="00F63065">
          <w:rPr>
            <w:rtl/>
          </w:rPr>
          <w:delText xml:space="preserve">ת</w:delText>
        </w:r>
        <w:r w:rsidR="00A43F31"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ins w:id="96527" w:author="מנוע מכני" w:date="2026-10-05T11:32:12Z">
        <w:r>
          <w:rPr>
            <w:rtl/>
          </w:rPr>
          <w:t xml:space="preserve">,</w:t>
        </w:r>
      </w:ins>
      <w:del w:id="96528" w:author="מנוע מכני" w:date="2026-10-05T11:32:12Z">
        <w:r w:rsidR="000B5F7F">
          <w:rPr>
            <w:rtl/>
          </w:rPr>
          <w:delText xml:space="preserve">;</w:delText>
        </w:r>
      </w:del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ins w:id="91543" w:author="מנוע מכני" w:date="2026-10-05T11:32:12Z">
        <w:r>
          <w:rPr>
            <w:rtl/>
          </w:rPr>
          <w:t xml:space="preserve">ת"ח</w:t>
        </w:r>
      </w:ins>
      <w:del w:id="91544" w:author="מנוע מכני" w:date="2026-10-05T11:32:12Z">
        <w:r>
          <w:rPr>
            <w:rtl/>
          </w:rPr>
          <w:delText xml:space="preserve">ת</w:delText>
        </w:r>
        <w:r w:rsidR="009C6CA9">
          <w:rPr>
            <w:rFonts w:hint="cs"/>
            <w:rtl/>
          </w:rPr>
          <w:delText xml:space="preserve">''ח</w:delText>
        </w:r>
      </w:del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>
          <w:ins w:id="99786" w:author="מנוע מכני" w:date="2026-10-05T11:32:12Z"/>
        </w:rPr>
      </w:pPr>
      <w:r>
        <w:t xml:space="preserve">אר</w:t>
      </w:r>
      <w:ins w:id="91545" w:author="מנוע מכני" w:date="2026-10-05T11:32:12Z">
        <w:r>
          <w:t xml:space="preserve">י"ו</w:t>
        </w:r>
      </w:ins>
      <w:del w:id="91546" w:author="מנוע מכני" w:date="2026-10-05T11:32:12Z">
        <w:r>
          <w:delText xml:space="preserve">י''ו</w:delText>
        </w:r>
      </w:del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del w:id="9978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בימי בנו של </w:t>
      </w:r>
      <w:ins w:id="92879" w:author="מנוע מכני" w:date="2026-10-05T11:32:12Z">
        <w:r>
          <w:rPr>
            <w:rStyle w:val="2fb"/>
            <w:rtl/>
          </w:rPr>
          <w:t xml:space="preserve">ר"ח</w:t>
        </w:r>
      </w:ins>
      <w:del w:id="92880" w:author="מנוע מכני" w:date="2026-10-05T11:32:12Z">
        <w:r w:rsidR="00F63065">
          <w:rPr>
            <w:rtl/>
          </w:rPr>
          <w:delText xml:space="preserve">רבי חנינא</w:delText>
        </w:r>
      </w:del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ins w:id="92881" w:author="מנוע מכני" w:date="2026-10-05T11:32:12Z">
        <w:r>
          <w:rPr>
            <w:rStyle w:val="2fb"/>
            <w:rtl/>
          </w:rPr>
          <w:t xml:space="preserve">ר"י</w:t>
        </w:r>
      </w:ins>
      <w:del w:id="92882" w:author="מנוע מכני" w:date="2026-10-05T11:32:12Z">
        <w:r>
          <w:rPr>
            <w:rtl/>
          </w:rPr>
          <w:delText xml:space="preserve">רבי יהודה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ins w:id="9154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548" w:author="מנוע מכני" w:date="2026-10-05T11:32:12Z">
        <w:r w:rsidR="00A43F31">
          <w:rPr>
            <w:rFonts w:hint="cs"/>
            <w:rtl/>
          </w:rPr>
          <w:delText xml:space="preserve">ב''א</w:delText>
        </w:r>
      </w:del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ins w:id="9154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ins w:id="91551" w:author="מנוע מכני" w:date="2026-10-05T11:32:12Z">
        <w:r>
          <w:rPr>
            <w:rFonts w:hint="cs"/>
            <w:rtl/>
          </w:rPr>
          <w:t xml:space="preserve">א"ל</w:t>
        </w:r>
      </w:ins>
      <w:del w:id="915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ins w:id="915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554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>
          <w:ins w:id="99788" w:author="מנוע מכני" w:date="2026-10-05T11:32:12Z"/>
        </w:rPr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del w:id="99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5" w:author="מנוע מכני" w:date="2026-10-05T11:32:12Z">
        <w:r>
          <w:rPr>
            <w:rtl/>
          </w:rPr>
          <w:t xml:space="preserve">ת"ר</w:t>
        </w:r>
      </w:ins>
      <w:del w:id="91556" w:author="מנוע מכני" w:date="2026-10-05T11:32:12Z">
        <w:r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>
          <w:ins w:id="99790" w:author="מנוע מכני" w:date="2026-10-05T11:32:12Z"/>
        </w:rPr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del w:id="9979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ins w:id="96529" w:author="מנוע מכני" w:date="2026-10-05T11:32:12Z">
        <w:r>
          <w:rPr>
            <w:rtl/>
          </w:rPr>
          <w:t xml:space="preserve">,</w:t>
        </w:r>
      </w:ins>
      <w:del w:id="96530" w:author="מנוע מכני" w:date="2026-10-05T11:32:12Z">
        <w:r w:rsidR="000B5F7F">
          <w:rPr>
            <w:rtl/>
          </w:rPr>
          <w:delText xml:space="preserve">;</w:delText>
        </w:r>
      </w:del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ins w:id="96531" w:author="מנוע מכני" w:date="2026-10-05T11:32:12Z">
        <w:r>
          <w:rPr>
            <w:rtl/>
          </w:rPr>
          <w:t xml:space="preserve">,</w:t>
        </w:r>
      </w:ins>
      <w:del w:id="9653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792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23" w:author="מנוע מכני" w:date="2026-10-05T11:32:12Z">
        <w:r>
          <w:delText xml:space="preserve">    </w:delText>
        </w:r>
      </w:del>
      <w:r w:rsidR="00F63065">
        <w:t xml:space="preserve">ר"מ</w:t>
      </w:r>
      <w:del w:id="100922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del w:id="9979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>
          <w:ins w:id="99794" w:author="מנוע מכני" w:date="2026-10-05T11:32:12Z"/>
        </w:rPr>
      </w:pPr>
      <w:r>
        <w:t xml:space="preserve">רש</w:t>
      </w:r>
      <w:ins w:id="91557" w:author="מנוע מכני" w:date="2026-10-05T11:32:12Z">
        <w:r>
          <w:t xml:space="preserve">ב"א</w:t>
        </w:r>
      </w:ins>
      <w:del w:id="91558" w:author="מנוע מכני" w:date="2026-10-05T11:32:12Z">
        <w:r>
          <w:delText xml:space="preserve">ב''א</w:delText>
        </w:r>
      </w:del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del w:id="99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59" w:author="מנוע מכני" w:date="2026-10-05T11:32:12Z">
        <w:r>
          <w:rPr>
            <w:rtl/>
          </w:rPr>
          <w:t xml:space="preserve">ת"ר</w:t>
        </w:r>
      </w:ins>
      <w:del w:id="91560" w:author="מנוע מכני" w:date="2026-10-05T11:32:12Z">
        <w:r w:rsidR="00F63065">
          <w:rPr>
            <w:rtl/>
          </w:rPr>
          <w:delText xml:space="preserve">ת</w:delText>
        </w:r>
        <w:r w:rsidR="00B55F81">
          <w:rPr>
            <w:rFonts w:hint="cs"/>
            <w:rtl/>
          </w:rPr>
          <w:delText xml:space="preserve">''ר</w:delText>
        </w:r>
      </w:del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ins w:id="9156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562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>
          <w:ins w:id="9979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ins w:id="91563" w:author="מנוע מכני" w:date="2026-10-05T11:32:12Z">
        <w:r>
          <w:t xml:space="preserve">ר"י</w:t>
        </w:r>
      </w:ins>
      <w:del w:id="91564" w:author="מנוע מכני" w:date="2026-10-05T11:32:12Z">
        <w:r w:rsidR="00A667F5">
          <w:delText xml:space="preserve">ר''י</w:delText>
        </w:r>
      </w:del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del w:id="997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>
          <w:ins w:id="99798" w:author="מנוע מכני" w:date="2026-10-05T11:32:12Z"/>
        </w:rPr>
      </w:pPr>
      <w:ins w:id="91565" w:author="מנוע מכני" w:date="2026-10-05T11:32:12Z">
        <w:r>
          <w:t xml:space="preserve">א"ד</w:t>
        </w:r>
      </w:ins>
      <w:del w:id="91566" w:author="מנוע מכני" w:date="2026-10-05T11:32:12Z">
        <w:r>
          <w:delText xml:space="preserve">א''ד</w:delText>
        </w:r>
      </w:del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del w:id="997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>
          <w:ins w:id="99800" w:author="מנוע מכני" w:date="2026-10-05T11:32:12Z"/>
        </w:rPr>
      </w:pPr>
      <w:ins w:id="91567" w:author="מנוע מכני" w:date="2026-10-05T11:32:12Z">
        <w:r>
          <w:t xml:space="preserve">ר"ש</w:t>
        </w:r>
      </w:ins>
      <w:del w:id="91568" w:author="מנוע מכני" w:date="2026-10-05T11:32:12Z">
        <w:r>
          <w:delText xml:space="preserve">ר''ש</w:delText>
        </w:r>
      </w:del>
      <w:r>
        <w:t xml:space="preserve"> ורי</w:t>
      </w:r>
      <w:ins w:id="91569" w:author="מנוע מכני" w:date="2026-10-05T11:32:12Z">
        <w:r>
          <w:t xml:space="preserve">ב"ק</w:t>
        </w:r>
      </w:ins>
      <w:del w:id="91570" w:author="מנוע מכני" w:date="2026-10-05T11:32:12Z">
        <w:r>
          <w:delText xml:space="preserve">ב''ק</w:delText>
        </w:r>
      </w:del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del w:id="998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שובו בנים שובבים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>
          <w:ins w:id="99802" w:author="מנוע מכני" w:date="2026-10-05T11:32:12Z"/>
        </w:rPr>
      </w:pPr>
      <w:r>
        <w:t>א"ר יצחק איש כפר עכו א</w:t>
      </w:r>
      <w:r w:rsidR="00B55F81">
        <w:t xml:space="preserve">ר</w:t>
      </w:r>
      <w:ins w:id="91571" w:author="מנוע מכני" w:date="2026-10-05T11:32:12Z">
        <w:r>
          <w:t xml:space="preserve">י"ו</w:t>
        </w:r>
      </w:ins>
      <w:del w:id="91572" w:author="מנוע מכני" w:date="2026-10-05T11:32:12Z">
        <w:r w:rsidR="00B55F81">
          <w:delText xml:space="preserve">י''ו</w:delText>
        </w:r>
      </w:del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del w:id="998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del w:id="90602" w:author="מנוע עיצוב" w:date="2026-10-05T11:33:53Z"/>
          <w:rtl/>
        </w:rPr>
      </w:pPr>
    </w:p>
    <w:p>
      <w:pPr>
        <w:pStyle w:val="38"/>
        <w:rPr>
          <w:ins w:id="99804" w:author="מנוע מכני" w:date="2026-10-05T11:32:12Z"/>
        </w:rPr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del w:id="998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ins w:id="96533" w:author="מנוע מכני" w:date="2026-10-05T11:32:12Z">
        <w:r>
          <w:rPr>
            <w:rtl/>
          </w:rPr>
          <w:t xml:space="preserve"> </w:t>
        </w:r>
      </w:ins>
      <w:del w:id="96534" w:author="מנוע מכני" w:date="2026-10-05T11:32:12Z">
        <w:r>
          <w:rPr>
            <w:rtl/>
          </w:rPr>
          <w:tab/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ins w:id="91573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574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tl/>
        </w:rPr>
        <w:t xml:space="preserve"> איצטריכא </w:t>
      </w:r>
      <w:ins w:id="94999" w:author="מנוע מכני" w:date="2026-10-05T11:32:12Z">
        <w:r>
          <w:rPr>
            <w:rtl/>
          </w:rPr>
          <w:t xml:space="preserve">לו</w:t>
        </w:r>
      </w:ins>
      <w:del w:id="950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שעתא,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ins w:id="97483" w:author="מנוע מכני" w:date="2026-10-05T11:32:12Z">
        <w:r>
          <w:rPr>
            <w:rtl/>
          </w:rPr>
          <w:t xml:space="preserve">להם</w:t>
        </w:r>
      </w:ins>
      <w:del w:id="9748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>
          <w:ins w:id="99806" w:author="מנוע מכני" w:date="2026-10-05T11:32:12Z"/>
        </w:rPr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del w:id="99807" w:author="מנוע מכני" w:date="2026-10-05T11:32:12Z">
        <w:r w:rsidR="004C1E74">
          <w:rPr>
            <w:rtl/>
          </w:rPr>
          <w:delText xml:space="preserve"> </w:delText>
        </w:r>
      </w:del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>
          <w:ins w:id="99808" w:author="מנוע מכני" w:date="2026-10-05T11:32:12Z"/>
        </w:rPr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del w:id="998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del w:id="90603" w:author="מנוע עיצוב" w:date="2026-10-05T11:33:53Z"/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ins w:id="91575" w:author="מנוע מכני" w:date="2026-10-05T11:32:12Z">
        <w:r>
          <w:rPr>
            <w:rFonts w:hint="cs"/>
            <w:rtl/>
          </w:rPr>
          <w:t xml:space="preserve">ת"ר</w:t>
        </w:r>
      </w:ins>
      <w:del w:id="91576" w:author="מנוע מכני" w:date="2026-10-05T11:32:12Z">
        <w:r>
          <w:rPr>
            <w:rFonts w:hint="cs"/>
            <w:rtl/>
          </w:rPr>
          <w:delText xml:space="preserve">ת''ר</w:delText>
        </w:r>
      </w:del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ins w:id="93693" w:author="מנוע מכני" w:date="2026-10-05T11:32:12Z">
        <w:r>
          <w:rPr>
            <w:rFonts w:hint="cs"/>
            <w:rtl/>
          </w:rPr>
          <w:t xml:space="preserve">לא</w:t>
        </w:r>
      </w:ins>
      <w:del w:id="93694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בשלושה </w:t>
      </w:r>
      <w:ins w:id="93695" w:author="מנוע מכני" w:date="2026-10-05T11:32:12Z">
        <w:r>
          <w:rPr>
            <w:rFonts w:hint="cs"/>
            <w:rtl/>
          </w:rPr>
          <w:t xml:space="preserve">שהרי</w:t>
        </w:r>
      </w:ins>
      <w:del w:id="93696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</w:t>
      </w:r>
      <w:ins w:id="91577" w:author="מנוע מכני" w:date="2026-10-05T11:32:12Z">
        <w:r>
          <w:rPr>
            <w:rFonts w:hint="cs"/>
            <w:rtl/>
          </w:rPr>
          <w:t xml:space="preserve">ב"ד</w:t>
        </w:r>
      </w:ins>
      <w:del w:id="91578" w:author="מנוע מכני" w:date="2026-10-05T11:32:12Z">
        <w:r>
          <w:rPr>
            <w:rFonts w:hint="cs"/>
            <w:rtl/>
          </w:rPr>
          <w:delText xml:space="preserve">ב''ד</w:delText>
        </w:r>
      </w:del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ins w:id="97875" w:author="מנוע מכני" w:date="2026-10-05T11:32:12Z">
        <w:r>
          <w:rPr>
            <w:rtl/>
          </w:rPr>
          <w:t xml:space="preserve">דאם </w:t>
        </w:r>
      </w:ins>
      <w:del w:id="9787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מיתשיל </w:t>
      </w:r>
      <w:ins w:id="95001" w:author="מנוע מכני" w:date="2026-10-05T11:32:12Z">
        <w:r>
          <w:rPr>
            <w:rtl/>
          </w:rPr>
          <w:t xml:space="preserve">עליהם</w:t>
        </w:r>
      </w:ins>
      <w:del w:id="95002" w:author="מנוע מכני" w:date="2026-10-05T11:32:12Z">
        <w:r>
          <w:rPr>
            <w:rtl/>
          </w:rPr>
          <w:delText xml:space="preserve">עלייהו</w:delText>
        </w:r>
      </w:del>
      <w:r>
        <w:rPr>
          <w:rtl/>
        </w:rPr>
        <w:t xml:space="preserve">, ומעשרותיו - </w:t>
      </w:r>
      <w:ins w:id="97877" w:author="מנוע מכני" w:date="2026-10-05T11:32:12Z">
        <w:r>
          <w:rPr>
            <w:rtl/>
          </w:rPr>
          <w:t xml:space="preserve">דאם </w:t>
        </w:r>
      </w:ins>
      <w:del w:id="9787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ins w:id="93697" w:author="מנוע מכני" w:date="2026-10-05T11:32:12Z">
        <w:r>
          <w:rPr>
            <w:rtl/>
          </w:rPr>
          <w:t xml:space="preserve">שהרי</w:t>
        </w:r>
      </w:ins>
      <w:del w:id="9369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  <w:pPrChange w:id="904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35" w:author="מנוע מכני" w:date="2026-10-05T11:32:12Z">
        <w:r>
          <w:rPr>
            <w:rtl/>
          </w:rPr>
          <w:t xml:space="preserve"> </w:t>
        </w:r>
      </w:ins>
      <w:del w:id="965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37" w:author="מנוע מכני" w:date="2026-10-05T11:32:12Z">
        <w:r>
          <w:rPr>
            <w:rtl/>
          </w:rPr>
          <w:t xml:space="preserve"> </w:t>
        </w:r>
      </w:ins>
      <w:del w:id="965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ins w:id="98519" w:author="מנוע מכני" w:date="2026-10-05T11:32:12Z">
        <w:r>
          <w:rPr>
            <w:rtl/>
          </w:rPr>
          <w:t xml:space="preserve">אדמתחילה</w:t>
        </w:r>
      </w:ins>
      <w:del w:id="98520" w:author="מנוע מכני" w:date="2026-10-05T11:32:12Z">
        <w:r>
          <w:rPr>
            <w:rtl/>
          </w:rPr>
          <w:delText xml:space="preserve">אדמעיקרא</w:delText>
        </w:r>
      </w:del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ins w:id="97485" w:author="מנוע מכני" w:date="2026-10-05T11:32:12Z">
        <w:r>
          <w:rPr>
            <w:rtl/>
          </w:rPr>
          <w:t xml:space="preserve">להם</w:t>
        </w:r>
      </w:ins>
      <w:del w:id="9748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מר נמכרין באיטליז ונשחטין באיטליז ונשקלין בליטרא </w:t>
      </w:r>
      <w:ins w:id="98523" w:author="מנוע מכני" w:date="2026-10-05T11:32:12Z">
        <w:r>
          <w:rPr>
            <w:rtl/>
          </w:rPr>
          <w:t xml:space="preserve">יותר</w:t>
        </w:r>
      </w:ins>
      <w:del w:id="98524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ופריק </w:t>
      </w:r>
      <w:ins w:id="98521" w:author="מנוע מכני" w:date="2026-10-05T11:32:12Z">
        <w:r>
          <w:rPr>
            <w:rtl/>
          </w:rPr>
          <w:t xml:space="preserve">מתחילה</w:t>
        </w:r>
      </w:ins>
      <w:del w:id="98522" w:author="מנוע מכני" w:date="2026-10-05T11:32:12Z">
        <w:r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del w:id="90144" w:author="מנוע עיצוב" w:date="2026-10-05T11:33:53Z"/>
          <w:rtl/>
        </w:rPr>
      </w:pPr>
      <w:del w:id="90141" w:author="מנוע עיצוב" w:date="2026-10-05T11:33:53Z">
        <w:r>
          <w:rPr>
            <w:rtl/>
          </w:rPr>
          <w:delText xml:space="preserve">•</w:delText>
        </w:r>
      </w:del>
      <w:ins w:id="96539" w:author="מנוע מכני" w:date="2026-10-05T11:32:12Z">
        <w:r>
          <w:rPr>
            <w:rtl/>
          </w:rPr>
          <w:t xml:space="preserve"> </w:t>
        </w:r>
      </w:ins>
      <w:del w:id="96540" w:author="מנוע מכני" w:date="2026-10-05T11:32:12Z">
        <w:r>
          <w:rPr>
            <w:rtl/>
          </w:rPr>
          <w:delText xml:space="preserve">  </w:delText>
        </w:r>
      </w:del>
      <w:del w:id="90142" w:author="מנוע עיצוב" w:date="2026-10-05T11:33:53Z">
        <w:r>
          <w:rPr>
            <w:rtl/>
          </w:rPr>
          <w:delText xml:space="preserve">•</w:delText>
        </w:r>
      </w:del>
      <w:ins w:id="96541" w:author="מנוע מכני" w:date="2026-10-05T11:32:12Z">
        <w:r>
          <w:rPr>
            <w:rtl/>
          </w:rPr>
          <w:t xml:space="preserve"> </w:t>
        </w:r>
      </w:ins>
      <w:del w:id="96542" w:author="מנוע מכני" w:date="2026-10-05T11:32:12Z">
        <w:r>
          <w:rPr>
            <w:rtl/>
          </w:rPr>
          <w:delText xml:space="preserve">  </w:delText>
        </w:r>
      </w:del>
      <w:del w:id="90143" w:author="מנוע עיצוב" w:date="2026-10-05T11:33:53Z">
        <w:r>
          <w:rPr>
            <w:rtl/>
          </w:rPr>
          <w:delText xml:space="preserve">•</w:delText>
        </w:r>
      </w:del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>
          <w:ins w:id="99810" w:author="מנוע מכני" w:date="2026-10-05T11:32:12Z"/>
        </w:rPr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del w:id="998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מעשר, בביתיה מי מיזדבן?</w:t>
      </w:r>
      <w:ins w:id="96543" w:author="מנוע מכני" w:date="2026-10-05T11:32:12Z">
        <w:r>
          <w:rPr>
            <w:rtl/>
          </w:rPr>
          <w:t xml:space="preserve"> </w:t>
        </w:r>
      </w:ins>
      <w:del w:id="96544" w:author="מנוע מכני" w:date="2026-10-05T11:32:12Z">
        <w:r>
          <w:rPr>
            <w:rtl/>
          </w:rPr>
          <w:delText xml:space="preserve"> </w:delText>
        </w:r>
        <w:r w:rsidR="00E91006">
          <w:rPr>
            <w:rFonts w:hint="cs"/>
            <w:rtl/>
          </w:rPr>
          <w:delText xml:space="preserve"> </w:delText>
        </w:r>
      </w:del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r w:rsidR="00D94BFE">
        <w:rPr>
          <w:rtl/>
        </w:rPr>
        <w:t>לא תפדה</w:t>
      </w:r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r>
        <w:rPr>
          <w:rtl/>
        </w:rPr>
        <w:t>לא יגאל</w:t>
      </w:r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ins w:id="9157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58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ins w:id="95003" w:author="מנוע מכני" w:date="2026-10-05T11:32:12Z">
        <w:r>
          <w:rPr>
            <w:b/>
            <w:bCs/>
            <w:rtl/>
          </w:rPr>
          <w:t xml:space="preserve">מדובר</w:t>
        </w:r>
      </w:ins>
      <w:del w:id="95004" w:author="מנוע מכני" w:date="2026-10-05T11:32:12Z">
        <w:r w:rsidR="00F63065" w:rsidRPr="00E91006">
          <w:rPr>
            <w:b/>
            <w:bCs/>
            <w:rtl/>
          </w:rPr>
          <w:delText xml:space="preserve">עסקינן</w:delText>
        </w:r>
      </w:del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ins w:id="91581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582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ins w:id="91583" w:author="מנוע מכני" w:date="2026-10-05T11:32:12Z">
        <w:r>
          <w:rPr>
            <w:rFonts w:hint="cs"/>
            <w:rtl/>
          </w:rPr>
          <w:t xml:space="preserve">מ"ד</w:t>
        </w:r>
      </w:ins>
      <w:del w:id="91584" w:author="מנוע מכני" w:date="2026-10-05T11:32:12Z">
        <w:r w:rsidR="00E91006">
          <w:rPr>
            <w:rFonts w:hint="cs"/>
            <w:rtl/>
          </w:rPr>
          <w:delText xml:space="preserve">מ''ד</w:delText>
        </w:r>
      </w:del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>
          <w:ins w:id="99812" w:author="מנוע מכני" w:date="2026-10-05T11:32:12Z"/>
        </w:rPr>
      </w:pPr>
      <w:r>
        <w:t xml:space="preserve">ו</w:t>
      </w:r>
      <w:ins w:id="91585" w:author="מנוע מכני" w:date="2026-10-05T11:32:12Z">
        <w:r>
          <w:t xml:space="preserve">ר"ש</w:t>
        </w:r>
      </w:ins>
      <w:del w:id="91586" w:author="מנוע מכני" w:date="2026-10-05T11:32:12Z">
        <w:r>
          <w:delText xml:space="preserve">ר''ש</w:delText>
        </w:r>
      </w:del>
      <w:r>
        <w:t xml:space="preserve"> </w:t>
      </w:r>
      <w:r>
        <w:t xml:space="preserve">נפ</w:t>
      </w:r>
      <w:ins w:id="91587" w:author="מנוע מכני" w:date="2026-10-05T11:32:12Z">
        <w:r>
          <w:t xml:space="preserve">ק"מ</w:t>
        </w:r>
      </w:ins>
      <w:del w:id="91588" w:author="מנוע מכני" w:date="2026-10-05T11:32:12Z">
        <w:r>
          <w:delText xml:space="preserve">ק''מ</w:delText>
        </w:r>
      </w:del>
      <w:r>
        <w:t xml:space="preserve"> כדרי</w:t>
      </w:r>
      <w:ins w:id="91589" w:author="מנוע מכני" w:date="2026-10-05T11:32:12Z">
        <w:r>
          <w:t xml:space="preserve">א"ר</w:t>
        </w:r>
      </w:ins>
      <w:del w:id="91590" w:author="מנוע מכני" w:date="2026-10-05T11:32:12Z">
        <w:r>
          <w:delText xml:space="preserve">א''ר</w:delText>
        </w:r>
      </w:del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del w:id="9981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63065">
        <w:rPr>
          <w:rtl/>
        </w:rPr>
        <w:t>אגורה באהלך עולמים</w:t>
      </w:r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>
          <w:ins w:id="99814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del w:id="998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ins w:id="9159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592" w:author="מנוע מכני" w:date="2026-10-05T11:32:12Z">
        <w:r w:rsidR="00E91006">
          <w:rPr>
            <w:rFonts w:hint="cs"/>
            <w:rtl/>
          </w:rPr>
          <w:delText xml:space="preserve">י''ו</w:delText>
        </w:r>
      </w:del>
      <w:ins w:id="96545" w:author="מנוע מכני" w:date="2026-10-05T11:32:12Z">
        <w:r>
          <w:rPr>
            <w:rFonts w:hint="cs"/>
            <w:rtl/>
          </w:rPr>
          <w:t xml:space="preserve"> </w:t>
        </w:r>
      </w:ins>
      <w:del w:id="96546" w:author="מנוע מכני" w:date="2026-10-05T11:32:12Z">
        <w:r w:rsidR="00E91006">
          <w:rPr>
            <w:rFonts w:hint="cs"/>
            <w:rtl/>
          </w:rPr>
          <w:delText xml:space="preserve">  </w:delText>
        </w:r>
      </w:del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ins w:id="91593" w:author="מנוע מכני" w:date="2026-10-05T11:32:12Z">
        <w:r>
          <w:rPr>
            <w:rStyle w:val="2fb"/>
            <w:rFonts w:hint="cs"/>
            <w:rtl/>
          </w:rPr>
          <w:t xml:space="preserve">ב"ז</w:t>
        </w:r>
      </w:ins>
      <w:del w:id="91594" w:author="מנוע מכני" w:date="2026-10-05T11:32:12Z">
        <w:r>
          <w:rPr>
            <w:rFonts w:hint="cs"/>
            <w:rtl/>
          </w:rPr>
          <w:delText xml:space="preserve">ב''ז</w:delText>
        </w:r>
      </w:del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וחכך כיין הטוב הולך לדודי למישרים דובב שפתי ישנים</w:t>
      </w:r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ins w:id="91595" w:author="מנוע מכני" w:date="2026-10-05T11:32:12Z">
        <w:r>
          <w:rPr>
            <w:rtl/>
          </w:rPr>
          <w:t xml:space="preserve">ת"ח</w:t>
        </w:r>
      </w:ins>
      <w:del w:id="91596" w:author="מנוע מכני" w:date="2026-10-05T11:32:12Z">
        <w:r w:rsidR="00F63065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''ח</w:delText>
        </w:r>
      </w:del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del w:id="90604" w:author="מנוע עיצוב" w:date="2026-10-05T11:33:53Z"/>
          <w:rtl/>
        </w:rPr>
      </w:pPr>
    </w:p>
    <w:p>
      <w:pPr>
        <w:pStyle w:val="38"/>
        <w:rPr>
          <w:ins w:id="99816" w:author="מנוע מכני" w:date="2026-10-05T11:32:12Z"/>
        </w:rPr>
      </w:pPr>
      <w:ins w:id="95009" w:author="מנוע מכני" w:date="2026-10-05T11:32:12Z">
        <w:r>
          <w:t xml:space="preserve">מה</w:t>
        </w:r>
      </w:ins>
      <w:del w:id="95010" w:author="מנוע מכני" w:date="2026-10-05T11:32:12Z">
        <w:r>
          <w:delText xml:space="preserve">מאי</w:delText>
        </w:r>
      </w:del>
      <w:r>
        <w:t xml:space="preserve"> </w:t>
      </w:r>
      <w:ins w:id="95005" w:author="מנוע מכני" w:date="2026-10-05T11:32:12Z">
        <w:r>
          <w:t xml:space="preserve">אומר</w:t>
        </w:r>
      </w:ins>
      <w:del w:id="95006" w:author="מנוע מכני" w:date="2026-10-05T11:32:12Z">
        <w:r>
          <w:delText xml:space="preserve">קאמר</w:delText>
        </w:r>
      </w:del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del w:id="99817" w:author="מנוע מכני" w:date="2026-10-05T11:32:12Z">
        <w:r>
          <w:rPr>
            <w:rtl/>
          </w:rPr>
          <w:delText xml:space="preserve"> </w:delText>
        </w:r>
      </w:del>
      <w:ins w:id="95011" w:author="מנוע מכני" w:date="2026-10-05T11:32:12Z">
        <w:r>
          <w:rPr>
            <w:rtl/>
          </w:rPr>
          <w:t xml:space="preserve">כך</w:t>
        </w:r>
      </w:ins>
      <w:del w:id="9501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007" w:author="מנוע מכני" w:date="2026-10-05T11:32:12Z">
        <w:r>
          <w:rPr>
            <w:rtl/>
          </w:rPr>
          <w:t xml:space="preserve">אומר</w:t>
        </w:r>
      </w:ins>
      <w:del w:id="9500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>
          <w:ins w:id="99818" w:author="מנוע מכני" w:date="2026-10-05T11:32:12Z"/>
        </w:rPr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del w:id="99819" w:author="מנוע מכני" w:date="2026-10-05T11:32:12Z">
        <w:r>
          <w:rPr>
            <w:rtl/>
          </w:rPr>
          <w:delText xml:space="preserve"> </w:delText>
        </w:r>
      </w:del>
      <w:ins w:id="91597" w:author="מנוע מכני" w:date="2026-10-05T11:32:12Z">
        <w:r>
          <w:rPr>
            <w:rtl/>
          </w:rPr>
          <w:t xml:space="preserve">מ"ש</w:t>
        </w:r>
      </w:ins>
      <w:del w:id="91598" w:author="מנוע מכני" w:date="2026-10-05T11:32:12Z">
        <w:r>
          <w:rPr>
            <w:rtl/>
          </w:rPr>
          <w:delText xml:space="preserve">מ</w:delText>
        </w:r>
        <w:r w:rsidR="00E91006">
          <w:rPr>
            <w:rFonts w:hint="cs"/>
            <w:rtl/>
          </w:rPr>
          <w:delText xml:space="preserve">''ש</w:delText>
        </w:r>
      </w:del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>
          <w:ins w:id="99820" w:author="מנוע מכני" w:date="2026-10-05T11:32:12Z"/>
        </w:rPr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del w:id="998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ins w:id="95013" w:author="מנוע מכני" w:date="2026-10-05T11:32:12Z">
        <w:r>
          <w:rPr>
            <w:rtl/>
          </w:rPr>
          <w:t xml:space="preserve">מה</w:t>
        </w:r>
      </w:ins>
      <w:del w:id="9501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99822" w:author="מנוע מכני" w:date="2026-10-05T11:32:12Z"/>
        </w:rPr>
      </w:pPr>
      <w:r>
        <w:lastRenderedPageBreak/>
        <w:t xml:space="preserve">וא</w:t>
      </w:r>
      <w:ins w:id="91599" w:author="מנוע מכני" w:date="2026-10-05T11:32:12Z">
        <w:r>
          <w:t xml:space="preserve">ר"ה</w:t>
        </w:r>
      </w:ins>
      <w:del w:id="91600" w:author="מנוע מכני" w:date="2026-10-05T11:32:12Z">
        <w:r>
          <w:lastRenderedPageBreak/>
          <w:delText xml:space="preserve">ר''ה</w:delText>
        </w:r>
      </w:del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del w:id="998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מבליע לו דמי אתרוג בלולב! </w:t>
      </w:r>
      <w:ins w:id="93703" w:author="מנוע מכני" w:date="2026-10-05T11:32:12Z">
        <w:r>
          <w:rPr>
            <w:rtl/>
          </w:rPr>
          <w:t xml:space="preserve">שם</w:t>
        </w:r>
      </w:ins>
      <w:del w:id="93704" w:author="מנוע מכני" w:date="2026-10-05T11:32:12Z">
        <w:r w:rsidR="00F63065">
          <w:rPr>
            <w:rtl/>
          </w:rPr>
          <w:delText xml:space="preserve">התם</w:delText>
        </w:r>
      </w:del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ins w:id="93699" w:author="מנוע מכני" w:date="2026-10-05T11:32:12Z">
        <w:r>
          <w:rPr>
            <w:rtl/>
          </w:rPr>
          <w:t xml:space="preserve">דבר</w:t>
        </w:r>
      </w:ins>
      <w:del w:id="93700" w:author="מנוע מכני" w:date="2026-10-05T11:32:12Z">
        <w:r w:rsidR="00F63065">
          <w:rPr>
            <w:rtl/>
          </w:rPr>
          <w:delText xml:space="preserve">מילתא</w:delText>
        </w:r>
      </w:del>
      <w:r w:rsidR="00F63065">
        <w:rPr>
          <w:rtl/>
        </w:rPr>
        <w:t xml:space="preserve">, </w:t>
      </w:r>
      <w:ins w:id="93705" w:author="מנוע מכני" w:date="2026-10-05T11:32:12Z">
        <w:r>
          <w:rPr>
            <w:rtl/>
          </w:rPr>
          <w:t xml:space="preserve">כאן</w:t>
        </w:r>
      </w:ins>
      <w:del w:id="9370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- מוכחא </w:t>
      </w:r>
      <w:ins w:id="93701" w:author="מנוע מכני" w:date="2026-10-05T11:32:12Z">
        <w:r>
          <w:rPr>
            <w:rtl/>
          </w:rPr>
          <w:t xml:space="preserve">דבר</w:t>
        </w:r>
      </w:ins>
      <w:del w:id="93702" w:author="מנוע מכני" w:date="2026-10-05T11:32:12Z">
        <w:r w:rsidR="00F63065">
          <w:rPr>
            <w:rtl/>
          </w:rPr>
          <w:delText xml:space="preserve">מילתא</w:delText>
        </w:r>
      </w:del>
      <w:r w:rsidR="0057284B">
        <w:rPr>
          <w:rtl/>
        </w:rPr>
        <w:t>.</w:t>
      </w:r>
    </w:p>
    <w:p>
      <w:pPr>
        <w:pStyle w:val="38"/>
        <w:rPr>
          <w:ins w:id="99824" w:author="מנוע מכני" w:date="2026-10-05T11:32:12Z"/>
        </w:rPr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del w:id="998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א"כ</w:t>
      </w:r>
      <w:r>
        <w:rPr>
          <w:rtl/>
        </w:rPr>
        <w:t xml:space="preserve">, מעשר בהמה </w:t>
      </w:r>
      <w:ins w:id="95015" w:author="מנוע מכני" w:date="2026-10-05T11:32:12Z">
        <w:r>
          <w:rPr>
            <w:rtl/>
          </w:rPr>
          <w:t xml:space="preserve">שני</w:t>
        </w:r>
      </w:ins>
      <w:del w:id="95016" w:author="מנוע מכני" w:date="2026-10-05T11:32:12Z">
        <w:r>
          <w:rPr>
            <w:rtl/>
          </w:rPr>
          <w:delText xml:space="preserve">תרי</w:delText>
        </w:r>
      </w:del>
      <w:r>
        <w:rPr>
          <w:rtl/>
        </w:rPr>
        <w:t xml:space="preserve"> זמני למה לי? </w:t>
      </w:r>
    </w:p>
    <w:p>
      <w:pPr>
        <w:pStyle w:val="38"/>
        <w:rPr>
          <w:ins w:id="9982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רבא, </w:t>
      </w:r>
      <w:ins w:id="91601" w:author="מנוע מכני" w:date="2026-10-05T11:32:12Z">
        <w:r>
          <w:t xml:space="preserve">ה"ק</w:t>
        </w:r>
      </w:ins>
      <w:del w:id="91602" w:author="מנוע מכני" w:date="2026-10-05T11:32:12Z">
        <w:r>
          <w:delText xml:space="preserve">ה</w:delText>
        </w:r>
        <w:r w:rsidR="00E91006">
          <w:delText xml:space="preserve">''ק</w:delText>
        </w:r>
      </w:del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del w:id="998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>
          <w:ins w:id="99828" w:author="מנוע מכני" w:date="2026-10-05T11:32:12Z"/>
        </w:rPr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del w:id="998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אדאורייתא</w:t>
      </w:r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ins w:id="91603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1604" w:author="מנוע מכני" w:date="2026-10-05T11:32:12Z">
        <w:r w:rsidR="00CA5F12">
          <w:rPr>
            <w:rFonts w:hint="cs"/>
            <w:rtl/>
          </w:rPr>
          <w:delText xml:space="preserve">ב''י</w:delText>
        </w:r>
      </w:del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ins w:id="9160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606" w:author="מנוע מכני" w:date="2026-10-05T11:32:12Z">
        <w:r w:rsidR="00CA5F12">
          <w:rPr>
            <w:rFonts w:hint="cs"/>
            <w:rtl/>
          </w:rPr>
          <w:delText xml:space="preserve">ר''י</w:delText>
        </w:r>
      </w:del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r w:rsidR="00F63065">
        <w:rPr>
          <w:rtl/>
        </w:rPr>
        <w:t>רק בכל אות נפשך תזבח ואכלת בשר</w:t>
      </w:r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del w:id="90605" w:author="מנוע עיצוב" w:date="2026-10-05T11:33:53Z"/>
          <w:rtl/>
        </w:rPr>
      </w:pPr>
    </w:p>
    <w:p>
      <w:pPr>
        <w:pStyle w:val="38"/>
        <w:rPr>
          <w:ins w:id="99830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del w:id="99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מהו להבליעו בעצמות? </w:t>
      </w:r>
      <w:ins w:id="91607" w:author="מנוע מכני" w:date="2026-10-05T11:32:12Z">
        <w:r>
          <w:rPr>
            <w:rStyle w:val="2fb"/>
            <w:rtl/>
          </w:rPr>
          <w:t xml:space="preserve">ר"ח</w:t>
        </w:r>
      </w:ins>
      <w:del w:id="91608" w:author="מנוע מכני" w:date="2026-10-05T11:32:12Z">
        <w:r>
          <w:rPr>
            <w:rtl/>
          </w:rPr>
          <w:delText xml:space="preserve">ר</w:delText>
        </w:r>
        <w:r w:rsidR="00CA5F12">
          <w:rPr>
            <w:rFonts w:hint="cs"/>
            <w:rtl/>
          </w:rPr>
          <w:delText xml:space="preserve">''ח</w:delText>
        </w:r>
      </w:del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ins w:id="9160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10" w:author="מנוע מכני" w:date="2026-10-05T11:32:12Z">
        <w:r w:rsidR="00CA5F12">
          <w:rPr>
            <w:rFonts w:hint="cs"/>
            <w:rtl/>
          </w:rPr>
          <w:delText xml:space="preserve">ר''ש</w:delText>
        </w:r>
      </w:del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ins w:id="93707" w:author="מנוע מכני" w:date="2026-10-05T11:32:12Z">
        <w:r>
          <w:rPr>
            <w:rtl/>
          </w:rPr>
          <w:t xml:space="preserve">חלקו</w:t>
        </w:r>
      </w:ins>
      <w:del w:id="93708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הא - בדקה, הא - בגסה</w:t>
      </w:r>
      <w:ins w:id="96547" w:author="מנוע מכני" w:date="2026-10-05T11:32:12Z">
        <w:r>
          <w:rPr>
            <w:rtl/>
          </w:rPr>
          <w:t xml:space="preserve">,</w:t>
        </w:r>
      </w:ins>
      <w:del w:id="9654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32" w:author="מנוע מכני" w:date="2026-10-05T11:32:12Z"/>
        </w:rPr>
      </w:pPr>
      <w:r>
        <w:t>וא</w:t>
      </w:r>
      <w:ins w:id="91611" w:author="מנוע מכני" w:date="2026-10-05T11:32:12Z">
        <w:r>
          <w:t xml:space="preserve">ב"א</w:t>
        </w:r>
      </w:ins>
      <w:del w:id="91612" w:author="מנוע מכני" w:date="2026-10-05T11:32:12Z">
        <w:r w:rsidR="00CA5F12">
          <w:delText xml:space="preserve">ב''א</w:delText>
        </w:r>
      </w:del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del w:id="99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אידי ואידי בגסה, ולא </w:t>
      </w:r>
      <w:ins w:id="93709" w:author="מנוע מכני" w:date="2026-10-05T11:32:12Z">
        <w:r>
          <w:rPr>
            <w:rtl/>
          </w:rPr>
          <w:t xml:space="preserve">חלקו</w:t>
        </w:r>
      </w:ins>
      <w:del w:id="93710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del w:id="90606" w:author="מנוע עיצוב" w:date="2026-10-05T11:33:53Z"/>
          <w:rtl/>
        </w:rPr>
      </w:pPr>
    </w:p>
    <w:p>
      <w:pPr>
        <w:pStyle w:val="38"/>
        <w:rPr>
          <w:ins w:id="99834" w:author="מנוע מכני" w:date="2026-10-05T11:32:12Z"/>
        </w:rPr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del w:id="99835" w:author="מנוע מכני" w:date="2026-10-05T11:32:12Z">
        <w:r>
          <w:rPr>
            <w:rtl/>
          </w:rPr>
          <w:delText xml:space="preserve"> </w:delText>
        </w:r>
      </w:del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ins w:id="91613" w:author="מנוע מכני" w:date="2026-10-05T11:32:12Z">
        <w:r>
          <w:rPr>
            <w:rFonts w:hint="cs"/>
            <w:rtl/>
          </w:rPr>
          <w:t xml:space="preserve">ה"מ</w:t>
        </w:r>
      </w:ins>
      <w:del w:id="91614" w:author="מנוע מכני" w:date="2026-10-05T11:32:12Z">
        <w:r>
          <w:rPr>
            <w:rFonts w:hint="cs"/>
            <w:rtl/>
          </w:rPr>
          <w:delText xml:space="preserve">ה''מ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615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16" w:author="מנוע מכני" w:date="2026-10-05T11:32:12Z">
        <w:r>
          <w:rPr>
            <w:rFonts w:hint="cs"/>
            <w:rtl/>
          </w:rPr>
          <w:delText xml:space="preserve">ר''ח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ins w:id="91617" w:author="מנוע מכני" w:date="2026-10-05T11:32:12Z">
        <w:r>
          <w:rPr>
            <w:rStyle w:val="2fb"/>
            <w:rFonts w:hint="cs"/>
            <w:rtl/>
          </w:rPr>
          <w:t xml:space="preserve">ר"ד</w:t>
        </w:r>
      </w:ins>
      <w:del w:id="91618" w:author="מנוע מכני" w:date="2026-10-05T11:32:12Z">
        <w:r>
          <w:rPr>
            <w:rFonts w:hint="cs"/>
            <w:rtl/>
          </w:rPr>
          <w:delText xml:space="preserve">ר''ד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16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620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r w:rsidR="00F63065">
        <w:rPr>
          <w:rtl/>
        </w:rPr>
        <w:t>ולא יגאל</w:t>
      </w:r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>
          <w:ins w:id="99836" w:author="מנוע מכני" w:date="2026-10-05T11:32:12Z"/>
        </w:rPr>
      </w:pPr>
      <w:ins w:id="91621" w:author="מנוע מכני" w:date="2026-10-05T11:32:12Z">
        <w:del w:id="100976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1622" w:author="מנוע מכני" w:date="2026-10-05T11:32:12Z">
        <w:r>
          <w:delText xml:space="preserve">א''ל</w:delText>
        </w:r>
      </w:del>
      <w:r>
        <w:t xml:space="preserve">רנ</w:t>
      </w:r>
      <w:ins w:id="91623" w:author="מנוע מכני" w:date="2026-10-05T11:32:12Z">
        <w:r>
          <w:t xml:space="preserve">ב"י</w:t>
        </w:r>
      </w:ins>
      <w:del w:id="91624" w:author="מנוע מכני" w:date="2026-10-05T11:32:12Z">
        <w:r>
          <w:delText xml:space="preserve">ב''י</w:delText>
        </w:r>
      </w:del>
      <w:r>
        <w:t xml:space="preserve"> לרהבד</w:t>
      </w:r>
      <w:ins w:id="91625" w:author="מנוע מכני" w:date="2026-10-05T11:32:12Z">
        <w:r>
          <w:t xml:space="preserve">ר"י</w:t>
        </w:r>
      </w:ins>
      <w:del w:id="9162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del w:id="9983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מפני, </w:t>
      </w:r>
      <w:ins w:id="97879" w:author="מנוע מכני" w:date="2026-10-05T11:32:12Z">
        <w:r>
          <w:rPr>
            <w:rtl/>
          </w:rPr>
          <w:t xml:space="preserve">דאם </w:t>
        </w:r>
      </w:ins>
      <w:del w:id="97880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ins w:id="93711" w:author="מנוע מכני" w:date="2026-10-05T11:32:12Z">
        <w:r>
          <w:rPr>
            <w:rtl/>
          </w:rPr>
          <w:t xml:space="preserve">יש</w:t>
        </w:r>
      </w:ins>
      <w:del w:id="93712" w:author="מנוע מכני" w:date="2026-10-05T11:32:12Z">
        <w:r w:rsidR="00F63065">
          <w:rPr>
            <w:rtl/>
          </w:rPr>
          <w:delText xml:space="preserve">איכא</w:delText>
        </w:r>
      </w:del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ins w:id="93713" w:author="מנוע מכני" w:date="2026-10-05T11:32:12Z">
        <w:r>
          <w:rPr>
            <w:rtl/>
          </w:rPr>
          <w:t xml:space="preserve">יש</w:t>
        </w:r>
      </w:ins>
      <w:del w:id="9371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5" w:author="מנוע מכני" w:date="2026-10-05T11:32:12Z">
        <w:r>
          <w:rPr>
            <w:rtl/>
          </w:rPr>
          <w:t xml:space="preserve">להקשות</w:t>
        </w:r>
      </w:ins>
      <w:del w:id="98726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למעשר - שכן קדוש לפניו ולאחריו! </w:t>
      </w:r>
    </w:p>
    <w:p>
      <w:pPr>
        <w:pStyle w:val="38"/>
        <w:rPr>
          <w:ins w:id="100830" w:author="מנוע מכני" w:date="2026-10-05T11:32:12Z"/>
        </w:rPr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del w:id="1008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17" w:author="מנוע מכני" w:date="2026-10-05T11:32:12Z">
        <w:r>
          <w:rPr>
            <w:rtl/>
          </w:rPr>
          <w:t xml:space="preserve">התורה</w:t>
        </w:r>
      </w:ins>
      <w:del w:id="9501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ל"ל - לאפנויי</w:t>
      </w:r>
      <w:ins w:id="96549" w:author="מנוע מכני" w:date="2026-10-05T11:32:12Z">
        <w:r>
          <w:rPr>
            <w:rtl/>
          </w:rPr>
          <w:t xml:space="preserve">,</w:t>
        </w:r>
      </w:ins>
      <w:del w:id="96550" w:author="מנוע מכני" w:date="2026-10-05T11:32:12Z">
        <w:r w:rsidR="000B5F7F">
          <w:rPr>
            <w:rtl/>
          </w:rPr>
          <w:delText xml:space="preserve">;</w:delText>
        </w:r>
      </w:del>
    </w:p>
    <w:p w14:paraId="1D4BB148" w14:textId="77777777" w:rsidR="0023796A" w:rsidRDefault="00F63065" w:rsidP="00F63065">
      <w:pPr>
        <w:rPr>
          <w:rtl/>
        </w:rPr>
      </w:pPr>
      <w:ins w:id="93715" w:author="מנוע מכני" w:date="2026-10-05T11:32:12Z">
        <w:r>
          <w:rPr>
            <w:rtl/>
          </w:rPr>
          <w:t xml:space="preserve">יש</w:t>
        </w:r>
      </w:ins>
      <w:del w:id="93716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27" w:author="מנוע מכני" w:date="2026-10-05T11:32:12Z">
        <w:r>
          <w:rPr>
            <w:rtl/>
          </w:rPr>
          <w:t xml:space="preserve">להקשות</w:t>
        </w:r>
      </w:ins>
      <w:del w:id="98728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del w:id="90607" w:author="מנוע עיצוב" w:date="2026-10-05T11:33:53Z"/>
          <w:rtl/>
        </w:rPr>
      </w:pPr>
    </w:p>
    <w:p>
      <w:pPr>
        <w:pStyle w:val="38"/>
        <w:rPr>
          <w:ins w:id="100832" w:author="מנוע מכני" w:date="2026-10-05T11:32:12Z"/>
        </w:rPr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del w:id="1008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ins w:id="95019" w:author="מנוע מכני" w:date="2026-10-05T11:32:12Z">
        <w:r>
          <w:rPr>
            <w:rtl/>
          </w:rPr>
          <w:t xml:space="preserve">התורה</w:t>
        </w:r>
      </w:ins>
      <w:del w:id="95020" w:author="מנוע מכני" w:date="2026-10-05T11:32:12Z">
        <w:r>
          <w:rPr>
            <w:rtl/>
          </w:rPr>
          <w:lastRenderedPageBreak/>
          <w:delText xml:space="preserve">רחמנא</w:delText>
        </w:r>
      </w:del>
      <w:r>
        <w:rPr>
          <w:rtl/>
        </w:rPr>
        <w:lastRenderedPageBreak/>
        <w:t xml:space="preserve"> במעשר למה לי - לאפנויי</w:t>
      </w:r>
      <w:ins w:id="96551" w:author="מנוע מכני" w:date="2026-10-05T11:32:12Z">
        <w:r>
          <w:rPr>
            <w:rtl/>
          </w:rPr>
          <w:t xml:space="preserve">,</w:t>
        </w:r>
      </w:ins>
      <w:del w:id="96552" w:author="מנוע מכני" w:date="2026-10-05T11:32:12Z">
        <w:r w:rsidR="000B5F7F">
          <w:rPr>
            <w:rtl/>
          </w:rPr>
          <w:delText xml:space="preserve">;</w:delText>
        </w:r>
      </w:del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ins w:id="93719" w:author="מנוע מכני" w:date="2026-10-05T11:32:12Z">
        <w:r>
          <w:rPr>
            <w:rtl/>
          </w:rPr>
          <w:t xml:space="preserve">גם</w:t>
        </w:r>
      </w:ins>
      <w:del w:id="9372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ins w:id="93717" w:author="מנוע מכני" w:date="2026-10-05T11:32:12Z">
        <w:r>
          <w:rPr>
            <w:rtl/>
          </w:rPr>
          <w:t xml:space="preserve">דיש</w:t>
        </w:r>
      </w:ins>
      <w:del w:id="9371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</w:t>
      </w:r>
      <w:ins w:id="98729" w:author="מנוע מכני" w:date="2026-10-05T11:32:12Z">
        <w:r>
          <w:rPr>
            <w:rtl/>
          </w:rPr>
          <w:t xml:space="preserve">להקשות</w:t>
        </w:r>
      </w:ins>
      <w:del w:id="98730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 </w:t>
      </w:r>
      <w:ins w:id="95021" w:author="מנוע מכני" w:date="2026-10-05T11:32:12Z">
        <w:r>
          <w:rPr>
            <w:rtl/>
          </w:rPr>
          <w:t xml:space="preserve">כדמקשים</w:t>
        </w:r>
      </w:ins>
      <w:del w:id="95022" w:author="מנוע מכני" w:date="2026-10-05T11:32:12Z">
        <w:r>
          <w:rPr>
            <w:rtl/>
          </w:rPr>
          <w:delText xml:space="preserve">כדפרכינן</w:delText>
        </w:r>
      </w:del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ins w:id="93721" w:author="מנוע מכני" w:date="2026-10-05T11:32:12Z">
        <w:r>
          <w:rPr>
            <w:rtl/>
          </w:rPr>
          <w:t xml:space="preserve">גם</w:t>
        </w:r>
      </w:ins>
      <w:del w:id="937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ins w:id="98525" w:author="מנוע מכני" w:date="2026-10-05T11:32:12Z">
        <w:r>
          <w:rPr>
            <w:rtl/>
          </w:rPr>
          <w:t xml:space="preserve">נלמד</w:t>
        </w:r>
      </w:ins>
      <w:del w:id="98526" w:author="מנוע מכני" w:date="2026-10-05T11:32:12Z">
        <w:r>
          <w:rPr>
            <w:rtl/>
          </w:rPr>
          <w:delText xml:space="preserve">נילף</w:delText>
        </w:r>
      </w:del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ins w:id="96553" w:author="מנוע מכני" w:date="2026-10-05T11:32:12Z">
        <w:r>
          <w:rPr>
            <w:rtl/>
          </w:rPr>
          <w:t xml:space="preserve">,</w:t>
        </w:r>
      </w:ins>
      <w:del w:id="965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34" w:author="מנוע מכני" w:date="2026-10-05T11:32:12Z"/>
        </w:rPr>
      </w:pPr>
      <w:r>
        <w:t xml:space="preserve">לא</w:t>
      </w:r>
      <w:r>
        <w:t xml:space="preserve"> תפד</w:t>
      </w:r>
      <w:r w:rsidR="0023796A">
        <w:t xml:space="preserve">ה דבכור </w:t>
      </w:r>
      <w:ins w:id="98033" w:author="מנוע מכני" w:date="2026-10-05T11:32:12Z">
        <w:r>
          <w:t xml:space="preserve">לגופו</w:t>
        </w:r>
      </w:ins>
      <w:del w:id="98034" w:author="מנוע מכני" w:date="2026-10-05T11:32:12Z">
        <w:r w:rsidR="0023796A">
          <w:delText xml:space="preserve">לגופיה</w:delText>
        </w:r>
      </w:del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del w:id="100835" w:author="מנוע מכני" w:date="2026-10-05T11:32:12Z">
        <w:r w:rsidR="0023796A">
          <w:rPr>
            <w:rtl/>
          </w:rPr>
          <w:delText xml:space="preserve"> </w:delText>
        </w:r>
      </w:del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ins w:id="97677" w:author="מנוע מכני" w:date="2026-10-05T11:32:12Z">
        <w:r>
          <w:rPr>
            <w:rFonts w:hint="cs"/>
            <w:rtl/>
          </w:rPr>
          <w:t xml:space="preserve">,</w:t>
        </w:r>
      </w:ins>
      <w:del w:id="97678" w:author="מנוע מכני" w:date="2026-10-05T11:32:12Z">
        <w:r w:rsidR="0023796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555" w:author="מנוע מכני" w:date="2026-10-05T11:32:12Z"/>
      <w:del w:id="96556" w:author="מנוע מכני" w:date="2026-10-05T11:32:12Z">
        <w:r w:rsidR="000B5F7F">
          <w:rPr>
            <w:rtl/>
          </w:rPr>
          <w:delText xml:space="preserve">;</w:delText>
        </w:r>
      </w:del>
      <w:r w:rsidR="0023796A">
        <w:rPr>
          <w:rFonts w:hint="cs"/>
          <w:rtl/>
        </w:rPr>
        <w:t xml:space="preserve"> </w:t>
      </w:r>
    </w:p>
    <w:p>
      <w:pPr>
        <w:pStyle w:val="38"/>
        <w:rPr>
          <w:ins w:id="99838" w:author="מנוע מכני" w:date="2026-10-05T11:32:12Z"/>
        </w:rPr>
      </w:pPr>
      <w:r>
        <w:t xml:space="preserve">ונפ</w:t>
      </w:r>
      <w:ins w:id="91627" w:author="מנוע מכני" w:date="2026-10-05T11:32:12Z">
        <w:r>
          <w:t xml:space="preserve">ק"מ</w:t>
        </w:r>
      </w:ins>
      <w:del w:id="91628" w:author="מנוע מכני" w:date="2026-10-05T11:32:12Z">
        <w:r>
          <w:delText xml:space="preserve">ק''מ</w:delText>
        </w:r>
      </w:del>
      <w:r>
        <w:t xml:space="preserve"> </w:t>
      </w:r>
      <w:ins w:id="93723" w:author="מנוע מכני" w:date="2026-10-05T11:32:12Z">
        <w:r>
          <w:t xml:space="preserve">שהרי</w:t>
        </w:r>
      </w:ins>
      <w:del w:id="93724" w:author="מנוע מכני" w:date="2026-10-05T11:32:12Z">
        <w:r>
          <w:delText xml:space="preserve">דהא</w:delText>
        </w:r>
      </w:del>
      <w:r>
        <w:t xml:space="preserve"> תדב</w:t>
      </w:r>
      <w:ins w:id="91629" w:author="מנוע מכני" w:date="2026-10-05T11:32:12Z">
        <w:r>
          <w:t xml:space="preserve">ר"י</w:t>
        </w:r>
      </w:ins>
      <w:del w:id="9163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del w:id="9983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63065">
        <w:rPr>
          <w:rtl/>
        </w:rPr>
        <w:t>ושב הכהן ובא הכהן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ins w:id="91631" w:author="מנוע מכני" w:date="2026-10-05T11:32:12Z">
        <w:r>
          <w:rPr>
            <w:rtl/>
          </w:rPr>
          <w:t xml:space="preserve">ה"מ</w:t>
        </w:r>
      </w:ins>
      <w:del w:id="91632" w:author="מנוע מכני" w:date="2026-10-05T11:32:12Z">
        <w:r>
          <w:rPr>
            <w:rtl/>
          </w:rPr>
          <w:delText xml:space="preserve">ה</w:delText>
        </w:r>
        <w:r w:rsidR="0023796A">
          <w:rPr>
            <w:rFonts w:hint="cs"/>
            <w:rtl/>
          </w:rPr>
          <w:delText xml:space="preserve">''מ</w:delText>
        </w:r>
      </w:del>
      <w:r w:rsidR="0023796A">
        <w:rPr>
          <w:rFonts w:hint="cs"/>
          <w:rtl/>
        </w:rPr>
        <w:t xml:space="preserve"> </w:t>
      </w:r>
      <w:ins w:id="93725" w:author="מנוע מכני" w:date="2026-10-05T11:32:12Z">
        <w:r>
          <w:rPr>
            <w:rtl/>
          </w:rPr>
          <w:t xml:space="preserve">מקום</w:t>
        </w:r>
      </w:ins>
      <w:del w:id="9372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</w:t>
      </w:r>
      <w:ins w:id="93729" w:author="מנוע מכני" w:date="2026-10-05T11:32:12Z">
        <w:r>
          <w:rPr>
            <w:rtl/>
          </w:rPr>
          <w:t xml:space="preserve">דאין</w:t>
        </w:r>
      </w:ins>
      <w:del w:id="93730" w:author="מנוע מכני" w:date="2026-10-05T11:32:12Z">
        <w:r>
          <w:rPr>
            <w:rtl/>
          </w:rPr>
          <w:delText xml:space="preserve">דליכא</w:delText>
        </w:r>
      </w:del>
      <w:r>
        <w:rPr>
          <w:rtl/>
        </w:rPr>
        <w:t xml:space="preserve"> דדמי </w:t>
      </w:r>
      <w:ins w:id="95023" w:author="מנוע מכני" w:date="2026-10-05T11:32:12Z">
        <w:r>
          <w:rPr>
            <w:rtl/>
          </w:rPr>
          <w:t xml:space="preserve">לו</w:t>
        </w:r>
      </w:ins>
      <w:del w:id="950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</w:t>
      </w:r>
      <w:ins w:id="96559" w:author="מנוע מכני" w:date="2026-10-05T11:32:12Z">
        <w:r>
          <w:rPr>
            <w:rtl/>
          </w:rPr>
          <w:t xml:space="preserve"> </w:t>
        </w:r>
      </w:ins>
      <w:del w:id="96560" w:author="מנוע מכני" w:date="2026-10-05T11:32:12Z">
        <w:r>
          <w:rPr>
            <w:rtl/>
          </w:rPr>
          <w:delText xml:space="preserve"> </w:delText>
        </w:r>
        <w:r w:rsidR="0023796A">
          <w:rPr>
            <w:rFonts w:hint="cs"/>
            <w:rtl/>
          </w:rPr>
          <w:delText xml:space="preserve"> </w:delText>
        </w:r>
      </w:del>
      <w:r>
        <w:rPr>
          <w:rtl/>
        </w:rPr>
        <w:t xml:space="preserve">אבל </w:t>
      </w:r>
      <w:ins w:id="93727" w:author="מנוע מכני" w:date="2026-10-05T11:32:12Z">
        <w:r>
          <w:rPr>
            <w:rtl/>
          </w:rPr>
          <w:t xml:space="preserve">יש</w:t>
        </w:r>
      </w:ins>
      <w:del w:id="9372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דדמי </w:t>
      </w:r>
      <w:ins w:id="95025" w:author="מנוע מכני" w:date="2026-10-05T11:32:12Z">
        <w:r>
          <w:rPr>
            <w:rtl/>
          </w:rPr>
          <w:t xml:space="preserve">לו</w:t>
        </w:r>
      </w:ins>
      <w:del w:id="950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מדדמי </w:t>
      </w:r>
      <w:ins w:id="95027" w:author="מנוע מכני" w:date="2026-10-05T11:32:12Z">
        <w:r>
          <w:rPr>
            <w:rtl/>
          </w:rPr>
          <w:t xml:space="preserve">לו</w:t>
        </w:r>
      </w:ins>
      <w:del w:id="9502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8527" w:author="מנוע מכני" w:date="2026-10-05T11:32:12Z">
        <w:r>
          <w:rPr>
            <w:rtl/>
          </w:rPr>
          <w:t xml:space="preserve">למדים</w:t>
        </w:r>
      </w:ins>
      <w:del w:id="98528" w:author="מנוע מכני" w:date="2026-10-05T11:32:12Z">
        <w:r>
          <w:rPr>
            <w:rtl/>
          </w:rPr>
          <w:delText xml:space="preserve">ילפינן</w:delText>
        </w:r>
      </w:del>
      <w:ins w:id="96557" w:author="מנוע מכני" w:date="2026-10-05T11:32:12Z">
        <w:r>
          <w:rPr>
            <w:rtl/>
          </w:rPr>
          <w:t xml:space="preserve">,</w:t>
        </w:r>
      </w:ins>
      <w:del w:id="96558" w:author="מנוע מכני" w:date="2026-10-05T11:32:12Z">
        <w:r w:rsidR="000B5F7F">
          <w:rPr>
            <w:rtl/>
          </w:rPr>
          <w:delText xml:space="preserve">;</w:delText>
        </w:r>
      </w:del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ins w:id="95029" w:author="מנוע מכני" w:date="2026-10-05T11:32:12Z">
        <w:r>
          <w:rPr>
            <w:rtl/>
          </w:rPr>
          <w:t xml:space="preserve">התורה</w:t>
        </w:r>
      </w:ins>
      <w:del w:id="95030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גבי חרמים הוא - הוא ולא בכור</w:t>
      </w:r>
      <w:ins w:id="96561" w:author="מנוע מכני" w:date="2026-10-05T11:32:12Z">
        <w:r>
          <w:rPr>
            <w:rtl/>
          </w:rPr>
          <w:t xml:space="preserve">,</w:t>
        </w:r>
      </w:ins>
      <w:del w:id="9656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del w:id="90608" w:author="מנוע עיצוב" w:date="2026-10-05T11:33:53Z"/>
          <w:rtl/>
        </w:rPr>
      </w:pPr>
    </w:p>
    <w:p>
      <w:pPr>
        <w:pStyle w:val="38"/>
        <w:rPr>
          <w:ins w:id="99840" w:author="מנוע מכני" w:date="2026-10-05T11:32:12Z"/>
        </w:rPr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del w:id="99841" w:author="מנוע מכני" w:date="2026-10-05T11:32:12Z">
        <w:r>
          <w:rPr>
            <w:rtl/>
          </w:rPr>
          <w:delText xml:space="preserve"> </w:delText>
        </w:r>
      </w:del>
      <w:r w:rsidR="0023796A">
        <w:rPr>
          <w:rFonts w:hint="cs"/>
          <w:rtl/>
        </w:rPr>
        <w:t>'</w:t>
      </w:r>
      <w:r>
        <w:rPr>
          <w:rtl/>
        </w:rPr>
        <w:t>לא יגאל</w:t>
      </w:r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ins w:id="97881" w:author="מנוע מכני" w:date="2026-10-05T11:32:12Z">
        <w:r>
          <w:rPr>
            <w:rtl/>
          </w:rPr>
          <w:t xml:space="preserve">דאם </w:t>
        </w:r>
      </w:ins>
      <w:del w:id="9788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בי בעלים - הקדש </w:t>
      </w:r>
      <w:ins w:id="95031" w:author="מנוע מכני" w:date="2026-10-05T11:32:12Z">
        <w:r>
          <w:rPr>
            <w:rtl/>
          </w:rPr>
          <w:t xml:space="preserve">הם</w:t>
        </w:r>
      </w:ins>
      <w:del w:id="9503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  <w:ins w:id="97883" w:author="מנוע מכני" w:date="2026-10-05T11:32:12Z">
        <w:r>
          <w:rPr>
            <w:rtl/>
          </w:rPr>
          <w:t xml:space="preserve">אם </w:t>
        </w:r>
      </w:ins>
      <w:del w:id="9788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בי כהן - חולין </w:t>
      </w:r>
      <w:ins w:id="95033" w:author="מנוע מכני" w:date="2026-10-05T11:32:12Z">
        <w:r>
          <w:rPr>
            <w:rtl/>
          </w:rPr>
          <w:t xml:space="preserve">הם</w:t>
        </w:r>
      </w:ins>
      <w:del w:id="95034" w:author="מנוע מכני" w:date="2026-10-05T11:32:12Z">
        <w:r>
          <w:rPr>
            <w:rtl/>
          </w:rPr>
          <w:delText xml:space="preserve">נינהו</w:delText>
        </w:r>
      </w:del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r>
        <w:rPr>
          <w:rtl/>
        </w:rPr>
        <w:t xml:space="preserve"> כל חרם קדש קדשים הוא לה',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r>
        <w:rPr>
          <w:rtl/>
        </w:rPr>
        <w:t>כל חרם בישראל לך יהיה</w:t>
      </w:r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ins w:id="95035" w:author="מנוע מכני" w:date="2026-10-05T11:32:12Z">
        <w:r>
          <w:rPr>
            <w:rtl/>
          </w:rPr>
          <w:t xml:space="preserve">התורה</w:t>
        </w:r>
      </w:ins>
      <w:del w:id="95036" w:author="מנוע מכני" w:date="2026-10-05T11:32:12Z">
        <w:r>
          <w:rPr>
            <w:rtl/>
          </w:rPr>
          <w:delText xml:space="preserve">רחמנא</w:delText>
        </w:r>
      </w:del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>
          <w:ins w:id="99842" w:author="מנוע מכני" w:date="2026-10-05T11:32:12Z"/>
        </w:rPr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del w:id="99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del w:id="90609" w:author="מנוע עיצוב" w:date="2026-10-05T11:33:53Z"/>
          <w:rtl/>
        </w:rPr>
      </w:pPr>
    </w:p>
    <w:p>
      <w:pPr>
        <w:pStyle w:val="38"/>
        <w:rPr>
          <w:ins w:id="99844" w:author="מנוע מכני" w:date="2026-10-05T11:32:12Z"/>
        </w:rPr>
      </w:pPr>
      <w:r>
        <w:t xml:space="preserve">רב אשי</w:t>
      </w:r>
      <w:del w:id="100923" w:author="מנוע מכני" w:date="2026-10-05T11:32:12Z">
        <w:r>
          <w:delText xml:space="preserve"> אמר</w:delText>
        </w:r>
      </w:del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del w:id="99845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'</w:t>
      </w:r>
      <w:r>
        <w:rPr>
          <w:rtl/>
        </w:rPr>
        <w:t>לא יגאל</w:t>
      </w:r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ins w:id="96563" w:author="מנוע מכני" w:date="2026-10-05T11:32:12Z">
        <w:r>
          <w:rPr>
            <w:rtl/>
          </w:rPr>
          <w:t xml:space="preserve">,</w:t>
        </w:r>
      </w:ins>
      <w:del w:id="9656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46" w:author="מנוע מכני" w:date="2026-10-05T11:32:12Z"/>
        </w:rPr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del w:id="99847" w:author="מנוע מכני" w:date="2026-10-05T11:32:12Z">
        <w:r>
          <w:rPr>
            <w:rtl/>
          </w:rPr>
          <w:delText xml:space="preserve"> </w:delText>
        </w:r>
      </w:del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del w:id="92724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>
          <w:ins w:id="99848" w:author="מנוע מכני" w:date="2026-10-05T11:32:12Z"/>
        </w:rPr>
      </w:pPr>
      <w:r>
        <w:t xml:space="preserve">אלא </w:t>
      </w:r>
      <w:ins w:id="91633" w:author="מנוע מכני" w:date="2026-10-05T11:32:12Z">
        <w:r>
          <w:t xml:space="preserve">ש"מ</w:t>
        </w:r>
      </w:ins>
      <w:del w:id="91634" w:author="מנוע מכני" w:date="2026-10-05T11:32:12Z">
        <w:r>
          <w:delText xml:space="preserve">ש</w:delText>
        </w:r>
        <w:r w:rsidR="005200B7">
          <w:delText xml:space="preserve">''</w:delText>
        </w:r>
        <w:r>
          <w:delText xml:space="preserve">מ</w:delText>
        </w:r>
      </w:del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del w:id="998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ins w:id="95037" w:author="מנוע מכני" w:date="2026-10-05T11:32:12Z">
        <w:r>
          <w:rPr>
            <w:rtl/>
          </w:rPr>
          <w:t xml:space="preserve">מה</w:t>
        </w:r>
      </w:ins>
      <w:del w:id="95038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ins w:id="95039" w:author="מנוע מכני" w:date="2026-10-05T11:32:12Z">
        <w:r>
          <w:rPr>
            <w:rtl/>
          </w:rPr>
          <w:t xml:space="preserve">כך</w:t>
        </w:r>
      </w:ins>
      <w:del w:id="95040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8529" w:author="מנוע מכני" w:date="2026-10-05T11:32:12Z">
        <w:r>
          <w:rPr>
            <w:rtl/>
          </w:rPr>
          <w:t xml:space="preserve">אומרים</w:t>
        </w:r>
      </w:ins>
      <w:del w:id="98530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: מי </w:t>
      </w:r>
      <w:ins w:id="93731" w:author="מנוע מכני" w:date="2026-10-05T11:32:12Z">
        <w:r>
          <w:rPr>
            <w:rtl/>
          </w:rPr>
          <w:t xml:space="preserve">יש</w:t>
        </w:r>
      </w:ins>
      <w:del w:id="9373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>
          <w:ins w:id="99850" w:author="מנוע מכני" w:date="2026-10-05T11:32:12Z"/>
        </w:rPr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del w:id="99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ins w:id="95041" w:author="מנוע מכני" w:date="2026-10-05T11:32:12Z">
        <w:r>
          <w:rPr>
            <w:rtl/>
          </w:rPr>
          <w:t xml:space="preserve">לו</w:t>
        </w:r>
      </w:ins>
      <w:del w:id="9504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ins w:id="91635" w:author="מנוע מכני" w:date="2026-10-05T11:32:12Z">
        <w:r>
          <w:rPr>
            <w:rFonts w:hint="cs"/>
            <w:rtl/>
          </w:rPr>
          <w:t xml:space="preserve">כ"ש</w:t>
        </w:r>
      </w:ins>
      <w:del w:id="91636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למיתפס פדיונו </w:t>
      </w:r>
      <w:r w:rsidR="005200B7">
        <w:rPr>
          <w:rtl/>
        </w:rPr>
        <w:t>–</w:t>
      </w:r>
      <w:ins w:id="91637" w:author="מנוע מכני" w:date="2026-10-05T11:32:12Z">
        <w:r>
          <w:rPr>
            <w:rFonts w:hint="cs"/>
            <w:rtl/>
          </w:rPr>
          <w:t xml:space="preserve">כ"ש</w:t>
        </w:r>
      </w:ins>
      <w:del w:id="91638" w:author="מנוע מכני" w:date="2026-10-05T11:32:12Z">
        <w:r w:rsidR="005200B7">
          <w:rPr>
            <w:rFonts w:hint="cs"/>
            <w:rtl/>
          </w:rPr>
          <w:delText xml:space="preserve">כ''ש</w:delText>
        </w:r>
      </w:del>
      <w:r w:rsidR="005200B7">
        <w:rPr>
          <w:rFonts w:hint="cs"/>
          <w:rtl/>
        </w:rPr>
        <w:t xml:space="preserve"> לאחר שחיטה דלא אלים למיתפס פדיונו</w:t>
      </w:r>
      <w:ins w:id="96565" w:author="מנוע מכני" w:date="2026-10-05T11:32:12Z">
        <w:r>
          <w:rPr>
            <w:rFonts w:hint="cs"/>
            <w:rtl/>
          </w:rPr>
          <w:t xml:space="preserve"> </w:t>
        </w:r>
      </w:ins>
      <w:del w:id="96566" w:author="מנוע מכני" w:date="2026-10-05T11:32:12Z">
        <w:r w:rsidR="005200B7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del w:id="90610" w:author="מנוע עיצוב" w:date="2026-10-05T11:33:53Z"/>
          <w:rtl/>
        </w:rPr>
      </w:pPr>
    </w:p>
    <w:p w14:paraId="1C4FF308" w14:textId="77777777" w:rsidR="00B874E6" w:rsidRDefault="005200B7" w:rsidP="005200B7">
      <w:pPr>
        <w:rPr>
          <w:rtl/>
        </w:rPr>
      </w:pPr>
      <w:ins w:id="97885" w:author="מנוע מכני" w:date="2026-10-05T11:32:12Z">
        <w:r>
          <w:rPr>
            <w:rFonts w:hint="cs"/>
            <w:rtl/>
          </w:rPr>
          <w:t xml:space="preserve">ואם </w:t>
        </w:r>
      </w:ins>
      <w:del w:id="97886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ins w:id="91639" w:author="מנוע מכני" w:date="2026-10-05T11:32:12Z">
        <w:r>
          <w:rPr>
            <w:rFonts w:hint="cs"/>
            <w:rtl/>
          </w:rPr>
          <w:t xml:space="preserve">ו"א</w:t>
        </w:r>
      </w:ins>
      <w:del w:id="91640" w:author="מנוע מכני" w:date="2026-10-05T11:32:12Z">
        <w:r>
          <w:rPr>
            <w:rFonts w:hint="cs"/>
            <w:rtl/>
          </w:rPr>
          <w:delText xml:space="preserve">ו''א</w:delText>
        </w:r>
      </w:del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ins w:id="98211" w:author="מנוע מכני" w:date="2026-10-05T11:32:12Z">
        <w:r>
          <w:rPr>
            <w:rtl/>
          </w:rPr>
          <w:t xml:space="preserve">דעשה</w:t>
        </w:r>
      </w:ins>
      <w:del w:id="98212" w:author="מנוע מכני" w:date="2026-10-05T11:32:12Z">
        <w:r w:rsidR="00F63065">
          <w:rPr>
            <w:rtl/>
          </w:rPr>
          <w:delText xml:space="preserve">דעביד</w:delText>
        </w:r>
      </w:del>
      <w:r w:rsidR="00F63065">
        <w:rPr>
          <w:rtl/>
        </w:rPr>
        <w:t xml:space="preserve"> עובדין דחול, אבל איפרוקי מיפריק - </w:t>
      </w:r>
      <w:ins w:id="93733" w:author="מנוע מכני" w:date="2026-10-05T11:32:12Z">
        <w:r>
          <w:rPr>
            <w:rtl/>
          </w:rPr>
          <w:t xml:space="preserve">שהרי</w:t>
        </w:r>
      </w:ins>
      <w:del w:id="93734" w:author="מנוע מכני" w:date="2026-10-05T11:32:12Z">
        <w:r w:rsidR="00F63065">
          <w:rPr>
            <w:rtl/>
          </w:rPr>
          <w:delText xml:space="preserve">דהא</w:delText>
        </w:r>
      </w:del>
      <w:r w:rsidR="00F63065">
        <w:rPr>
          <w:rtl/>
        </w:rPr>
        <w:t xml:space="preserve"> עיילי דמיו להקדש, </w:t>
      </w:r>
      <w:ins w:id="95045" w:author="מנוע מכני" w:date="2026-10-05T11:32:12Z">
        <w:r>
          <w:rPr>
            <w:rtl/>
          </w:rPr>
          <w:t xml:space="preserve">לכך</w:t>
        </w:r>
      </w:ins>
      <w:del w:id="95046" w:author="מנוע מכני" w:date="2026-10-05T11:32:12Z">
        <w:r w:rsidR="00F63065">
          <w:rPr>
            <w:rtl/>
          </w:rPr>
          <w:delText xml:space="preserve">להכי</w:delText>
        </w:r>
      </w:del>
      <w:r w:rsidR="00F63065">
        <w:rPr>
          <w:rtl/>
        </w:rPr>
        <w:t xml:space="preserve"> כתב </w:t>
      </w:r>
      <w:ins w:id="95043" w:author="מנוע מכני" w:date="2026-10-05T11:32:12Z">
        <w:r>
          <w:rPr>
            <w:rtl/>
          </w:rPr>
          <w:t xml:space="preserve">התורה</w:t>
        </w:r>
      </w:ins>
      <w:del w:id="9504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  <w:pPrChange w:id="904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67" w:author="מנוע מכני" w:date="2026-10-05T11:32:12Z">
        <w:r>
          <w:rPr>
            <w:rtl/>
          </w:rPr>
          <w:t xml:space="preserve"> </w:t>
        </w:r>
      </w:ins>
      <w:del w:id="965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69" w:author="מנוע מכני" w:date="2026-10-05T11:32:12Z">
        <w:r>
          <w:rPr>
            <w:rtl/>
          </w:rPr>
          <w:t xml:space="preserve"> </w:t>
        </w:r>
      </w:ins>
      <w:del w:id="965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ins w:id="98315" w:author="מנוע מכני" w:date="2026-10-05T11:32:12Z">
        <w:r>
          <w:rPr>
            <w:rtl/>
          </w:rPr>
          <w:t xml:space="preserve">נכרי</w:t>
        </w:r>
      </w:ins>
      <w:del w:id="98316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  <w:pPrChange w:id="904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1" w:author="מנוע מכני" w:date="2026-10-05T11:32:12Z">
        <w:r>
          <w:rPr>
            <w:rtl/>
          </w:rPr>
          <w:t xml:space="preserve"> </w:t>
        </w:r>
      </w:ins>
      <w:del w:id="965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3" w:author="מנוע מכני" w:date="2026-10-05T11:32:12Z">
        <w:r>
          <w:rPr>
            <w:rtl/>
          </w:rPr>
          <w:t xml:space="preserve"> </w:t>
        </w:r>
      </w:ins>
      <w:del w:id="965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52" w:author="מנוע מכני" w:date="2026-10-05T11:32:12Z"/>
        </w:rPr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del w:id="9985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ins w:id="91641" w:author="מנוע מכני" w:date="2026-10-05T11:32:12Z">
        <w:r>
          <w:rPr>
            <w:rFonts w:hint="cs"/>
            <w:rtl/>
          </w:rPr>
          <w:t xml:space="preserve">ב"ש</w:t>
        </w:r>
      </w:ins>
      <w:del w:id="91642" w:author="מנוע מכני" w:date="2026-10-05T11:32:12Z">
        <w:r w:rsidR="007C4A40">
          <w:rPr>
            <w:rFonts w:hint="cs"/>
            <w:rtl/>
          </w:rPr>
          <w:delText xml:space="preserve">ב''ש</w:delText>
        </w:r>
      </w:del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ins w:id="91643" w:author="מנוע מכני" w:date="2026-10-05T11:32:12Z">
        <w:r>
          <w:rPr>
            <w:rFonts w:hint="cs"/>
            <w:rtl/>
          </w:rPr>
          <w:t xml:space="preserve">ב"ה</w:t>
        </w:r>
      </w:ins>
      <w:del w:id="91644" w:author="מנוע מכני" w:date="2026-10-05T11:32:12Z">
        <w:r>
          <w:rPr>
            <w:rFonts w:hint="cs"/>
            <w:rtl/>
          </w:rPr>
          <w:delText xml:space="preserve">ב''ה</w:delText>
        </w:r>
      </w:del>
      <w:r>
        <w:rPr>
          <w:rFonts w:hint="cs"/>
          <w:rtl/>
        </w:rPr>
        <w:t xml:space="preserve">: </w:t>
      </w:r>
      <w:ins w:id="92883" w:author="מנוע מכני" w:date="2026-10-05T11:32:12Z">
        <w:r>
          <w:rPr>
            <w:rtl/>
          </w:rPr>
          <w:t xml:space="preserve">אפי'</w:t>
        </w:r>
      </w:ins>
      <w:del w:id="9288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ins w:id="91645" w:author="מנוע מכני" w:date="2026-10-05T11:32:12Z">
        <w:r>
          <w:rPr>
            <w:rStyle w:val="2fb"/>
            <w:rtl/>
          </w:rPr>
          <w:t xml:space="preserve">ר"ע</w:t>
        </w:r>
      </w:ins>
      <w:del w:id="91646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''ע</w:delText>
        </w:r>
      </w:del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ins w:id="98317" w:author="מנוע מכני" w:date="2026-10-05T11:32:12Z">
        <w:r>
          <w:rPr>
            <w:rtl/>
          </w:rPr>
          <w:t xml:space="preserve">נכרי</w:t>
        </w:r>
      </w:ins>
      <w:del w:id="98318" w:author="מנוע מכני" w:date="2026-10-05T11:32:12Z">
        <w:r w:rsidR="00824319">
          <w:rPr>
            <w:rtl/>
          </w:rPr>
          <w:delText xml:space="preserve">עכו"ם</w:delText>
        </w:r>
      </w:del>
      <w:r w:rsidR="0057284B">
        <w:rPr>
          <w:rtl/>
        </w:rPr>
        <w:t>.</w:t>
      </w:r>
    </w:p>
    <w:p>
      <w:pPr>
        <w:pStyle w:val="38"/>
        <w:rPr>
          <w:ins w:id="99854" w:author="מנוע מכני" w:date="2026-10-05T11:32:12Z"/>
        </w:rPr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del w:id="998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r w:rsidR="007C4A40">
        <w:rPr>
          <w:rtl/>
        </w:rPr>
        <w:t xml:space="preserve">ובשרם יהיה לך וגו' מה </w:t>
      </w:r>
      <w:ins w:id="93735" w:author="מנוע מכני" w:date="2026-10-05T11:32:12Z">
        <w:r>
          <w:rPr>
            <w:rtl/>
          </w:rPr>
          <w:t xml:space="preserve">שם</w:t>
        </w:r>
      </w:ins>
      <w:del w:id="93736" w:author="מנוע מכני" w:date="2026-10-05T11:32:12Z">
        <w:r w:rsidR="007C4A40">
          <w:rPr>
            <w:rtl/>
          </w:rPr>
          <w:delText xml:space="preserve">התם</w:delText>
        </w:r>
      </w:del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ins w:id="93737" w:author="מנוע מכני" w:date="2026-10-05T11:32:12Z">
        <w:r>
          <w:rPr>
            <w:rtl/>
          </w:rPr>
          <w:t xml:space="preserve">כאן</w:t>
        </w:r>
      </w:ins>
      <w:del w:id="93738" w:author="מנוע מכני" w:date="2026-10-05T11:32:12Z">
        <w:r w:rsidR="007C4A40">
          <w:rPr>
            <w:rtl/>
          </w:rPr>
          <w:delText xml:space="preserve">הכא</w:delText>
        </w:r>
      </w:del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del w:id="92725" w:author="מנוע מכני" w:date="2026-10-05T11:32:12Z">
        <w:r>
          <w:rPr>
            <w:rFonts w:hint="cs"/>
            <w:rtl/>
          </w:rPr>
          <w:delText xml:space="preserve">       </w:delText>
        </w:r>
      </w:del>
      <w:r w:rsidR="007C4A40">
        <w:rPr>
          <w:rtl/>
        </w:rPr>
        <w:t xml:space="preserve">ו</w:t>
      </w:r>
      <w:ins w:id="91647" w:author="מנוע מכני" w:date="2026-10-05T11:32:12Z">
        <w:r>
          <w:rPr>
            <w:rtl/>
          </w:rPr>
          <w:t xml:space="preserve">ב"ה</w:t>
        </w:r>
      </w:ins>
      <w:del w:id="91648" w:author="מנוע מכני" w:date="2026-10-05T11:32:12Z">
        <w:r w:rsidR="007C4A40">
          <w:rPr>
            <w:rtl/>
          </w:rPr>
          <w:delText xml:space="preserve">ב</w:delText>
        </w:r>
        <w:r w:rsidR="007C4A40">
          <w:rPr>
            <w:rFonts w:hint="cs"/>
            <w:rtl/>
          </w:rPr>
          <w:delText xml:space="preserve">''ה</w:delText>
        </w:r>
      </w:del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ins w:id="91649" w:author="מנוע מכני" w:date="2026-10-05T11:32:12Z">
        <w:r>
          <w:rPr>
            <w:rtl/>
          </w:rPr>
          <w:t xml:space="preserve">ה"מ</w:t>
        </w:r>
      </w:ins>
      <w:del w:id="91650" w:author="מנוע מכני" w:date="2026-10-05T11:32:12Z">
        <w:r w:rsidR="00F63065">
          <w:rPr>
            <w:rtl/>
          </w:rPr>
          <w:delText xml:space="preserve">ה</w:delText>
        </w:r>
        <w:r w:rsidR="007C4A40">
          <w:rPr>
            <w:rFonts w:hint="cs"/>
            <w:rtl/>
          </w:rPr>
          <w:delText xml:space="preserve">''מ</w:delText>
        </w:r>
      </w:del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r w:rsidR="00F63065">
        <w:rPr>
          <w:rtl/>
        </w:rPr>
        <w:t>הטמא והטהור יחדיו יאכלנו</w:t>
      </w:r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del w:id="92726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ins w:id="93739" w:author="מנוע מכני" w:date="2026-10-05T11:32:12Z">
        <w:r>
          <w:rPr>
            <w:rtl/>
          </w:rPr>
          <w:t xml:space="preserve">יש</w:t>
        </w:r>
      </w:ins>
      <w:del w:id="9374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731" w:author="מנוע מכני" w:date="2026-10-05T11:32:12Z">
        <w:r>
          <w:rPr>
            <w:rtl/>
          </w:rPr>
          <w:t xml:space="preserve">להקשות</w:t>
        </w:r>
      </w:ins>
      <w:del w:id="98732" w:author="מנוע מכני" w:date="2026-10-05T11:32:12Z">
        <w:r>
          <w:rPr>
            <w:rtl/>
          </w:rPr>
          <w:delText xml:space="preserve">למיפרך</w:delText>
        </w:r>
      </w:del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ins w:id="95047" w:author="מנוע מכני" w:date="2026-10-05T11:32:12Z">
        <w:r>
          <w:rPr>
            <w:rtl/>
          </w:rPr>
          <w:t xml:space="preserve">אומר</w:t>
        </w:r>
      </w:ins>
      <w:del w:id="95048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באכילה </w:t>
      </w:r>
      <w:ins w:id="98531" w:author="מנוע מכני" w:date="2026-10-05T11:32:12Z">
        <w:r>
          <w:rPr>
            <w:rtl/>
          </w:rPr>
          <w:t xml:space="preserve">אומרים</w:t>
        </w:r>
      </w:ins>
      <w:del w:id="98532" w:author="מנוע מכני" w:date="2026-10-05T11:32:12Z">
        <w:r>
          <w:rPr>
            <w:rtl/>
          </w:rPr>
          <w:delText xml:space="preserve">קאמרינן</w:delText>
        </w:r>
      </w:del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>
          <w:ins w:id="99856" w:author="מנוע מכני" w:date="2026-10-05T11:32:12Z"/>
        </w:rPr>
      </w:pPr>
      <w:r w:rsidRPr="0084067A">
        <w:t xml:space="preserve">ו</w:t>
      </w:r>
      <w:ins w:id="91651" w:author="מנוע מכני" w:date="2026-10-05T11:32:12Z">
        <w:r>
          <w:t xml:space="preserve">ר"ע</w:t>
        </w:r>
      </w:ins>
      <w:del w:id="91652" w:author="מנוע מכני" w:date="2026-10-05T11:32:12Z">
        <w:r w:rsidRPr="0084067A">
          <w:delText xml:space="preserve">ר</w:delText>
        </w:r>
        <w:r w:rsidR="007C4A40" w:rsidRPr="0084067A">
          <w:delText xml:space="preserve">''ע</w:delText>
        </w:r>
      </w:del>
      <w:r w:rsidR="007C4A40">
        <w:t xml:space="preserve"> </w:t>
      </w:r>
      <w:r>
        <w:t xml:space="preserve">ואפי' </w:t>
      </w:r>
      <w:ins w:id="98319" w:author="מנוע מכני" w:date="2026-10-05T11:32:12Z">
        <w:r>
          <w:t xml:space="preserve">נכרי</w:t>
        </w:r>
      </w:ins>
      <w:del w:id="98320" w:author="מנוע מכני" w:date="2026-10-05T11:32:12Z">
        <w:r>
          <w:delText xml:space="preserve">ע</w:delText>
        </w:r>
        <w:r w:rsidR="0084067A">
          <w:delText xml:space="preserve">כ</w:delText>
        </w:r>
        <w:r>
          <w:delText xml:space="preserve">ו"ם</w:delText>
        </w:r>
      </w:del>
      <w:ins w:id="91653" w:author="מנוע מכני" w:date="2026-10-05T11:32:12Z"/>
      <w:del w:id="91654" w:author="מנוע מכני" w:date="2026-10-05T11:32:12Z">
        <w:r w:rsidR="0084067A">
          <w:delText xml:space="preserve">ו''ם</w:delText>
        </w:r>
      </w:del>
      <w:r w:rsidR="0084067A">
        <w:t xml:space="preserve"> וטעמא ד</w:t>
      </w:r>
      <w:ins w:id="91655" w:author="מנוע מכני" w:date="2026-10-05T11:32:12Z">
        <w:r>
          <w:t xml:space="preserve">ר"ע</w:t>
        </w:r>
      </w:ins>
      <w:del w:id="91656" w:author="מנוע מכני" w:date="2026-10-05T11:32:12Z">
        <w:r w:rsidR="0084067A">
          <w:delText xml:space="preserve">ר''ע</w:delText>
        </w:r>
      </w:del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del w:id="99857" w:author="מנוע מכני" w:date="2026-10-05T11:32:12Z">
        <w:r>
          <w:rPr>
            <w:rtl/>
          </w:rPr>
          <w:delText xml:space="preserve"> </w:delText>
        </w:r>
      </w:del>
      <w:r w:rsidR="007C4A40">
        <w:rPr>
          <w:rFonts w:hint="cs"/>
          <w:rtl/>
        </w:rPr>
        <w:t>'</w:t>
      </w:r>
      <w:r>
        <w:rPr>
          <w:rtl/>
        </w:rPr>
        <w:t>כצבי וכאיל</w:t>
      </w:r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ins w:id="98321" w:author="מנוע מכני" w:date="2026-10-05T11:32:12Z">
        <w:r>
          <w:rPr>
            <w:rtl/>
          </w:rPr>
          <w:t xml:space="preserve">לנכרי</w:t>
        </w:r>
      </w:ins>
      <w:del w:id="98322" w:author="מנוע מכני" w:date="2026-10-05T11:32:12Z">
        <w:r>
          <w:rPr>
            <w:rtl/>
          </w:rPr>
          <w:delText xml:space="preserve">לע</w:delText>
        </w:r>
        <w:r w:rsidR="0084067A">
          <w:rPr>
            <w:rFonts w:hint="cs"/>
            <w:rtl/>
          </w:rPr>
          <w:delText xml:space="preserve">כ</w:delText>
        </w:r>
        <w:r>
          <w:rPr>
            <w:rFonts w:hint="cs"/>
            <w:rtl/>
          </w:rPr>
          <w:delText xml:space="preserve">ו"ם</w:delText>
        </w:r>
      </w:del>
      <w:ins w:id="91657" w:author="מנוע מכני" w:date="2026-10-05T11:32:12Z"/>
      <w:del w:id="91658" w:author="מנוע מכני" w:date="2026-10-05T11:32:12Z">
        <w:r w:rsidR="0084067A">
          <w:rPr>
            <w:rFonts w:hint="cs"/>
            <w:rtl/>
          </w:rPr>
          <w:delText xml:space="preserve">ו''ם</w:delText>
        </w:r>
      </w:del>
      <w:r w:rsidR="0057284B">
        <w:rPr>
          <w:rtl/>
        </w:rPr>
        <w:t>.</w:t>
      </w:r>
    </w:p>
    <w:p>
      <w:pPr>
        <w:pStyle w:val="38"/>
        <w:rPr>
          <w:ins w:id="99858" w:author="מנוע מכני" w:date="2026-10-05T11:32:12Z"/>
        </w:rPr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del w:id="99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</w:t>
      </w:r>
      <w:ins w:id="95049" w:author="מנוע מכני" w:date="2026-10-05T11:32:12Z">
        <w:r>
          <w:rPr>
            <w:rtl/>
          </w:rPr>
          <w:t xml:space="preserve">שלושה</w:t>
        </w:r>
      </w:ins>
      <w:del w:id="95050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ins w:id="9165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1660" w:author="מנוע מכני" w:date="2026-10-05T11:32:12Z">
        <w:r w:rsidR="0084067A">
          <w:rPr>
            <w:rFonts w:hint="cs"/>
            <w:rtl/>
          </w:rPr>
          <w:delText xml:space="preserve">י''צ</w:delText>
        </w:r>
      </w:del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ins w:id="91661" w:author="מנוע מכני" w:date="2026-10-05T11:32:12Z">
        <w:r>
          <w:rPr>
            <w:rStyle w:val="2fb"/>
            <w:rFonts w:hint="cs"/>
            <w:rtl/>
          </w:rPr>
          <w:t xml:space="preserve">ד"א</w:t>
        </w:r>
      </w:ins>
      <w:del w:id="91662" w:author="מנוע מכני" w:date="2026-10-05T11:32:12Z">
        <w:r w:rsidR="007C4A40">
          <w:rPr>
            <w:rFonts w:hint="cs"/>
            <w:rtl/>
          </w:rPr>
          <w:delText xml:space="preserve">ד''א</w:delText>
        </w:r>
      </w:del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ins w:id="91663" w:author="מנוע מכני" w:date="2026-10-05T11:32:12Z">
        <w:r>
          <w:rPr>
            <w:rStyle w:val="2fb"/>
            <w:rtl/>
          </w:rPr>
          <w:t xml:space="preserve">ר"א</w:t>
        </w:r>
      </w:ins>
      <w:del w:id="91664" w:author="מנוע מכני" w:date="2026-10-05T11:32:12Z">
        <w:r>
          <w:rPr>
            <w:rtl/>
          </w:rPr>
          <w:delText xml:space="preserve">ר</w:delText>
        </w:r>
        <w:r w:rsidR="007C4A40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>
          <w:ins w:id="99860" w:author="מנוע מכני" w:date="2026-10-05T11:32:12Z"/>
        </w:rPr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del w:id="99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del w:id="90611" w:author="מנוע עיצוב" w:date="2026-10-05T11:33:53Z"/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ins w:id="91665" w:author="מנוע מכני" w:date="2026-10-05T11:32:12Z">
        <w:r>
          <w:rPr>
            <w:rFonts w:hint="cs"/>
            <w:rtl/>
          </w:rPr>
          <w:t xml:space="preserve">ב"ש</w:t>
        </w:r>
      </w:ins>
      <w:del w:id="91666" w:author="מנוע מכני" w:date="2026-10-05T11:32:12Z">
        <w:r w:rsidR="0084067A">
          <w:rPr>
            <w:rFonts w:hint="cs"/>
            <w:rtl/>
          </w:rPr>
          <w:delText xml:space="preserve">ב''ש</w:delText>
        </w:r>
      </w:del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r w:rsidR="0084067A">
        <w:rPr>
          <w:rtl/>
        </w:rPr>
        <w:t>ובשרם יהיה לך</w:t>
      </w:r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ins w:id="93741" w:author="מנוע מכני" w:date="2026-10-05T11:32:12Z">
        <w:r>
          <w:rPr>
            <w:rtl/>
          </w:rPr>
          <w:t xml:space="preserve">שם</w:t>
        </w:r>
      </w:ins>
      <w:del w:id="93742" w:author="מנוע מכני" w:date="2026-10-05T11:32:12Z">
        <w:r w:rsidR="0084067A">
          <w:rPr>
            <w:rtl/>
          </w:rPr>
          <w:delText xml:space="preserve">התם</w:delText>
        </w:r>
      </w:del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ins w:id="93743" w:author="מנוע מכני" w:date="2026-10-05T11:32:12Z">
        <w:r>
          <w:rPr>
            <w:rtl/>
          </w:rPr>
          <w:t xml:space="preserve">כאן</w:t>
        </w:r>
      </w:ins>
      <w:del w:id="93744" w:author="מנוע מכני" w:date="2026-10-05T11:32:12Z">
        <w:r w:rsidR="0084067A">
          <w:rPr>
            <w:rtl/>
          </w:rPr>
          <w:delText xml:space="preserve">הכא</w:delText>
        </w:r>
      </w:del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ins w:id="91667" w:author="מנוע מכני" w:date="2026-10-05T11:32:12Z">
        <w:r>
          <w:rPr>
            <w:rFonts w:hint="cs"/>
            <w:rtl/>
          </w:rPr>
          <w:t xml:space="preserve">ה"מ</w:t>
        </w:r>
      </w:ins>
      <w:del w:id="91668" w:author="מנוע מכני" w:date="2026-10-05T11:32:12Z">
        <w:r w:rsidR="0084067A">
          <w:rPr>
            <w:rFonts w:hint="cs"/>
            <w:rtl/>
          </w:rPr>
          <w:delText xml:space="preserve">ה''מ</w:delText>
        </w:r>
      </w:del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ins w:id="93745" w:author="מנוע מכני" w:date="2026-10-05T11:32:12Z">
        <w:r>
          <w:rPr>
            <w:rtl/>
          </w:rPr>
          <w:t xml:space="preserve">מקום</w:t>
        </w:r>
      </w:ins>
      <w:del w:id="93746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דאין טומאה יוצאה עליו מגופו, אבל </w:t>
      </w:r>
      <w:ins w:id="93747" w:author="מנוע מכני" w:date="2026-10-05T11:32:12Z">
        <w:r>
          <w:rPr>
            <w:rtl/>
          </w:rPr>
          <w:t xml:space="preserve">מקום</w:t>
        </w:r>
      </w:ins>
      <w:del w:id="937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ins w:id="95051" w:author="מנוע מכני" w:date="2026-10-05T11:32:12Z">
        <w:r>
          <w:rPr>
            <w:rtl/>
          </w:rPr>
          <w:t xml:space="preserve">התורה</w:t>
        </w:r>
      </w:ins>
      <w:del w:id="9505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>
          <w:ins w:id="99862" w:author="מנוע מכני" w:date="2026-10-05T11:32:12Z"/>
        </w:rPr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del w:id="99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ins w:id="93749" w:author="מנוע מכני" w:date="2026-10-05T11:32:12Z">
        <w:r>
          <w:rPr>
            <w:rtl/>
          </w:rPr>
          <w:t xml:space="preserve">שם</w:t>
        </w:r>
      </w:ins>
      <w:del w:id="937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דגלי </w:t>
      </w:r>
      <w:ins w:id="95053" w:author="מנוע מכני" w:date="2026-10-05T11:32:12Z">
        <w:r>
          <w:rPr>
            <w:rtl/>
          </w:rPr>
          <w:t xml:space="preserve">התורה</w:t>
        </w:r>
      </w:ins>
      <w:del w:id="9505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טמא נפש, אבל </w:t>
      </w:r>
      <w:ins w:id="93751" w:author="מנוע מכני" w:date="2026-10-05T11:32:12Z">
        <w:r>
          <w:rPr>
            <w:rtl/>
          </w:rPr>
          <w:t xml:space="preserve">כאן</w:t>
        </w:r>
      </w:ins>
      <w:del w:id="9375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del w:id="90612" w:author="מנוע עיצוב" w:date="2026-10-05T11:33:53Z"/>
          <w:rtl/>
        </w:rPr>
      </w:pPr>
    </w:p>
    <w:p>
      <w:pPr>
        <w:pStyle w:val="38"/>
        <w:rPr>
          <w:ins w:id="99864" w:author="מנוע מכני" w:date="2026-10-05T11:32:12Z"/>
        </w:rPr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del w:id="99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ins w:id="91669" w:author="מנוע מכני" w:date="2026-10-05T11:32:12Z">
        <w:r>
          <w:rPr>
            <w:b/>
            <w:bCs/>
            <w:rtl/>
          </w:rPr>
          <w:t xml:space="preserve">ו"ט</w:t>
        </w:r>
      </w:ins>
      <w:del w:id="91670" w:author="מנוע מכני" w:date="2026-10-05T11:32:12Z">
        <w:r w:rsidR="00F63065" w:rsidRPr="00C83F7A">
          <w:rPr>
            <w:b/>
            <w:bCs/>
            <w:rtl/>
          </w:rPr>
          <w:delText xml:space="preserve">ו</w:delText>
        </w:r>
        <w:r w:rsidR="0084067A" w:rsidRPr="00C83F7A">
          <w:rPr>
            <w:rFonts w:hint="cs"/>
            <w:b/>
            <w:bCs/>
            <w:rtl/>
          </w:rPr>
          <w:delText xml:space="preserve">''ט</w:delText>
        </w:r>
      </w:del>
      <w:r w:rsidR="0084067A">
        <w:rPr>
          <w:rFonts w:hint="cs"/>
          <w:rtl/>
        </w:rPr>
        <w:t xml:space="preserve"> דטרח טרחא דלא חזי </w:t>
      </w:r>
      <w:ins w:id="95055" w:author="מנוע מכני" w:date="2026-10-05T11:32:12Z">
        <w:r>
          <w:rPr>
            <w:rFonts w:hint="cs"/>
            <w:rtl/>
          </w:rPr>
          <w:t xml:space="preserve">לו</w:t>
        </w:r>
      </w:ins>
      <w:del w:id="95056" w:author="מנוע מכני" w:date="2026-10-05T11:32:12Z">
        <w:r w:rsidR="0084067A">
          <w:rPr>
            <w:rFonts w:hint="cs"/>
            <w:rtl/>
          </w:rPr>
          <w:delText xml:space="preserve">ליה</w:delText>
        </w:r>
      </w:del>
      <w:r w:rsidR="0084067A">
        <w:rPr>
          <w:rFonts w:hint="cs"/>
          <w:rtl/>
        </w:rPr>
        <w:t xml:space="preserve"> </w:t>
      </w:r>
    </w:p>
    <w:p>
      <w:pPr>
        <w:pStyle w:val="38"/>
        <w:rPr>
          <w:ins w:id="99866" w:author="מנוע מכני" w:date="2026-10-05T11:32:12Z"/>
        </w:rPr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ins w:id="91671" w:author="מנוע מכני" w:date="2026-10-05T11:32:12Z">
        <w:r>
          <w:t xml:space="preserve">ר"ח</w:t>
        </w:r>
      </w:ins>
      <w:del w:id="91672" w:author="מנוע מכני" w:date="2026-10-05T11:32:12Z">
        <w:r w:rsidR="0084067A">
          <w:delText xml:space="preserve">ר''ח</w:delText>
        </w:r>
      </w:del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del w:id="99867" w:author="מנוע מכני" w:date="2026-10-05T11:32:12Z">
        <w:r w:rsidR="00F63065">
          <w:rPr>
            <w:rtl/>
          </w:rPr>
          <w:delText xml:space="preserve"> </w:delText>
        </w:r>
      </w:del>
      <w:r w:rsidR="0084067A">
        <w:rPr>
          <w:rFonts w:hint="cs"/>
          <w:rtl/>
        </w:rPr>
        <w:t>ד</w:t>
      </w:r>
      <w:ins w:id="91673" w:author="מנוע מכני" w:date="2026-10-05T11:32:12Z">
        <w:r>
          <w:rPr>
            <w:rtl/>
          </w:rPr>
          <w:t xml:space="preserve">ב"ש</w:t>
        </w:r>
      </w:ins>
      <w:del w:id="91674" w:author="מנוע מכני" w:date="2026-10-05T11:32:12Z">
        <w:r w:rsidR="00F63065">
          <w:rPr>
            <w:rtl/>
          </w:rPr>
          <w:delText xml:space="preserve">ב</w:delText>
        </w:r>
        <w:r w:rsidR="00027C13">
          <w:rPr>
            <w:rFonts w:hint="cs"/>
            <w:rtl/>
          </w:rPr>
          <w:delText xml:space="preserve">''ש</w:delText>
        </w:r>
      </w:del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ins w:id="9167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76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>
          <w:ins w:id="99868" w:author="מנוע מכני" w:date="2026-10-05T11:32:12Z"/>
        </w:rPr>
      </w:pPr>
      <w:r>
        <w:t>ר</w:t>
      </w:r>
      <w:r w:rsidR="00027C13">
        <w:t xml:space="preserve">אב</w:t>
      </w:r>
      <w:ins w:id="91677" w:author="מנוע מכני" w:date="2026-10-05T11:32:12Z">
        <w:r>
          <w:t xml:space="preserve">ר"ש</w:t>
        </w:r>
      </w:ins>
      <w:del w:id="91678" w:author="מנוע מכני" w:date="2026-10-05T11:32:12Z">
        <w:r w:rsidR="00027C13">
          <w:delText xml:space="preserve">ר''ש</w:delText>
        </w:r>
      </w:del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del w:id="99869" w:author="מנוע מכני" w:date="2026-10-05T11:32:12Z">
        <w:r>
          <w:rPr>
            <w:rtl/>
          </w:rPr>
          <w:delText xml:space="preserve"> </w:delText>
        </w:r>
      </w:del>
      <w:ins w:id="92885" w:author="מנוע מכני" w:date="2026-10-05T11:32:12Z">
        <w:r>
          <w:rPr>
            <w:rtl/>
          </w:rPr>
          <w:t xml:space="preserve">אפי'</w:t>
        </w:r>
      </w:ins>
      <w:del w:id="9288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del w:id="90613" w:author="מנוע עיצוב" w:date="2026-10-05T11:33:53Z"/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ins w:id="91679" w:author="מנוע מכני" w:date="2026-10-05T11:32:12Z">
        <w:r>
          <w:rPr>
            <w:rStyle w:val="2fb"/>
            <w:rtl/>
          </w:rPr>
          <w:t xml:space="preserve">ר"ח</w:t>
        </w:r>
      </w:ins>
      <w:del w:id="91680" w:author="מנוע מכני" w:date="2026-10-05T11:32:12Z">
        <w:r>
          <w:rPr>
            <w:rtl/>
          </w:rPr>
          <w:delText xml:space="preserve">ר</w:delText>
        </w:r>
        <w:r w:rsidR="00027C13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ins w:id="91681" w:author="מנוע מכני" w:date="2026-10-05T11:32:12Z">
        <w:r>
          <w:rPr>
            <w:rFonts w:hint="cs"/>
            <w:rtl/>
          </w:rPr>
          <w:t xml:space="preserve">ב"ש</w:t>
        </w:r>
      </w:ins>
      <w:del w:id="91682" w:author="מנוע מכני" w:date="2026-10-05T11:32:12Z">
        <w:r w:rsidR="00027C13">
          <w:rPr>
            <w:rFonts w:hint="cs"/>
            <w:rtl/>
          </w:rPr>
          <w:delText xml:space="preserve">ב''ש</w:delText>
        </w:r>
      </w:del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ins w:id="9168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4" w:author="מנוע מכני" w:date="2026-10-05T11:32:12Z">
        <w:r w:rsidR="00027C13">
          <w:rPr>
            <w:rFonts w:hint="cs"/>
            <w:rtl/>
          </w:rPr>
          <w:delText xml:space="preserve">ר''ש</w:delText>
        </w:r>
      </w:del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>פסולי המוקדשין דאלימי למיתפס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ins w:id="91685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1686" w:author="מנוע מכני" w:date="2026-10-05T11:32:12Z">
        <w:r w:rsidR="00316820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</w:t>
      </w:r>
      <w:ins w:id="95059" w:author="מנוע מכני" w:date="2026-10-05T11:32:12Z">
        <w:r>
          <w:rPr>
            <w:rtl/>
          </w:rPr>
          <w:t xml:space="preserve">אין</w:t>
        </w:r>
      </w:ins>
      <w:del w:id="9506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057" w:author="מנוע מכני" w:date="2026-10-05T11:32:12Z">
        <w:r>
          <w:rPr>
            <w:rtl/>
          </w:rPr>
          <w:t xml:space="preserve">לו</w:t>
        </w:r>
      </w:ins>
      <w:del w:id="950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כל פסולי המוקדשין נמכרין באיטליז ונשקלין בליטרא? אלמא: דכיון </w:t>
      </w:r>
      <w:ins w:id="93753" w:author="מנוע מכני" w:date="2026-10-05T11:32:12Z">
        <w:r>
          <w:rPr>
            <w:rtl/>
          </w:rPr>
          <w:t xml:space="preserve">דיש</w:t>
        </w:r>
      </w:ins>
      <w:del w:id="93754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רווחא להקדש - שרי לה! </w:t>
      </w:r>
    </w:p>
    <w:p>
      <w:pPr>
        <w:pStyle w:val="38"/>
        <w:rPr>
          <w:ins w:id="99870" w:author="מנוע מכני" w:date="2026-10-05T11:32:12Z"/>
        </w:rPr>
      </w:pPr>
      <w:r>
        <w:t xml:space="preserve">ארמבד</w:t>
      </w:r>
      <w:ins w:id="91687" w:author="מנוע מכני" w:date="2026-10-05T11:32:12Z">
        <w:r>
          <w:t xml:space="preserve">ר"כ</w:t>
        </w:r>
      </w:ins>
      <w:del w:id="91688" w:author="מנוע מכני" w:date="2026-10-05T11:32:12Z">
        <w:r>
          <w:delText xml:space="preserve">ר''כ</w:delText>
        </w:r>
      </w:del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del w:id="9987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מה שמשביח בעור פגם בבשר, </w:t>
      </w:r>
    </w:p>
    <w:p>
      <w:pPr>
        <w:pStyle w:val="38"/>
        <w:rPr>
          <w:ins w:id="99872" w:author="מנוע מכני" w:date="2026-10-05T11:32:12Z"/>
        </w:rPr>
      </w:pPr>
      <w:r>
        <w:t xml:space="preserve">במערבא מדרבינא</w:t>
      </w:r>
      <w:del w:id="100924" w:author="מנוע מכני" w:date="2026-10-05T11:32:12Z">
        <w:r>
          <w:delText xml:space="preserve"> </w:delText>
        </w:r>
        <w:r>
          <w:delText xml:space="preserve">אמרו</w:delText>
        </w:r>
      </w:del>
      <w:ins w:id="93755" w:author="מנוע מכני" w:date="2026-10-05T11:32:12Z"/>
      <w:del w:id="93756" w:author="מנוע מכני" w:date="2026-10-05T11:32:12Z">
        <w:r>
          <w:delText xml:space="preserve">אמרי</w:delText>
        </w:r>
      </w:del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מפני שנראה כעובד עבודה בקדשים, </w:t>
      </w:r>
    </w:p>
    <w:p>
      <w:pPr>
        <w:pStyle w:val="38"/>
        <w:rPr>
          <w:ins w:id="99874" w:author="מנוע מכני" w:date="2026-10-05T11:32:12Z"/>
        </w:rPr>
      </w:pPr>
      <w:r>
        <w:t>ר</w:t>
      </w:r>
      <w:r w:rsidR="00316820">
        <w:t xml:space="preserve">י</w:t>
      </w:r>
      <w:ins w:id="91689" w:author="מנוע מכני" w:date="2026-10-05T11:32:12Z">
        <w:r>
          <w:t xml:space="preserve">ב"א</w:t>
        </w:r>
      </w:ins>
      <w:del w:id="91690" w:author="מנוע מכני" w:date="2026-10-05T11:32:12Z">
        <w:r w:rsidR="00316820">
          <w:delText xml:space="preserve">ב''א</w:delText>
        </w:r>
      </w:del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del w:id="99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  <w:pPrChange w:id="904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5" w:author="מנוע מכני" w:date="2026-10-05T11:32:12Z">
        <w:r>
          <w:rPr>
            <w:rtl/>
          </w:rPr>
          <w:t xml:space="preserve"> </w:t>
        </w:r>
      </w:ins>
      <w:del w:id="965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77" w:author="מנוע מכני" w:date="2026-10-05T11:32:12Z">
        <w:r>
          <w:rPr>
            <w:rtl/>
          </w:rPr>
          <w:t xml:space="preserve"> </w:t>
        </w:r>
      </w:ins>
      <w:del w:id="965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  <w:pPrChange w:id="904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79" w:author="מנוע מכני" w:date="2026-10-05T11:32:12Z">
        <w:r>
          <w:rPr>
            <w:rtl/>
          </w:rPr>
          <w:t xml:space="preserve"> </w:t>
        </w:r>
      </w:ins>
      <w:del w:id="965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81" w:author="מנוע מכני" w:date="2026-10-05T11:32:12Z">
        <w:r>
          <w:rPr>
            <w:rtl/>
          </w:rPr>
          <w:t xml:space="preserve"> </w:t>
        </w:r>
      </w:ins>
      <w:del w:id="965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876" w:author="מנוע מכני" w:date="2026-10-05T11:32:12Z"/>
        </w:rPr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del w:id="99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ins w:id="9169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692" w:author="מנוע מכני" w:date="2026-10-05T11:32:12Z">
        <w:r w:rsidR="007703E4">
          <w:rPr>
            <w:rFonts w:hint="cs"/>
            <w:rtl/>
          </w:rPr>
          <w:delText xml:space="preserve">ר''מ</w:delText>
        </w:r>
      </w:del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>
          <w:ins w:id="99878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del w:id="9987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במקום שעושה בו מום, ובלבד שלא ישחט על אותו המום</w:t>
      </w:r>
      <w:ins w:id="96583" w:author="מנוע מכני" w:date="2026-10-05T11:32:12Z">
        <w:r>
          <w:rPr>
            <w:rtl/>
          </w:rPr>
          <w:t xml:space="preserve">,</w:t>
        </w:r>
      </w:ins>
      <w:del w:id="9658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880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ר"ש</w:t>
      </w:r>
      <w:del w:id="100925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del w:id="9988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נשחט על אותו המום, </w:t>
      </w:r>
    </w:p>
    <w:p>
      <w:pPr>
        <w:pStyle w:val="38"/>
        <w:rPr>
          <w:ins w:id="9988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ר' יהודה</w:t>
      </w:r>
      <w:del w:id="100926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del w:id="9988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ins w:id="91693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694" w:author="מנוע מכני" w:date="2026-10-05T11:32:12Z">
        <w:r w:rsidR="007703E4">
          <w:rPr>
            <w:rFonts w:hint="cs"/>
            <w:rtl/>
          </w:rPr>
          <w:delText xml:space="preserve">ר''א</w:delText>
        </w:r>
      </w:del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ins w:id="91695" w:author="מנוע מכני" w:date="2026-10-05T11:32:12Z">
        <w:r>
          <w:rPr>
            <w:rFonts w:hint="cs"/>
            <w:rtl/>
          </w:rPr>
          <w:t xml:space="preserve">א"ל</w:t>
        </w:r>
      </w:ins>
      <w:del w:id="91696" w:author="מנוע מכני" w:date="2026-10-05T11:32:12Z">
        <w:r w:rsidR="007703E4">
          <w:rPr>
            <w:rFonts w:hint="cs"/>
            <w:rtl/>
          </w:rPr>
          <w:delText xml:space="preserve">א''ל</w:delText>
        </w:r>
      </w:del>
      <w:r w:rsidR="007703E4">
        <w:rPr>
          <w:rFonts w:hint="cs"/>
          <w:rtl/>
        </w:rPr>
        <w:t xml:space="preserve"> </w:t>
      </w:r>
      <w:ins w:id="9169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1698" w:author="מנוע מכני" w:date="2026-10-05T11:32:12Z">
        <w:r w:rsidR="007703E4">
          <w:rPr>
            <w:rFonts w:hint="cs"/>
            <w:rtl/>
          </w:rPr>
          <w:delText xml:space="preserve">ר''ח</w:delText>
        </w:r>
      </w:del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>
          <w:ins w:id="99884" w:author="מנוע מכני" w:date="2026-10-05T11:32:12Z"/>
        </w:rPr>
      </w:pPr>
      <w:r>
        <w:t xml:space="preserve">ר"א</w:t>
      </w:r>
      <w:del w:id="100927" w:author="מנוע מכני" w:date="2026-10-05T11:32:12Z">
        <w:r>
          <w:delText xml:space="preserve"> אומר</w:delText>
        </w:r>
      </w:del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del w:id="998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>
          <w:ins w:id="99886" w:author="מנוע מכני" w:date="2026-10-05T11:32:12Z"/>
        </w:rPr>
      </w:pPr>
      <w:r>
        <w:t xml:space="preserve">רבי יהושע</w:t>
      </w:r>
      <w:del w:id="100928" w:author="מנוע מכני" w:date="2026-10-05T11:32:12Z">
        <w:r>
          <w:delText xml:space="preserve"> אומר</w:delText>
        </w:r>
      </w:del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del w:id="998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ins w:id="91699" w:author="מנוע מכני" w:date="2026-10-05T11:32:12Z">
        <w:r>
          <w:rPr>
            <w:rStyle w:val="2fb"/>
            <w:rtl/>
          </w:rPr>
          <w:t xml:space="preserve">ר"ג</w:t>
        </w:r>
      </w:ins>
      <w:del w:id="91700" w:author="מנוע מכני" w:date="2026-10-05T11:32:12Z">
        <w:r w:rsidR="00FE35DC">
          <w:rPr>
            <w:rtl/>
          </w:rPr>
          <w:delText xml:space="preserve">ר</w:delText>
        </w:r>
        <w:r w:rsidR="00FE35DC">
          <w:rPr>
            <w:rFonts w:hint="cs"/>
            <w:rtl/>
          </w:rPr>
          <w:delText xml:space="preserve">''ג</w:delText>
        </w:r>
      </w:del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>
          <w:ins w:id="100836" w:author="מנוע מכני" w:date="2026-10-05T11:32:12Z"/>
        </w:rPr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del w:id="100837" w:author="מנוע מכני" w:date="2026-10-05T11:32:12Z">
        <w:r w:rsidRPr="00CA43B0">
          <w:rPr>
            <w:b/>
            <w:bCs/>
            <w:rtl/>
          </w:rPr>
          <w:delText xml:space="preserve"> </w:delText>
        </w:r>
      </w:del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ins w:id="91701" w:author="מנוע מכני" w:date="2026-10-05T11:32:12Z">
        <w:r>
          <w:rPr>
            <w:rStyle w:val="2fb"/>
            <w:b/>
            <w:bCs/>
            <w:rtl/>
          </w:rPr>
          <w:t xml:space="preserve">ר"א</w:t>
        </w:r>
      </w:ins>
      <w:del w:id="91702" w:author="מנוע מכני" w:date="2026-10-05T11:32:12Z">
        <w:r w:rsidRPr="00CA43B0">
          <w:rPr>
            <w:b/>
            <w:bCs/>
            <w:rtl/>
          </w:rPr>
          <w:delText xml:space="preserve">ר</w:delText>
        </w:r>
        <w:r w:rsidR="007703E4" w:rsidRPr="00CA43B0">
          <w:rPr>
            <w:rFonts w:hint="cs"/>
            <w:b/>
            <w:bCs/>
            <w:rtl/>
          </w:rPr>
          <w:delText xml:space="preserve">''א</w:delText>
        </w:r>
      </w:del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ins w:id="92887" w:author="מנוע מכני" w:date="2026-10-05T11:32:12Z">
        <w:r>
          <w:rPr>
            <w:rStyle w:val="2fb"/>
            <w:b/>
            <w:bCs/>
            <w:rtl/>
          </w:rPr>
          <w:t xml:space="preserve">כר"ג</w:t>
        </w:r>
      </w:ins>
      <w:del w:id="92888" w:author="מנוע מכני" w:date="2026-10-05T11:32:12Z">
        <w:r w:rsidRPr="00CA43B0">
          <w:rPr>
            <w:b/>
            <w:bCs/>
            <w:rtl/>
          </w:rPr>
          <w:delText xml:space="preserve">כרבן גמליאל</w:delText>
        </w:r>
      </w:del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del w:id="90614" w:author="מנוע עיצוב" w:date="2026-10-05T11:33:53Z"/>
          <w:rtl/>
        </w:rPr>
      </w:pPr>
    </w:p>
    <w:p w14:paraId="0BBD3A77" w14:textId="77777777" w:rsidR="00FE35DC" w:rsidRDefault="00F63065" w:rsidP="00CA43B0">
      <w:pPr>
        <w:rPr>
          <w:rtl/>
        </w:rPr>
      </w:pPr>
      <w:ins w:id="95063" w:author="מנוע מכני" w:date="2026-10-05T11:32:12Z">
        <w:r>
          <w:rPr>
            <w:rtl/>
          </w:rPr>
          <w:t xml:space="preserve">ממה</w:t>
        </w:r>
      </w:ins>
      <w:del w:id="95064" w:author="מנוע מכני" w:date="2026-10-05T11:32:12Z">
        <w:r>
          <w:rPr>
            <w:rtl/>
          </w:rPr>
          <w:delText xml:space="preserve">ממאי</w:delText>
        </w:r>
      </w:del>
      <w:r>
        <w:rPr>
          <w:rtl/>
        </w:rPr>
        <w:t xml:space="preserve">? </w:t>
      </w:r>
      <w:ins w:id="95061" w:author="מנוע מכני" w:date="2026-10-05T11:32:12Z">
        <w:r>
          <w:rPr>
            <w:rtl/>
          </w:rPr>
          <w:t xml:space="preserve">שמא</w:t>
        </w:r>
      </w:ins>
      <w:del w:id="9506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ins w:id="93757" w:author="מנוע מכני" w:date="2026-10-05T11:32:12Z">
        <w:r>
          <w:rPr>
            <w:rFonts w:hint="cs"/>
            <w:rtl/>
          </w:rPr>
          <w:t xml:space="preserve">שם</w:t>
        </w:r>
      </w:ins>
      <w:del w:id="93758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03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704" w:author="מנוע מכני" w:date="2026-10-05T11:32:12Z">
        <w:r w:rsidR="00CA43B0">
          <w:rPr>
            <w:rFonts w:hint="cs"/>
            <w:rtl/>
          </w:rPr>
          <w:delText xml:space="preserve">ר''מ</w:delText>
        </w:r>
      </w:del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ins w:id="98213" w:author="מנוע מכני" w:date="2026-10-05T11:32:12Z">
        <w:r>
          <w:rPr>
            <w:rFonts w:hint="cs"/>
            <w:rtl/>
          </w:rPr>
          <w:t xml:space="preserve">דעשה</w:t>
        </w:r>
      </w:ins>
      <w:del w:id="98214" w:author="מנוע מכני" w:date="2026-10-05T11:32:12Z">
        <w:r w:rsidR="00CA43B0">
          <w:rPr>
            <w:rFonts w:hint="cs"/>
            <w:rtl/>
          </w:rPr>
          <w:delText xml:space="preserve">דעביד</w:delText>
        </w:r>
      </w:del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ins w:id="91705" w:author="מנוע מכני" w:date="2026-10-05T11:32:12Z">
        <w:r>
          <w:rPr>
            <w:rFonts w:hint="cs"/>
            <w:rtl/>
          </w:rPr>
          <w:t xml:space="preserve">א"כ</w:t>
        </w:r>
      </w:ins>
      <w:del w:id="91706" w:author="מנוע מכני" w:date="2026-10-05T11:32:12Z">
        <w:r w:rsidR="00CA43B0">
          <w:rPr>
            <w:rFonts w:hint="cs"/>
            <w:rtl/>
          </w:rPr>
          <w:delText xml:space="preserve">א''כ</w:delText>
        </w:r>
      </w:del>
      <w:r w:rsidR="00CA43B0">
        <w:rPr>
          <w:rFonts w:hint="cs"/>
          <w:rtl/>
        </w:rPr>
        <w:t xml:space="preserve"> </w:t>
      </w:r>
      <w:ins w:id="93759" w:author="מנוע מכני" w:date="2026-10-05T11:32:12Z">
        <w:r>
          <w:rPr>
            <w:rFonts w:hint="cs"/>
            <w:rtl/>
          </w:rPr>
          <w:t xml:space="preserve">כאן</w:t>
        </w:r>
      </w:ins>
      <w:del w:id="93760" w:author="מנוע מכני" w:date="2026-10-05T11:32:12Z">
        <w:r w:rsidR="00CA43B0">
          <w:rPr>
            <w:rFonts w:hint="cs"/>
            <w:rtl/>
          </w:rPr>
          <w:delText xml:space="preserve">הכא</w:delText>
        </w:r>
      </w:del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ins w:id="91707" w:author="מנוע מכני" w:date="2026-10-05T11:32:12Z">
        <w:ins w:id="98035" w:author="מנוע מכני" w:date="2026-10-05T11:32:12Z">
          <w:r>
            <w:rPr>
              <w:rtl/>
            </w:rPr>
            <w:t xml:space="preserve">סבר</w:t>
          </w:r>
        </w:ins>
        <w:del w:id="98036" w:author="מנוע מכני" w:date="2026-10-05T11:32:12Z">
          <w:r>
            <w:rPr>
              <w:rtl/>
            </w:rPr>
            <w:delText xml:space="preserve">ס"ל</w:delText>
          </w:r>
        </w:del>
      </w:ins>
      <w:del w:id="91708" w:author="מנוע מכני" w:date="2026-10-05T11:32:12Z">
        <w:r>
          <w:rPr>
            <w:rtl/>
          </w:rPr>
          <w:delText xml:space="preserve">ס</w:delText>
        </w:r>
        <w:r w:rsidR="00CA43B0">
          <w:rPr>
            <w:rFonts w:hint="cs"/>
            <w:rtl/>
          </w:rPr>
          <w:delText xml:space="preserve">''ל</w:delText>
        </w:r>
      </w:del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1" w:author="מנוע מכני" w:date="2026-10-05T11:32:12Z">
        <w:r>
          <w:rPr>
            <w:rFonts w:hint="cs"/>
            <w:rtl/>
          </w:rPr>
          <w:t xml:space="preserve">שם</w:t>
        </w:r>
      </w:ins>
      <w:del w:id="93762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ins w:id="9170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10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63065">
        <w:rPr>
          <w:rtl/>
        </w:rPr>
        <w:t xml:space="preserve"> אלא שמא יבא אליהו ויטהרנה, אבל </w:t>
      </w:r>
      <w:ins w:id="93763" w:author="מנוע מכני" w:date="2026-10-05T11:32:12Z">
        <w:r>
          <w:rPr>
            <w:rtl/>
          </w:rPr>
          <w:t xml:space="preserve">כאן</w:t>
        </w:r>
      </w:ins>
      <w:del w:id="9376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</w:t>
      </w:r>
      <w:ins w:id="97887" w:author="מנוע מכני" w:date="2026-10-05T11:32:12Z">
        <w:r>
          <w:rPr>
            <w:rtl/>
          </w:rPr>
          <w:t xml:space="preserve">דאם </w:t>
        </w:r>
      </w:ins>
      <w:del w:id="97888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שביק מיית - כרבנן </w:t>
      </w:r>
      <w:ins w:id="98037" w:author="מנוע מכני" w:date="2026-10-05T11:32:12Z">
        <w:r>
          <w:rPr>
            <w:rtl/>
          </w:rPr>
          <w:t xml:space="preserve">סבר</w:t>
        </w:r>
      </w:ins>
      <w:del w:id="98038" w:author="מנוע מכני" w:date="2026-10-05T11:32:12Z">
        <w:r w:rsidR="00F63065">
          <w:rPr>
            <w:rtl/>
          </w:rPr>
          <w:delText xml:space="preserve">ס</w:delText>
        </w:r>
        <w:r>
          <w:rPr>
            <w:rFonts w:hint="cs"/>
            <w:rtl/>
          </w:rPr>
          <w:delText xml:space="preserve">"ל</w:delText>
        </w:r>
      </w:del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ins w:id="93765" w:author="מנוע מכני" w:date="2026-10-05T11:32:12Z">
        <w:r>
          <w:rPr>
            <w:rFonts w:hint="cs"/>
            <w:rtl/>
          </w:rPr>
          <w:t xml:space="preserve">שם</w:t>
        </w:r>
      </w:ins>
      <w:del w:id="93766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אמרו רבנן </w:t>
      </w:r>
      <w:ins w:id="97889" w:author="מנוע מכני" w:date="2026-10-05T11:32:12Z">
        <w:r>
          <w:rPr>
            <w:rFonts w:hint="cs"/>
            <w:rtl/>
          </w:rPr>
          <w:t xml:space="preserve">דאם </w:t>
        </w:r>
      </w:ins>
      <w:del w:id="97890" w:author="מנוע מכני" w:date="2026-10-05T11:32:12Z">
        <w:r>
          <w:rPr>
            <w:rFonts w:hint="cs"/>
            <w:rtl/>
          </w:rPr>
          <w:delText xml:space="preserve">דאי </w:delText>
        </w:r>
      </w:del>
      <w:r>
        <w:rPr>
          <w:rFonts w:hint="cs"/>
          <w:rtl/>
        </w:rPr>
        <w:t xml:space="preserve">שביק מיית אבל </w:t>
      </w:r>
      <w:ins w:id="93767" w:author="מנוע מכני" w:date="2026-10-05T11:32:12Z">
        <w:r>
          <w:rPr>
            <w:rFonts w:hint="cs"/>
            <w:rtl/>
          </w:rPr>
          <w:t xml:space="preserve">שם</w:t>
        </w:r>
      </w:ins>
      <w:del w:id="9376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ins w:id="91711" w:author="מנוע מכני" w:date="2026-10-05T11:32:12Z">
        <w:r>
          <w:rPr>
            <w:rStyle w:val="2fb"/>
            <w:rtl/>
          </w:rPr>
          <w:t xml:space="preserve">ר"א</w:t>
        </w:r>
      </w:ins>
      <w:del w:id="91712" w:author="מנוע מכני" w:date="2026-10-05T11:32:12Z">
        <w:r w:rsidR="00F63065">
          <w:rPr>
            <w:rtl/>
          </w:rPr>
          <w:delText xml:space="preserve">ר</w:delText>
        </w:r>
        <w:r w:rsidR="00F725AB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F725AB">
          <w:rPr>
            <w:rFonts w:hint="cs"/>
            <w:rtl/>
          </w:rPr>
          <w:delText xml:space="preserve">א</w:delText>
        </w:r>
      </w:del>
      <w:r w:rsidR="00F725AB">
        <w:rPr>
          <w:rFonts w:hint="cs"/>
          <w:rtl/>
        </w:rPr>
        <w:t xml:space="preserve"> </w:t>
      </w:r>
      <w:ins w:id="91713" w:author="מנוע מכני" w:date="2026-10-05T11:32:12Z">
        <w:ins w:id="98039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40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1714" w:author="מנוע מכני" w:date="2026-10-05T11:32:12Z">
        <w:r w:rsidR="00F725AB">
          <w:rPr>
            <w:rFonts w:hint="cs"/>
            <w:rtl/>
          </w:rPr>
          <w:delText xml:space="preserve">ס''ל</w:delText>
        </w:r>
      </w:del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69" w:author="מנוע מכני" w:date="2026-10-05T11:32:12Z">
        <w:r>
          <w:rPr>
            <w:rFonts w:hint="cs"/>
            <w:rtl/>
          </w:rPr>
          <w:t xml:space="preserve">שם</w:t>
        </w:r>
      </w:ins>
      <w:del w:id="93770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ins w:id="9171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716" w:author="מנוע מכני" w:date="2026-10-05T11:32:12Z">
        <w:r w:rsidR="00CA43B0">
          <w:rPr>
            <w:rFonts w:hint="cs"/>
            <w:rtl/>
          </w:rPr>
          <w:delText xml:space="preserve">ר''י</w:delText>
        </w:r>
      </w:del>
      <w:r w:rsidR="00CA43B0">
        <w:rPr>
          <w:rFonts w:hint="cs"/>
          <w:rtl/>
        </w:rPr>
        <w:t xml:space="preserve"> </w:t>
      </w:r>
      <w:ins w:id="98215" w:author="מנוע מכני" w:date="2026-10-05T11:32:12Z">
        <w:r>
          <w:rPr>
            <w:rtl/>
          </w:rPr>
          <w:t xml:space="preserve">דעשה</w:t>
        </w:r>
      </w:ins>
      <w:del w:id="98216" w:author="מנוע מכני" w:date="2026-10-05T11:32:12Z">
        <w:r w:rsidR="00F725AB">
          <w:rPr>
            <w:rtl/>
          </w:rPr>
          <w:delText xml:space="preserve">ד</w:delText>
        </w:r>
        <w:r>
          <w:rPr>
            <w:rtl/>
          </w:rPr>
          <w:delText xml:space="preserve">עביד</w:delText>
        </w:r>
      </w:del>
      <w:r>
        <w:rPr>
          <w:rtl/>
        </w:rPr>
        <w:t xml:space="preserve"> בידים, אבל </w:t>
      </w:r>
      <w:ins w:id="93771" w:author="מנוע מכני" w:date="2026-10-05T11:32:12Z">
        <w:r>
          <w:rPr>
            <w:rtl/>
          </w:rPr>
          <w:t xml:space="preserve">שם</w:t>
        </w:r>
      </w:ins>
      <w:del w:id="9377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ins w:id="98041" w:author="מנוע מכני" w:date="2026-10-05T11:32:12Z">
        <w:r>
          <w:rPr>
            <w:rtl/>
          </w:rPr>
          <w:t xml:space="preserve">סבר</w:t>
        </w:r>
      </w:ins>
      <w:del w:id="98042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ins w:id="93773" w:author="מנוע מכני" w:date="2026-10-05T11:32:12Z">
        <w:r>
          <w:rPr>
            <w:rFonts w:hint="cs"/>
            <w:rtl/>
          </w:rPr>
          <w:t xml:space="preserve">שם</w:t>
        </w:r>
      </w:ins>
      <w:del w:id="93774" w:author="מנוע מכני" w:date="2026-10-05T11:32:12Z">
        <w:r w:rsidR="00CA43B0">
          <w:rPr>
            <w:rFonts w:hint="cs"/>
            <w:rtl/>
          </w:rPr>
          <w:delText xml:space="preserve">התם</w:delText>
        </w:r>
      </w:del>
      <w:r w:rsidR="00CA43B0">
        <w:rPr>
          <w:rFonts w:hint="cs"/>
          <w:rtl/>
        </w:rPr>
        <w:t xml:space="preserve"> </w:t>
      </w:r>
      <w:ins w:id="91717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718" w:author="מנוע מכני" w:date="2026-10-05T11:32:12Z">
        <w:r w:rsidR="00CA43B0">
          <w:rPr>
            <w:rFonts w:hint="cs"/>
            <w:rtl/>
          </w:rPr>
          <w:delText xml:space="preserve">ר''ג</w:delText>
        </w:r>
      </w:del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ins w:id="93775" w:author="מנוע מכני" w:date="2026-10-05T11:32:12Z">
        <w:r>
          <w:rPr>
            <w:rtl/>
          </w:rPr>
          <w:t xml:space="preserve">כאן</w:t>
        </w:r>
      </w:ins>
      <w:del w:id="93776" w:author="מנוע מכני" w:date="2026-10-05T11:32:12Z">
        <w:r w:rsidR="00F725AB">
          <w:rPr>
            <w:rtl/>
          </w:rPr>
          <w:delText xml:space="preserve">הכא</w:delText>
        </w:r>
      </w:del>
      <w:r w:rsidR="00F725AB">
        <w:rPr>
          <w:rtl/>
        </w:rPr>
        <w:t xml:space="preserve">, </w:t>
      </w:r>
      <w:ins w:id="97891" w:author="מנוע מכני" w:date="2026-10-05T11:32:12Z">
        <w:r>
          <w:rPr>
            <w:rtl/>
          </w:rPr>
          <w:t xml:space="preserve">דאם </w:t>
        </w:r>
      </w:ins>
      <w:del w:id="97892" w:author="מנוע מכני" w:date="2026-10-05T11:32:12Z">
        <w:r w:rsidR="00F725AB">
          <w:rPr>
            <w:rtl/>
          </w:rPr>
          <w:delText xml:space="preserve">דאי </w:delText>
        </w:r>
      </w:del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ins w:id="98043" w:author="מנוע מכני" w:date="2026-10-05T11:32:12Z">
        <w:r>
          <w:rPr>
            <w:rtl/>
          </w:rPr>
          <w:t xml:space="preserve">סבר</w:t>
        </w:r>
      </w:ins>
      <w:del w:id="98044" w:author="מנוע מכני" w:date="2026-10-05T11:32:12Z">
        <w:r>
          <w:rPr>
            <w:rtl/>
          </w:rPr>
          <w:delText xml:space="preserve">ס"ל</w:delText>
        </w:r>
      </w:del>
      <w:r>
        <w:rPr>
          <w:rtl/>
        </w:rPr>
        <w:t xml:space="preserve">! </w:t>
      </w:r>
    </w:p>
    <w:p>
      <w:pPr>
        <w:pStyle w:val="38"/>
        <w:rPr>
          <w:ins w:id="99888" w:author="מנוע מכני" w:date="2026-10-05T11:32:12Z"/>
        </w:rPr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del w:id="99889" w:author="מנוע מכני" w:date="2026-10-05T11:32:12Z">
        <w:r>
          <w:rPr>
            <w:rtl/>
          </w:rPr>
          <w:delText xml:space="preserve"> </w:delText>
        </w:r>
      </w:del>
      <w:r>
        <w:rPr>
          <w:rFonts w:hint="cs"/>
          <w:rtl/>
        </w:rPr>
        <w:t xml:space="preserve">בתרוויהו בקראי </w:t>
      </w:r>
      <w:ins w:id="93777" w:author="מנוע מכני" w:date="2026-10-05T11:32:12Z">
        <w:r>
          <w:rPr>
            <w:rFonts w:hint="cs"/>
            <w:rtl/>
          </w:rPr>
          <w:t xml:space="preserve">חלקו</w:t>
        </w:r>
      </w:ins>
      <w:del w:id="93778" w:author="מנוע מכני" w:date="2026-10-05T11:32:12Z">
        <w:r>
          <w:rPr>
            <w:rFonts w:hint="cs"/>
            <w:rtl/>
          </w:rPr>
          <w:delText xml:space="preserve">פליגי</w:delText>
        </w:r>
      </w:del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ins w:id="9171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0" w:author="מנוע מכני" w:date="2026-10-05T11:32:12Z">
        <w:r w:rsidR="00FE35DC">
          <w:rPr>
            <w:rFonts w:hint="cs"/>
            <w:rtl/>
          </w:rPr>
          <w:delText xml:space="preserve">ב''א</w:delText>
        </w:r>
      </w:del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ins w:id="9172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722" w:author="מנוע מכני" w:date="2026-10-05T11:32:12Z">
        <w:r w:rsidR="00FE35DC">
          <w:rPr>
            <w:rFonts w:hint="cs"/>
            <w:rtl/>
          </w:rPr>
          <w:delText xml:space="preserve">י''ו</w:delText>
        </w:r>
      </w:del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ins w:id="91723" w:author="מנוע מכני" w:date="2026-10-05T11:32:12Z">
        <w:r>
          <w:rPr>
            <w:rFonts w:hint="cs"/>
            <w:rtl/>
          </w:rPr>
          <w:t xml:space="preserve">כ"ש</w:t>
        </w:r>
      </w:ins>
      <w:del w:id="91724" w:author="מנוע מכני" w:date="2026-10-05T11:32:12Z">
        <w:r w:rsidR="00F846D4">
          <w:rPr>
            <w:rFonts w:hint="cs"/>
            <w:rtl/>
          </w:rPr>
          <w:delText xml:space="preserve">כ''ש</w:delText>
        </w:r>
      </w:del>
      <w:r w:rsidR="00F846D4">
        <w:rPr>
          <w:rFonts w:hint="cs"/>
          <w:rtl/>
        </w:rPr>
        <w:t xml:space="preserve"> </w:t>
      </w:r>
    </w:p>
    <w:p>
      <w:pPr>
        <w:pStyle w:val="38"/>
        <w:rPr>
          <w:ins w:id="99890" w:author="מנוע מכני" w:date="2026-10-05T11:32:12Z"/>
        </w:rPr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del w:id="998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ins w:id="98231" w:author="מנוע מכני" w:date="2026-10-05T11:32:12Z">
        <w:r>
          <w:rPr>
            <w:rtl/>
          </w:rPr>
          <w:t xml:space="preserve">נחלקו רק</w:t>
        </w:r>
      </w:ins>
      <w:del w:id="98232" w:author="מנוע מכני" w:date="2026-10-05T11:32:12Z">
        <w:r>
          <w:rPr>
            <w:rtl/>
          </w:rPr>
          <w:delText xml:space="preserve">לא נחלקו אלא</w:delText>
        </w:r>
      </w:del>
      <w:r>
        <w:rPr>
          <w:rtl/>
        </w:rPr>
        <w:t xml:space="preserve"> במטיל מום בבעל מום,</w:t>
      </w:r>
      <w:ins w:id="96585" w:author="מנוע מכני" w:date="2026-10-05T11:32:12Z">
        <w:r>
          <w:rPr>
            <w:rtl/>
          </w:rPr>
          <w:t xml:space="preserve"> </w:t>
        </w:r>
      </w:ins>
      <w:del w:id="96586" w:author="מנוע מכני" w:date="2026-10-05T11:32:12Z">
        <w:r>
          <w:rPr>
            <w:rtl/>
          </w:rPr>
          <w:delText xml:space="preserve"> </w:delText>
        </w:r>
        <w:r w:rsidR="00F846D4">
          <w:rPr>
            <w:rFonts w:hint="cs"/>
            <w:rtl/>
          </w:rPr>
          <w:delText xml:space="preserve"> </w:delText>
        </w:r>
      </w:del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>
          <w:ins w:id="100838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ins w:id="92889" w:author="מנוע מכני" w:date="2026-10-05T11:32:12Z">
        <w:r>
          <w:t xml:space="preserve">ור"מ</w:t>
        </w:r>
      </w:ins>
      <w:del w:id="92890" w:author="מנוע מכני" w:date="2026-10-05T11:32:12Z">
        <w:r w:rsidR="00F63065">
          <w:delText xml:space="preserve">ורבי מאיר</w:delText>
        </w:r>
      </w:del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del w:id="100839" w:author="מנוע מכני" w:date="2026-10-05T11:32:12Z">
        <w:r w:rsidR="00F63065">
          <w:rPr>
            <w:rtl/>
          </w:rPr>
          <w:delText xml:space="preserve"> </w:delText>
        </w:r>
      </w:del>
      <w:ins w:id="95067" w:author="מנוע מכני" w:date="2026-10-05T11:32:12Z">
        <w:r>
          <w:rPr>
            <w:rtl/>
          </w:rPr>
          <w:t xml:space="preserve">זה</w:t>
        </w:r>
      </w:ins>
      <w:del w:id="95068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תמים יהיה לרצון </w:t>
      </w:r>
      <w:ins w:id="95065" w:author="מנוע מכני" w:date="2026-10-05T11:32:12Z">
        <w:r>
          <w:rPr>
            <w:rtl/>
          </w:rPr>
          <w:t xml:space="preserve">מה</w:t>
        </w:r>
      </w:ins>
      <w:del w:id="95066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8217" w:author="מנוע מכני" w:date="2026-10-05T11:32:12Z">
        <w:r>
          <w:rPr>
            <w:rtl/>
          </w:rPr>
          <w:t xml:space="preserve">עשה</w:t>
        </w:r>
      </w:ins>
      <w:del w:id="98218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ins w:id="98533" w:author="מנוע מכני" w:date="2026-10-05T11:32:12Z">
        <w:r>
          <w:rPr>
            <w:rtl/>
          </w:rPr>
          <w:t xml:space="preserve">צריך</w:t>
        </w:r>
      </w:ins>
      <w:del w:id="98534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069" w:author="מנוע מכני" w:date="2026-10-05T11:32:12Z">
        <w:r>
          <w:rPr>
            <w:rtl/>
          </w:rPr>
          <w:t xml:space="preserve">לו</w:t>
        </w:r>
      </w:ins>
      <w:del w:id="950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ins w:id="93779" w:author="מנוע מכני" w:date="2026-10-05T11:32:12Z">
        <w:r>
          <w:rPr>
            <w:rtl/>
          </w:rPr>
          <w:t xml:space="preserve">גם</w:t>
        </w:r>
      </w:ins>
      <w:del w:id="9378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ins w:id="93781" w:author="מנוע מכני" w:date="2026-10-05T11:32:12Z">
        <w:r>
          <w:rPr>
            <w:rtl/>
          </w:rPr>
          <w:t xml:space="preserve">גם</w:t>
        </w:r>
      </w:ins>
      <w:del w:id="9378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>
          <w:ins w:id="99892" w:author="מנוע מכני" w:date="2026-10-05T11:32:12Z"/>
        </w:rPr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del w:id="99893" w:author="מנוע מכני" w:date="2026-10-05T11:32:12Z">
        <w:r>
          <w:rPr>
            <w:rtl/>
          </w:rPr>
          <w:delText xml:space="preserve"> </w:delText>
        </w:r>
      </w:del>
      <w:r w:rsidR="00F725AB">
        <w:rPr>
          <w:rFonts w:hint="cs"/>
          <w:rtl/>
        </w:rPr>
        <w:t>'</w:t>
      </w:r>
      <w:r>
        <w:rPr>
          <w:rtl/>
        </w:rPr>
        <w:t xml:space="preserve">מום </w:t>
      </w:r>
      <w:r>
        <w:rPr>
          <w:rtl/>
        </w:rPr>
        <w:t xml:space="preserve">לא</w:t>
      </w:r>
      <w:r>
        <w:rPr>
          <w:rtl/>
        </w:rPr>
        <w:t xml:space="preserve"> יהיה בו</w:t>
      </w:r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r>
        <w:rPr>
          <w:rtl/>
        </w:rPr>
        <w:t>כל מום</w:t>
      </w:r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ins w:id="93785" w:author="מנוע מכני" w:date="2026-10-05T11:32:12Z">
        <w:r>
          <w:rPr>
            <w:rtl/>
          </w:rPr>
          <w:t xml:space="preserve">כאן</w:t>
        </w:r>
      </w:ins>
      <w:del w:id="9378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בקראי </w:t>
      </w:r>
      <w:ins w:id="93783" w:author="מנוע מכני" w:date="2026-10-05T11:32:12Z">
        <w:r>
          <w:rPr>
            <w:rtl/>
          </w:rPr>
          <w:t xml:space="preserve">חלקו</w:t>
        </w:r>
      </w:ins>
      <w:del w:id="9378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ins w:id="91725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26" w:author="מנוע מכני" w:date="2026-10-05T11:32:12Z">
        <w:r w:rsidR="00F725AB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ins w:id="9172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28" w:author="מנוע מכני" w:date="2026-10-05T11:32:12Z">
        <w:r w:rsidR="00F725AB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r>
        <w:rPr>
          <w:rtl/>
        </w:rPr>
        <w:t>ואני הנה נתתי לך את משמרת תרומתי</w:t>
      </w:r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99894" w:author="מנוע מכני" w:date="2026-10-05T11:32:12Z"/>
        </w:rPr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del w:id="998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ins w:id="95071" w:author="מנוע מכני" w:date="2026-10-05T11:32:12Z">
        <w:r>
          <w:rPr>
            <w:rtl/>
          </w:rPr>
          <w:t xml:space="preserve">התורה</w:t>
        </w:r>
      </w:ins>
      <w:del w:id="95072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8219" w:author="מנוע מכני" w:date="2026-10-05T11:32:12Z">
        <w:r>
          <w:rPr>
            <w:rtl/>
          </w:rPr>
          <w:t xml:space="preserve">עשה</w:t>
        </w:r>
      </w:ins>
      <w:del w:id="98220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 לה שימור</w:t>
      </w:r>
      <w:ins w:id="96587" w:author="מנוע מכני" w:date="2026-10-05T11:32:12Z">
        <w:r>
          <w:rPr>
            <w:rtl/>
          </w:rPr>
          <w:t xml:space="preserve">,</w:t>
        </w:r>
      </w:ins>
      <w:del w:id="96588" w:author="מנוע מכני" w:date="2026-10-05T11:32:12Z">
        <w:r w:rsidR="000B5F7F">
          <w:rPr>
            <w:rtl/>
          </w:rPr>
          <w:delText xml:space="preserve">;</w:delText>
        </w:r>
      </w:del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ins w:id="91729" w:author="מנוע מכני" w:date="2026-10-05T11:32:12Z">
        <w:r>
          <w:rPr>
            <w:rStyle w:val="2fb"/>
            <w:rtl/>
          </w:rPr>
          <w:t xml:space="preserve">ר"א</w:t>
        </w:r>
      </w:ins>
      <w:del w:id="91730" w:author="מנוע מכני" w:date="2026-10-05T11:32:12Z">
        <w:r>
          <w:rPr>
            <w:rtl/>
          </w:rPr>
          <w:delText xml:space="preserve">ר'</w:delText>
        </w:r>
        <w:r w:rsidR="00F846D4">
          <w:rPr>
            <w:rFonts w:hint="cs"/>
            <w:rtl/>
          </w:rPr>
          <w:delText xml:space="preserve">'א</w:delText>
        </w:r>
      </w:del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ins w:id="91731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1732" w:author="מנוע מכני" w:date="2026-10-05T11:32:12Z">
        <w:r w:rsidR="00F846D4">
          <w:rPr>
            <w:rFonts w:hint="cs"/>
            <w:rtl/>
          </w:rPr>
          <w:delText xml:space="preserve">ר''ע</w:delText>
        </w:r>
      </w:del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r>
        <w:rPr>
          <w:rtl/>
        </w:rPr>
        <w:t>בבגדו בה</w:t>
      </w:r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ins w:id="95073" w:author="מנוע מכני" w:date="2026-10-05T11:32:12Z">
        <w:r>
          <w:rPr>
            <w:rtl/>
          </w:rPr>
          <w:t xml:space="preserve">עליו</w:t>
        </w:r>
      </w:ins>
      <w:del w:id="95074" w:author="מנוע מכני" w:date="2026-10-05T11:32:12Z">
        <w:r w:rsidR="00F846D4">
          <w:rPr>
            <w:rtl/>
          </w:rPr>
          <w:delText xml:space="preserve">עליה</w:delText>
        </w:r>
      </w:del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>
          <w:ins w:id="99896" w:author="מנוע מכני" w:date="2026-10-05T11:32:12Z"/>
        </w:rPr>
      </w:pPr>
      <w:r>
        <w:t xml:space="preserve">ר"א</w:t>
      </w:r>
      <w:del w:id="100929" w:author="מנוע מכני" w:date="2026-10-05T11:32:12Z">
        <w:r>
          <w:delText xml:space="preserve"> אומר</w:delText>
        </w:r>
      </w:del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del w:id="998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כיון שבגד בה שוב אינו רשאי למוכרה! </w:t>
      </w:r>
    </w:p>
    <w:p>
      <w:pPr>
        <w:pStyle w:val="38"/>
        <w:rPr>
          <w:ins w:id="99898" w:author="מנוע מכני" w:date="2026-10-05T11:32:12Z"/>
        </w:rPr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del w:id="99899" w:author="מנוע מכני" w:date="2026-10-05T11:32:12Z">
        <w:r>
          <w:rPr>
            <w:rtl/>
          </w:rPr>
          <w:delText xml:space="preserve"> </w:delText>
        </w:r>
      </w:del>
      <w:ins w:id="93787" w:author="מנוע מכני" w:date="2026-10-05T11:32:12Z">
        <w:r>
          <w:rPr>
            <w:rtl/>
          </w:rPr>
          <w:t xml:space="preserve">כאן</w:t>
        </w:r>
      </w:ins>
      <w:del w:id="9378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8137" w:author="מנוע מכני" w:date="2026-10-05T11:32:12Z">
        <w:r>
          <w:rPr>
            <w:rtl/>
          </w:rPr>
          <w:t xml:space="preserve">בזה</w:t>
        </w:r>
      </w:ins>
      <w:del w:id="98138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35" w:author="מנוע מכני" w:date="2026-10-05T11:32:12Z">
        <w:r>
          <w:rPr>
            <w:rtl/>
          </w:rPr>
          <w:t xml:space="preserve">חלקו</w:t>
        </w:r>
      </w:ins>
      <w:del w:id="9813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ins w:id="96589" w:author="מנוע מכני" w:date="2026-10-05T11:32:12Z">
        <w:r>
          <w:rPr>
            <w:rtl/>
          </w:rPr>
          <w:t xml:space="preserve">,</w:t>
        </w:r>
      </w:ins>
      <w:del w:id="96590" w:author="מנוע מכני" w:date="2026-10-05T11:32:12Z">
        <w:r w:rsidR="000B5F7F">
          <w:rPr>
            <w:rtl/>
          </w:rPr>
          <w:delText xml:space="preserve">;</w:delText>
        </w:r>
      </w:del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del w:id="92727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ins w:id="93789" w:author="מנוע מכני" w:date="2026-10-05T11:32:12Z">
        <w:r>
          <w:rPr>
            <w:rtl/>
          </w:rPr>
          <w:t xml:space="preserve">גם</w:t>
        </w:r>
      </w:ins>
      <w:del w:id="93790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>
          <w:ins w:id="99900" w:author="מנוע מכני" w:date="2026-10-05T11:32:12Z"/>
        </w:rPr>
      </w:pPr>
      <w:r w:rsidRPr="00C83F7A">
        <w:t>א</w:t>
      </w:r>
      <w:r w:rsidR="00F725AB" w:rsidRPr="00C83F7A">
        <w:t xml:space="preserve">רי</w:t>
      </w:r>
      <w:ins w:id="91733" w:author="מנוע מכני" w:date="2026-10-05T11:32:12Z">
        <w:r>
          <w:t xml:space="preserve">א"ש</w:t>
        </w:r>
      </w:ins>
      <w:del w:id="91734" w:author="מנוע מכני" w:date="2026-10-05T11:32:12Z">
        <w:r w:rsidR="00F725AB" w:rsidRPr="00C83F7A">
          <w:delText xml:space="preserve">א''ש</w:delText>
        </w:r>
      </w:del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del w:id="99901" w:author="מנוע מכני" w:date="2026-10-05T11:32:12Z">
        <w:r w:rsidRPr="00C83F7A">
          <w:rPr>
            <w:rtl/>
          </w:rPr>
          <w:delText xml:space="preserve"> </w:delText>
        </w:r>
      </w:del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del w:id="90615" w:author="מנוע עיצוב" w:date="2026-10-05T11:33:53Z"/>
          <w:rtl/>
        </w:rPr>
      </w:pPr>
    </w:p>
    <w:p>
      <w:pPr>
        <w:pStyle w:val="38"/>
        <w:rPr>
          <w:ins w:id="99902" w:author="מנוע מכני" w:date="2026-10-05T11:32:12Z"/>
        </w:rPr>
      </w:pPr>
      <w:r>
        <w:t xml:space="preserve">מתקיף </w:t>
      </w:r>
      <w:r w:rsidR="00F846D4">
        <w:t xml:space="preserve">רנ</w:t>
      </w:r>
      <w:ins w:id="91735" w:author="מנוע מכני" w:date="2026-10-05T11:32:12Z">
        <w:r>
          <w:t xml:space="preserve">ב"י</w:t>
        </w:r>
      </w:ins>
      <w:del w:id="91736" w:author="מנוע מכני" w:date="2026-10-05T11:32:12Z">
        <w:r w:rsidR="00F846D4">
          <w:delText xml:space="preserve">ב''י</w:delText>
        </w:r>
      </w:del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del w:id="99903" w:author="מנוע מכני" w:date="2026-10-05T11:32:12Z">
        <w:r w:rsidR="00F846D4">
          <w:rPr>
            <w:rtl/>
          </w:rPr>
          <w:delText xml:space="preserve"> </w:delText>
        </w:r>
      </w:del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ins w:id="95075" w:author="מנוע מכני" w:date="2026-10-05T11:32:12Z">
        <w:r>
          <w:rPr>
            <w:rtl/>
          </w:rPr>
          <w:t xml:space="preserve">עכשיו</w:t>
        </w:r>
      </w:ins>
      <w:del w:id="95076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אשמעינן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>
          <w:ins w:id="99904" w:author="מנוע מכני" w:date="2026-10-05T11:32:12Z"/>
        </w:rPr>
      </w:pPr>
      <w:r>
        <w:t>והא ר</w:t>
      </w:r>
      <w:r w:rsidR="00CA43B0">
        <w:t xml:space="preserve">ח</w:t>
      </w:r>
      <w:ins w:id="91737" w:author="מנוע מכני" w:date="2026-10-05T11:32:12Z">
        <w:r>
          <w:t xml:space="preserve">ב"א</w:t>
        </w:r>
      </w:ins>
      <w:del w:id="91738" w:author="מנוע מכני" w:date="2026-10-05T11:32:12Z">
        <w:r w:rsidR="00CA43B0">
          <w:delText xml:space="preserve">ב''א</w:delText>
        </w:r>
      </w:del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del w:id="999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39" w:author="מנוע מכני" w:date="2026-10-05T11:32:12Z">
        <w:r>
          <w:rPr>
            <w:rStyle w:val="2fb"/>
            <w:rtl/>
          </w:rPr>
          <w:t xml:space="preserve">ר"י</w:t>
        </w:r>
      </w:ins>
      <w:del w:id="91740" w:author="מנוע מכני" w:date="2026-10-05T11:32:12Z">
        <w:r>
          <w:rPr>
            <w:rtl/>
          </w:rPr>
          <w:delText xml:space="preserve">ר</w:delText>
        </w:r>
        <w:r w:rsidR="00CA43B0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CA43B0">
          <w:rPr>
            <w:rFonts w:hint="cs"/>
            <w:rtl/>
          </w:rPr>
          <w:delText xml:space="preserve">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ins w:id="9174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742" w:author="מנוע מכני" w:date="2026-10-05T11:32:12Z">
        <w:r w:rsidR="00CA43B0">
          <w:rPr>
            <w:rFonts w:hint="cs"/>
            <w:rtl/>
          </w:rPr>
          <w:delText xml:space="preserve">ב''א</w:delText>
        </w:r>
      </w:del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>
          <w:ins w:id="99906" w:author="מנוע מכני" w:date="2026-10-05T11:32:12Z"/>
        </w:rPr>
      </w:pPr>
      <w:r>
        <w:t>ור</w:t>
      </w:r>
      <w:r w:rsidR="00CA43B0">
        <w:t xml:space="preserve">ח</w:t>
      </w:r>
      <w:ins w:id="91743" w:author="מנוע מכני" w:date="2026-10-05T11:32:12Z">
        <w:r>
          <w:t xml:space="preserve">ב"א</w:t>
        </w:r>
      </w:ins>
      <w:del w:id="91744" w:author="מנוע מכני" w:date="2026-10-05T11:32:12Z">
        <w:r w:rsidR="00CA43B0">
          <w:delText xml:space="preserve">ב''א</w:delText>
        </w:r>
      </w:del>
      <w:r w:rsidR="00CA43B0">
        <w:t xml:space="preserve"> מתני בלא </w:t>
      </w:r>
      <w:ins w:id="93791" w:author="מנוע מכני" w:date="2026-10-05T11:32:12Z">
        <w:r>
          <w:t xml:space="preserve">אנשים</w:t>
        </w:r>
      </w:ins>
      <w:del w:id="93792" w:author="מנוע מכני" w:date="2026-10-05T11:32:12Z">
        <w:r w:rsidR="00CA43B0">
          <w:delText xml:space="preserve">גברי</w:delText>
        </w:r>
      </w:del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del w:id="999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ins w:id="91745" w:author="מנוע מכני" w:date="2026-10-05T11:32:12Z">
        <w:r>
          <w:rPr>
            <w:rStyle w:val="2fb"/>
            <w:rtl/>
          </w:rPr>
          <w:t xml:space="preserve">ר"י</w:t>
        </w:r>
      </w:ins>
      <w:del w:id="91746" w:author="מנוע מכני" w:date="2026-10-05T11:32:12Z">
        <w:r>
          <w:rPr>
            <w:rtl/>
          </w:rPr>
          <w:delText xml:space="preserve">ר'</w:delText>
        </w:r>
        <w:r w:rsidR="00CA43B0">
          <w:rPr>
            <w:rFonts w:hint="cs"/>
            <w:rtl/>
          </w:rPr>
          <w:delText xml:space="preserve">'י</w:delText>
        </w:r>
      </w:del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>
          <w:ins w:id="99908" w:author="מנוע מכני" w:date="2026-10-05T11:32:12Z"/>
        </w:rPr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del w:id="99909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ins w:id="9174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48" w:author="מנוע מכני" w:date="2026-10-05T11:32:12Z">
        <w:r w:rsidR="00CA43B0">
          <w:rPr>
            <w:rFonts w:hint="cs"/>
            <w:rtl/>
          </w:rPr>
          <w:delText xml:space="preserve">ר''א</w:delText>
        </w:r>
      </w:del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ins w:id="91749" w:author="מנוע מכני" w:date="2026-10-05T11:32:12Z">
        <w:r>
          <w:rPr>
            <w:rStyle w:val="2fb"/>
            <w:rFonts w:hint="cs"/>
            <w:rtl/>
          </w:rPr>
          <w:t xml:space="preserve">א"ש</w:t>
        </w:r>
      </w:ins>
      <w:del w:id="91750" w:author="מנוע מכני" w:date="2026-10-05T11:32:12Z">
        <w:r w:rsidR="00CA43B0">
          <w:rPr>
            <w:rFonts w:hint="cs"/>
            <w:rtl/>
          </w:rPr>
          <w:delText xml:space="preserve">א''ש</w:delText>
        </w:r>
      </w:del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  <w:pPrChange w:id="904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1" w:author="מנוע מכני" w:date="2026-10-05T11:32:12Z">
        <w:r>
          <w:rPr>
            <w:rtl/>
          </w:rPr>
          <w:t xml:space="preserve"> </w:t>
        </w:r>
      </w:ins>
      <w:del w:id="965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3" w:author="מנוע מכני" w:date="2026-10-05T11:32:12Z">
        <w:r>
          <w:rPr>
            <w:rtl/>
          </w:rPr>
          <w:t xml:space="preserve"> </w:t>
        </w:r>
      </w:ins>
      <w:del w:id="965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ins w:id="91751" w:author="מנוע מכני" w:date="2026-10-05T11:32:12Z">
        <w:r>
          <w:rPr>
            <w:rFonts w:hint="cs"/>
            <w:rtl/>
          </w:rPr>
          <w:t xml:space="preserve">ר"א</w:t>
        </w:r>
      </w:ins>
      <w:del w:id="91752" w:author="מנוע מכני" w:date="2026-10-05T11:32:12Z">
        <w:r w:rsidR="00F846D4">
          <w:rPr>
            <w:rFonts w:hint="cs"/>
            <w:rtl/>
          </w:rPr>
          <w:delText xml:space="preserve">ר''א</w:delText>
        </w:r>
      </w:del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ins w:id="91753" w:author="מנוע מכני" w:date="2026-10-05T11:32:12Z">
        <w:r>
          <w:rPr>
            <w:rFonts w:hint="cs"/>
            <w:rtl/>
          </w:rPr>
          <w:t xml:space="preserve">כ"א</w:t>
        </w:r>
      </w:ins>
      <w:del w:id="91754" w:author="מנוע מכני" w:date="2026-10-05T11:32:12Z">
        <w:r w:rsidR="00F846D4">
          <w:rPr>
            <w:rFonts w:hint="cs"/>
            <w:rtl/>
          </w:rPr>
          <w:delText xml:space="preserve">כ''א</w:delText>
        </w:r>
      </w:del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  <w:pPrChange w:id="904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595" w:author="מנוע מכני" w:date="2026-10-05T11:32:12Z">
        <w:r>
          <w:rPr>
            <w:rtl/>
          </w:rPr>
          <w:t xml:space="preserve"> </w:t>
        </w:r>
      </w:ins>
      <w:del w:id="965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597" w:author="מנוע מכני" w:date="2026-10-05T11:32:12Z">
        <w:r>
          <w:rPr>
            <w:rtl/>
          </w:rPr>
          <w:t xml:space="preserve"> </w:t>
        </w:r>
      </w:ins>
      <w:del w:id="965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>
          <w:ins w:id="99910" w:author="מנוע מכני" w:date="2026-10-05T11:32:12Z"/>
        </w:rPr>
      </w:pPr>
      <w:ins w:id="91755" w:author="מנוע מכני" w:date="2026-10-05T11:32:12Z">
        <w:r>
          <w:t xml:space="preserve">ר"א</w:t>
        </w:r>
      </w:ins>
      <w:del w:id="9175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del w:id="9991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לכשיולד לו נגע אחר יטהר הימנו, </w:t>
      </w:r>
    </w:p>
    <w:p>
      <w:pPr>
        <w:pStyle w:val="38"/>
        <w:rPr>
          <w:ins w:id="99912" w:author="מנוע מכני" w:date="2026-10-05T11:32:12Z"/>
        </w:rPr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del w:id="999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שתפרח בכולו, או עד שתמעט בהרתו מכגריס! </w:t>
      </w:r>
    </w:p>
    <w:p>
      <w:pPr>
        <w:pStyle w:val="38"/>
        <w:rPr>
          <w:ins w:id="99914" w:author="מנוע מכני" w:date="2026-10-05T11:32:12Z"/>
        </w:rPr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del w:id="99915" w:author="מנוע מכני" w:date="2026-10-05T11:32:12Z">
        <w:r w:rsidR="00F63065">
          <w:rPr>
            <w:rtl/>
          </w:rPr>
          <w:delText xml:space="preserve"> </w:delText>
        </w:r>
      </w:del>
      <w:ins w:id="91757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58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ins w:id="91759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1760" w:author="מנוע מכני" w:date="2026-10-05T11:32:12Z">
        <w:r>
          <w:rPr>
            <w:rFonts w:hint="cs"/>
            <w:rtl/>
          </w:rPr>
          <w:delText xml:space="preserve">ר''א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ins w:id="91761" w:author="מנוע מכני" w:date="2026-10-05T11:32:12Z">
        <w:r>
          <w:rPr>
            <w:rStyle w:val="2fb"/>
            <w:rtl/>
          </w:rPr>
          <w:t xml:space="preserve">ר"א</w:t>
        </w:r>
      </w:ins>
      <w:del w:id="91762" w:author="מנוע מכני" w:date="2026-10-05T11:32:12Z">
        <w:r w:rsidR="00F63065">
          <w:rPr>
            <w:rtl/>
          </w:rPr>
          <w:delText xml:space="preserve">ר</w:delText>
        </w:r>
        <w:r w:rsidR="001B1B14"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 w:rsidR="001B1B14"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ins w:id="98733" w:author="מנוע מכני" w:date="2026-10-05T11:32:12Z">
        <w:r>
          <w:rPr>
            <w:rFonts w:hint="cs"/>
            <w:rtl/>
          </w:rPr>
          <w:t xml:space="preserve">לעשות</w:t>
        </w:r>
      </w:ins>
      <w:del w:id="98734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ins w:id="98735" w:author="מנוע מכני" w:date="2026-10-05T11:32:12Z">
        <w:r>
          <w:rPr>
            <w:rFonts w:hint="cs"/>
            <w:rtl/>
          </w:rPr>
          <w:t xml:space="preserve">לעשות</w:t>
        </w:r>
      </w:ins>
      <w:del w:id="98736" w:author="מנוע מכני" w:date="2026-10-05T11:32:12Z">
        <w:r>
          <w:rPr>
            <w:rFonts w:hint="cs"/>
            <w:rtl/>
          </w:rPr>
          <w:delText xml:space="preserve">למיעבד</w:delText>
        </w:r>
      </w:del>
      <w:r w:rsidR="001B1B14">
        <w:rPr>
          <w:rtl/>
        </w:rPr>
        <w:t xml:space="preserve">, </w:t>
      </w:r>
    </w:p>
    <w:p>
      <w:pPr>
        <w:pStyle w:val="38"/>
        <w:rPr>
          <w:ins w:id="99916" w:author="מנוע מכני" w:date="2026-10-05T11:32:12Z"/>
        </w:rPr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del w:id="9991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 xml:space="preserve">רבנן אדרבנן </w:t>
      </w:r>
      <w:ins w:id="93797" w:author="מנוע מכני" w:date="2026-10-05T11:32:12Z">
        <w:r>
          <w:rPr>
            <w:rtl/>
          </w:rPr>
          <w:t xml:space="preserve">גם</w:t>
        </w:r>
      </w:ins>
      <w:del w:id="937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ins w:id="97571" w:author="מנוע מכני" w:date="2026-10-05T11:32:12Z">
        <w:r>
          <w:rPr>
            <w:rtl/>
          </w:rPr>
          <w:t xml:space="preserve">קשה</w:t>
        </w:r>
      </w:ins>
      <w:del w:id="97572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</w:t>
      </w:r>
      <w:ins w:id="93793" w:author="מנוע מכני" w:date="2026-10-05T11:32:12Z">
        <w:r>
          <w:rPr>
            <w:rtl/>
          </w:rPr>
          <w:t xml:space="preserve">כאן</w:t>
        </w:r>
      </w:ins>
      <w:del w:id="93794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קנסוה, </w:t>
      </w:r>
      <w:ins w:id="93795" w:author="מנוע מכני" w:date="2026-10-05T11:32:12Z">
        <w:r>
          <w:rPr>
            <w:rtl/>
          </w:rPr>
          <w:t xml:space="preserve">כאן</w:t>
        </w:r>
      </w:ins>
      <w:del w:id="93796" w:author="מנוע מכני" w:date="2026-10-05T11:32:12Z">
        <w:r w:rsidR="00F63065">
          <w:rPr>
            <w:rtl/>
          </w:rPr>
          <w:delText xml:space="preserve">הכא</w:delText>
        </w:r>
      </w:del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למישרייה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ins w:id="95077" w:author="מנוע מכני" w:date="2026-10-05T11:32:12Z">
        <w:r>
          <w:rPr>
            <w:rtl/>
          </w:rPr>
          <w:t xml:space="preserve">לו</w:t>
        </w:r>
      </w:ins>
      <w:del w:id="95078" w:author="מנוע מכני" w:date="2026-10-05T11:32:12Z">
        <w:r>
          <w:rPr>
            <w:rtl/>
          </w:rPr>
          <w:delText xml:space="preserve">ליה</w:delText>
        </w:r>
      </w:del>
      <w:ins w:id="96599" w:author="מנוע מכני" w:date="2026-10-05T11:32:12Z">
        <w:r>
          <w:rPr>
            <w:rtl/>
          </w:rPr>
          <w:t xml:space="preserve">,</w:t>
        </w:r>
      </w:ins>
      <w:del w:id="96600" w:author="מנוע מכני" w:date="2026-10-05T11:32:12Z">
        <w:r w:rsidR="000B5F7F">
          <w:rPr>
            <w:rtl/>
          </w:rPr>
          <w:delText xml:space="preserve">;</w:delText>
        </w:r>
      </w:del>
    </w:p>
    <w:p w14:paraId="2F38442D" w14:textId="77777777" w:rsidR="00B874E6" w:rsidRDefault="00F63065" w:rsidP="00F63065">
      <w:pPr>
        <w:rPr>
          <w:rtl/>
        </w:rPr>
      </w:pPr>
      <w:ins w:id="93799" w:author="מנוע מכני" w:date="2026-10-05T11:32:12Z">
        <w:r>
          <w:rPr>
            <w:rtl/>
          </w:rPr>
          <w:t xml:space="preserve">וכאן</w:t>
        </w:r>
      </w:ins>
      <w:del w:id="9380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del w:id="90616" w:author="מנוע עיצוב" w:date="2026-10-05T11:33:53Z"/>
          <w:rtl/>
        </w:rPr>
      </w:pPr>
    </w:p>
    <w:p>
      <w:pPr>
        <w:pStyle w:val="38"/>
        <w:rPr>
          <w:ins w:id="99918" w:author="מנוע מכני" w:date="2026-10-05T11:32:12Z"/>
        </w:rPr>
      </w:pPr>
      <w:r>
        <w:t xml:space="preserve">בעי </w:t>
      </w:r>
      <w:ins w:id="92891" w:author="מנוע מכני" w:date="2026-10-05T11:32:12Z">
        <w:r>
          <w:t xml:space="preserve">ר"פ</w:t>
        </w:r>
      </w:ins>
      <w:del w:id="92892" w:author="מנוע מכני" w:date="2026-10-05T11:32:12Z">
        <w:r>
          <w:delText xml:space="preserve">רב פפא</w:delText>
        </w:r>
      </w:del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del w:id="999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ins w:id="91763" w:author="מנוע מכני" w:date="2026-10-05T11:32:12Z">
        <w:r>
          <w:rPr>
            <w:rFonts w:hint="cs"/>
            <w:rtl/>
          </w:rPr>
          <w:t xml:space="preserve">ק"מ</w:t>
        </w:r>
      </w:ins>
      <w:del w:id="91764" w:author="מנוע מכני" w:date="2026-10-05T11:32:12Z">
        <w:r w:rsidR="000B1D60">
          <w:rPr>
            <w:rFonts w:hint="cs"/>
            <w:rtl/>
          </w:rPr>
          <w:delText xml:space="preserve">ק''מ</w:delText>
        </w:r>
      </w:del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>
          <w:ins w:id="99920" w:author="מנוע מכני" w:date="2026-10-05T11:32:12Z"/>
        </w:rPr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del w:id="999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ins w:id="97893" w:author="מנוע מכני" w:date="2026-10-05T11:32:12Z">
        <w:r>
          <w:rPr>
            <w:rtl/>
          </w:rPr>
          <w:t xml:space="preserve">אם </w:t>
        </w:r>
      </w:ins>
      <w:del w:id="9789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ins w:id="97575" w:author="מנוע מכני" w:date="2026-10-05T11:32:12Z">
        <w:r>
          <w:rPr>
            <w:rtl/>
          </w:rPr>
          <w:t xml:space="preserve">מראשונה</w:t>
        </w:r>
      </w:ins>
      <w:del w:id="97576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 טהר </w:t>
      </w:r>
      <w:ins w:id="95079" w:author="מנוע מכני" w:date="2026-10-05T11:32:12Z">
        <w:r>
          <w:rPr>
            <w:rtl/>
          </w:rPr>
          <w:t xml:space="preserve">לו</w:t>
        </w:r>
      </w:ins>
      <w:del w:id="9508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7573" w:author="מנוע מכני" w:date="2026-10-05T11:32:12Z">
        <w:r>
          <w:rPr>
            <w:rtl/>
          </w:rPr>
          <w:t xml:space="preserve">לאחרונה</w:t>
        </w:r>
      </w:ins>
      <w:del w:id="97574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 נטרין </w:t>
      </w:r>
      <w:ins w:id="95081" w:author="מנוע מכני" w:date="2026-10-05T11:32:12Z">
        <w:r>
          <w:rPr>
            <w:rtl/>
          </w:rPr>
          <w:t xml:space="preserve">לו</w:t>
        </w:r>
      </w:ins>
      <w:del w:id="950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ז' ימי משתה, </w:t>
      </w:r>
    </w:p>
    <w:p>
      <w:pPr>
        <w:pStyle w:val="38"/>
        <w:rPr>
          <w:ins w:id="99922" w:author="מנוע מכני" w:date="2026-10-05T11:32:12Z"/>
        </w:rPr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del w:id="99923" w:author="מנוע מכני" w:date="2026-10-05T11:32:12Z">
        <w:r>
          <w:rPr>
            <w:rtl/>
          </w:rPr>
          <w:delText xml:space="preserve"> </w:delText>
        </w:r>
      </w:del>
      <w:ins w:id="97895" w:author="מנוע מכני" w:date="2026-10-05T11:32:12Z">
        <w:r>
          <w:rPr>
            <w:rtl/>
          </w:rPr>
          <w:t xml:space="preserve">אם </w:t>
        </w:r>
      </w:ins>
      <w:del w:id="9789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ins w:id="97577" w:author="מנוע מכני" w:date="2026-10-05T11:32:12Z">
        <w:r>
          <w:rPr>
            <w:rtl/>
          </w:rPr>
          <w:t xml:space="preserve">לאחרונה</w:t>
        </w:r>
      </w:ins>
      <w:del w:id="97578" w:author="מנוע מכני" w:date="2026-10-05T11:32:12Z">
        <w:r>
          <w:rPr>
            <w:rtl/>
          </w:rPr>
          <w:delText xml:space="preserve">לבתרייתא</w:delText>
        </w:r>
      </w:del>
      <w:r>
        <w:rPr>
          <w:rtl/>
        </w:rPr>
        <w:t xml:space="preserve">, הא מיטמא </w:t>
      </w:r>
      <w:ins w:id="98535" w:author="מנוע מכני" w:date="2026-10-05T11:32:12Z">
        <w:r>
          <w:rPr>
            <w:rtl/>
          </w:rPr>
          <w:t xml:space="preserve">ועומד</w:t>
        </w:r>
      </w:ins>
      <w:del w:id="98536" w:author="מנוע מכני" w:date="2026-10-05T11:32:12Z">
        <w:r>
          <w:rPr>
            <w:rtl/>
          </w:rPr>
          <w:delText xml:space="preserve">וקאי</w:delText>
        </w:r>
      </w:del>
      <w:r>
        <w:rPr>
          <w:rtl/>
        </w:rPr>
        <w:t xml:space="preserve"> </w:t>
      </w:r>
      <w:ins w:id="97579" w:author="מנוע מכני" w:date="2026-10-05T11:32:12Z">
        <w:r>
          <w:rPr>
            <w:rtl/>
          </w:rPr>
          <w:t xml:space="preserve">מראשונה</w:t>
        </w:r>
      </w:ins>
      <w:del w:id="97580" w:author="מנוע מכני" w:date="2026-10-05T11:32:12Z">
        <w:r>
          <w:rPr>
            <w:rtl/>
          </w:rPr>
          <w:delText xml:space="preserve">מקמייתא</w:delText>
        </w:r>
      </w:del>
      <w:r>
        <w:rPr>
          <w:rtl/>
        </w:rPr>
        <w:t xml:space="preserve">, </w:t>
      </w:r>
      <w:ins w:id="95083" w:author="מנוע מכני" w:date="2026-10-05T11:32:12Z">
        <w:r>
          <w:rPr>
            <w:rtl/>
          </w:rPr>
          <w:t xml:space="preserve">מה</w:t>
        </w:r>
      </w:ins>
      <w:del w:id="9508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>
          <w:ins w:id="99924" w:author="מנוע מכני" w:date="2026-10-05T11:32:12Z"/>
        </w:rPr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ins w:id="91765" w:author="מנוע מכני" w:date="2026-10-05T11:32:12Z">
        <w:r>
          <w:t xml:space="preserve">י"ר</w:t>
        </w:r>
      </w:ins>
      <w:del w:id="91766" w:author="מנוע מכני" w:date="2026-10-05T11:32:12Z">
        <w:r w:rsidR="000B1D60">
          <w:delText xml:space="preserve">י''ר</w:delText>
        </w:r>
      </w:del>
      <w:r w:rsidR="000B1D60">
        <w:t xml:space="preserve"> מ</w:t>
      </w:r>
      <w:ins w:id="91767" w:author="מנוע מכני" w:date="2026-10-05T11:32:12Z">
        <w:r>
          <w:t xml:space="preserve">ר"ז</w:t>
        </w:r>
      </w:ins>
      <w:del w:id="91768" w:author="מנוע מכני" w:date="2026-10-05T11:32:12Z">
        <w:r w:rsidR="000B1D60">
          <w:delText xml:space="preserve">ר''ז</w:delText>
        </w:r>
      </w:del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del w:id="999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69" w:author="מנוע מכני" w:date="2026-10-05T11:32:12Z">
        <w:r>
          <w:rPr>
            <w:rFonts w:hint="cs"/>
            <w:rtl/>
          </w:rPr>
          <w:t xml:space="preserve">ת"ל</w:t>
        </w:r>
      </w:ins>
      <w:del w:id="91770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מוכר עבדו לעובדי כוכבים ומת - קנסו בנו אחריו - דכל יומא ויומא מפקע </w:t>
      </w:r>
      <w:ins w:id="95085" w:author="מנוע מכני" w:date="2026-10-05T11:32:12Z">
        <w:r>
          <w:rPr>
            <w:rtl/>
          </w:rPr>
          <w:t xml:space="preserve">לו</w:t>
        </w:r>
      </w:ins>
      <w:del w:id="95086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ממצות</w:t>
      </w:r>
      <w:ins w:id="96601" w:author="מנוע מכני" w:date="2026-10-05T11:32:12Z">
        <w:r>
          <w:rPr>
            <w:rtl/>
          </w:rPr>
          <w:t xml:space="preserve">,</w:t>
        </w:r>
      </w:ins>
      <w:del w:id="96602" w:author="מנוע מכני" w:date="2026-10-05T11:32:12Z">
        <w:r w:rsidR="000B5F7F">
          <w:rPr>
            <w:rtl/>
          </w:rPr>
          <w:delText xml:space="preserve">;</w:delText>
        </w:r>
      </w:del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ins w:id="91771" w:author="מנוע מכני" w:date="2026-10-05T11:32:12Z">
        <w:r>
          <w:rPr>
            <w:rFonts w:hint="cs"/>
            <w:rtl/>
          </w:rPr>
          <w:t xml:space="preserve">ת"ל</w:t>
        </w:r>
      </w:ins>
      <w:del w:id="91772" w:author="מנוע מכני" w:date="2026-10-05T11:32:12Z">
        <w:r>
          <w:rPr>
            <w:rFonts w:hint="cs"/>
            <w:rtl/>
          </w:rPr>
          <w:delText xml:space="preserve">ת''ל</w:delText>
        </w:r>
      </w:del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ins w:id="93801" w:author="מנוע מכני" w:date="2026-10-05T11:32:12Z">
        <w:r>
          <w:rPr>
            <w:rtl/>
          </w:rPr>
          <w:t xml:space="preserve">כאן</w:t>
        </w:r>
      </w:ins>
      <w:del w:id="93802" w:author="מנוע מכני" w:date="2026-10-05T11:32:12Z">
        <w:r>
          <w:rPr>
            <w:rtl/>
          </w:rPr>
          <w:delText xml:space="preserve">הכא</w:delText>
        </w:r>
      </w:del>
      <w:r w:rsidR="00F63065">
        <w:rPr>
          <w:rtl/>
        </w:rPr>
        <w:t xml:space="preserve">? </w:t>
      </w:r>
      <w:ins w:id="95087" w:author="מנוע מכני" w:date="2026-10-05T11:32:12Z">
        <w:r>
          <w:rPr>
            <w:rtl/>
          </w:rPr>
          <w:t xml:space="preserve">לו</w:t>
        </w:r>
      </w:ins>
      <w:del w:id="95088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קנסו רבנן - והא </w:t>
      </w:r>
      <w:ins w:id="98045" w:author="מנוע מכני" w:date="2026-10-05T11:32:12Z">
        <w:r>
          <w:rPr>
            <w:rtl/>
          </w:rPr>
          <w:t xml:space="preserve">אינו</w:t>
        </w:r>
      </w:ins>
      <w:del w:id="98046" w:author="מנוע מכני" w:date="2026-10-05T11:32:12Z">
        <w:r w:rsidR="00F63065">
          <w:rPr>
            <w:rtl/>
          </w:rPr>
          <w:delText xml:space="preserve">ליתיה</w:delText>
        </w:r>
      </w:del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>
          <w:ins w:id="99926" w:author="מנוע מכני" w:date="2026-10-05T11:32:12Z"/>
        </w:rPr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del w:id="99927" w:author="מנוע מכני" w:date="2026-10-05T11:32:12Z">
        <w:r w:rsidR="00D82CEB">
          <w:rPr>
            <w:rtl/>
          </w:rPr>
          <w:delText xml:space="preserve"> </w:delText>
        </w:r>
      </w:del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ins w:id="96603" w:author="מנוע מכני" w:date="2026-10-05T11:32:12Z">
        <w:r>
          <w:rPr>
            <w:rtl/>
          </w:rPr>
          <w:t xml:space="preserve">,</w:t>
        </w:r>
      </w:ins>
      <w:del w:id="96604" w:author="מנוע מכני" w:date="2026-10-05T11:32:12Z">
        <w:r w:rsidR="000B5F7F">
          <w:rPr>
            <w:rtl/>
          </w:rPr>
          <w:delText xml:space="preserve">;</w:delText>
        </w:r>
      </w:del>
      <w:ins w:id="96605" w:author="מנוע מכני" w:date="2026-10-05T11:32:12Z">
        <w:r>
          <w:rPr>
            <w:rFonts w:hint="cs"/>
            <w:rtl/>
          </w:rPr>
          <w:t xml:space="preserve"> </w:t>
        </w:r>
      </w:ins>
      <w:del w:id="96606" w:author="מנוע מכני" w:date="2026-10-05T11:32:12Z">
        <w:r w:rsidR="000B1D60">
          <w:rPr>
            <w:rFonts w:hint="cs"/>
            <w:rtl/>
          </w:rPr>
          <w:delText xml:space="preserve">  </w:delText>
        </w:r>
      </w:del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נקטינן,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ins w:id="95089" w:author="מנוע מכני" w:date="2026-10-05T11:32:12Z">
        <w:r>
          <w:rPr>
            <w:rtl/>
          </w:rPr>
          <w:t xml:space="preserve">לו</w:t>
        </w:r>
      </w:ins>
      <w:del w:id="95090" w:author="מנוע מכני" w:date="2026-10-05T11:32:12Z">
        <w:r w:rsidR="00D82CEB">
          <w:rPr>
            <w:rtl/>
          </w:rPr>
          <w:delText xml:space="preserve">לדידיה</w:delText>
        </w:r>
      </w:del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>
          <w:ins w:id="99928" w:author="מנוע מכני" w:date="2026-10-05T11:32:12Z"/>
        </w:rPr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del w:id="99929" w:author="מנוע מכני" w:date="2026-10-05T11:32:12Z">
        <w:r>
          <w:rPr>
            <w:rtl/>
          </w:rPr>
          <w:delText xml:space="preserve"> </w:delText>
        </w:r>
      </w:del>
      <w:r w:rsidR="00A8665A">
        <w:rPr>
          <w:rtl/>
        </w:rPr>
        <w:tab/>
      </w:r>
      <w:r>
        <w:rPr>
          <w:rtl/>
        </w:rPr>
        <w:t xml:space="preserve">נקטינן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ins w:id="95091" w:author="מנוע מכני" w:date="2026-10-05T11:32:12Z">
        <w:r>
          <w:rPr>
            <w:rtl/>
          </w:rPr>
          <w:t xml:space="preserve">לו</w:t>
        </w:r>
      </w:ins>
      <w:del w:id="95092" w:author="מנוע מכני" w:date="2026-10-05T11:32:12Z">
        <w:r w:rsidR="00F63065">
          <w:rPr>
            <w:rtl/>
          </w:rPr>
          <w:delText xml:space="preserve">לדידיה</w:delText>
        </w:r>
      </w:del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  <w:pPrChange w:id="9042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07" w:author="מנוע מכני" w:date="2026-10-05T11:32:12Z">
        <w:r>
          <w:rPr>
            <w:rtl/>
          </w:rPr>
          <w:t xml:space="preserve"> </w:t>
        </w:r>
      </w:ins>
      <w:del w:id="966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09" w:author="מנוע מכני" w:date="2026-10-05T11:32:12Z">
        <w:r>
          <w:rPr>
            <w:rtl/>
          </w:rPr>
          <w:t xml:space="preserve"> </w:t>
        </w:r>
      </w:ins>
      <w:del w:id="966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del w:id="90148" w:author="מנוע עיצוב" w:date="2026-10-05T11:33:53Z"/>
          <w:rtl/>
        </w:rPr>
      </w:pPr>
      <w:del w:id="90145" w:author="מנוע עיצוב" w:date="2026-10-05T11:33:53Z">
        <w:r>
          <w:rPr>
            <w:rtl/>
          </w:rPr>
          <w:delText xml:space="preserve">•</w:delText>
        </w:r>
      </w:del>
      <w:ins w:id="96611" w:author="מנוע מכני" w:date="2026-10-05T11:32:12Z">
        <w:r>
          <w:rPr>
            <w:rtl/>
          </w:rPr>
          <w:t xml:space="preserve"> </w:t>
        </w:r>
      </w:ins>
      <w:del w:id="96612" w:author="מנוע מכני" w:date="2026-10-05T11:32:12Z">
        <w:r>
          <w:rPr>
            <w:rtl/>
          </w:rPr>
          <w:delText xml:space="preserve">  </w:delText>
        </w:r>
      </w:del>
      <w:del w:id="90146" w:author="מנוע עיצוב" w:date="2026-10-05T11:33:53Z">
        <w:r>
          <w:rPr>
            <w:rtl/>
          </w:rPr>
          <w:delText xml:space="preserve">•</w:delText>
        </w:r>
      </w:del>
      <w:ins w:id="96613" w:author="מנוע מכני" w:date="2026-10-05T11:32:12Z">
        <w:r>
          <w:rPr>
            <w:rtl/>
          </w:rPr>
          <w:t xml:space="preserve"> </w:t>
        </w:r>
      </w:ins>
      <w:del w:id="96614" w:author="מנוע מכני" w:date="2026-10-05T11:32:12Z">
        <w:r>
          <w:rPr>
            <w:rtl/>
          </w:rPr>
          <w:delText xml:space="preserve">  </w:delText>
        </w:r>
      </w:del>
      <w:del w:id="90147" w:author="מנוע עיצוב" w:date="2026-10-05T11:33:53Z">
        <w:r>
          <w:rPr>
            <w:rtl/>
          </w:rPr>
          <w:delText xml:space="preserve">•</w:delText>
        </w:r>
      </w:del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>
          <w:ins w:id="100840" w:author="מנוע מכני" w:date="2026-10-05T11:32:12Z"/>
        </w:rPr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del w:id="100841" w:author="מנוע מכני" w:date="2026-10-05T11:32:12Z">
        <w:r>
          <w:rPr>
            <w:rtl/>
          </w:rPr>
          <w:delText xml:space="preserve"> </w:delText>
        </w:r>
      </w:del>
      <w:ins w:id="97897" w:author="מנוע מכני" w:date="2026-10-05T11:32:12Z">
        <w:r>
          <w:rPr>
            <w:rtl/>
          </w:rPr>
          <w:t xml:space="preserve">דאם </w:t>
        </w:r>
      </w:ins>
      <w:del w:id="97898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אשמעינן </w:t>
      </w:r>
      <w:ins w:id="98323" w:author="מנוע מכני" w:date="2026-10-05T11:32:12Z">
        <w:r>
          <w:rPr>
            <w:rtl/>
          </w:rPr>
          <w:t xml:space="preserve">נכרי</w:t>
        </w:r>
      </w:ins>
      <w:del w:id="9832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דלא אתי למיסרך, אבל קטן דאתי למיסרך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ins w:id="97899" w:author="מנוע מכני" w:date="2026-10-05T11:32:12Z">
        <w:r>
          <w:rPr>
            <w:rtl/>
          </w:rPr>
          <w:t xml:space="preserve">ואם </w:t>
        </w:r>
      </w:ins>
      <w:del w:id="9790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אשמועינן קטן </w:t>
      </w:r>
      <w:r w:rsidR="00F63065">
        <w:rPr>
          <w:rtl/>
        </w:rPr>
        <w:t xml:space="preserve">משום דלא אתי לאיחלופי בגדול, אבל </w:t>
      </w:r>
      <w:ins w:id="98325" w:author="מנוע מכני" w:date="2026-10-05T11:32:12Z">
        <w:r>
          <w:rPr>
            <w:rtl/>
          </w:rPr>
          <w:t xml:space="preserve">נכרי</w:t>
        </w:r>
      </w:ins>
      <w:del w:id="98326" w:author="מנוע מכני" w:date="2026-10-05T11:32:12Z">
        <w:r w:rsidR="00824319">
          <w:rPr>
            <w:rtl/>
          </w:rPr>
          <w:delText xml:space="preserve">עכו"ם</w:delText>
        </w:r>
      </w:del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99930" w:author="מנוע מכני" w:date="2026-10-05T11:32:12Z"/>
        </w:rPr>
      </w:pPr>
      <w:r>
        <w:t xml:space="preserve">א</w:t>
      </w:r>
      <w:ins w:id="91773" w:author="מנוע מכני" w:date="2026-10-05T11:32:12Z">
        <w:r>
          <w:t xml:space="preserve">ר"ח</w:t>
        </w:r>
      </w:ins>
      <w:del w:id="91774" w:author="מנוע מכני" w:date="2026-10-05T11:32:12Z">
        <w:r>
          <w:delText xml:space="preserve">ר''ח</w:delText>
        </w:r>
      </w:del>
      <w:r>
        <w:t xml:space="preserve"> א</w:t>
      </w:r>
      <w:ins w:id="91775" w:author="מנוע מכני" w:date="2026-10-05T11:32:12Z">
        <w:r>
          <w:t xml:space="preserve">ר"ק</w:t>
        </w:r>
      </w:ins>
      <w:del w:id="91776" w:author="מנוע מכני" w:date="2026-10-05T11:32:12Z">
        <w:r>
          <w:delText xml:space="preserve">ר''ק</w:delText>
        </w:r>
      </w:del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del w:id="99931" w:author="מנוע מכני" w:date="2026-10-05T11:32:12Z">
        <w:r w:rsidR="00F63065">
          <w:rPr>
            <w:rtl/>
          </w:rPr>
          <w:delText xml:space="preserve"> </w:delText>
        </w:r>
      </w:del>
      <w:ins w:id="91777" w:author="מנוע מכני" w:date="2026-10-05T11:32:12Z">
        <w:r>
          <w:rPr>
            <w:rtl/>
          </w:rPr>
          <w:t xml:space="preserve">ל"ש</w:t>
        </w:r>
      </w:ins>
      <w:del w:id="91778" w:author="מנוע מכני" w:date="2026-10-05T11:32:12Z">
        <w:r w:rsidR="00F63065">
          <w:rPr>
            <w:rtl/>
          </w:rPr>
          <w:delText xml:space="preserve">ל</w:delText>
        </w:r>
        <w:r>
          <w:rPr>
            <w:rFonts w:hint="cs"/>
            <w:rtl/>
          </w:rPr>
          <w:delText xml:space="preserve">''ש</w:delText>
        </w:r>
      </w:del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ins w:id="98221" w:author="מנוע מכני" w:date="2026-10-05T11:32:12Z">
        <w:r>
          <w:rPr>
            <w:rtl/>
          </w:rPr>
          <w:t xml:space="preserve">עשה</w:t>
        </w:r>
      </w:ins>
      <w:del w:id="98222" w:author="מנוע מכני" w:date="2026-10-05T11:32:12Z">
        <w:r w:rsidR="00F63065">
          <w:rPr>
            <w:rtl/>
          </w:rPr>
          <w:delText xml:space="preserve">עביד</w:delText>
        </w:r>
      </w:del>
      <w:r w:rsidR="00F63065">
        <w:rPr>
          <w:rtl/>
        </w:rPr>
        <w:t xml:space="preserve"> </w:t>
      </w:r>
      <w:ins w:id="95093" w:author="מנוע מכני" w:date="2026-10-05T11:32:12Z">
        <w:r>
          <w:rPr>
            <w:rtl/>
          </w:rPr>
          <w:t xml:space="preserve">בו</w:t>
        </w:r>
      </w:ins>
      <w:del w:id="95094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>
          <w:ins w:id="99932" w:author="מנוע מכני" w:date="2026-10-05T11:32:12Z"/>
        </w:rPr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del w:id="999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ממילא הוא, מה לי היה, מה לי נעשה? אלא נעשה - </w:t>
      </w:r>
      <w:ins w:id="93803" w:author="מנוע מכני" w:date="2026-10-05T11:32:12Z">
        <w:r>
          <w:rPr>
            <w:rtl/>
          </w:rPr>
          <w:t xml:space="preserve">גם</w:t>
        </w:r>
      </w:ins>
      <w:del w:id="938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del w:id="90617" w:author="מנוע עיצוב" w:date="2026-10-05T11:33:53Z"/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  <w:pPrChange w:id="9042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15" w:author="מנוע מכני" w:date="2026-10-05T11:32:12Z">
        <w:r>
          <w:rPr>
            <w:rtl/>
          </w:rPr>
          <w:t xml:space="preserve"> </w:t>
        </w:r>
      </w:ins>
      <w:del w:id="966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17" w:author="מנוע מכני" w:date="2026-10-05T11:32:12Z">
        <w:r>
          <w:rPr>
            <w:rtl/>
          </w:rPr>
          <w:t xml:space="preserve"> </w:t>
        </w:r>
      </w:ins>
      <w:del w:id="966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ins w:id="96619" w:author="מנוע מכני" w:date="2026-10-05T11:32:12Z">
        <w:ins w:id="96621" w:author="מנוע מכני" w:date="2026-10-05T11:32:12Z">
          <w:r>
            <w:rPr>
              <w:rFonts w:hint="cs"/>
              <w:rtl/>
            </w:rPr>
            <w:t xml:space="preserve"> </w:t>
          </w:r>
        </w:ins>
        <w:del w:id="96622" w:author="מנוע מכני" w:date="2026-10-05T11:32:12Z">
          <w:r>
            <w:rPr>
              <w:rFonts w:hint="cs"/>
              <w:rtl/>
            </w:rPr>
            <w:delText xml:space="preserve"> </w:delText>
          </w:r>
          <w:r w:rsidR="009F5868">
            <w:rPr>
              <w:rFonts w:hint="cs"/>
              <w:rtl/>
            </w:rPr>
            <w:delText xml:space="preserve"> </w:delText>
          </w:r>
        </w:del>
      </w:ins>
      <w:del w:id="96620" w:author="מנוע מכני" w:date="2026-10-05T11:32:12Z">
        <w:r w:rsidR="0057380B">
          <w:rPr>
            <w:rFonts w:hint="cs"/>
            <w:rtl/>
          </w:rPr>
          <w:delText xml:space="preserve">  </w:delText>
        </w:r>
      </w:del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  <w:pPrChange w:id="9042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3" w:author="מנוע מכני" w:date="2026-10-05T11:32:12Z">
        <w:r>
          <w:rPr>
            <w:rtl/>
          </w:rPr>
          <w:t xml:space="preserve"> </w:t>
        </w:r>
      </w:ins>
      <w:del w:id="966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5" w:author="מנוע מכני" w:date="2026-10-05T11:32:12Z">
        <w:r>
          <w:rPr>
            <w:rtl/>
          </w:rPr>
          <w:t xml:space="preserve"> </w:t>
        </w:r>
      </w:ins>
      <w:del w:id="966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  <w:pPrChange w:id="9043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27" w:author="מנוע מכני" w:date="2026-10-05T11:32:12Z">
        <w:r>
          <w:rPr>
            <w:rtl/>
          </w:rPr>
          <w:t xml:space="preserve"> </w:t>
        </w:r>
      </w:ins>
      <w:del w:id="966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29" w:author="מנוע מכני" w:date="2026-10-05T11:32:12Z">
        <w:r>
          <w:rPr>
            <w:rtl/>
          </w:rPr>
          <w:t xml:space="preserve"> </w:t>
        </w:r>
      </w:ins>
      <w:del w:id="966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34" w:author="מנוע מכני" w:date="2026-10-05T11:32:12Z"/>
        </w:rPr>
      </w:pPr>
      <w:r>
        <w:t xml:space="preserve">א</w:t>
      </w:r>
      <w:ins w:id="91779" w:author="מנוע מכני" w:date="2026-10-05T11:32:12Z">
        <w:r>
          <w:t xml:space="preserve">ר"פ</w:t>
        </w:r>
      </w:ins>
      <w:del w:id="91780" w:author="מנוע מכני" w:date="2026-10-05T11:32:12Z">
        <w:r>
          <w:delText xml:space="preserve">ר''פ</w:delText>
        </w:r>
      </w:del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del w:id="99935" w:author="מנוע מכני" w:date="2026-10-05T11:32:12Z">
        <w:r w:rsidR="00F63065">
          <w:rPr>
            <w:rtl/>
          </w:rPr>
          <w:delText xml:space="preserve"> </w:delText>
        </w:r>
      </w:del>
      <w:ins w:id="98193" w:author="מנוע מכני" w:date="2026-10-05T11:32:12Z">
        <w:r>
          <w:rPr>
            <w:rtl/>
          </w:rPr>
          <w:t xml:space="preserve">דווקא ב</w:t>
        </w:r>
      </w:ins>
      <w:del w:id="98194" w:author="מנוע מכני" w:date="2026-10-05T11:32:12Z">
        <w:r w:rsidR="00F63065">
          <w:rPr>
            <w:rtl/>
          </w:rPr>
          <w:delText xml:space="preserve">לא שנו אלא ש</w:delText>
        </w:r>
      </w:del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del w:id="90618" w:author="מנוע עיצוב" w:date="2026-10-05T11:33:53Z"/>
          <w:rtl/>
        </w:rPr>
      </w:pPr>
    </w:p>
    <w:p>
      <w:pPr>
        <w:pStyle w:val="38"/>
        <w:rPr>
          <w:ins w:id="99936" w:author="מנוע מכני" w:date="2026-10-05T11:32:12Z"/>
        </w:rPr>
      </w:pPr>
      <w:ins w:id="91781" w:author="מנוע מכני" w:date="2026-10-05T11:32:12Z">
        <w:r>
          <w:t xml:space="preserve">א"ד</w:t>
        </w:r>
      </w:ins>
      <w:del w:id="91782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 w:rsidR="00CE4444">
        <w:t xml:space="preserve"> מ</w:t>
      </w:r>
      <w:ins w:id="91783" w:author="מנוע מכני" w:date="2026-10-05T11:32:12Z">
        <w:r>
          <w:t xml:space="preserve">ר"פ</w:t>
        </w:r>
      </w:ins>
      <w:del w:id="91784" w:author="מנוע מכני" w:date="2026-10-05T11:32:12Z">
        <w:r w:rsidR="00CE4444">
          <w:delText xml:space="preserve">ר''פ</w:delText>
        </w:r>
      </w:del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del w:id="999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99938" w:author="מנוע מכני" w:date="2026-10-05T11:32:12Z"/>
        </w:rPr>
      </w:pPr>
      <w:r>
        <w:tab/>
      </w:r>
      <w:del w:id="92728" w:author="מנוע מכני" w:date="2026-10-05T11:32:12Z">
        <w:r>
          <w:delText xml:space="preserve"> </w:delText>
        </w:r>
      </w:del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del w:id="99939" w:author="מנוע מכני" w:date="2026-10-05T11:32:12Z">
        <w:r w:rsidR="00F63065">
          <w:rPr>
            <w:rtl/>
          </w:rPr>
          <w:delText xml:space="preserve"> </w:delText>
        </w:r>
      </w:del>
      <w:ins w:id="92893" w:author="מנוע מכני" w:date="2026-10-05T11:32:12Z">
        <w:r>
          <w:rPr>
            <w:rtl/>
          </w:rPr>
          <w:t xml:space="preserve">אפי'</w:t>
        </w:r>
      </w:ins>
      <w:del w:id="92894" w:author="מנוע מכני" w:date="2026-10-05T11:32:12Z">
        <w:r w:rsidR="00F63065">
          <w:rPr>
            <w:rtl/>
          </w:rPr>
          <w:delText xml:space="preserve">אפילו</w:delText>
        </w:r>
      </w:del>
      <w:r w:rsidR="00F63065">
        <w:rPr>
          <w:rtl/>
        </w:rPr>
        <w:t xml:space="preserve"> לאחר רדיפה - </w:t>
      </w:r>
      <w:ins w:id="93805" w:author="מנוע מכני" w:date="2026-10-05T11:32:12Z">
        <w:r>
          <w:rPr>
            <w:rtl/>
          </w:rPr>
          <w:t xml:space="preserve">גם</w:t>
        </w:r>
      </w:ins>
      <w:del w:id="9380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>
          <w:ins w:id="99940" w:author="מנוע מכני" w:date="2026-10-05T11:32:12Z"/>
        </w:rPr>
      </w:pPr>
      <w:r>
        <w:t xml:space="preserve">א</w:t>
      </w:r>
      <w:ins w:id="91785" w:author="מנוע מכני" w:date="2026-10-05T11:32:12Z">
        <w:r>
          <w:t xml:space="preserve">ר"י</w:t>
        </w:r>
      </w:ins>
      <w:del w:id="91786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del w:id="9994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>
          <w:ins w:id="99942" w:author="מנוע מכני" w:date="2026-10-05T11:32:12Z"/>
        </w:rPr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del w:id="999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גדיא - באודניה, אימרא בשפוותיה</w:t>
      </w:r>
      <w:r w:rsidR="0057284B">
        <w:rPr>
          <w:rtl/>
        </w:rPr>
        <w:t>.</w:t>
      </w:r>
    </w:p>
    <w:p>
      <w:pPr>
        <w:pStyle w:val="38"/>
        <w:rPr>
          <w:ins w:id="99944" w:author="מנוע מכני" w:date="2026-10-05T11:32:12Z"/>
        </w:rPr>
      </w:pPr>
      <w:ins w:id="91787" w:author="מנוע מכני" w:date="2026-10-05T11:32:12Z">
        <w:r>
          <w:t xml:space="preserve">א"ד</w:t>
        </w:r>
      </w:ins>
      <w:del w:id="91788" w:author="מנוע מכני" w:date="2026-10-05T11:32:12Z">
        <w:r>
          <w:delText xml:space="preserve">א</w:delText>
        </w:r>
        <w:r w:rsidR="00CE4444">
          <w:delText xml:space="preserve">''ד</w:delText>
        </w:r>
      </w:del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del w:id="999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אימרא </w:t>
      </w:r>
      <w:ins w:id="93807" w:author="מנוע מכני" w:date="2026-10-05T11:32:12Z">
        <w:r>
          <w:rPr>
            <w:rtl/>
          </w:rPr>
          <w:t xml:space="preserve">גם</w:t>
        </w:r>
      </w:ins>
      <w:del w:id="9380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באודניה, אימור דרך צדעיו </w:t>
      </w:r>
      <w:ins w:id="98537" w:author="מנוע מכני" w:date="2026-10-05T11:32:12Z">
        <w:r>
          <w:rPr>
            <w:rtl/>
          </w:rPr>
          <w:t xml:space="preserve">יצא</w:t>
        </w:r>
      </w:ins>
      <w:del w:id="98538" w:author="מנוע מכני" w:date="2026-10-05T11:32:12Z">
        <w:r>
          <w:rPr>
            <w:rtl/>
          </w:rPr>
          <w:delText xml:space="preserve">נפק</w:delText>
        </w:r>
      </w:del>
      <w:r w:rsidR="0057284B">
        <w:rPr>
          <w:rtl/>
        </w:rPr>
        <w:t>.</w:t>
      </w:r>
    </w:p>
    <w:p>
      <w:pPr>
        <w:pStyle w:val="38"/>
        <w:rPr>
          <w:ins w:id="99946" w:author="מנוע מכני" w:date="2026-10-05T11:32:12Z"/>
        </w:rPr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del w:id="999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ולא מיחזי, פעי ומיחזי - הוי מומא: </w:t>
      </w:r>
    </w:p>
    <w:p>
      <w:pPr>
        <w:pStyle w:val="38"/>
        <w:rPr>
          <w:ins w:id="99948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del w:id="999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ins w:id="93809" w:author="מנוע מכני" w:date="2026-10-05T11:32:12Z">
        <w:r>
          <w:rPr>
            <w:rtl/>
          </w:rPr>
          <w:t xml:space="preserve">לא</w:t>
        </w:r>
      </w:ins>
      <w:del w:id="93810" w:author="מנוע מכני" w:date="2026-10-05T11:32:12Z">
        <w:r w:rsidR="00F63065">
          <w:rPr>
            <w:rtl/>
          </w:rPr>
          <w:delText xml:space="preserve">לאו</w:delText>
        </w:r>
      </w:del>
      <w:r w:rsidR="00F63065">
        <w:rPr>
          <w:rtl/>
        </w:rPr>
        <w:t xml:space="preserve"> משום דכי פעי מיחזי? </w:t>
      </w:r>
    </w:p>
    <w:p>
      <w:pPr>
        <w:pStyle w:val="38"/>
        <w:rPr>
          <w:ins w:id="99950" w:author="מנוע מכני" w:date="2026-10-05T11:32:12Z"/>
        </w:rPr>
      </w:pPr>
      <w:r>
        <w:t xml:space="preserve">א</w:t>
      </w:r>
      <w:ins w:id="91789" w:author="מנוע מכני" w:date="2026-10-05T11:32:12Z">
        <w:r>
          <w:t xml:space="preserve">ר"פ</w:t>
        </w:r>
      </w:ins>
      <w:del w:id="91790" w:author="מנוע מכני" w:date="2026-10-05T11:32:12Z">
        <w:r>
          <w:delText xml:space="preserve">ר''פ</w:delText>
        </w:r>
      </w:del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del w:id="99951" w:author="מנוע מכני" w:date="2026-10-05T11:32:12Z">
        <w:r w:rsidR="00BE0613">
          <w:rPr>
            <w:rtl/>
          </w:rPr>
          <w:delText xml:space="preserve"> </w:delText>
        </w:r>
      </w:del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ins w:id="93811" w:author="מנוע מכני" w:date="2026-10-05T11:32:12Z">
        <w:r>
          <w:rPr>
            <w:rtl/>
          </w:rPr>
          <w:t xml:space="preserve">גם</w:t>
        </w:r>
      </w:ins>
      <w:del w:id="93812" w:author="מנוע מכני" w:date="2026-10-05T11:32:12Z">
        <w:r w:rsidR="00BE0613">
          <w:rPr>
            <w:rtl/>
          </w:rPr>
          <w:delText xml:space="preserve">נמי</w:delText>
        </w:r>
      </w:del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>נעקרו הוי מומא - משום דכי פעי מיחזי</w:t>
      </w:r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  <w:pPrChange w:id="9043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1" w:author="מנוע מכני" w:date="2026-10-05T11:32:12Z">
        <w:r>
          <w:rPr>
            <w:rtl/>
          </w:rPr>
          <w:t xml:space="preserve"> </w:t>
        </w:r>
      </w:ins>
      <w:del w:id="966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3" w:author="מנוע מכני" w:date="2026-10-05T11:32:12Z">
        <w:r>
          <w:rPr>
            <w:rtl/>
          </w:rPr>
          <w:t xml:space="preserve"> </w:t>
        </w:r>
      </w:ins>
      <w:del w:id="966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  <w:pPrChange w:id="9043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35" w:author="מנוע מכני" w:date="2026-10-05T11:32:12Z">
        <w:r>
          <w:rPr>
            <w:rtl/>
          </w:rPr>
          <w:t xml:space="preserve"> </w:t>
        </w:r>
      </w:ins>
      <w:del w:id="966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37" w:author="מנוע מכני" w:date="2026-10-05T11:32:12Z">
        <w:r>
          <w:rPr>
            <w:rtl/>
          </w:rPr>
          <w:t xml:space="preserve"> </w:t>
        </w:r>
      </w:ins>
      <w:del w:id="966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99952" w:author="מנוע מכני" w:date="2026-10-05T11:32:12Z"/>
        </w:rPr>
      </w:pPr>
      <w:r>
        <w:t>ר</w:t>
      </w:r>
      <w:ins w:id="91791" w:author="מנוע מכני" w:date="2026-10-05T11:32:12Z">
        <w:r>
          <w:t xml:space="preserve">י"ו</w:t>
        </w:r>
      </w:ins>
      <w:del w:id="91792" w:author="מנוע מכני" w:date="2026-10-05T11:32:12Z">
        <w:r w:rsidR="00BE0613">
          <w:delText xml:space="preserve">י''ו</w:delText>
        </w:r>
      </w:del>
      <w:r w:rsidR="00BE0613">
        <w:t xml:space="preserve"> ו</w:t>
      </w:r>
      <w:ins w:id="91793" w:author="מנוע מכני" w:date="2026-10-05T11:32:12Z">
        <w:r>
          <w:t xml:space="preserve">ר"א</w:t>
        </w:r>
      </w:ins>
      <w:del w:id="91794" w:author="מנוע מכני" w:date="2026-10-05T11:32:12Z">
        <w:r w:rsidR="00BE0613">
          <w:delText xml:space="preserve">ר''א</w:delText>
        </w:r>
      </w:del>
      <w:r>
        <w:t xml:space="preserve"> חד</w:t>
      </w:r>
      <w:del w:id="100930" w:author="מנוע מכני" w:date="2026-10-05T11:32:12Z">
        <w:r>
          <w:delText xml:space="preserve"> אמר</w:delText>
        </w:r>
      </w:del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del w:id="999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רועי ישראל בי כהנים - נאמנין, ללגימא </w:t>
      </w:r>
      <w:ins w:id="95095" w:author="מנוע מכני" w:date="2026-10-05T11:32:12Z">
        <w:r>
          <w:rPr>
            <w:rtl/>
          </w:rPr>
          <w:t xml:space="preserve">חוששים</w:t>
        </w:r>
      </w:ins>
      <w:del w:id="95096" w:author="מנוע מכני" w:date="2026-10-05T11:32:12Z">
        <w:r>
          <w:rPr>
            <w:rtl/>
          </w:rPr>
          <w:delText xml:space="preserve">חיישינן</w:delText>
        </w:r>
      </w:del>
      <w:ins w:id="96639" w:author="מנוע מכני" w:date="2026-10-05T11:32:12Z">
        <w:r>
          <w:rPr>
            <w:rtl/>
          </w:rPr>
          <w:t xml:space="preserve">,</w:t>
        </w:r>
      </w:ins>
      <w:del w:id="96640" w:author="מנוע מכני" w:date="2026-10-05T11:32:12Z">
        <w:r w:rsidR="000B5F7F">
          <w:rPr>
            <w:rtl/>
          </w:rPr>
          <w:delText xml:space="preserve">;</w:delText>
        </w:r>
      </w:del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ins w:id="98539" w:author="מנוע מכני" w:date="2026-10-05T11:32:12Z">
        <w:r>
          <w:rPr>
            <w:rtl/>
          </w:rPr>
          <w:t xml:space="preserve">לומר</w:t>
        </w:r>
      </w:ins>
      <w:del w:id="9854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ins w:id="95101" w:author="מנוע מכני" w:date="2026-10-05T11:32:12Z">
        <w:r>
          <w:rPr>
            <w:rtl/>
          </w:rPr>
          <w:t xml:space="preserve">בו</w:t>
        </w:r>
      </w:ins>
      <w:del w:id="95102" w:author="מנוע מכני" w:date="2026-10-05T11:32:12Z">
        <w:r w:rsidR="00F271CC">
          <w:rPr>
            <w:rtl/>
          </w:rPr>
          <w:delText xml:space="preserve">ביה</w:delText>
        </w:r>
      </w:del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ins w:id="95099" w:author="מנוע מכני" w:date="2026-10-05T11:32:12Z">
        <w:r>
          <w:rPr>
            <w:rtl/>
          </w:rPr>
          <w:t xml:space="preserve">לי</w:t>
        </w:r>
      </w:ins>
      <w:del w:id="95100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 ויהיב לאחריני, ו</w:t>
      </w:r>
      <w:ins w:id="91795" w:author="מנוע מכני" w:date="2026-10-05T11:32:12Z">
        <w:r>
          <w:rPr>
            <w:rtl/>
          </w:rPr>
          <w:t xml:space="preserve">ה"ה</w:t>
        </w:r>
      </w:ins>
      <w:del w:id="91796" w:author="מנוע מכני" w:date="2026-10-05T11:32:12Z">
        <w:r>
          <w:rPr>
            <w:rtl/>
          </w:rPr>
          <w:delText xml:space="preserve">ה</w:delText>
        </w:r>
        <w:r w:rsidR="00025130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כהן לכהן - </w:t>
      </w:r>
      <w:ins w:id="95097" w:author="מנוע מכני" w:date="2026-10-05T11:32:12Z">
        <w:r>
          <w:rPr>
            <w:rtl/>
          </w:rPr>
          <w:t xml:space="preserve">דחוששים</w:t>
        </w:r>
      </w:ins>
      <w:del w:id="95098" w:author="מנוע מכני" w:date="2026-10-05T11:32:12Z">
        <w:r>
          <w:rPr>
            <w:rtl/>
          </w:rPr>
          <w:delText xml:space="preserve">דחיישינן</w:delText>
        </w:r>
      </w:del>
      <w:r>
        <w:rPr>
          <w:rtl/>
        </w:rPr>
        <w:t xml:space="preserve"> לגומלין</w:t>
      </w:r>
      <w:ins w:id="96641" w:author="מנוע מכני" w:date="2026-10-05T11:32:12Z">
        <w:r>
          <w:rPr>
            <w:rtl/>
          </w:rPr>
          <w:t xml:space="preserve">,</w:t>
        </w:r>
      </w:ins>
      <w:del w:id="9664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54" w:author="מנוע מכני" w:date="2026-10-05T11:32:12Z"/>
        </w:rPr>
      </w:pPr>
      <w:ins w:id="95103" w:author="מנוע מכני" w:date="2026-10-05T11:32:12Z">
        <w:r>
          <w:t xml:space="preserve">ובא</w:t>
        </w:r>
      </w:ins>
      <w:del w:id="95104" w:author="מנוע מכני" w:date="2026-10-05T11:32:12Z">
        <w:r>
          <w:delText xml:space="preserve">ואתא</w:delText>
        </w:r>
      </w:del>
      <w:r>
        <w:t xml:space="preserve"> רש</w:t>
      </w:r>
      <w:ins w:id="91797" w:author="מנוע מכני" w:date="2026-10-05T11:32:12Z">
        <w:r>
          <w:t xml:space="preserve">ב"ג</w:t>
        </w:r>
      </w:ins>
      <w:del w:id="91798" w:author="מנוע מכני" w:date="2026-10-05T11:32:12Z">
        <w:r>
          <w:delText xml:space="preserve">ב''ג</w:delText>
        </w:r>
      </w:del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del w:id="999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ins w:id="95105" w:author="מנוע מכני" w:date="2026-10-05T11:32:12Z">
        <w:r>
          <w:rPr>
            <w:rtl/>
          </w:rPr>
          <w:t xml:space="preserve">ובא</w:t>
        </w:r>
      </w:ins>
      <w:del w:id="95106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ins w:id="91799" w:author="מנוע מכני" w:date="2026-10-05T11:32:12Z">
        <w:r>
          <w:rPr>
            <w:rStyle w:val="2fb"/>
            <w:rtl/>
          </w:rPr>
          <w:t xml:space="preserve">ר"מ</w:t>
        </w:r>
      </w:ins>
      <w:del w:id="91800" w:author="מנוע מכני" w:date="2026-10-05T11:32:12Z">
        <w:r>
          <w:rPr>
            <w:rtl/>
          </w:rPr>
          <w:delText xml:space="preserve">ר</w:delText>
        </w:r>
        <w:r w:rsidR="00025130">
          <w:rPr>
            <w:rFonts w:hint="cs"/>
            <w:rtl/>
          </w:rPr>
          <w:delText xml:space="preserve">''מ</w:delText>
        </w:r>
      </w:del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ins w:id="98541" w:author="מנוע מכני" w:date="2026-10-05T11:32:12Z">
        <w:r>
          <w:rPr>
            <w:rtl/>
          </w:rPr>
          <w:t xml:space="preserve">לומר</w:t>
        </w:r>
      </w:ins>
      <w:del w:id="98542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ins w:id="95107" w:author="מנוע מכני" w:date="2026-10-05T11:32:12Z">
        <w:r>
          <w:rPr>
            <w:rtl/>
          </w:rPr>
          <w:t xml:space="preserve">לי</w:t>
        </w:r>
      </w:ins>
      <w:del w:id="95108" w:author="מנוע מכני" w:date="2026-10-05T11:32:12Z">
        <w:r>
          <w:rPr>
            <w:rtl/>
          </w:rPr>
          <w:delText xml:space="preserve">לדידי</w:delText>
        </w:r>
      </w:del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ins w:id="95109" w:author="מנוע מכני" w:date="2026-10-05T11:32:12Z">
        <w:r>
          <w:rPr>
            <w:rtl/>
          </w:rPr>
          <w:t xml:space="preserve">דחוששים</w:t>
        </w:r>
      </w:ins>
      <w:del w:id="95110" w:author="מנוע מכני" w:date="2026-10-05T11:32:12Z">
        <w:r w:rsidR="00F63065">
          <w:rPr>
            <w:rtl/>
          </w:rPr>
          <w:delText xml:space="preserve">דח</w:delText>
        </w:r>
        <w:r>
          <w:rPr>
            <w:rtl/>
          </w:rPr>
          <w:delText xml:space="preserve">יישינן</w:delText>
        </w:r>
      </w:del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>
          <w:ins w:id="99956" w:author="מנוע מכני" w:date="2026-10-05T11:32:12Z"/>
        </w:rPr>
      </w:pPr>
      <w:ins w:id="95111" w:author="מנוע מכני" w:date="2026-10-05T11:32:12Z">
        <w:r>
          <w:t xml:space="preserve">ובא</w:t>
        </w:r>
      </w:ins>
      <w:del w:id="95112" w:author="מנוע מכני" w:date="2026-10-05T11:32:12Z">
        <w:r>
          <w:delText xml:space="preserve">ואתא</w:delText>
        </w:r>
      </w:del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del w:id="999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ins w:id="9180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02" w:author="מנוע מכני" w:date="2026-10-05T11:32:12Z">
        <w:r w:rsidR="00025130">
          <w:rPr>
            <w:rFonts w:hint="cs"/>
            <w:rtl/>
          </w:rPr>
          <w:delText xml:space="preserve">ר''מ</w:delText>
        </w:r>
      </w:del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ins w:id="95113" w:author="מנוע מכני" w:date="2026-10-05T11:32:12Z">
        <w:r>
          <w:rPr>
            <w:rtl/>
          </w:rPr>
          <w:t xml:space="preserve">מה</w:t>
        </w:r>
      </w:ins>
      <w:del w:id="95114" w:author="מנוע מכני" w:date="2026-10-05T11:32:12Z">
        <w:r w:rsidR="00F63065">
          <w:rPr>
            <w:rtl/>
          </w:rPr>
          <w:delText xml:space="preserve">מאי</w:delText>
        </w:r>
      </w:del>
      <w:r w:rsidR="00F63065">
        <w:rPr>
          <w:rtl/>
        </w:rPr>
        <w:t xml:space="preserve"> </w:t>
      </w:r>
      <w:ins w:id="95115" w:author="מנוע מכני" w:date="2026-10-05T11:32:12Z">
        <w:r>
          <w:rPr>
            <w:rtl/>
          </w:rPr>
          <w:t xml:space="preserve">בא</w:t>
        </w:r>
      </w:ins>
      <w:del w:id="95116" w:author="מנוע מכני" w:date="2026-10-05T11:32:12Z">
        <w:r w:rsidR="00F63065">
          <w:rPr>
            <w:rtl/>
          </w:rPr>
          <w:delText xml:space="preserve">אתא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לאשמועינן?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ins w:id="93813" w:author="מנוע מכני" w:date="2026-10-05T11:32:12Z">
        <w:r>
          <w:rPr>
            <w:b/>
            <w:bCs/>
            <w:rtl/>
          </w:rPr>
          <w:t xml:space="preserve">יש</w:t>
        </w:r>
      </w:ins>
      <w:del w:id="93814" w:author="מנוע מכני" w:date="2026-10-05T11:32:12Z">
        <w:r w:rsidRPr="00F271CC">
          <w:rPr>
            <w:b/>
            <w:bCs/>
            <w:rtl/>
          </w:rPr>
          <w:delText xml:space="preserve">איכא</w:delText>
        </w:r>
      </w:del>
      <w:r w:rsidRPr="00F271CC">
        <w:rPr>
          <w:b/>
          <w:bCs/>
          <w:rtl/>
        </w:rPr>
        <w:t xml:space="preserve"> בינייהו</w:t>
      </w:r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ins w:id="91803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04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>
          <w:ins w:id="99958" w:author="מנוע מכני" w:date="2026-10-05T11:32:12Z"/>
        </w:rPr>
      </w:pPr>
      <w:r>
        <w:tab/>
      </w:r>
      <w:r w:rsidR="00F63065">
        <w:t xml:space="preserve">רשב"ג</w:t>
      </w:r>
      <w:del w:id="100931" w:author="מנוע מכני" w:date="2026-10-05T11:32:12Z">
        <w:r w:rsidR="00F63065">
          <w:delText xml:space="preserve"> אומר</w:delText>
        </w:r>
      </w:del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del w:id="999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>
          <w:ins w:id="99960" w:author="מנוע מכני" w:date="2026-10-05T11:32:12Z"/>
        </w:rPr>
      </w:pPr>
      <w:r>
        <w:t xml:space="preserve">כ</w:t>
      </w:r>
      <w:ins w:id="91805" w:author="מנוע מכני" w:date="2026-10-05T11:32:12Z">
        <w:r>
          <w:t xml:space="preserve">ר"ח</w:t>
        </w:r>
      </w:ins>
      <w:del w:id="91806" w:author="מנוע מכני" w:date="2026-10-05T11:32:12Z">
        <w:r>
          <w:delText xml:space="preserve">ר''ח</w:delText>
        </w:r>
      </w:del>
      <w:r>
        <w:t xml:space="preserve"> מ</w:t>
      </w:r>
      <w:ins w:id="91807" w:author="מנוע מכני" w:date="2026-10-05T11:32:12Z">
        <w:r>
          <w:t xml:space="preserve">ר"ק</w:t>
        </w:r>
      </w:ins>
      <w:del w:id="91808" w:author="מנוע מכני" w:date="2026-10-05T11:32:12Z">
        <w:r>
          <w:delText xml:space="preserve">ר''ק</w:delText>
        </w:r>
      </w:del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del w:id="999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ins w:id="91809" w:author="מנוע מכני" w:date="2026-10-05T11:32:12Z">
        <w:r>
          <w:rPr>
            <w:rStyle w:val="2fb"/>
            <w:rFonts w:hint="cs"/>
            <w:rtl/>
          </w:rPr>
          <w:t xml:space="preserve">ב"ק</w:t>
        </w:r>
      </w:ins>
      <w:del w:id="91810" w:author="מנוע מכני" w:date="2026-10-05T11:32:12Z">
        <w:r w:rsidR="00F271CC">
          <w:rPr>
            <w:rFonts w:hint="cs"/>
            <w:rtl/>
          </w:rPr>
          <w:delText xml:space="preserve">ב''ק</w:delText>
        </w:r>
      </w:del>
      <w:r w:rsidR="00F271CC">
        <w:rPr>
          <w:rFonts w:hint="cs"/>
          <w:rtl/>
        </w:rPr>
        <w:t xml:space="preserve"> </w:t>
      </w:r>
    </w:p>
    <w:p>
      <w:pPr>
        <w:pStyle w:val="38"/>
        <w:rPr>
          <w:ins w:id="99962" w:author="מנוע מכני" w:date="2026-10-05T11:32:12Z"/>
        </w:rPr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del w:id="999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ins w:id="91811" w:author="מנוע מכני" w:date="2026-10-05T11:32:12Z">
        <w:r>
          <w:rPr>
            <w:rFonts w:hint="cs"/>
            <w:rtl/>
          </w:rPr>
          <w:t xml:space="preserve">ת"ה</w:t>
        </w:r>
      </w:ins>
      <w:del w:id="91812" w:author="מנוע מכני" w:date="2026-10-05T11:32:12Z">
        <w:r w:rsidR="00F271CC">
          <w:rPr>
            <w:rFonts w:hint="cs"/>
            <w:rtl/>
          </w:rPr>
          <w:delText xml:space="preserve">ת''ה</w:delText>
        </w:r>
      </w:del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ins w:id="97901" w:author="מנוע מכני" w:date="2026-10-05T11:32:12Z">
        <w:r>
          <w:rPr>
            <w:rtl/>
          </w:rPr>
          <w:t xml:space="preserve">דאם </w:t>
        </w:r>
      </w:ins>
      <w:del w:id="97902" w:author="מנוע מכני" w:date="2026-10-05T11:32:12Z">
        <w:r w:rsidR="00F63065">
          <w:rPr>
            <w:rtl/>
          </w:rPr>
          <w:delText xml:space="preserve">דאי </w:delText>
        </w:r>
      </w:del>
      <w:r w:rsidR="00F63065">
        <w:rPr>
          <w:rtl/>
        </w:rPr>
        <w:t xml:space="preserve">בעי שדי </w:t>
      </w:r>
      <w:ins w:id="95117" w:author="מנוע מכני" w:date="2026-10-05T11:32:12Z">
        <w:r>
          <w:rPr>
            <w:rtl/>
          </w:rPr>
          <w:t xml:space="preserve">בו</w:t>
        </w:r>
      </w:ins>
      <w:del w:id="951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מומא בכוליה </w:t>
      </w:r>
      <w:ins w:id="98543" w:author="מנוע מכני" w:date="2026-10-05T11:32:12Z">
        <w:r>
          <w:rPr>
            <w:rtl/>
          </w:rPr>
          <w:t xml:space="preserve">עדרו</w:t>
        </w:r>
      </w:ins>
      <w:del w:id="98544" w:author="מנוע מכני" w:date="2026-10-05T11:32:12Z">
        <w:r w:rsidR="00F63065">
          <w:rPr>
            <w:rtl/>
          </w:rPr>
          <w:delText xml:space="preserve">עדריה</w:delText>
        </w:r>
      </w:del>
      <w:ins w:id="96643" w:author="מנוע מכני" w:date="2026-10-05T11:32:12Z">
        <w:r>
          <w:rPr>
            <w:rtl/>
          </w:rPr>
          <w:t xml:space="preserve">,</w:t>
        </w:r>
      </w:ins>
      <w:del w:id="966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99964" w:author="מנוע מכני" w:date="2026-10-05T11:32:12Z"/>
        </w:rPr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del w:id="999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ins w:id="95121" w:author="מנוע מכני" w:date="2026-10-05T11:32:12Z">
        <w:r>
          <w:rPr>
            <w:rtl/>
          </w:rPr>
          <w:t xml:space="preserve">דאין</w:t>
        </w:r>
      </w:ins>
      <w:del w:id="95122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119" w:author="מנוע מכני" w:date="2026-10-05T11:32:12Z">
        <w:r>
          <w:rPr>
            <w:rtl/>
          </w:rPr>
          <w:t xml:space="preserve">לו</w:t>
        </w:r>
      </w:ins>
      <w:del w:id="951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7581" w:author="מנוע מכני" w:date="2026-10-05T11:32:12Z">
        <w:r>
          <w:rPr>
            <w:rtl/>
          </w:rPr>
          <w:t xml:space="preserve">תקנה</w:t>
        </w:r>
      </w:ins>
      <w:del w:id="97582" w:author="מנוע מכני" w:date="2026-10-05T11:32:12Z">
        <w:r>
          <w:rPr>
            <w:rtl/>
          </w:rPr>
          <w:delText xml:space="preserve">תקנתא</w:delText>
        </w:r>
      </w:del>
      <w:r>
        <w:rPr>
          <w:rtl/>
        </w:rPr>
        <w:t xml:space="preserve">, </w:t>
      </w:r>
    </w:p>
    <w:p>
      <w:pPr>
        <w:pStyle w:val="38"/>
        <w:rPr>
          <w:ins w:id="99966" w:author="מנוע מכני" w:date="2026-10-05T11:32:12Z"/>
        </w:rPr>
      </w:pPr>
      <w:r>
        <w:t xml:space="preserve">והתנן, שהיה רבי יוסי</w:t>
      </w:r>
      <w:del w:id="100932" w:author="מנוע מכני" w:date="2026-10-05T11:32:12Z">
        <w:r>
          <w:delText xml:space="preserve"> אומר</w:delText>
        </w:r>
      </w:del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del w:id="999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>
          <w:ins w:id="99968" w:author="מנוע מכני" w:date="2026-10-05T11:32:12Z"/>
        </w:rPr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del w:id="999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del w:id="90619" w:author="מנוע עיצוב" w:date="2026-10-05T11:33:53Z"/>
          <w:rtl/>
        </w:rPr>
      </w:pPr>
    </w:p>
    <w:p>
      <w:pPr>
        <w:pStyle w:val="38"/>
        <w:rPr>
          <w:ins w:id="99970" w:author="מנוע מכני" w:date="2026-10-05T11:32:12Z"/>
        </w:rPr>
      </w:pPr>
      <w:r w:rsidRPr="00833A4E">
        <w:t>איתמר</w:t>
      </w:r>
      <w:r>
        <w:t xml:space="preserve"> ר"נ</w:t>
      </w:r>
      <w:del w:id="100933" w:author="מנוע מכני" w:date="2026-10-05T11:32:12Z">
        <w:r>
          <w:delText xml:space="preserve"> אמר</w:delText>
        </w:r>
      </w:del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del w:id="999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>
          <w:ins w:id="99972" w:author="מנוע מכני" w:date="2026-10-05T11:32:12Z"/>
        </w:rPr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del w:id="999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>
          <w:ins w:id="99974" w:author="מנוע מכני" w:date="2026-10-05T11:32:12Z"/>
        </w:rPr>
      </w:pPr>
      <w:ins w:id="93815" w:author="מנוע מכני" w:date="2026-10-05T11:32:12Z">
        <w:r>
          <w:t xml:space="preserve">א"כ</w:t>
        </w:r>
      </w:ins>
      <w:del w:id="93816" w:author="מנוע מכני" w:date="2026-10-05T11:32:12Z">
        <w:r>
          <w:delText xml:space="preserve">אי הכי</w:delText>
        </w:r>
      </w:del>
      <w:r>
        <w:t xml:space="preserve"> </w:t>
      </w:r>
      <w:ins w:id="95123" w:author="מנוע מכני" w:date="2026-10-05T11:32:12Z">
        <w:r>
          <w:t xml:space="preserve">מה</w:t>
        </w:r>
      </w:ins>
      <w:del w:id="95124" w:author="מנוע מכני" w:date="2026-10-05T11:32:12Z">
        <w:r>
          <w:delText xml:space="preserve">מאי</w:delText>
        </w:r>
      </w:del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del w:id="999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del w:id="90620" w:author="מנוע עיצוב" w:date="2026-10-05T11:33:53Z"/>
          <w:rtl/>
        </w:rPr>
      </w:pPr>
    </w:p>
    <w:p>
      <w:pPr>
        <w:pStyle w:val="38"/>
        <w:rPr>
          <w:ins w:id="99976" w:author="מנוע מכני" w:date="2026-10-05T11:32:12Z"/>
        </w:rPr>
      </w:pPr>
      <w:del w:id="100977" w:author="מנוע מכני" w:date="2026-10-05T11:32:12Z">
        <w:r>
          <w:delText xml:space="preserve">א"ל </w:delText>
        </w:r>
      </w:del>
      <w:ins w:id="91813" w:author="מנוע מכני" w:date="2026-10-05T11:32:12Z">
        <w:r>
          <w:t xml:space="preserve">ר"פ</w:t>
        </w:r>
      </w:ins>
      <w:del w:id="91814" w:author="מנוע מכני" w:date="2026-10-05T11:32:12Z">
        <w:r>
          <w:delText xml:space="preserve">ר</w:delText>
        </w:r>
        <w:r w:rsidR="003904D8">
          <w:delText xml:space="preserve">''פ</w:delText>
        </w:r>
      </w:del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del w:id="99977" w:author="מנוע מכני" w:date="2026-10-05T11:32:12Z">
        <w:r>
          <w:rPr>
            <w:rtl/>
          </w:rPr>
          <w:delText xml:space="preserve"> </w:delText>
        </w:r>
      </w:del>
      <w:r w:rsidR="00833A4E">
        <w:rPr>
          <w:rStyle w:val="2fb"/>
          <w:rFonts w:hint="cs"/>
          <w:rtl/>
        </w:rPr>
        <w:t xml:space="preserve">ל</w:t>
      </w:r>
      <w:ins w:id="9181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6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ins w:id="95125" w:author="מנוע מכני" w:date="2026-10-05T11:32:12Z">
        <w:r>
          <w:rPr>
            <w:rtl/>
          </w:rPr>
          <w:t xml:space="preserve">ואומר</w:t>
        </w:r>
      </w:ins>
      <w:del w:id="95126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</w:t>
      </w:r>
      <w:ins w:id="92895" w:author="מנוע מכני" w:date="2026-10-05T11:32:12Z">
        <w:r>
          <w:rPr>
            <w:rStyle w:val="2fb"/>
            <w:rtl/>
          </w:rPr>
          <w:t xml:space="preserve">ר"מ</w:t>
        </w:r>
      </w:ins>
      <w:del w:id="92896" w:author="מנוע מכני" w:date="2026-10-05T11:32:12Z">
        <w:r>
          <w:rPr>
            <w:rtl/>
          </w:rPr>
          <w:delText xml:space="preserve">רבי מאיר</w:delText>
        </w:r>
      </w:del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ins w:id="95127" w:author="מנוע מכני" w:date="2026-10-05T11:32:12Z">
        <w:r>
          <w:rPr>
            <w:rtl/>
          </w:rPr>
          <w:t xml:space="preserve">כך</w:t>
        </w:r>
      </w:ins>
      <w:del w:id="9512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817" w:author="מנוע מכני" w:date="2026-10-05T11:32:12Z">
        <w:r>
          <w:rPr>
            <w:rtl/>
          </w:rPr>
          <w:t xml:space="preserve">גם</w:t>
        </w:r>
      </w:ins>
      <w:del w:id="93818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r>
        <w:rPr>
          <w:rtl/>
        </w:rPr>
        <w:t>ועל פיהם יהיה כל ריב וכל נגע</w:t>
      </w:r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ins w:id="98545" w:author="מנוע מכני" w:date="2026-10-05T11:32:12Z">
        <w:r>
          <w:rPr>
            <w:rtl/>
          </w:rPr>
          <w:t xml:space="preserve">אמור</w:t>
        </w:r>
      </w:ins>
      <w:del w:id="98546" w:author="מנוע מכני" w:date="2026-10-05T11:32:12Z">
        <w:r>
          <w:rPr>
            <w:rtl/>
          </w:rPr>
          <w:delText xml:space="preserve">אימר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ins w:id="9181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818" w:author="מנוע מכני" w:date="2026-10-05T11:32:12Z">
        <w:r w:rsidR="00833A4E">
          <w:rPr>
            <w:rFonts w:hint="cs"/>
            <w:rtl/>
          </w:rPr>
          <w:delText xml:space="preserve">ר''מ</w:delText>
        </w:r>
      </w:del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del w:id="90621" w:author="מנוע עיצוב" w:date="2026-10-05T11:33:53Z"/>
          <w:rtl/>
        </w:rPr>
      </w:pPr>
    </w:p>
    <w:p>
      <w:pPr>
        <w:pStyle w:val="38"/>
        <w:rPr>
          <w:ins w:id="99978" w:author="מנוע מכני" w:date="2026-10-05T11:32:12Z"/>
        </w:rPr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del w:id="999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>
          <w:ins w:id="99980" w:author="מנוע מכני" w:date="2026-10-05T11:32:12Z"/>
        </w:rPr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del w:id="999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>
          <w:ins w:id="99982" w:author="מנוע מכני" w:date="2026-10-05T11:32:12Z"/>
        </w:rPr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del w:id="999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ins w:id="95129" w:author="מנוע מכני" w:date="2026-10-05T11:32:12Z">
        <w:r>
          <w:rPr>
            <w:rtl/>
          </w:rPr>
          <w:t xml:space="preserve">עליו</w:t>
        </w:r>
      </w:ins>
      <w:del w:id="95130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>
          <w:ins w:id="99984" w:author="מנוע מכני" w:date="2026-10-05T11:32:12Z"/>
        </w:rPr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del w:id="999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del w:id="90622" w:author="מנוע עיצוב" w:date="2026-10-05T11:33:53Z"/>
          <w:rtl/>
        </w:rPr>
      </w:pPr>
    </w:p>
    <w:p>
      <w:pPr>
        <w:pStyle w:val="38"/>
        <w:rPr>
          <w:ins w:id="99986" w:author="מנוע מכני" w:date="2026-10-05T11:32:12Z"/>
        </w:rPr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del w:id="999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ins w:id="95131" w:author="מנוע מכני" w:date="2026-10-05T11:32:12Z">
        <w:r>
          <w:rPr>
            <w:rtl/>
          </w:rPr>
          <w:t xml:space="preserve">מה</w:t>
        </w:r>
      </w:ins>
      <w:del w:id="9513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>
          <w:ins w:id="99988" w:author="מנוע מכני" w:date="2026-10-05T11:32:12Z"/>
        </w:rPr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del w:id="999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ins w:id="93819" w:author="מנוע מכני" w:date="2026-10-05T11:32:12Z">
        <w:r>
          <w:rPr>
            <w:rtl/>
          </w:rPr>
          <w:t xml:space="preserve">שם</w:t>
        </w:r>
      </w:ins>
      <w:del w:id="9382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</w:t>
      </w:r>
      <w:ins w:id="97903" w:author="מנוע מכני" w:date="2026-10-05T11:32:12Z">
        <w:r>
          <w:rPr>
            <w:rtl/>
          </w:rPr>
          <w:t xml:space="preserve">דאם </w:t>
        </w:r>
      </w:ins>
      <w:del w:id="97904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ins w:id="93821" w:author="מנוע מכני" w:date="2026-10-05T11:32:12Z">
        <w:r>
          <w:rPr>
            <w:rtl/>
          </w:rPr>
          <w:t xml:space="preserve">כאן</w:t>
        </w:r>
      </w:ins>
      <w:del w:id="9382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ins w:id="97905" w:author="מנוע מכני" w:date="2026-10-05T11:32:12Z">
        <w:r>
          <w:rPr>
            <w:rtl/>
          </w:rPr>
          <w:t xml:space="preserve">דאם </w:t>
        </w:r>
      </w:ins>
      <w:del w:id="9790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משום </w:t>
      </w:r>
      <w:ins w:id="95137" w:author="מנוע מכני" w:date="2026-10-05T11:32:12Z">
        <w:r>
          <w:rPr>
            <w:rtl/>
          </w:rPr>
          <w:t xml:space="preserve">כך</w:t>
        </w:r>
      </w:ins>
      <w:del w:id="9513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- </w:t>
      </w:r>
      <w:ins w:id="98139" w:author="מנוע מכני" w:date="2026-10-05T11:32:12Z">
        <w:r>
          <w:rPr>
            <w:rtl/>
          </w:rPr>
          <w:t xml:space="preserve">היה</w:t>
        </w:r>
      </w:ins>
      <w:del w:id="9814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שדי </w:t>
      </w:r>
      <w:ins w:id="95135" w:author="מנוע מכני" w:date="2026-10-05T11:32:12Z">
        <w:r>
          <w:rPr>
            <w:rtl/>
          </w:rPr>
          <w:t xml:space="preserve">בו</w:t>
        </w:r>
      </w:ins>
      <w:del w:id="9513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דניכר ואכיל </w:t>
      </w:r>
      <w:ins w:id="95133" w:author="מנוע מכני" w:date="2026-10-05T11:32:12Z">
        <w:r>
          <w:rPr>
            <w:rtl/>
          </w:rPr>
          <w:t xml:space="preserve">לו</w:t>
        </w:r>
      </w:ins>
      <w:del w:id="95134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99990" w:author="מנוע מכני" w:date="2026-10-05T11:32:12Z"/>
        </w:rPr>
      </w:pPr>
      <w:r>
        <w:t xml:space="preserve">מתקיף מב</w:t>
      </w:r>
      <w:ins w:id="91819" w:author="מנוע מכני" w:date="2026-10-05T11:32:12Z">
        <w:r>
          <w:t xml:space="preserve">ר"א</w:t>
        </w:r>
      </w:ins>
      <w:del w:id="91820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del w:id="99991" w:author="מנוע מכני" w:date="2026-10-05T11:32:12Z">
        <w:r w:rsidR="00F63065">
          <w:rPr>
            <w:rtl/>
          </w:rPr>
          <w:delText xml:space="preserve"> </w:delText>
        </w:r>
      </w:del>
      <w:ins w:id="91821" w:author="מנוע מכני" w:date="2026-10-05T11:32:12Z">
        <w:r>
          <w:rPr>
            <w:rtl/>
          </w:rPr>
          <w:t xml:space="preserve">מ"ש</w:t>
        </w:r>
      </w:ins>
      <w:del w:id="91822" w:author="מנוע מכני" w:date="2026-10-05T11:32:12Z">
        <w:r w:rsidR="00F63065">
          <w:rPr>
            <w:rtl/>
          </w:rPr>
          <w:delText xml:space="preserve">מ</w:delText>
        </w:r>
        <w:r>
          <w:rPr>
            <w:rFonts w:hint="cs"/>
            <w:rtl/>
          </w:rPr>
          <w:delText xml:space="preserve">''ש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ins w:id="98547" w:author="מנוע מכני" w:date="2026-10-05T11:32:12Z">
        <w:r>
          <w:rPr>
            <w:rtl/>
          </w:rPr>
          <w:t xml:space="preserve">אדם</w:t>
        </w:r>
      </w:ins>
      <w:del w:id="98548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29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ins w:id="95139" w:author="מנוע מכני" w:date="2026-10-05T11:32:12Z">
        <w:r>
          <w:rPr>
            <w:rtl/>
          </w:rPr>
          <w:t xml:space="preserve">ובא</w:t>
        </w:r>
      </w:ins>
      <w:del w:id="95140" w:author="מנוע מכני" w:date="2026-10-05T11:32:12Z">
        <w:r>
          <w:rPr>
            <w:rtl/>
          </w:rPr>
          <w:delText xml:space="preserve">ואתא</w:delText>
        </w:r>
      </w:del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141" w:author="מנוע מכני" w:date="2026-10-05T11:32:12Z">
        <w:r>
          <w:rPr>
            <w:rtl/>
          </w:rPr>
          <w:t xml:space="preserve">היו</w:t>
        </w:r>
      </w:ins>
      <w:del w:id="9814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</w:p>
    <w:p>
      <w:pPr>
        <w:pStyle w:val="38"/>
        <w:rPr>
          <w:ins w:id="99992" w:author="מנוע מכני" w:date="2026-10-05T11:32:12Z"/>
        </w:rPr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del w:id="999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לשקר, </w:t>
      </w:r>
      <w:ins w:id="97907" w:author="מנוע מכני" w:date="2026-10-05T11:32:12Z">
        <w:r>
          <w:rPr>
            <w:rtl/>
          </w:rPr>
          <w:t xml:space="preserve">אם </w:t>
        </w:r>
      </w:ins>
      <w:del w:id="9790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>
          <w:ins w:id="99994" w:author="מנוע מכני" w:date="2026-10-05T11:32:12Z"/>
        </w:rPr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del w:id="999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823" w:author="מנוע מכני" w:date="2026-10-05T11:32:12Z">
        <w:r>
          <w:rPr>
            <w:rtl/>
          </w:rPr>
          <w:t xml:space="preserve">אומרים</w:t>
        </w:r>
      </w:ins>
      <w:del w:id="9382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ins w:id="93827" w:author="מנוע מכני" w:date="2026-10-05T11:32:12Z">
        <w:r>
          <w:rPr>
            <w:rtl/>
          </w:rPr>
          <w:t xml:space="preserve">שם</w:t>
        </w:r>
      </w:ins>
      <w:del w:id="9382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ins w:id="93829" w:author="מנוע מכני" w:date="2026-10-05T11:32:12Z">
        <w:r>
          <w:rPr>
            <w:rtl/>
          </w:rPr>
          <w:t xml:space="preserve">שם</w:t>
        </w:r>
      </w:ins>
      <w:del w:id="9383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ודאי שדי </w:t>
      </w:r>
      <w:ins w:id="95141" w:author="מנוע מכני" w:date="2026-10-05T11:32:12Z">
        <w:r>
          <w:rPr>
            <w:rtl/>
          </w:rPr>
          <w:t xml:space="preserve">בו</w:t>
        </w:r>
      </w:ins>
      <w:del w:id="95142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מומא? חששא הוא, ובמקום חששא </w:t>
      </w:r>
      <w:ins w:id="93825" w:author="מנוע מכני" w:date="2026-10-05T11:32:12Z">
        <w:r>
          <w:rPr>
            <w:rtl/>
          </w:rPr>
          <w:t xml:space="preserve">אומרים</w:t>
        </w:r>
      </w:ins>
      <w:del w:id="9382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ins w:id="98143" w:author="מנוע מכני" w:date="2026-10-05T11:32:12Z">
        <w:r>
          <w:rPr>
            <w:rtl/>
          </w:rPr>
          <w:t xml:space="preserve">ישב</w:t>
        </w:r>
      </w:ins>
      <w:del w:id="98144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ins w:id="97583" w:author="מנוע מכני" w:date="2026-10-05T11:32:12Z">
        <w:r>
          <w:rPr>
            <w:rtl/>
          </w:rPr>
          <w:t xml:space="preserve">שמועה</w:t>
        </w:r>
      </w:ins>
      <w:del w:id="97584" w:author="מנוע מכני" w:date="2026-10-05T11:32:12Z">
        <w:r w:rsidR="00F63065">
          <w:rPr>
            <w:rtl/>
          </w:rPr>
          <w:delText xml:space="preserve">שמעתא</w:delText>
        </w:r>
      </w:del>
      <w:r w:rsidR="00F63065">
        <w:rPr>
          <w:rtl/>
        </w:rPr>
        <w:t xml:space="preserve"> בלא </w:t>
      </w:r>
      <w:ins w:id="98549" w:author="מנוע מכני" w:date="2026-10-05T11:32:12Z">
        <w:r>
          <w:rPr>
            <w:rtl/>
          </w:rPr>
          <w:t xml:space="preserve">אדם</w:t>
        </w:r>
      </w:ins>
      <w:del w:id="98550" w:author="מנוע מכני" w:date="2026-10-05T11:32:12Z">
        <w:r w:rsidR="00F63065">
          <w:rPr>
            <w:rtl/>
          </w:rPr>
          <w:delText xml:space="preserve">גברא</w:delText>
        </w:r>
      </w:del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ins w:id="95143" w:author="מנוע מכני" w:date="2026-10-05T11:32:12Z">
        <w:r>
          <w:rPr>
            <w:rtl/>
          </w:rPr>
          <w:t xml:space="preserve">משמו</w:t>
        </w:r>
      </w:ins>
      <w:del w:id="95144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ins w:id="91823" w:author="מנוע מכני" w:date="2026-10-05T11:32:12Z">
        <w:r>
          <w:rPr>
            <w:rStyle w:val="2fb"/>
            <w:rtl/>
          </w:rPr>
          <w:t xml:space="preserve">ר"א</w:t>
        </w:r>
      </w:ins>
      <w:del w:id="9182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</w:delText>
        </w:r>
        <w:r w:rsidR="00F63065">
          <w:rPr>
            <w:rtl/>
          </w:rPr>
          <w:delText xml:space="preserve">'</w:delText>
        </w:r>
        <w:r>
          <w:rPr>
            <w:rFonts w:hint="cs"/>
            <w:rtl/>
          </w:rPr>
          <w:delText xml:space="preserve">א</w:delText>
        </w:r>
      </w:del>
      <w:r w:rsidR="00F63065">
        <w:rPr>
          <w:rtl/>
        </w:rPr>
        <w:t xml:space="preserve"> מתנינן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>
          <w:ins w:id="99996" w:author="מנוע מכני" w:date="2026-10-05T11:32:12Z"/>
        </w:rPr>
      </w:pPr>
      <w:r>
        <w:t>ב</w:t>
      </w:r>
      <w:r w:rsidR="003904D8">
        <w:t xml:space="preserve">א לפני רבי יהושע </w:t>
      </w:r>
      <w:ins w:id="91825" w:author="מנוע מכני" w:date="2026-10-05T11:32:12Z">
        <w:r>
          <w:t xml:space="preserve">א"ל</w:t>
        </w:r>
      </w:ins>
      <w:del w:id="91826" w:author="מנוע מכני" w:date="2026-10-05T11:32:12Z">
        <w:r w:rsidR="00F63065">
          <w:delText xml:space="preserve">א</w:delText>
        </w:r>
        <w:r w:rsidR="003904D8">
          <w:delText xml:space="preserve">''ל</w:delText>
        </w:r>
      </w:del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del w:id="999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>
          <w:ins w:id="99998" w:author="מנוע מכני" w:date="2026-10-05T11:32:12Z"/>
        </w:rPr>
      </w:pPr>
      <w:r>
        <w:t xml:space="preserve">בא לפני </w:t>
      </w:r>
      <w:ins w:id="91827" w:author="מנוע מכני" w:date="2026-10-05T11:32:12Z">
        <w:r>
          <w:t xml:space="preserve">ר"ג</w:t>
        </w:r>
      </w:ins>
      <w:del w:id="91828" w:author="מנוע מכני" w:date="2026-10-05T11:32:12Z">
        <w:r>
          <w:delText xml:space="preserve">ר''ג</w:delText>
        </w:r>
      </w:del>
      <w:r>
        <w:t xml:space="preserve">,</w:t>
      </w:r>
      <w:r w:rsidR="00F63065">
        <w:t xml:space="preserve"> </w:t>
      </w:r>
      <w:ins w:id="91829" w:author="מנוע מכני" w:date="2026-10-05T11:32:12Z">
        <w:r>
          <w:t xml:space="preserve">א"ל</w:t>
        </w:r>
      </w:ins>
      <w:del w:id="91830" w:author="מנוע מכני" w:date="2026-10-05T11:32:12Z">
        <w:r w:rsidR="00F63065">
          <w:delText xml:space="preserve">א</w:delText>
        </w:r>
        <w:r>
          <w:delText xml:space="preserve">''ל</w:delText>
        </w:r>
      </w:del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del w:id="9999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חילקנו בין חבר לעם הארץ? </w:t>
      </w:r>
      <w:ins w:id="91831" w:author="מנוע מכני" w:date="2026-10-05T11:32:12Z">
        <w:r>
          <w:rPr>
            <w:rtl/>
          </w:rPr>
          <w:t xml:space="preserve">א"ל</w:t>
        </w:r>
      </w:ins>
      <w:del w:id="91832" w:author="מנוע מכני" w:date="2026-10-05T11:32:12Z">
        <w:r w:rsidR="00F63065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''ל</w:delText>
        </w:r>
      </w:del>
      <w:r>
        <w:rPr>
          <w:rFonts w:hint="cs"/>
          <w:rtl/>
        </w:rPr>
        <w:t xml:space="preserve"> </w:t>
      </w:r>
      <w:ins w:id="91833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34" w:author="מנוע מכני" w:date="2026-10-05T11:32:12Z">
        <w:r>
          <w:rPr>
            <w:rFonts w:hint="cs"/>
            <w:rtl/>
          </w:rPr>
          <w:delText xml:space="preserve">ר''ג</w:delText>
        </w:r>
      </w:del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ins w:id="96645" w:author="מנוע מכני" w:date="2026-10-05T11:32:12Z">
        <w:r>
          <w:rPr>
            <w:rtl/>
          </w:rPr>
          <w:t xml:space="preserve"> </w:t>
        </w:r>
      </w:ins>
      <w:del w:id="96646" w:author="מנוע מכני" w:date="2026-10-05T11:32:12Z">
        <w:r w:rsidR="00F63065">
          <w:rPr>
            <w:rtl/>
          </w:rPr>
          <w:delText xml:space="preserve"> </w:delText>
        </w:r>
        <w:r w:rsidR="00AA273F">
          <w:rPr>
            <w:rFonts w:hint="cs"/>
            <w:rtl/>
          </w:rPr>
          <w:delText xml:space="preserve"> </w:delText>
        </w:r>
      </w:del>
    </w:p>
    <w:p w14:paraId="4C5556CA" w14:textId="77777777" w:rsidR="003904D8" w:rsidRDefault="003904D8" w:rsidP="003904D8">
      <w:pPr>
        <w:rPr>
          <w:rtl/>
        </w:rPr>
      </w:pPr>
      <w:ins w:id="91835" w:author="מנוע מכני" w:date="2026-10-05T11:32:12Z">
        <w:r>
          <w:rPr>
            <w:rFonts w:hint="cs"/>
            <w:rtl/>
          </w:rPr>
          <w:t xml:space="preserve">א"ל</w:t>
        </w:r>
      </w:ins>
      <w:del w:id="91836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ins w:id="91837" w:author="מנוע מכני" w:date="2026-10-05T11:32:12Z">
        <w:r>
          <w:rPr>
            <w:rFonts w:hint="cs"/>
            <w:rtl/>
          </w:rPr>
          <w:t xml:space="preserve">א"ל</w:t>
        </w:r>
      </w:ins>
      <w:del w:id="91838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הן </w:t>
      </w:r>
    </w:p>
    <w:p>
      <w:pPr>
        <w:pStyle w:val="38"/>
        <w:rPr>
          <w:ins w:id="100000" w:author="מנוע מכני" w:date="2026-10-05T11:32:12Z"/>
        </w:rPr>
      </w:pPr>
      <w:ins w:id="91839" w:author="מנוע מכני" w:date="2026-10-05T11:32:12Z">
        <w:r>
          <w:t xml:space="preserve">א"ל</w:t>
        </w:r>
      </w:ins>
      <w:del w:id="91840" w:author="מנוע מכני" w:date="2026-10-05T11:32:12Z">
        <w:r>
          <w:delText xml:space="preserve">א''ל</w:delText>
        </w:r>
      </w:del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del w:id="1000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ins w:id="93831" w:author="מנוע מכני" w:date="2026-10-05T11:32:12Z">
        <w:r>
          <w:rPr>
            <w:rtl/>
          </w:rPr>
          <w:t xml:space="preserve">לא</w:t>
        </w:r>
      </w:ins>
      <w:del w:id="9383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, </w:t>
      </w:r>
    </w:p>
    <w:p>
      <w:pPr>
        <w:pStyle w:val="38"/>
        <w:rPr>
          <w:ins w:id="100002" w:author="מנוע מכני" w:date="2026-10-05T11:32:12Z"/>
        </w:rPr>
      </w:pPr>
      <w:r>
        <w:t xml:space="preserve">א"ל</w:t>
      </w:r>
      <w:r>
        <w:t xml:space="preserve"> </w:t>
      </w:r>
      <w:ins w:id="92897" w:author="מנוע מכני" w:date="2026-10-05T11:32:12Z">
        <w:r>
          <w:t xml:space="preserve">ר"ג</w:t>
        </w:r>
      </w:ins>
      <w:del w:id="92898" w:author="מנוע מכני" w:date="2026-10-05T11:32:12Z">
        <w:r>
          <w:delText xml:space="preserve">רבן גמליאל</w:delText>
        </w:r>
      </w:del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del w:id="1000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ins w:id="91841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1842" w:author="מנוע מכני" w:date="2026-10-05T11:32:12Z">
        <w:r w:rsidR="00AA273F">
          <w:rPr>
            <w:rFonts w:hint="cs"/>
            <w:rtl/>
          </w:rPr>
          <w:delText xml:space="preserve">י''ה</w:delText>
        </w:r>
      </w:del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  <w:pPrChange w:id="9043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47" w:author="מנוע מכני" w:date="2026-10-05T11:32:12Z">
        <w:r>
          <w:rPr>
            <w:rtl/>
          </w:rPr>
          <w:t xml:space="preserve"> </w:t>
        </w:r>
      </w:ins>
      <w:del w:id="966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49" w:author="מנוע מכני" w:date="2026-10-05T11:32:12Z">
        <w:r>
          <w:rPr>
            <w:rtl/>
          </w:rPr>
          <w:t xml:space="preserve"> </w:t>
        </w:r>
      </w:ins>
      <w:del w:id="966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  <w:pPrChange w:id="9043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1" w:author="מנוע מכני" w:date="2026-10-05T11:32:12Z">
        <w:r>
          <w:rPr>
            <w:rtl/>
          </w:rPr>
          <w:t xml:space="preserve"> </w:t>
        </w:r>
      </w:ins>
      <w:del w:id="966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53" w:author="מנוע מכני" w:date="2026-10-05T11:32:12Z">
        <w:r>
          <w:rPr>
            <w:rtl/>
          </w:rPr>
          <w:t xml:space="preserve"> </w:t>
        </w:r>
      </w:ins>
      <w:del w:id="966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04" w:author="מנוע מכני" w:date="2026-10-05T11:32:12Z"/>
        </w:rPr>
      </w:pPr>
      <w:r>
        <w:t xml:space="preserve">ארי</w:t>
      </w:r>
      <w:ins w:id="91843" w:author="מנוע מכני" w:date="2026-10-05T11:32:12Z">
        <w:r>
          <w:t xml:space="preserve">א"ר</w:t>
        </w:r>
      </w:ins>
      <w:del w:id="91844" w:author="מנוע מכני" w:date="2026-10-05T11:32:12Z">
        <w:r>
          <w:delText xml:space="preserve">א''ר</w:delText>
        </w:r>
      </w:del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del w:id="10000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ins w:id="93833" w:author="מנוע מכני" w:date="2026-10-05T11:32:12Z">
        <w:r>
          <w:rPr>
            <w:rtl/>
          </w:rPr>
          <w:t xml:space="preserve">דבר</w:t>
        </w:r>
      </w:ins>
      <w:del w:id="93834" w:author="מנוע מכני" w:date="2026-10-05T11:32:12Z">
        <w:r w:rsidR="0035010D">
          <w:rPr>
            <w:rtl/>
          </w:rPr>
          <w:delText xml:space="preserve">מילתא</w:delText>
        </w:r>
      </w:del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ins w:id="98551" w:author="מנוע מכני" w:date="2026-10-05T11:32:12Z">
        <w:r>
          <w:rPr>
            <w:rtl/>
          </w:rPr>
          <w:t xml:space="preserve">אנשים</w:t>
        </w:r>
      </w:ins>
      <w:del w:id="98552" w:author="מנוע מכני" w:date="2026-10-05T11:32:12Z">
        <w:r w:rsidR="00F63065">
          <w:rPr>
            <w:rtl/>
          </w:rPr>
          <w:delText xml:space="preserve">אינשי</w:delText>
        </w:r>
      </w:del>
      <w:r w:rsidR="0057284B">
        <w:rPr>
          <w:rtl/>
        </w:rPr>
        <w:t>.</w:t>
      </w:r>
    </w:p>
    <w:p>
      <w:pPr>
        <w:pStyle w:val="38"/>
        <w:rPr>
          <w:ins w:id="100006" w:author="מנוע מכני" w:date="2026-10-05T11:32:12Z"/>
        </w:rPr>
      </w:pPr>
      <w:r>
        <w:t xml:space="preserve">א</w:t>
      </w:r>
      <w:ins w:id="91845" w:author="מנוע מכני" w:date="2026-10-05T11:32:12Z">
        <w:r>
          <w:t xml:space="preserve">ר"א</w:t>
        </w:r>
      </w:ins>
      <w:del w:id="91846" w:author="מנוע מכני" w:date="2026-10-05T11:32:12Z">
        <w:r>
          <w:delText xml:space="preserve">ר''א</w:delText>
        </w:r>
      </w:del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del w:id="1000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אף אנן </w:t>
      </w:r>
      <w:ins w:id="93835" w:author="מנוע מכני" w:date="2026-10-05T11:32:12Z">
        <w:r>
          <w:rPr>
            <w:rtl/>
          </w:rPr>
          <w:t xml:space="preserve">גם</w:t>
        </w:r>
      </w:ins>
      <w:del w:id="9383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ins w:id="93841" w:author="מנוע מכני" w:date="2026-10-05T11:32:12Z">
        <w:r>
          <w:rPr>
            <w:rtl/>
          </w:rPr>
          <w:t xml:space="preserve">לא</w:t>
        </w:r>
      </w:ins>
      <w:del w:id="9384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משום </w:t>
      </w:r>
      <w:ins w:id="93837" w:author="מנוע מכני" w:date="2026-10-05T11:32:12Z">
        <w:r>
          <w:rPr>
            <w:rtl/>
          </w:rPr>
          <w:t xml:space="preserve">דאומרים</w:t>
        </w:r>
      </w:ins>
      <w:del w:id="93838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כל </w:t>
      </w:r>
      <w:ins w:id="93839" w:author="מנוע מכני" w:date="2026-10-05T11:32:12Z">
        <w:r>
          <w:rPr>
            <w:rtl/>
          </w:rPr>
          <w:t xml:space="preserve">דבר</w:t>
        </w:r>
      </w:ins>
      <w:del w:id="93840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3" w:author="מנוע מכני" w:date="2026-10-05T11:32:12Z">
        <w:r>
          <w:rPr>
            <w:rtl/>
          </w:rPr>
          <w:t xml:space="preserve">אנשים</w:t>
        </w:r>
      </w:ins>
      <w:del w:id="98554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ins w:id="93843" w:author="מנוע מכני" w:date="2026-10-05T11:32:12Z">
        <w:r>
          <w:rPr>
            <w:rtl/>
          </w:rPr>
          <w:t xml:space="preserve">שם</w:t>
        </w:r>
      </w:ins>
      <w:del w:id="93844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ins w:id="93845" w:author="מנוע מכני" w:date="2026-10-05T11:32:12Z">
        <w:r>
          <w:rPr>
            <w:rtl/>
          </w:rPr>
          <w:t xml:space="preserve">כאן</w:t>
        </w:r>
      </w:ins>
      <w:del w:id="93846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>
          <w:ins w:id="100008" w:author="מנוע מכני" w:date="2026-10-05T11:32:12Z"/>
        </w:rPr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del w:id="1000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האומר למי שאין נאמן על המעשר קח לי ממי שהוא נאמן או ממי שהוא מעשר - אינו נאמן, </w:t>
      </w:r>
      <w:ins w:id="95145" w:author="מנוע מכני" w:date="2026-10-05T11:32:12Z">
        <w:r>
          <w:rPr>
            <w:rtl/>
          </w:rPr>
          <w:t xml:space="preserve">למה</w:t>
        </w:r>
      </w:ins>
      <w:del w:id="95146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נימא: כל </w:t>
      </w:r>
      <w:ins w:id="93847" w:author="מנוע מכני" w:date="2026-10-05T11:32:12Z">
        <w:r>
          <w:rPr>
            <w:rtl/>
          </w:rPr>
          <w:t xml:space="preserve">דבר</w:t>
        </w:r>
      </w:ins>
      <w:del w:id="93848" w:author="מנוע מכני" w:date="2026-10-05T11:32:12Z">
        <w:r>
          <w:rPr>
            <w:rtl/>
          </w:rPr>
          <w:delText xml:space="preserve">מילתא</w:delText>
        </w:r>
      </w:del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ins w:id="98555" w:author="מנוע מכני" w:date="2026-10-05T11:32:12Z">
        <w:r>
          <w:rPr>
            <w:rtl/>
          </w:rPr>
          <w:t xml:space="preserve">אנשים</w:t>
        </w:r>
      </w:ins>
      <w:del w:id="9855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ins w:id="93849" w:author="מנוע מכני" w:date="2026-10-05T11:32:12Z">
        <w:r>
          <w:rPr>
            <w:rtl/>
          </w:rPr>
          <w:t xml:space="preserve">שם</w:t>
        </w:r>
      </w:ins>
      <w:del w:id="93850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</w:t>
      </w:r>
      <w:ins w:id="96655" w:author="מנוע מכני" w:date="2026-10-05T11:32:12Z">
        <w:r>
          <w:rPr>
            <w:rtl/>
          </w:rPr>
          <w:t xml:space="preserve"> </w:t>
        </w:r>
      </w:ins>
      <w:del w:id="96656" w:author="מנוע מכני" w:date="2026-10-05T11:32:12Z">
        <w:r>
          <w:rPr>
            <w:rtl/>
          </w:rPr>
          <w:delText xml:space="preserve">  </w:delText>
        </w:r>
      </w:del>
      <w:ins w:id="95149" w:author="מנוע מכני" w:date="2026-10-05T11:32:12Z">
        <w:r>
          <w:rPr>
            <w:rtl/>
          </w:rPr>
          <w:t xml:space="preserve">דיש</w:t>
        </w:r>
      </w:ins>
      <w:del w:id="9515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47" w:author="מנוע מכני" w:date="2026-10-05T11:32:12Z">
        <w:r>
          <w:rPr>
            <w:rtl/>
          </w:rPr>
          <w:t xml:space="preserve">לו</w:t>
        </w:r>
      </w:ins>
      <w:del w:id="951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ins w:id="95151" w:author="מנוע מכני" w:date="2026-10-05T11:32:12Z">
        <w:r>
          <w:rPr>
            <w:rtl/>
          </w:rPr>
          <w:t xml:space="preserve">לו</w:t>
        </w:r>
      </w:ins>
      <w:del w:id="9515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ins w:id="93851" w:author="מנוע מכני" w:date="2026-10-05T11:32:12Z">
        <w:r>
          <w:rPr>
            <w:rtl/>
          </w:rPr>
          <w:t xml:space="preserve">שם</w:t>
        </w:r>
      </w:ins>
      <w:del w:id="93852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- כיון </w:t>
      </w:r>
      <w:ins w:id="95155" w:author="מנוע מכני" w:date="2026-10-05T11:32:12Z">
        <w:r>
          <w:rPr>
            <w:rtl/>
          </w:rPr>
          <w:t xml:space="preserve">דיש</w:t>
        </w:r>
      </w:ins>
      <w:del w:id="95156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153" w:author="מנוע מכני" w:date="2026-10-05T11:32:12Z">
        <w:r>
          <w:rPr>
            <w:rtl/>
          </w:rPr>
          <w:t xml:space="preserve">לו</w:t>
        </w:r>
      </w:ins>
      <w:del w:id="9515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תובע מירתת </w:t>
      </w:r>
    </w:p>
    <w:p>
      <w:pPr>
        <w:pStyle w:val="38"/>
        <w:rPr>
          <w:ins w:id="100010" w:author="מנוע מכני" w:date="2026-10-05T11:32:12Z"/>
        </w:rPr>
      </w:pPr>
      <w:r>
        <w:t xml:space="preserve">ארי</w:t>
      </w:r>
      <w:ins w:id="91847" w:author="מנוע מכני" w:date="2026-10-05T11:32:12Z">
        <w:r>
          <w:t xml:space="preserve">ב"א</w:t>
        </w:r>
      </w:ins>
      <w:del w:id="91848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del w:id="100011" w:author="מנוע מכני" w:date="2026-10-05T11:32:12Z">
        <w:r w:rsidR="00F63065">
          <w:rPr>
            <w:rtl/>
          </w:rPr>
          <w:delText xml:space="preserve"> </w:delText>
        </w:r>
      </w:del>
      <w:ins w:id="97585" w:author="מנוע מכני" w:date="2026-10-05T11:32:12Z">
        <w:r>
          <w:rPr>
            <w:rtl/>
          </w:rPr>
          <w:t xml:space="preserve">מנין</w:t>
        </w:r>
      </w:ins>
      <w:del w:id="97586" w:author="מנוע מכני" w:date="2026-10-05T11:32:12Z">
        <w:r w:rsidR="00F63065">
          <w:rPr>
            <w:rtl/>
          </w:rPr>
          <w:delText xml:space="preserve">מנא</w:delText>
        </w:r>
      </w:del>
      <w:r w:rsidR="00F63065">
        <w:rPr>
          <w:rtl/>
        </w:rPr>
        <w:t xml:space="preserve"> </w:t>
      </w:r>
      <w:ins w:id="95157" w:author="מנוע מכני" w:date="2026-10-05T11:32:12Z">
        <w:r>
          <w:rPr>
            <w:rtl/>
          </w:rPr>
          <w:t xml:space="preserve">לו</w:t>
        </w:r>
      </w:ins>
      <w:del w:id="95158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ליהודה הא? </w:t>
      </w:r>
      <w:ins w:id="98557" w:author="מנוע מכני" w:date="2026-10-05T11:32:12Z">
        <w:r>
          <w:rPr>
            <w:rtl/>
          </w:rPr>
          <w:t xml:space="preserve">אני</w:t>
        </w:r>
      </w:ins>
      <w:del w:id="98558" w:author="מנוע מכני" w:date="2026-10-05T11:32:12Z">
        <w:r w:rsidR="00F63065">
          <w:rPr>
            <w:rtl/>
          </w:rPr>
          <w:delText xml:space="preserve">אנא</w:delText>
        </w:r>
      </w:del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ins w:id="95161" w:author="מנוע מכני" w:date="2026-10-05T11:32:12Z">
        <w:r>
          <w:rPr>
            <w:rtl/>
          </w:rPr>
          <w:t xml:space="preserve">וכך</w:t>
        </w:r>
      </w:ins>
      <w:del w:id="95162" w:author="מנוע מכני" w:date="2026-10-05T11:32:12Z">
        <w:r>
          <w:rPr>
            <w:rtl/>
          </w:rPr>
          <w:delText xml:space="preserve">והכי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ins w:id="95159" w:author="מנוע מכני" w:date="2026-10-05T11:32:12Z">
        <w:r>
          <w:rPr>
            <w:rtl/>
          </w:rPr>
          <w:t xml:space="preserve">לו</w:t>
        </w:r>
      </w:ins>
      <w:del w:id="9516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ins w:id="97587" w:author="מנוע מכני" w:date="2026-10-05T11:32:12Z">
        <w:r>
          <w:rPr>
            <w:rtl/>
          </w:rPr>
          <w:t xml:space="preserve">ראשון</w:t>
        </w:r>
      </w:ins>
      <w:del w:id="97588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, והלכתא: </w:t>
      </w:r>
      <w:ins w:id="92899" w:author="מנוע מכני" w:date="2026-10-05T11:32:12Z">
        <w:r>
          <w:rPr>
            <w:rtl/>
          </w:rPr>
          <w:t xml:space="preserve">אפי'</w:t>
        </w:r>
      </w:ins>
      <w:del w:id="9290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כלשנא </w:t>
      </w:r>
      <w:ins w:id="97589" w:author="מנוע מכני" w:date="2026-10-05T11:32:12Z">
        <w:r>
          <w:rPr>
            <w:rtl/>
          </w:rPr>
          <w:t xml:space="preserve">ראשון</w:t>
        </w:r>
      </w:ins>
      <w:del w:id="97590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del w:id="90623" w:author="מנוע עיצוב" w:date="2026-10-05T11:33:53Z"/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ins w:id="91849" w:author="מנוע מכני" w:date="2026-10-05T11:32:12Z">
        <w:r>
          <w:rPr>
            <w:rFonts w:hint="cs"/>
            <w:rtl/>
          </w:rPr>
          <w:t xml:space="preserve">א"ל</w:t>
        </w:r>
      </w:ins>
      <w:del w:id="91850" w:author="מנוע מכני" w:date="2026-10-05T11:32:12Z">
        <w:r w:rsidR="00076B01">
          <w:rPr>
            <w:rFonts w:hint="cs"/>
            <w:rtl/>
          </w:rPr>
          <w:delText xml:space="preserve">א''ל</w:delText>
        </w:r>
      </w:del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ins w:id="91851" w:author="מנוע מכני" w:date="2026-10-05T11:32:12Z">
        <w:r>
          <w:rPr>
            <w:rFonts w:hint="cs"/>
            <w:rtl/>
          </w:rPr>
          <w:t xml:space="preserve">א"ל</w:t>
        </w:r>
      </w:ins>
      <w:del w:id="91852" w:author="מנוע מכני" w:date="2026-10-05T11:32:12Z">
        <w:r>
          <w:rPr>
            <w:rFonts w:hint="cs"/>
            <w:rtl/>
          </w:rPr>
          <w:delText xml:space="preserve">א''ל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ins w:id="93853" w:author="מנוע מכני" w:date="2026-10-05T11:32:12Z">
        <w:r>
          <w:rPr>
            <w:rtl/>
          </w:rPr>
          <w:t xml:space="preserve">לדבר</w:t>
        </w:r>
      </w:ins>
      <w:del w:id="93854" w:author="מנוע מכני" w:date="2026-10-05T11:32:12Z">
        <w:r w:rsidR="00F63065">
          <w:rPr>
            <w:rtl/>
          </w:rPr>
          <w:delText xml:space="preserve">למילתא</w:delText>
        </w:r>
      </w:del>
      <w:r w:rsidR="00F63065">
        <w:rPr>
          <w:rtl/>
        </w:rPr>
        <w:t xml:space="preserve">, </w:t>
      </w:r>
      <w:ins w:id="95163" w:author="מנוע מכני" w:date="2026-10-05T11:32:12Z">
        <w:r>
          <w:rPr>
            <w:rtl/>
          </w:rPr>
          <w:t xml:space="preserve">זה</w:t>
        </w:r>
      </w:ins>
      <w:del w:id="95164" w:author="מנוע מכני" w:date="2026-10-05T11:32:12Z">
        <w:r w:rsidR="00F63065">
          <w:rPr>
            <w:rtl/>
          </w:rPr>
          <w:delText xml:space="preserve">האי</w:delText>
        </w:r>
      </w:del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5165" w:author="מנוע מכני" w:date="2026-10-05T11:32:12Z">
        <w:r>
          <w:rPr>
            <w:rtl/>
          </w:rPr>
          <w:t xml:space="preserve">למה</w:t>
        </w:r>
      </w:ins>
      <w:del w:id="95166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 ניחוש </w:t>
      </w:r>
      <w:ins w:id="97909" w:author="מנוע מכני" w:date="2026-10-05T11:32:12Z">
        <w:r>
          <w:rPr>
            <w:rtl/>
          </w:rPr>
          <w:t xml:space="preserve">אם </w:t>
        </w:r>
      </w:ins>
      <w:del w:id="9791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כהן הוא </w:t>
      </w:r>
      <w:ins w:id="97911" w:author="מנוע מכני" w:date="2026-10-05T11:32:12Z">
        <w:r>
          <w:rPr>
            <w:rtl/>
          </w:rPr>
          <w:t xml:space="preserve">אם </w:t>
        </w:r>
      </w:ins>
      <w:del w:id="9791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ins w:id="96657" w:author="מנוע מכני" w:date="2026-10-05T11:32:12Z">
        <w:r>
          <w:rPr>
            <w:rtl/>
          </w:rPr>
          <w:t xml:space="preserve">,</w:t>
        </w:r>
      </w:ins>
      <w:del w:id="9665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12" w:author="מנוע מכני" w:date="2026-10-05T11:32:12Z"/>
        </w:rPr>
      </w:pPr>
      <w:del w:id="100978" w:author="מנוע מכני" w:date="2026-10-05T11:32:12Z">
        <w:r>
          <w:delText xml:space="preserve">א"ל </w:delText>
        </w:r>
      </w:del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del w:id="100013" w:author="מנוע מכני" w:date="2026-10-05T11:32:12Z">
        <w:r>
          <w:rPr>
            <w:rtl/>
          </w:rPr>
          <w:delText xml:space="preserve"> </w:delText>
        </w:r>
      </w:del>
      <w:ins w:id="95167" w:author="מנוע מכני" w:date="2026-10-05T11:32:12Z">
        <w:r>
          <w:rPr>
            <w:rtl/>
          </w:rPr>
          <w:t xml:space="preserve">ושמא</w:t>
        </w:r>
      </w:ins>
      <w:del w:id="95168" w:author="מנוע מכני" w:date="2026-10-05T11:32:12Z">
        <w:r>
          <w:rPr>
            <w:rtl/>
          </w:rPr>
          <w:delText xml:space="preserve">ודלמא</w:delText>
        </w:r>
      </w:del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ins w:id="91853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54" w:author="מנוע מכני" w:date="2026-10-05T11:32:12Z">
        <w:r w:rsidR="00076B01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>
          <w:ins w:id="100014" w:author="מנוע מכני" w:date="2026-10-05T11:32:12Z"/>
        </w:rPr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del w:id="100015" w:author="מנוע מכני" w:date="2026-10-05T11:32:12Z">
        <w:r>
          <w:rPr>
            <w:rtl/>
          </w:rPr>
          <w:delText xml:space="preserve"> </w:delText>
        </w:r>
      </w:del>
      <w:ins w:id="95171" w:author="מנוע מכני" w:date="2026-10-05T11:32:12Z">
        <w:r>
          <w:rPr>
            <w:rtl/>
          </w:rPr>
          <w:t xml:space="preserve">כך</w:t>
        </w:r>
      </w:ins>
      <w:del w:id="951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ins w:id="95169" w:author="מנוע מכני" w:date="2026-10-05T11:32:12Z">
        <w:r>
          <w:rPr>
            <w:rtl/>
          </w:rPr>
          <w:t xml:space="preserve">עכשיו</w:t>
        </w:r>
      </w:ins>
      <w:del w:id="95170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! </w:t>
      </w:r>
      <w:ins w:id="93855" w:author="מנוע מכני" w:date="2026-10-05T11:32:12Z">
        <w:r>
          <w:rPr>
            <w:rtl/>
          </w:rPr>
          <w:t xml:space="preserve">שם</w:t>
        </w:r>
      </w:ins>
      <w:del w:id="93856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ins w:id="93857" w:author="מנוע מכני" w:date="2026-10-05T11:32:12Z">
        <w:r>
          <w:rPr>
            <w:rtl/>
          </w:rPr>
          <w:t xml:space="preserve">כאן</w:t>
        </w:r>
      </w:ins>
      <w:del w:id="93858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8223" w:author="מנוע מכני" w:date="2026-10-05T11:32:12Z">
        <w:r>
          <w:rPr>
            <w:rtl/>
          </w:rPr>
          <w:t xml:space="preserve">עשה</w:t>
        </w:r>
      </w:ins>
      <w:del w:id="98224" w:author="מנוע מכני" w:date="2026-10-05T11:32:12Z">
        <w:r>
          <w:rPr>
            <w:rtl/>
          </w:rPr>
          <w:delText xml:space="preserve">עביד</w:delText>
        </w:r>
      </w:del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  <w:pPrChange w:id="9043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59" w:author="מנוע מכני" w:date="2026-10-05T11:32:12Z">
        <w:r>
          <w:rPr>
            <w:rtl/>
          </w:rPr>
          <w:t xml:space="preserve"> </w:t>
        </w:r>
      </w:ins>
      <w:del w:id="966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1" w:author="מנוע מכני" w:date="2026-10-05T11:32:12Z">
        <w:r>
          <w:rPr>
            <w:rtl/>
          </w:rPr>
          <w:t xml:space="preserve"> </w:t>
        </w:r>
      </w:ins>
      <w:del w:id="966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  <w:pPrChange w:id="9043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63" w:author="מנוע מכני" w:date="2026-10-05T11:32:12Z">
        <w:r>
          <w:rPr>
            <w:rtl/>
          </w:rPr>
          <w:t xml:space="preserve"> </w:t>
        </w:r>
      </w:ins>
      <w:del w:id="966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65" w:author="מנוע מכני" w:date="2026-10-05T11:32:12Z">
        <w:r>
          <w:rPr>
            <w:rtl/>
          </w:rPr>
          <w:t xml:space="preserve"> </w:t>
        </w:r>
      </w:ins>
      <w:del w:id="966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ins w:id="97913" w:author="מנוע מכני" w:date="2026-10-05T11:32:12Z">
        <w:r>
          <w:rPr>
            <w:rFonts w:hint="cs"/>
            <w:rtl/>
          </w:rPr>
          <w:t xml:space="preserve">דאם </w:t>
        </w:r>
      </w:ins>
      <w:del w:id="97914" w:author="מנוע מכני" w:date="2026-10-05T11:32:12Z">
        <w:r>
          <w:rPr>
            <w:rFonts w:hint="cs"/>
            <w:rtl/>
          </w:rPr>
          <w:delText xml:space="preserve">ד</w:delText>
        </w:r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בעי - שדי מומא </w:t>
      </w:r>
      <w:ins w:id="98559" w:author="מנוע מכני" w:date="2026-10-05T11:32:12Z">
        <w:r>
          <w:rPr>
            <w:rtl/>
          </w:rPr>
          <w:t xml:space="preserve">מתחילה</w:t>
        </w:r>
      </w:ins>
      <w:del w:id="98560" w:author="מנוע מכני" w:date="2026-10-05T11:32:12Z">
        <w:r w:rsidR="00F63065">
          <w:rPr>
            <w:rtl/>
          </w:rPr>
          <w:delText xml:space="preserve">מעיקרא</w:delText>
        </w:r>
      </w:del>
      <w:ins w:id="96667" w:author="מנוע מכני" w:date="2026-10-05T11:32:12Z">
        <w:r>
          <w:rPr>
            <w:rtl/>
          </w:rPr>
          <w:t xml:space="preserve">,</w:t>
        </w:r>
      </w:ins>
      <w:del w:id="9666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ins w:id="91855" w:author="מנוע מכני" w:date="2026-10-05T11:32:12Z">
        <w:r>
          <w:rPr>
            <w:rFonts w:hint="cs"/>
            <w:rtl/>
          </w:rPr>
          <w:t xml:space="preserve">א"ת</w:t>
        </w:r>
      </w:ins>
      <w:del w:id="91856" w:author="מנוע מכני" w:date="2026-10-05T11:32:12Z">
        <w:r>
          <w:rPr>
            <w:rFonts w:hint="cs"/>
            <w:rtl/>
          </w:rPr>
          <w:delText xml:space="preserve">א''ת</w:delText>
        </w:r>
      </w:del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ins w:id="96669" w:author="מנוע מכני" w:date="2026-10-05T11:32:12Z">
        <w:r>
          <w:rPr>
            <w:rtl/>
          </w:rPr>
          <w:t xml:space="preserve"> </w:t>
        </w:r>
      </w:ins>
      <w:del w:id="96670" w:author="מנוע מכני" w:date="2026-10-05T11:32:12Z">
        <w:r w:rsidR="00F63065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63065">
        <w:rPr>
          <w:rtl/>
        </w:rPr>
        <w:t>לא יבקר בין טוב לרע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ins w:id="95173" w:author="מנוע מכני" w:date="2026-10-05T11:32:12Z">
        <w:r>
          <w:rPr>
            <w:rtl/>
          </w:rPr>
          <w:t xml:space="preserve">התורה</w:t>
        </w:r>
      </w:ins>
      <w:del w:id="95174" w:author="מנוע מכני" w:date="2026-10-05T11:32:12Z">
        <w:r w:rsidR="00F63065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016" w:author="מנוע מכני" w:date="2026-10-05T11:32:12Z"/>
        </w:rPr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del w:id="100017" w:author="מנוע מכני" w:date="2026-10-05T11:32:12Z">
        <w:r>
          <w:rPr>
            <w:rtl/>
          </w:rPr>
          <w:delText xml:space="preserve"> </w:delText>
        </w:r>
      </w:del>
      <w:ins w:id="97915" w:author="מנוע מכני" w:date="2026-10-05T11:32:12Z">
        <w:r>
          <w:rPr>
            <w:rtl/>
          </w:rPr>
          <w:t xml:space="preserve">דאם </w:t>
        </w:r>
      </w:ins>
      <w:del w:id="97916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בעי - שדי </w:t>
      </w:r>
      <w:ins w:id="95175" w:author="מנוע מכני" w:date="2026-10-05T11:32:12Z">
        <w:r>
          <w:rPr>
            <w:rtl/>
          </w:rPr>
          <w:t xml:space="preserve">בו</w:t>
        </w:r>
      </w:ins>
      <w:del w:id="9517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מומא בכולי </w:t>
      </w:r>
      <w:ins w:id="98561" w:author="מנוע מכני" w:date="2026-10-05T11:32:12Z">
        <w:r>
          <w:rPr>
            <w:rtl/>
          </w:rPr>
          <w:t xml:space="preserve">עדרו</w:t>
        </w:r>
      </w:ins>
      <w:del w:id="98562" w:author="מנוע מכני" w:date="2026-10-05T11:32:12Z">
        <w:r>
          <w:rPr>
            <w:rtl/>
          </w:rPr>
          <w:delText xml:space="preserve">עדריה</w:delText>
        </w:r>
      </w:del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  <w:pPrChange w:id="9043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1" w:author="מנוע מכני" w:date="2026-10-05T11:32:12Z">
        <w:r>
          <w:rPr>
            <w:rtl/>
          </w:rPr>
          <w:t xml:space="preserve"> </w:t>
        </w:r>
      </w:ins>
      <w:del w:id="966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3" w:author="מנוע מכני" w:date="2026-10-05T11:32:12Z">
        <w:r>
          <w:rPr>
            <w:rtl/>
          </w:rPr>
          <w:t xml:space="preserve"> </w:t>
        </w:r>
      </w:ins>
      <w:del w:id="966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ins w:id="91857" w:author="מנוע מכני" w:date="2026-10-05T11:32:12Z">
        <w:r>
          <w:rPr>
            <w:rtl/>
          </w:rPr>
          <w:t xml:space="preserve">ר"ז</w:t>
        </w:r>
      </w:ins>
      <w:del w:id="91858" w:author="מנוע מכני" w:date="2026-10-05T11:32:12Z">
        <w:r>
          <w:rPr>
            <w:rtl/>
          </w:rPr>
          <w:delText xml:space="preserve">ר</w:delText>
        </w:r>
        <w:r w:rsidR="002660F4">
          <w:rPr>
            <w:rFonts w:hint="cs"/>
            <w:rtl/>
          </w:rPr>
          <w:delText xml:space="preserve">''ז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  <w:pPrChange w:id="9043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75" w:author="מנוע מכני" w:date="2026-10-05T11:32:12Z">
        <w:r>
          <w:rPr>
            <w:rtl/>
          </w:rPr>
          <w:t xml:space="preserve"> </w:t>
        </w:r>
      </w:ins>
      <w:del w:id="966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77" w:author="מנוע מכני" w:date="2026-10-05T11:32:12Z">
        <w:r>
          <w:rPr>
            <w:rtl/>
          </w:rPr>
          <w:t xml:space="preserve"> </w:t>
        </w:r>
      </w:ins>
      <w:del w:id="966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ins w:id="91859" w:author="מנוע מכני" w:date="2026-10-05T11:32:12Z">
        <w:r>
          <w:rPr>
            <w:rStyle w:val="2fb"/>
            <w:rFonts w:hint="cs"/>
            <w:rtl/>
          </w:rPr>
          <w:t xml:space="preserve">ב"ל</w:t>
        </w:r>
      </w:ins>
      <w:del w:id="91860" w:author="מנוע מכני" w:date="2026-10-05T11:32:12Z">
        <w:r w:rsidR="002660F4">
          <w:rPr>
            <w:rFonts w:hint="cs"/>
            <w:rtl/>
          </w:rPr>
          <w:delText xml:space="preserve">ב''ל</w:delText>
        </w:r>
      </w:del>
      <w:r w:rsidR="002660F4">
        <w:rPr>
          <w:rFonts w:hint="cs"/>
          <w:rtl/>
        </w:rPr>
        <w:t xml:space="preserve"> </w:t>
      </w:r>
      <w:ins w:id="93859" w:author="מנוע מכני" w:date="2026-10-05T11:32:12Z">
        <w:r>
          <w:rPr>
            <w:rFonts w:hint="cs"/>
            <w:rtl/>
          </w:rPr>
          <w:t xml:space="preserve">אמרו</w:t>
        </w:r>
      </w:ins>
      <w:del w:id="93860" w:author="מנוע מכני" w:date="2026-10-05T11:32:12Z">
        <w:r w:rsidR="002660F4">
          <w:rPr>
            <w:rFonts w:hint="cs"/>
            <w:rtl/>
          </w:rPr>
          <w:delText xml:space="preserve">אמרי</w:delText>
        </w:r>
      </w:del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ins w:id="93861" w:author="מנוע מכני" w:date="2026-10-05T11:32:12Z">
        <w:r>
          <w:rPr>
            <w:rtl/>
          </w:rPr>
          <w:t xml:space="preserve">אמרו</w:t>
        </w:r>
      </w:ins>
      <w:del w:id="9386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: התרת בכור בח</w:t>
      </w:r>
      <w:ins w:id="91861" w:author="מנוע מכני" w:date="2026-10-05T11:32:12Z">
        <w:r>
          <w:rPr>
            <w:rtl/>
          </w:rPr>
          <w:t xml:space="preserve">ו"ל</w:t>
        </w:r>
      </w:ins>
      <w:del w:id="91862" w:author="מנוע מכני" w:date="2026-10-05T11:32:12Z">
        <w:r>
          <w:rPr>
            <w:rtl/>
          </w:rPr>
          <w:delText xml:space="preserve">ו</w:delText>
        </w:r>
        <w:r w:rsidR="002C3B7E">
          <w:rPr>
            <w:rFonts w:hint="cs"/>
            <w:rtl/>
          </w:rPr>
          <w:delText xml:space="preserve">''ל</w:delText>
        </w:r>
      </w:del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>
          <w:ins w:id="100018" w:author="מנוע מכני" w:date="2026-10-05T11:32:12Z"/>
        </w:rPr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del w:id="1000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ins w:id="91863" w:author="מנוע מכני" w:date="2026-10-05T11:32:12Z">
        <w:r>
          <w:rPr>
            <w:rFonts w:hint="cs"/>
            <w:rtl/>
          </w:rPr>
          <w:t xml:space="preserve">מ"ל</w:t>
        </w:r>
      </w:ins>
      <w:del w:id="9186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ins w:id="91865" w:author="מנוע מכני" w:date="2026-10-05T11:32:12Z">
        <w:r>
          <w:rPr>
            <w:rtl/>
          </w:rPr>
          <w:t xml:space="preserve">ר"ז</w:t>
        </w:r>
      </w:ins>
      <w:del w:id="91866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ins w:id="96679" w:author="מנוע מכני" w:date="2026-10-05T11:32:12Z">
        <w:r>
          <w:rPr>
            <w:rFonts w:hint="cs"/>
            <w:rtl/>
          </w:rPr>
          <w:t xml:space="preserve"> </w:t>
        </w:r>
      </w:ins>
      <w:del w:id="96680" w:author="מנוע מכני" w:date="2026-10-05T11:32:12Z">
        <w:r w:rsidR="002C3B7E">
          <w:rPr>
            <w:rFonts w:hint="cs"/>
            <w:rtl/>
          </w:rPr>
          <w:delText xml:space="preserve"> </w:delText>
        </w:r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ins w:id="97917" w:author="מנוע מכני" w:date="2026-10-05T11:32:12Z">
        <w:r>
          <w:rPr>
            <w:rtl/>
          </w:rPr>
          <w:t xml:space="preserve">אם </w:t>
        </w:r>
      </w:ins>
      <w:del w:id="9791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ins w:id="91867" w:author="מנוע מכני" w:date="2026-10-05T11:32:12Z">
        <w:r>
          <w:rPr>
            <w:rFonts w:hint="cs"/>
            <w:rtl/>
          </w:rPr>
          <w:t xml:space="preserve">ו"א</w:t>
        </w:r>
      </w:ins>
      <w:del w:id="91868" w:author="מנוע מכני" w:date="2026-10-05T11:32:12Z">
        <w:r w:rsidR="002660F4">
          <w:rPr>
            <w:rFonts w:hint="cs"/>
            <w:rtl/>
          </w:rPr>
          <w:delText xml:space="preserve">ו''א</w:delText>
        </w:r>
      </w:del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ins w:id="95177" w:author="מנוע מכני" w:date="2026-10-05T11:32:12Z">
        <w:r>
          <w:rPr>
            <w:rtl/>
          </w:rPr>
          <w:t xml:space="preserve">וזה</w:t>
        </w:r>
      </w:ins>
      <w:del w:id="95178" w:author="מנוע מכני" w:date="2026-10-05T11:32:12Z">
        <w:r w:rsidR="002660F4">
          <w:rPr>
            <w:rtl/>
          </w:rPr>
          <w:delText xml:space="preserve">והאי</w:delText>
        </w:r>
      </w:del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ins w:id="9186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870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ins w:id="91871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7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 ספק </w:t>
      </w:r>
      <w:ins w:id="95179" w:author="מנוע מכני" w:date="2026-10-05T11:32:12Z">
        <w:r>
          <w:rPr>
            <w:rtl/>
          </w:rPr>
          <w:t xml:space="preserve">משמו</w:t>
        </w:r>
      </w:ins>
      <w:del w:id="95180" w:author="מנוע מכני" w:date="2026-10-05T11:32:12Z">
        <w:r w:rsidR="00F63065">
          <w:rPr>
            <w:rtl/>
          </w:rPr>
          <w:delText xml:space="preserve">משמיה</w:delText>
        </w:r>
      </w:del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>
          <w:ins w:id="100020" w:author="מנוע מכני" w:date="2026-10-05T11:32:12Z"/>
        </w:rPr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del w:id="100021" w:author="מנוע מכני" w:date="2026-10-05T11:32:12Z">
        <w:r w:rsidR="00F63065">
          <w:rPr>
            <w:rtl/>
          </w:rPr>
          <w:delText xml:space="preserve"> </w:delText>
        </w:r>
      </w:del>
      <w:r w:rsidR="002C3B7E">
        <w:rPr>
          <w:rtl/>
        </w:rPr>
        <w:tab/>
      </w:r>
      <w:r w:rsidR="00F63065">
        <w:rPr>
          <w:rtl/>
        </w:rPr>
        <w:t xml:space="preserve">ה</w:t>
      </w:r>
      <w:ins w:id="91873" w:author="מנוע מכני" w:date="2026-10-05T11:32:12Z">
        <w:r>
          <w:rPr>
            <w:rtl/>
          </w:rPr>
          <w:t xml:space="preserve">ר"ז</w:t>
        </w:r>
      </w:ins>
      <w:del w:id="91874" w:author="מנוע מכני" w:date="2026-10-05T11:32:12Z">
        <w:r w:rsidR="00F63065">
          <w:rPr>
            <w:rtl/>
          </w:rPr>
          <w:delText xml:space="preserve">ר</w:delText>
        </w:r>
        <w:r w:rsidR="002C3B7E"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ישחט על פי ג' בני הכנסת! </w:t>
      </w:r>
      <w:ins w:id="97919" w:author="מנוע מכני" w:date="2026-10-05T11:32:12Z">
        <w:r>
          <w:rPr>
            <w:rtl/>
          </w:rPr>
          <w:t xml:space="preserve">אם </w:t>
        </w:r>
      </w:ins>
      <w:del w:id="97920" w:author="מנוע מכני" w:date="2026-10-05T11:32:12Z">
        <w:r w:rsidR="00F63065">
          <w:rPr>
            <w:rtl/>
          </w:rPr>
          <w:delText xml:space="preserve">אי </w:delText>
        </w:r>
      </w:del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ins w:id="91875" w:author="מנוע מכני" w:date="2026-10-05T11:32:12Z">
        <w:r>
          <w:rPr>
            <w:rtl/>
          </w:rPr>
          <w:t xml:space="preserve">ו"א</w:t>
        </w:r>
      </w:ins>
      <w:del w:id="91876" w:author="מנוע מכני" w:date="2026-10-05T11:32:12Z">
        <w:r w:rsidR="00F63065"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''א</w:delText>
        </w:r>
      </w:del>
      <w:r w:rsidR="00F63065">
        <w:rPr>
          <w:rtl/>
        </w:rPr>
        <w:t xml:space="preserve">: במקום מומחה, </w:t>
      </w:r>
    </w:p>
    <w:p>
      <w:pPr>
        <w:pStyle w:val="38"/>
        <w:rPr>
          <w:ins w:id="100022" w:author="מנוע מכני" w:date="2026-10-05T11:32:12Z"/>
        </w:rPr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del w:id="10002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ins w:id="91877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878" w:author="מנוע מכני" w:date="2026-10-05T11:32:12Z">
        <w:r>
          <w:rPr>
            <w:rFonts w:hint="cs"/>
            <w:rtl/>
          </w:rPr>
          <w:delText xml:space="preserve">ב''ע</w:delText>
        </w:r>
      </w:del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ins w:id="98563" w:author="מנוע מכני" w:date="2026-10-05T11:32:12Z">
        <w:r>
          <w:rPr>
            <w:rFonts w:hint="cs"/>
            <w:rtl/>
          </w:rPr>
          <w:t xml:space="preserve">מהיינו</w:t>
        </w:r>
      </w:ins>
      <w:del w:id="98564" w:author="מנוע מכני" w:date="2026-10-05T11:32:12Z">
        <w:r w:rsidR="002C3B7E">
          <w:rPr>
            <w:rFonts w:hint="cs"/>
            <w:rtl/>
          </w:rPr>
          <w:delText xml:space="preserve">מניהו</w:delText>
        </w:r>
      </w:del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ins w:id="91879" w:author="מנוע מכני" w:date="2026-10-05T11:32:12Z">
        <w:r>
          <w:rPr>
            <w:rStyle w:val="2fb"/>
            <w:rFonts w:hint="cs"/>
            <w:rtl/>
          </w:rPr>
          <w:t xml:space="preserve">ר"נ</w:t>
        </w:r>
      </w:ins>
      <w:del w:id="91880" w:author="מנוע מכני" w:date="2026-10-05T11:32:12Z">
        <w:r w:rsidR="002C3B7E">
          <w:rPr>
            <w:rFonts w:hint="cs"/>
            <w:rtl/>
          </w:rPr>
          <w:delText xml:space="preserve">ר''נ</w:delText>
        </w:r>
      </w:del>
      <w:r w:rsidR="002C3B7E">
        <w:rPr>
          <w:rFonts w:hint="cs"/>
          <w:rtl/>
        </w:rPr>
        <w:t xml:space="preserve"> כגון </w:t>
      </w:r>
      <w:ins w:id="98565" w:author="מנוע מכני" w:date="2026-10-05T11:32:12Z">
        <w:r>
          <w:rPr>
            <w:rFonts w:hint="cs"/>
            <w:rtl/>
          </w:rPr>
          <w:t xml:space="preserve">אני</w:t>
        </w:r>
      </w:ins>
      <w:del w:id="98566" w:author="מנוע מכני" w:date="2026-10-05T11:32:12Z">
        <w:r w:rsidR="002C3B7E">
          <w:rPr>
            <w:rFonts w:hint="cs"/>
            <w:rtl/>
          </w:rPr>
          <w:delText xml:space="preserve">אנא</w:delText>
        </w:r>
      </w:del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del w:id="90152" w:author="מנוע עיצוב" w:date="2026-10-05T11:33:53Z"/>
          <w:rtl/>
        </w:rPr>
      </w:pPr>
      <w:del w:id="90149" w:author="מנוע עיצוב" w:date="2026-10-05T11:33:53Z">
        <w:r>
          <w:rPr>
            <w:rtl/>
          </w:rPr>
          <w:delText xml:space="preserve">•</w:delText>
        </w:r>
      </w:del>
      <w:ins w:id="96681" w:author="מנוע מכני" w:date="2026-10-05T11:32:12Z">
        <w:r>
          <w:rPr>
            <w:rtl/>
          </w:rPr>
          <w:t xml:space="preserve"> </w:t>
        </w:r>
      </w:ins>
      <w:del w:id="96682" w:author="מנוע מכני" w:date="2026-10-05T11:32:12Z">
        <w:r>
          <w:rPr>
            <w:rtl/>
          </w:rPr>
          <w:delText xml:space="preserve">  </w:delText>
        </w:r>
      </w:del>
      <w:del w:id="90150" w:author="מנוע עיצוב" w:date="2026-10-05T11:33:53Z">
        <w:r>
          <w:rPr>
            <w:rtl/>
          </w:rPr>
          <w:delText xml:space="preserve">•</w:delText>
        </w:r>
      </w:del>
      <w:ins w:id="96683" w:author="מנוע מכני" w:date="2026-10-05T11:32:12Z">
        <w:r>
          <w:rPr>
            <w:rtl/>
          </w:rPr>
          <w:t xml:space="preserve"> </w:t>
        </w:r>
      </w:ins>
      <w:del w:id="96684" w:author="מנוע מכני" w:date="2026-10-05T11:32:12Z">
        <w:r>
          <w:rPr>
            <w:rtl/>
          </w:rPr>
          <w:delText xml:space="preserve">  </w:delText>
        </w:r>
      </w:del>
      <w:del w:id="90151" w:author="מנוע עיצוב" w:date="2026-10-05T11:33:53Z">
        <w:r>
          <w:rPr>
            <w:rtl/>
          </w:rPr>
          <w:delText xml:space="preserve">•</w:delText>
        </w:r>
      </w:del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>
          <w:ins w:id="100024" w:author="מנוע מכני" w:date="2026-10-05T11:32:12Z"/>
        </w:rPr>
      </w:pPr>
      <w:ins w:id="91881" w:author="מנוע מכני" w:date="2026-10-05T11:32:12Z">
        <w:r>
          <w:t xml:space="preserve">ר"ח</w:t>
        </w:r>
      </w:ins>
      <w:del w:id="91882" w:author="מנוע מכני" w:date="2026-10-05T11:32:12Z">
        <w:r>
          <w:delText xml:space="preserve">ר''ח</w:delText>
        </w:r>
      </w:del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del w:id="10002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ins w:id="97591" w:author="מנוע מכני" w:date="2026-10-05T11:32:12Z">
        <w:r>
          <w:rPr>
            <w:rtl/>
          </w:rPr>
          <w:t xml:space="preserve">ראשונה</w:t>
        </w:r>
      </w:ins>
      <w:del w:id="97592" w:author="מנוע מכני" w:date="2026-10-05T11:32:12Z">
        <w:r>
          <w:rPr>
            <w:rtl/>
          </w:rPr>
          <w:delText xml:space="preserve">קמייתא</w:delText>
        </w:r>
      </w:del>
      <w:r>
        <w:rPr>
          <w:rtl/>
        </w:rPr>
        <w:t xml:space="preserve"> </w:t>
      </w:r>
      <w:ins w:id="95181" w:author="מנוע מכני" w:date="2026-10-05T11:32:12Z">
        <w:r>
          <w:rPr>
            <w:rtl/>
          </w:rPr>
          <w:t xml:space="preserve">משמו</w:t>
        </w:r>
      </w:ins>
      <w:del w:id="95182" w:author="מנוע מכני" w:date="2026-10-05T11:32:12Z">
        <w:r>
          <w:rPr>
            <w:rtl/>
          </w:rPr>
          <w:delText xml:space="preserve">משמיה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ins w:id="97921" w:author="מנוע מכני" w:date="2026-10-05T11:32:12Z">
        <w:r>
          <w:rPr>
            <w:rtl/>
          </w:rPr>
          <w:t xml:space="preserve">דאם </w:t>
        </w:r>
      </w:ins>
      <w:del w:id="97922" w:author="מנוע מכני" w:date="2026-10-05T11:32:12Z">
        <w:r>
          <w:rPr>
            <w:rtl/>
          </w:rPr>
          <w:delText xml:space="preserve">דאי </w:delText>
        </w:r>
      </w:del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ins w:id="95183" w:author="מנוע מכני" w:date="2026-10-05T11:32:12Z">
        <w:r>
          <w:rPr>
            <w:rtl/>
          </w:rPr>
          <w:t xml:space="preserve">אחת</w:t>
        </w:r>
      </w:ins>
      <w:del w:id="95184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  <w:pPrChange w:id="9043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5" w:author="מנוע מכני" w:date="2026-10-05T11:32:12Z">
        <w:r>
          <w:rPr>
            <w:rtl/>
          </w:rPr>
          <w:t xml:space="preserve"> </w:t>
        </w:r>
      </w:ins>
      <w:del w:id="966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87" w:author="מנוע מכני" w:date="2026-10-05T11:32:12Z">
        <w:r>
          <w:rPr>
            <w:rtl/>
          </w:rPr>
          <w:t xml:space="preserve"> </w:t>
        </w:r>
      </w:ins>
      <w:del w:id="966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ins w:id="98327" w:author="מנוע מכני" w:date="2026-10-05T11:32:12Z">
        <w:r>
          <w:rPr>
            <w:rtl/>
          </w:rPr>
          <w:t xml:space="preserve">לנכרי</w:t>
        </w:r>
      </w:ins>
      <w:del w:id="98328" w:author="מנוע מכני" w:date="2026-10-05T11:32:12Z">
        <w:r>
          <w:rPr>
            <w:rtl/>
          </w:rPr>
          <w:delText xml:space="preserve">ל</w:delText>
        </w:r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  <w:pPrChange w:id="9044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89" w:author="מנוע מכני" w:date="2026-10-05T11:32:12Z">
        <w:r>
          <w:rPr>
            <w:rtl/>
          </w:rPr>
          <w:t xml:space="preserve"> </w:t>
        </w:r>
      </w:ins>
      <w:del w:id="966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1" w:author="מנוע מכני" w:date="2026-10-05T11:32:12Z">
        <w:r>
          <w:rPr>
            <w:rtl/>
          </w:rPr>
          <w:t xml:space="preserve"> </w:t>
        </w:r>
      </w:ins>
      <w:del w:id="966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026" w:author="מנוע מכני" w:date="2026-10-05T11:32:12Z"/>
        </w:rPr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del w:id="1000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>
          <w:ins w:id="100028" w:author="מנוע מכני" w:date="2026-10-05T11:32:12Z"/>
        </w:rPr>
      </w:pPr>
      <w:r>
        <w:t xml:space="preserve">רש</w:t>
      </w:r>
      <w:ins w:id="91883" w:author="מנוע מכני" w:date="2026-10-05T11:32:12Z">
        <w:r>
          <w:t xml:space="preserve">ב"א</w:t>
        </w:r>
      </w:ins>
      <w:del w:id="91884" w:author="מנוע מכני" w:date="2026-10-05T11:32:12Z">
        <w:r>
          <w:delText xml:space="preserve">ב''א</w:delText>
        </w:r>
      </w:del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del w:id="100029" w:author="מנוע מכני" w:date="2026-10-05T11:32:12Z">
        <w:r w:rsidR="004037E3">
          <w:rPr>
            <w:rtl/>
          </w:rPr>
          <w:delText xml:space="preserve"> </w:delText>
        </w:r>
      </w:del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ins w:id="95185" w:author="מנוע מכני" w:date="2026-10-05T11:32:12Z">
        <w:r>
          <w:rPr>
            <w:rFonts w:hint="cs"/>
            <w:rtl/>
          </w:rPr>
          <w:t xml:space="preserve">לו</w:t>
        </w:r>
      </w:ins>
      <w:del w:id="95186" w:author="מנוע מכני" w:date="2026-10-05T11:32:12Z">
        <w:r w:rsidR="004037E3">
          <w:rPr>
            <w:rFonts w:hint="cs"/>
            <w:rtl/>
          </w:rPr>
          <w:delText xml:space="preserve">ליה</w:delText>
        </w:r>
      </w:del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ins w:id="97923" w:author="מנוע מכני" w:date="2026-10-05T11:32:12Z">
        <w:r>
          <w:rPr>
            <w:rtl/>
          </w:rPr>
          <w:t xml:space="preserve">אם </w:t>
        </w:r>
      </w:ins>
      <w:del w:id="97924" w:author="מנוע מכני" w:date="2026-10-05T11:32:12Z">
        <w:r>
          <w:rPr>
            <w:rtl/>
          </w:rPr>
          <w:delText xml:space="preserve">אי </w:delText>
        </w:r>
      </w:del>
      <w:ins w:id="93863" w:author="מנוע מכני" w:date="2026-10-05T11:32:12Z">
        <w:r>
          <w:rPr>
            <w:rtl/>
          </w:rPr>
          <w:t xml:space="preserve">לא</w:t>
        </w:r>
      </w:ins>
      <w:del w:id="93864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דאכלת </w:t>
      </w:r>
      <w:ins w:id="98145" w:author="מנוע מכני" w:date="2026-10-05T11:32:12Z">
        <w:r>
          <w:rPr>
            <w:rtl/>
          </w:rPr>
          <w:t xml:space="preserve">היה</w:t>
        </w:r>
      </w:ins>
      <w:del w:id="98146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מחזינא </w:t>
      </w:r>
      <w:ins w:id="95187" w:author="מנוע מכני" w:date="2026-10-05T11:32:12Z">
        <w:r>
          <w:rPr>
            <w:rtl/>
          </w:rPr>
          <w:t xml:space="preserve">לו</w:t>
        </w:r>
      </w:ins>
      <w:del w:id="951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ושרי ניהליה </w:t>
      </w:r>
      <w:r>
        <w:rPr>
          <w:rStyle w:val="2fb"/>
          <w:rtl/>
        </w:rPr>
        <w:t xml:space="preserve">כ</w:t>
      </w:r>
      <w:ins w:id="91885" w:author="מנוע מכני" w:date="2026-10-05T11:32:12Z">
        <w:r>
          <w:rPr>
            <w:rStyle w:val="2fb"/>
            <w:rtl/>
          </w:rPr>
          <w:t xml:space="preserve">ר"י</w:t>
        </w:r>
      </w:ins>
      <w:del w:id="91886" w:author="מנוע מכני" w:date="2026-10-05T11:32:12Z">
        <w:r>
          <w:rPr>
            <w:rtl/>
          </w:rPr>
          <w:delText xml:space="preserve">ר</w:delText>
        </w:r>
        <w:r w:rsidR="004037E3">
          <w:rPr>
            <w:rFonts w:hint="cs"/>
            <w:rtl/>
          </w:rPr>
          <w:delText xml:space="preserve">''י</w:delText>
        </w:r>
      </w:del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ins w:id="91887" w:author="מנוע מכני" w:date="2026-10-05T11:32:12Z">
        <w:r>
          <w:rPr>
            <w:rStyle w:val="2fb"/>
            <w:rFonts w:hint="cs"/>
            <w:rtl/>
          </w:rPr>
          <w:t xml:space="preserve">ב"ג</w:t>
        </w:r>
      </w:ins>
      <w:del w:id="91888" w:author="מנוע מכני" w:date="2026-10-05T11:32:12Z">
        <w:r>
          <w:rPr>
            <w:rFonts w:hint="cs"/>
            <w:rtl/>
          </w:rPr>
          <w:delText xml:space="preserve">ב''ג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del w:id="90156" w:author="מנוע עיצוב" w:date="2026-10-05T11:33:53Z"/>
          <w:rtl/>
        </w:rPr>
      </w:pPr>
      <w:del w:id="90153" w:author="מנוע עיצוב" w:date="2026-10-05T11:33:53Z">
        <w:r>
          <w:rPr>
            <w:rtl/>
          </w:rPr>
          <w:delText xml:space="preserve">.•</w:delText>
        </w:r>
      </w:del>
      <w:ins w:id="96693" w:author="מנוע מכני" w:date="2026-10-05T11:32:12Z">
        <w:r>
          <w:rPr>
            <w:rtl/>
          </w:rPr>
          <w:t xml:space="preserve"> </w:t>
        </w:r>
      </w:ins>
      <w:del w:id="96694" w:author="מנוע מכני" w:date="2026-10-05T11:32:12Z">
        <w:r>
          <w:rPr>
            <w:rtl/>
          </w:rPr>
          <w:delText xml:space="preserve">  </w:delText>
        </w:r>
      </w:del>
      <w:del w:id="90154" w:author="מנוע עיצוב" w:date="2026-10-05T11:33:53Z">
        <w:r>
          <w:rPr>
            <w:rtl/>
          </w:rPr>
          <w:delText xml:space="preserve">•</w:delText>
        </w:r>
      </w:del>
      <w:ins w:id="96695" w:author="מנוע מכני" w:date="2026-10-05T11:32:12Z">
        <w:r>
          <w:rPr>
            <w:rtl/>
          </w:rPr>
          <w:t xml:space="preserve"> </w:t>
        </w:r>
      </w:ins>
      <w:del w:id="96696" w:author="מנוע מכני" w:date="2026-10-05T11:32:12Z">
        <w:r>
          <w:rPr>
            <w:rtl/>
          </w:rPr>
          <w:delText xml:space="preserve">  </w:delText>
        </w:r>
      </w:del>
      <w:del w:id="90155" w:author="מנוע עיצוב" w:date="2026-10-05T11:33:53Z">
        <w:r>
          <w:rPr>
            <w:rtl/>
          </w:rPr>
          <w:delText xml:space="preserve">•</w:delText>
        </w:r>
      </w:del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  <w:pPrChange w:id="9044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697" w:author="מנוע מכני" w:date="2026-10-05T11:32:12Z">
        <w:r>
          <w:rPr>
            <w:rtl/>
          </w:rPr>
          <w:t xml:space="preserve"> </w:t>
        </w:r>
      </w:ins>
      <w:del w:id="966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699" w:author="מנוע מכני" w:date="2026-10-05T11:32:12Z">
        <w:r>
          <w:rPr>
            <w:rtl/>
          </w:rPr>
          <w:t xml:space="preserve"> </w:t>
        </w:r>
      </w:ins>
      <w:del w:id="967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ins w:id="95189" w:author="מנוע מכני" w:date="2026-10-05T11:32:12Z">
        <w:r>
          <w:rPr>
            <w:rtl/>
          </w:rPr>
          <w:t xml:space="preserve">למה</w:t>
        </w:r>
      </w:ins>
      <w:del w:id="951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? פסח ועור כתיב! כתיב </w:t>
      </w:r>
      <w:ins w:id="93865" w:author="מנוע מכני" w:date="2026-10-05T11:32:12Z">
        <w:r>
          <w:rPr>
            <w:rtl/>
          </w:rPr>
          <w:t xml:space="preserve">גם</w:t>
        </w:r>
      </w:ins>
      <w:del w:id="9386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כי יהיה בו מום</w:t>
      </w:r>
      <w:ins w:id="96701" w:author="מנוע מכני" w:date="2026-10-05T11:32:12Z">
        <w:r>
          <w:rPr>
            <w:rtl/>
          </w:rPr>
          <w:t xml:space="preserve">,</w:t>
        </w:r>
      </w:ins>
      <w:del w:id="96702" w:author="מנוע מכני" w:date="2026-10-05T11:32:12Z">
        <w:r w:rsidR="000B5F7F">
          <w:rPr>
            <w:rtl/>
          </w:rPr>
          <w:delText xml:space="preserve">;</w:delText>
        </w:r>
      </w:del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ins w:id="96703" w:author="מנוע מכני" w:date="2026-10-05T11:32:12Z">
        <w:r>
          <w:rPr>
            <w:rtl/>
          </w:rPr>
          <w:t xml:space="preserve">,</w:t>
        </w:r>
      </w:ins>
      <w:del w:id="967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כי יהיה בו מום - כלל, פסח או עור - פרט, כלל ופרט - אין בכלל אלא מה שבפרט, פסח ועור - אין, </w:t>
      </w:r>
      <w:ins w:id="95191" w:author="מנוע מכני" w:date="2026-10-05T11:32:12Z">
        <w:r>
          <w:rPr>
            <w:rtl/>
          </w:rPr>
          <w:t xml:space="preserve">כלום</w:t>
        </w:r>
      </w:ins>
      <w:del w:id="9519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>
          <w:ins w:id="100030" w:author="מנוע מכני" w:date="2026-10-05T11:32:12Z"/>
        </w:rPr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del w:id="1000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ins w:id="96705" w:author="מנוע מכני" w:date="2026-10-05T11:32:12Z">
        <w:r>
          <w:rPr>
            <w:rtl/>
          </w:rPr>
          <w:t xml:space="preserve">,</w:t>
        </w:r>
      </w:ins>
      <w:del w:id="96706" w:author="מנוע מכני" w:date="2026-10-05T11:32:12Z">
        <w:r w:rsidR="000B5F7F">
          <w:rPr>
            <w:rtl/>
          </w:rPr>
          <w:delText xml:space="preserve">;</w:delText>
        </w:r>
      </w:del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ins w:id="96707" w:author="מנוע מכני" w:date="2026-10-05T11:32:12Z">
        <w:r>
          <w:rPr>
            <w:rtl/>
          </w:rPr>
          <w:t xml:space="preserve">,</w:t>
        </w:r>
      </w:ins>
      <w:del w:id="96708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>
          <w:ins w:id="100842" w:author="מנוע מכני" w:date="2026-10-05T11:32:12Z"/>
        </w:rPr>
      </w:pPr>
      <w:ins w:id="93867" w:author="מנוע מכני" w:date="2026-10-05T11:32:12Z">
        <w:r>
          <w:t xml:space="preserve">א"כ</w:t>
        </w:r>
      </w:ins>
      <w:del w:id="93868" w:author="מנוע מכני" w:date="2026-10-05T11:32:12Z">
        <w:r>
          <w:delText xml:space="preserve">אי הכי</w:delText>
        </w:r>
      </w:del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del w:id="1008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מומין שבסתר </w:t>
      </w:r>
      <w:ins w:id="93869" w:author="מנוע מכני" w:date="2026-10-05T11:32:12Z">
        <w:r>
          <w:rPr>
            <w:rtl/>
          </w:rPr>
          <w:t xml:space="preserve">גם</w:t>
        </w:r>
      </w:ins>
      <w:del w:id="9387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ins w:id="93871" w:author="מנוע מכני" w:date="2026-10-05T11:32:12Z">
        <w:r>
          <w:rPr>
            <w:rtl/>
          </w:rPr>
          <w:t xml:space="preserve">ואין</w:t>
        </w:r>
      </w:ins>
      <w:del w:id="93872" w:author="מנוע מכני" w:date="2026-10-05T11:32:12Z">
        <w:r>
          <w:rPr>
            <w:rtl/>
          </w:rPr>
          <w:delText xml:space="preserve">וליכא</w:delText>
        </w:r>
      </w:del>
      <w:ins w:id="96709" w:author="מנוע מכני" w:date="2026-10-05T11:32:12Z">
        <w:r>
          <w:rPr>
            <w:rtl/>
          </w:rPr>
          <w:t xml:space="preserve">,</w:t>
        </w:r>
      </w:ins>
      <w:del w:id="96710" w:author="מנוע מכני" w:date="2026-10-05T11:32:12Z">
        <w:r w:rsidR="000B5F7F">
          <w:rPr>
            <w:rtl/>
          </w:rPr>
          <w:delText xml:space="preserve">;</w:delText>
        </w:r>
      </w:del>
      <w:r w:rsidR="00031FCC">
        <w:rPr>
          <w:rFonts w:hint="cs"/>
          <w:rtl/>
        </w:rPr>
        <w:t xml:space="preserve"> </w:t>
      </w:r>
    </w:p>
    <w:p>
      <w:pPr>
        <w:pStyle w:val="38"/>
        <w:rPr>
          <w:ins w:id="100032" w:author="מנוע מכני" w:date="2026-10-05T11:32:12Z"/>
        </w:rPr>
      </w:pPr>
      <w:ins w:id="93873" w:author="מנוע מכני" w:date="2026-10-05T11:32:12Z">
        <w:r>
          <w:t xml:space="preserve">א"כ</w:t>
        </w:r>
      </w:ins>
      <w:del w:id="93874" w:author="מנוע מכני" w:date="2026-10-05T11:32:12Z">
        <w:r>
          <w:delText xml:space="preserve">אי הכי</w:delText>
        </w:r>
      </w:del>
      <w:r>
        <w:t xml:space="preserve">, מום עובר </w:t>
      </w:r>
      <w:ins w:id="93875" w:author="מנוע מכני" w:date="2026-10-05T11:32:12Z">
        <w:r>
          <w:t xml:space="preserve">גם</w:t>
        </w:r>
      </w:ins>
      <w:del w:id="93876" w:author="מנוע מכני" w:date="2026-10-05T11:32:12Z">
        <w:r>
          <w:delText xml:space="preserve">נמי</w:delText>
        </w:r>
      </w:del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del w:id="1000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ולא מן העור? מום עובר סברא הוא: </w:t>
      </w:r>
      <w:ins w:id="95193" w:author="מנוע מכני" w:date="2026-10-05T11:32:12Z">
        <w:r>
          <w:rPr>
            <w:rtl/>
          </w:rPr>
          <w:t xml:space="preserve">עכשיו</w:t>
        </w:r>
      </w:ins>
      <w:del w:id="95194" w:author="מנוע מכני" w:date="2026-10-05T11:32:12Z">
        <w:r>
          <w:rPr>
            <w:rtl/>
          </w:rPr>
          <w:delText xml:space="preserve">השתא</w:delText>
        </w:r>
      </w:del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פרקינן עלויה - משחט שחטינן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>
        <w:rPr>
          <w:rtl/>
        </w:rPr>
        <w:t xml:space="preserve">ואם כל בהמה טמאה אשר </w:t>
      </w:r>
      <w:r>
        <w:rPr>
          <w:rtl/>
        </w:rPr>
        <w:t xml:space="preserve">לא</w:t>
      </w:r>
      <w:r>
        <w:rPr>
          <w:rtl/>
        </w:rPr>
        <w:t xml:space="preserve"> יקריבו ממנה קרבן לה'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r>
        <w:rPr>
          <w:rtl/>
        </w:rPr>
        <w:t xml:space="preserve">אשר </w:t>
      </w:r>
      <w:r>
        <w:rPr>
          <w:rtl/>
        </w:rPr>
        <w:t xml:space="preserve">לא</w:t>
      </w:r>
      <w:r>
        <w:rPr>
          <w:rtl/>
        </w:rPr>
        <w:t xml:space="preserve"> יקריבו ממנה</w:t>
      </w:r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ins w:id="96711" w:author="מנוע מכני" w:date="2026-10-05T11:32:12Z">
        <w:r>
          <w:rPr>
            <w:rtl/>
          </w:rPr>
          <w:t xml:space="preserve">,</w:t>
        </w:r>
      </w:ins>
      <w:del w:id="9671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 w:rsidR="003D3E27">
        <w:rPr>
          <w:rtl/>
        </w:rPr>
        <w:t xml:space="preserve">אשר </w:t>
      </w:r>
      <w:r w:rsidR="003D3E27">
        <w:rPr>
          <w:rtl/>
        </w:rPr>
        <w:t xml:space="preserve">לא</w:t>
      </w:r>
      <w:r w:rsidR="003D3E27">
        <w:rPr>
          <w:rtl/>
        </w:rPr>
        <w:t xml:space="preserve"> יקריבו ממנה קרבן לה'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>
          <w:ins w:id="100034" w:author="מנוע מכני" w:date="2026-10-05T11:32:12Z"/>
        </w:rPr>
      </w:pPr>
      <w:r>
        <w:t xml:space="preserve">א</w:t>
      </w:r>
      <w:ins w:id="91889" w:author="מנוע מכני" w:date="2026-10-05T11:32:12Z">
        <w:r>
          <w:t xml:space="preserve">ב"א</w:t>
        </w:r>
      </w:ins>
      <w:del w:id="91890" w:author="מנוע מכני" w:date="2026-10-05T11:32:12Z">
        <w:r>
          <w:delText xml:space="preserve">ב''א</w:delText>
        </w:r>
      </w:del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del w:id="10003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del w:id="90160" w:author="מנוע עיצוב" w:date="2026-10-05T11:33:53Z"/>
          <w:rtl/>
        </w:rPr>
      </w:pPr>
      <w:del w:id="90157" w:author="מנוע עיצוב" w:date="2026-10-05T11:33:53Z">
        <w:r>
          <w:rPr>
            <w:rtl/>
          </w:rPr>
          <w:delText xml:space="preserve">•</w:delText>
        </w:r>
      </w:del>
      <w:ins w:id="96713" w:author="מנוע מכני" w:date="2026-10-05T11:32:12Z">
        <w:r>
          <w:rPr>
            <w:rtl/>
          </w:rPr>
          <w:t xml:space="preserve"> </w:t>
        </w:r>
      </w:ins>
      <w:del w:id="96714" w:author="מנוע מכני" w:date="2026-10-05T11:32:12Z">
        <w:r>
          <w:rPr>
            <w:rtl/>
          </w:rPr>
          <w:delText xml:space="preserve">  </w:delText>
        </w:r>
      </w:del>
      <w:del w:id="90158" w:author="מנוע עיצוב" w:date="2026-10-05T11:33:53Z">
        <w:r>
          <w:rPr>
            <w:rtl/>
          </w:rPr>
          <w:delText xml:space="preserve">•</w:delText>
        </w:r>
      </w:del>
      <w:ins w:id="96715" w:author="מנוע מכני" w:date="2026-10-05T11:32:12Z">
        <w:r>
          <w:rPr>
            <w:rtl/>
          </w:rPr>
          <w:t xml:space="preserve"> </w:t>
        </w:r>
      </w:ins>
      <w:del w:id="96716" w:author="מנוע מכני" w:date="2026-10-05T11:32:12Z">
        <w:r>
          <w:rPr>
            <w:rtl/>
          </w:rPr>
          <w:delText xml:space="preserve">  </w:delText>
        </w:r>
      </w:del>
      <w:del w:id="90159" w:author="מנוע עיצוב" w:date="2026-10-05T11:33:53Z">
        <w:r>
          <w:rPr>
            <w:rtl/>
          </w:rPr>
          <w:delText xml:space="preserve">•</w:delText>
        </w:r>
      </w:del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>
          <w:ins w:id="100036" w:author="מנוע מכני" w:date="2026-10-05T11:32:12Z"/>
        </w:rPr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del w:id="1000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del w:id="92730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del w:id="90164" w:author="מנוע עיצוב" w:date="2026-10-05T11:33:53Z"/>
          <w:rtl/>
        </w:rPr>
      </w:pPr>
      <w:del w:id="9016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7" w:author="מנוע מכני" w:date="2026-10-05T11:32:12Z">
        <w:r>
          <w:rPr>
            <w:rtl/>
          </w:rPr>
          <w:t xml:space="preserve"> </w:t>
        </w:r>
      </w:ins>
      <w:del w:id="96718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6719" w:author="מנוע מכני" w:date="2026-10-05T11:32:12Z">
        <w:r>
          <w:rPr>
            <w:rtl/>
          </w:rPr>
          <w:t xml:space="preserve"> </w:t>
        </w:r>
      </w:ins>
      <w:del w:id="9672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16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>
          <w:ins w:id="100038" w:author="מנוע מכני" w:date="2026-10-05T11:32:12Z"/>
        </w:rPr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del w:id="1000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ins w:id="97593" w:author="מנוע מכני" w:date="2026-10-05T11:32:12Z">
        <w:r>
          <w:rPr>
            <w:rtl/>
          </w:rPr>
          <w:t xml:space="preserve">ראשון</w:t>
        </w:r>
      </w:ins>
      <w:del w:id="97594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ins w:id="93879" w:author="מנוע מכני" w:date="2026-10-05T11:32:12Z">
        <w:r>
          <w:rPr>
            <w:rtl/>
          </w:rPr>
          <w:t xml:space="preserve">הרבה</w:t>
        </w:r>
      </w:ins>
      <w:del w:id="93880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</w:t>
      </w:r>
      <w:ins w:id="93877" w:author="מנוע מכני" w:date="2026-10-05T11:32:12Z">
        <w:r>
          <w:rPr>
            <w:rtl/>
          </w:rPr>
          <w:t xml:space="preserve">יש</w:t>
        </w:r>
      </w:ins>
      <w:del w:id="9387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! אלא דתנא </w:t>
      </w:r>
      <w:ins w:id="97595" w:author="מנוע מכני" w:date="2026-10-05T11:32:12Z">
        <w:r>
          <w:rPr>
            <w:rtl/>
          </w:rPr>
          <w:t xml:space="preserve">ראשון</w:t>
        </w:r>
      </w:ins>
      <w:del w:id="97596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r>
        <w:rPr>
          <w:rtl/>
        </w:rPr>
        <w:t>ולקחת</w:t>
      </w:r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>
          <w:ins w:id="100040" w:author="מנוע מכני" w:date="2026-10-05T11:32:12Z"/>
        </w:rPr>
      </w:pPr>
      <w:r>
        <w:t xml:space="preserve">רבי</w:t>
      </w:r>
      <w:del w:id="100934" w:author="מנוע מכני" w:date="2026-10-05T11:32:12Z">
        <w:r>
          <w:delText xml:space="preserve"> אומר</w:delText>
        </w:r>
      </w:del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del w:id="1000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מה מרצע מיוחד של מתכת, אף כל - של מתכת</w:t>
      </w:r>
      <w:ins w:id="96721" w:author="מנוע מכני" w:date="2026-10-05T11:32:12Z">
        <w:r>
          <w:rPr>
            <w:rtl/>
          </w:rPr>
          <w:t xml:space="preserve">,</w:t>
        </w:r>
      </w:ins>
      <w:del w:id="9672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וקתני סיפא, </w:t>
      </w:r>
    </w:p>
    <w:p>
      <w:pPr>
        <w:pStyle w:val="38"/>
        <w:rPr>
          <w:ins w:id="100042" w:author="מנוע מכני" w:date="2026-10-05T11:32:12Z"/>
        </w:rPr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del w:id="1000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ins w:id="96723" w:author="מנוע מכני" w:date="2026-10-05T11:32:12Z">
        <w:r>
          <w:rPr>
            <w:rtl/>
          </w:rPr>
          <w:t xml:space="preserve">,</w:t>
        </w:r>
      </w:ins>
      <w:del w:id="96724" w:author="מנוע מכני" w:date="2026-10-05T11:32:12Z">
        <w:r w:rsidR="000B5F7F">
          <w:rPr>
            <w:rtl/>
          </w:rPr>
          <w:delText xml:space="preserve">;</w:delText>
        </w:r>
      </w:del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>
          <w:ins w:id="100044" w:author="מנוע מכני" w:date="2026-10-05T11:32:12Z"/>
        </w:rPr>
      </w:pPr>
      <w:del w:id="100935" w:author="מנוע מכני" w:date="2026-10-05T11:32:12Z">
        <w:r>
          <w:delText xml:space="preserve">אמר </w:delText>
        </w:r>
      </w:del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del w:id="1000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</w:t>
      </w:r>
      <w:ins w:id="97597" w:author="מנוע מכני" w:date="2026-10-05T11:32:12Z">
        <w:r>
          <w:rPr>
            <w:rtl/>
          </w:rPr>
          <w:t xml:space="preserve">קשה</w:t>
        </w:r>
      </w:ins>
      <w:del w:id="97598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>
          <w:ins w:id="100046" w:author="מנוע מכני" w:date="2026-10-05T11:32:12Z"/>
        </w:rPr>
      </w:pPr>
      <w:r>
        <w:t>כרשינה? א</w:t>
      </w:r>
      <w:ins w:id="91891" w:author="מנוע מכני" w:date="2026-10-05T11:32:12Z">
        <w:r>
          <w:t xml:space="preserve">ר"ש</w:t>
        </w:r>
      </w:ins>
      <w:del w:id="91892" w:author="מנוע מכני" w:date="2026-10-05T11:32:12Z">
        <w:r w:rsidR="003D3E27">
          <w:delText xml:space="preserve">ר''ש</w:delText>
        </w:r>
      </w:del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del w:id="1000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del w:id="90624" w:author="מנוע עיצוב" w:date="2026-10-05T11:33:53Z"/>
          <w:rtl/>
        </w:rPr>
      </w:pPr>
    </w:p>
    <w:p>
      <w:pPr>
        <w:pStyle w:val="38"/>
        <w:rPr>
          <w:ins w:id="100048" w:author="מנוע מכני" w:date="2026-10-05T11:32:12Z"/>
        </w:rPr>
      </w:pPr>
      <w:r>
        <w:t xml:space="preserve">בעא רב הושעיא </w:t>
      </w:r>
      <w:ins w:id="92901" w:author="מנוע מכני" w:date="2026-10-05T11:32:12Z">
        <w:r>
          <w:t xml:space="preserve">מר"ה</w:t>
        </w:r>
      </w:ins>
      <w:del w:id="92902" w:author="מנוע מכני" w:date="2026-10-05T11:32:12Z">
        <w:r>
          <w:delText xml:space="preserve">מרב הונא</w:delText>
        </w:r>
      </w:del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del w:id="1000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כרשינה הנכנסת ויוצאה, או כרשינה העומדת? </w:t>
      </w:r>
    </w:p>
    <w:p>
      <w:pPr>
        <w:pStyle w:val="38"/>
        <w:rPr>
          <w:ins w:id="100050" w:author="מנוע מכני" w:date="2026-10-05T11:32:12Z"/>
        </w:rPr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del w:id="1000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ins w:id="96725" w:author="מנוע מכני" w:date="2026-10-05T11:32:12Z">
        <w:r>
          <w:rPr>
            <w:rtl/>
          </w:rPr>
          <w:t xml:space="preserve">,</w:t>
        </w:r>
      </w:ins>
      <w:del w:id="96726" w:author="מנוע מכני" w:date="2026-10-05T11:32:12Z">
        <w:r w:rsidR="000B5F7F">
          <w:rPr>
            <w:rtl/>
          </w:rPr>
          <w:delText xml:space="preserve">;</w:delText>
        </w:r>
      </w:del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>
          <w:ins w:id="100052" w:author="מנוע מכני" w:date="2026-10-05T11:32:12Z"/>
        </w:rPr>
      </w:pPr>
      <w:ins w:id="98147" w:author="מנוע מכני" w:date="2026-10-05T11:32:12Z">
        <w:r>
          <w:t xml:space="preserve">וישב</w:t>
        </w:r>
      </w:ins>
      <w:del w:id="98148" w:author="מנוע מכני" w:date="2026-10-05T11:32:12Z">
        <w:r>
          <w:delText xml:space="preserve">ויתיב</w:delText>
        </w:r>
      </w:del>
      <w:r>
        <w:t xml:space="preserve"> רב חסדא וקמיבעיא </w:t>
      </w:r>
      <w:ins w:id="95195" w:author="מנוע מכני" w:date="2026-10-05T11:32:12Z">
        <w:r>
          <w:t xml:space="preserve">לו</w:t>
        </w:r>
      </w:ins>
      <w:del w:id="95196" w:author="מנוע מכני" w:date="2026-10-05T11:32:12Z">
        <w:r>
          <w:delText xml:space="preserve">ליה</w:delText>
        </w:r>
      </w:del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del w:id="1000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ins w:id="91893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4" w:author="מנוע מכני" w:date="2026-10-05T11:32:12Z">
        <w:r w:rsidR="003D3E27">
          <w:rPr>
            <w:rFonts w:hint="cs"/>
            <w:rtl/>
          </w:rPr>
          <w:delText xml:space="preserve">ב''א</w:delText>
        </w:r>
      </w:del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ins w:id="96727" w:author="מנוע מכני" w:date="2026-10-05T11:32:12Z">
        <w:r>
          <w:rPr>
            <w:rtl/>
          </w:rPr>
          <w:t xml:space="preserve">,</w:t>
        </w:r>
      </w:ins>
      <w:del w:id="9672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054" w:author="מנוע מכני" w:date="2026-10-05T11:32:12Z"/>
        </w:rPr>
      </w:pPr>
      <w:r>
        <w:t xml:space="preserve">ואיתמר, </w:t>
      </w:r>
      <w:ins w:id="92903" w:author="מנוע מכני" w:date="2026-10-05T11:32:12Z">
        <w:r>
          <w:t xml:space="preserve">ר"ס</w:t>
        </w:r>
      </w:ins>
      <w:del w:id="92904" w:author="מנוע מכני" w:date="2026-10-05T11:32:12Z">
        <w:r>
          <w:delText xml:space="preserve">רב ספרא</w:delText>
        </w:r>
      </w:del>
      <w:del w:id="100936" w:author="מנוע מכני" w:date="2026-10-05T11:32:12Z">
        <w:r>
          <w:delText xml:space="preserve"> אמר</w:delText>
        </w:r>
      </w:del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del w:id="100055" w:author="מנוע מכני" w:date="2026-10-05T11:32:12Z">
        <w:r>
          <w:rPr>
            <w:rtl/>
          </w:rPr>
          <w:delText xml:space="preserve"> </w:delText>
        </w:r>
      </w:del>
      <w:ins w:id="97599" w:author="מנוע מכני" w:date="2026-10-05T11:32:12Z">
        <w:r>
          <w:rPr>
            <w:rtl/>
          </w:rPr>
          <w:t xml:space="preserve">שמועה</w:t>
        </w:r>
      </w:ins>
      <w:del w:id="97600" w:author="מנוע מכני" w:date="2026-10-05T11:32:12Z">
        <w:r>
          <w:rPr>
            <w:rtl/>
          </w:rPr>
          <w:delText xml:space="preserve">שמעתתא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ins w:id="97601" w:author="מנוע מכני" w:date="2026-10-05T11:32:12Z">
        <w:r>
          <w:rPr>
            <w:rtl/>
          </w:rPr>
          <w:t xml:space="preserve">ברייתא</w:t>
        </w:r>
      </w:ins>
      <w:del w:id="97602" w:author="מנוע מכני" w:date="2026-10-05T11:32:12Z">
        <w:r>
          <w:rPr>
            <w:rtl/>
          </w:rPr>
          <w:delText xml:space="preserve">מתניתא</w:delText>
        </w:r>
      </w:del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>
          <w:ins w:id="100056" w:author="מנוע מכני" w:date="2026-10-05T11:32:12Z"/>
        </w:rPr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del w:id="1000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ins w:id="95197" w:author="מנוע מכני" w:date="2026-10-05T11:32:12Z">
        <w:r>
          <w:rPr>
            <w:rtl/>
          </w:rPr>
          <w:t xml:space="preserve">עליו</w:t>
        </w:r>
      </w:ins>
      <w:del w:id="95198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ins w:id="92905" w:author="מנוע מכני" w:date="2026-10-05T11:32:12Z">
        <w:r>
          <w:rPr>
            <w:rStyle w:val="2fb"/>
            <w:rtl/>
          </w:rPr>
          <w:t xml:space="preserve">ר"ג</w:t>
        </w:r>
      </w:ins>
      <w:del w:id="92906" w:author="מנוע מכני" w:date="2026-10-05T11:32:12Z">
        <w:r>
          <w:rPr>
            <w:rtl/>
          </w:rPr>
          <w:delText xml:space="preserve">רבן גמליאל</w:delText>
        </w:r>
      </w:del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ins w:id="91895" w:author="מנוע מכני" w:date="2026-10-05T11:32:12Z">
        <w:r>
          <w:rPr>
            <w:rStyle w:val="2fb"/>
            <w:rFonts w:hint="cs"/>
            <w:rtl/>
          </w:rPr>
          <w:t xml:space="preserve">ר"ג</w:t>
        </w:r>
      </w:ins>
      <w:del w:id="91896" w:author="מנוע מכני" w:date="2026-10-05T11:32:12Z">
        <w:r w:rsidR="0043687E">
          <w:rPr>
            <w:rFonts w:hint="cs"/>
            <w:rtl/>
          </w:rPr>
          <w:delText xml:space="preserve">ר''ג</w:delText>
        </w:r>
      </w:del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ins w:id="95199" w:author="מנוע מכני" w:date="2026-10-05T11:32:12Z">
        <w:r>
          <w:rPr>
            <w:rtl/>
          </w:rPr>
          <w:t xml:space="preserve">התורה</w:t>
        </w:r>
      </w:ins>
      <w:del w:id="9520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  <w:ins w:id="95211" w:author="מנוע מכני" w:date="2026-10-05T11:32:12Z">
        <w:r>
          <w:rPr>
            <w:rtl/>
          </w:rPr>
          <w:t xml:space="preserve">יש</w:t>
        </w:r>
      </w:ins>
      <w:del w:id="9521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</w:t>
      </w:r>
      <w:ins w:id="95201" w:author="מנוע מכני" w:date="2026-10-05T11:32:12Z">
        <w:r>
          <w:rPr>
            <w:rtl/>
          </w:rPr>
          <w:t xml:space="preserve">לו</w:t>
        </w:r>
      </w:ins>
      <w:del w:id="9520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איטמי </w:t>
      </w:r>
      <w:ins w:id="95203" w:author="מנוע מכני" w:date="2026-10-05T11:32:12Z">
        <w:r>
          <w:rPr>
            <w:rtl/>
          </w:rPr>
          <w:t xml:space="preserve">לו</w:t>
        </w:r>
      </w:ins>
      <w:del w:id="952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  <w:ins w:id="95209" w:author="מנוע מכני" w:date="2026-10-05T11:32:12Z">
        <w:r>
          <w:rPr>
            <w:rtl/>
          </w:rPr>
          <w:t xml:space="preserve">אין</w:t>
        </w:r>
      </w:ins>
      <w:del w:id="95210" w:author="מנוע מכני" w:date="2026-10-05T11:32:12Z">
        <w:r>
          <w:rPr>
            <w:rtl/>
          </w:rPr>
          <w:delText xml:space="preserve">לית</w:delText>
        </w:r>
      </w:del>
      <w:r>
        <w:rPr>
          <w:rtl/>
        </w:rPr>
        <w:t xml:space="preserve"> </w:t>
      </w:r>
      <w:ins w:id="95205" w:author="מנוע מכני" w:date="2026-10-05T11:32:12Z">
        <w:r>
          <w:rPr>
            <w:rtl/>
          </w:rPr>
          <w:t xml:space="preserve">לו</w:t>
        </w:r>
      </w:ins>
      <w:del w:id="9520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ins w:id="95207" w:author="מנוע מכני" w:date="2026-10-05T11:32:12Z">
        <w:r>
          <w:rPr>
            <w:rtl/>
          </w:rPr>
          <w:t xml:space="preserve">לו</w:t>
        </w:r>
      </w:ins>
      <w:del w:id="9520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ins w:id="9189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898" w:author="מנוע מכני" w:date="2026-10-05T11:32:12Z">
        <w:r w:rsidR="0043687E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</w:t>
      </w:r>
      <w:ins w:id="91899" w:author="מנוע מכני" w:date="2026-10-05T11:32:12Z">
        <w:r>
          <w:rPr>
            <w:rtl/>
          </w:rPr>
          <w:t xml:space="preserve">ה"ק</w:t>
        </w:r>
      </w:ins>
      <w:del w:id="91900" w:author="מנוע מכני" w:date="2026-10-05T11:32:12Z">
        <w:r>
          <w:rPr>
            <w:rtl/>
          </w:rPr>
          <w:delText xml:space="preserve">ה</w:delText>
        </w:r>
        <w:r w:rsidR="0043687E">
          <w:rPr>
            <w:rFonts w:hint="cs"/>
            <w:rtl/>
          </w:rPr>
          <w:delText xml:space="preserve">''ק</w:delText>
        </w:r>
      </w:del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ins w:id="91901" w:author="מנוע מכני" w:date="2026-10-05T11:32:12Z">
        <w:r>
          <w:rPr>
            <w:rFonts w:hint="cs"/>
            <w:rtl/>
          </w:rPr>
          <w:t xml:space="preserve">ל"ל</w:t>
        </w:r>
      </w:ins>
      <w:del w:id="91902" w:author="מנוע מכני" w:date="2026-10-05T11:32:12Z">
        <w:r>
          <w:rPr>
            <w:rFonts w:hint="cs"/>
            <w:rtl/>
          </w:rPr>
          <w:delText xml:space="preserve">ל''ל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>
          <w:ins w:id="100058" w:author="מנוע מכני" w:date="2026-10-05T11:32:12Z"/>
        </w:rPr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del w:id="1000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ins w:id="95217" w:author="מנוע מכני" w:date="2026-10-05T11:32:12Z">
        <w:r>
          <w:rPr>
            <w:rtl/>
          </w:rPr>
          <w:t xml:space="preserve">בו</w:t>
        </w:r>
      </w:ins>
      <w:del w:id="95218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3" w:author="מנוע מכני" w:date="2026-10-05T11:32:12Z">
        <w:r>
          <w:rPr>
            <w:rtl/>
          </w:rPr>
          <w:t xml:space="preserve">התורה</w:t>
        </w:r>
      </w:ins>
      <w:del w:id="95214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תוכו, אלא כלי שטף, מי גלי </w:t>
      </w:r>
      <w:ins w:id="95219" w:author="מנוע מכני" w:date="2026-10-05T11:32:12Z">
        <w:r>
          <w:rPr>
            <w:rtl/>
          </w:rPr>
          <w:t xml:space="preserve">בו</w:t>
        </w:r>
      </w:ins>
      <w:del w:id="95220" w:author="מנוע מכני" w:date="2026-10-05T11:32:12Z">
        <w:r w:rsidR="00F63065">
          <w:rPr>
            <w:rtl/>
          </w:rPr>
          <w:delText xml:space="preserve">ביה</w:delText>
        </w:r>
      </w:del>
      <w:r w:rsidR="00F63065">
        <w:rPr>
          <w:rtl/>
        </w:rPr>
        <w:t xml:space="preserve"> </w:t>
      </w:r>
      <w:ins w:id="95215" w:author="מנוע מכני" w:date="2026-10-05T11:32:12Z">
        <w:r>
          <w:rPr>
            <w:rtl/>
          </w:rPr>
          <w:t xml:space="preserve">התורה</w:t>
        </w:r>
      </w:ins>
      <w:del w:id="95216" w:author="מנוע מכני" w:date="2026-10-05T11:32:12Z">
        <w:r w:rsidR="00F63065">
          <w:rPr>
            <w:rtl/>
          </w:rPr>
          <w:delText xml:space="preserve">רחמנא</w:delText>
        </w:r>
      </w:del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ins w:id="97925" w:author="מנוע מכני" w:date="2026-10-05T11:32:12Z">
        <w:r>
          <w:rPr>
            <w:rtl/>
          </w:rPr>
          <w:t xml:space="preserve">אם </w:t>
        </w:r>
      </w:ins>
      <w:del w:id="9792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ins w:id="91903" w:author="מנוע מכני" w:date="2026-10-05T11:32:12Z">
        <w:r>
          <w:rPr>
            <w:rFonts w:hint="cs"/>
            <w:rtl/>
          </w:rPr>
          <w:t xml:space="preserve">ב"ע</w:t>
        </w:r>
      </w:ins>
      <w:del w:id="91904" w:author="מנוע מכני" w:date="2026-10-05T11:32:12Z">
        <w:r w:rsidR="0043687E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ins w:id="98567" w:author="מנוע מכני" w:date="2026-10-05T11:32:12Z">
        <w:r>
          <w:rPr>
            <w:rtl/>
          </w:rPr>
          <w:t xml:space="preserve">איך</w:t>
        </w:r>
      </w:ins>
      <w:del w:id="98568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דלא לישרוף </w:t>
      </w:r>
      <w:ins w:id="95221" w:author="מנוע מכני" w:date="2026-10-05T11:32:12Z">
        <w:r>
          <w:rPr>
            <w:rtl/>
          </w:rPr>
          <w:t xml:space="preserve">עליו</w:t>
        </w:r>
      </w:ins>
      <w:del w:id="9522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del w:id="90625" w:author="מנוע עיצוב" w:date="2026-10-05T11:33:53Z"/>
          <w:rtl/>
        </w:rPr>
      </w:pPr>
    </w:p>
    <w:p>
      <w:pPr>
        <w:pStyle w:val="38"/>
        <w:rPr>
          <w:ins w:id="100844" w:author="מנוע מכני" w:date="2026-10-05T11:32:12Z"/>
        </w:rPr>
      </w:pPr>
      <w:ins w:id="93881" w:author="מנוע מכני" w:date="2026-10-05T11:32:12Z">
        <w:r>
          <w:t xml:space="preserve">א"כ</w:t>
        </w:r>
      </w:ins>
      <w:del w:id="93882" w:author="מנוע מכני" w:date="2026-10-05T11:32:12Z">
        <w:r>
          <w:delText xml:space="preserve">אי הכי</w:delText>
        </w:r>
      </w:del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del w:id="1008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תוך </w:t>
      </w:r>
      <w:ins w:id="93883" w:author="מנוע מכני" w:date="2026-10-05T11:32:12Z">
        <w:r>
          <w:rPr>
            <w:rtl/>
          </w:rPr>
          <w:t xml:space="preserve">גם</w:t>
        </w:r>
      </w:ins>
      <w:del w:id="938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ליעביד </w:t>
      </w:r>
      <w:ins w:id="93885" w:author="מנוע מכני" w:date="2026-10-05T11:32:12Z">
        <w:r>
          <w:rPr>
            <w:rtl/>
          </w:rPr>
          <w:t xml:space="preserve">גם</w:t>
        </w:r>
      </w:ins>
      <w:del w:id="938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היכירא! כיון דעבדו היכירא ביש לו תוך, ידיע דאין לו תוך דרבנן</w:t>
      </w:r>
      <w:ins w:id="96729" w:author="מנוע מכני" w:date="2026-10-05T11:32:12Z">
        <w:r>
          <w:rPr>
            <w:rtl/>
          </w:rPr>
          <w:t xml:space="preserve">,</w:t>
        </w:r>
      </w:ins>
      <w:del w:id="96730" w:author="מנוע מכני" w:date="2026-10-05T11:32:12Z">
        <w:r w:rsidR="000B5F7F">
          <w:rPr>
            <w:rtl/>
          </w:rPr>
          <w:delText xml:space="preserve">;</w:delText>
        </w:r>
      </w:del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ins w:id="93887" w:author="מנוע מכני" w:date="2026-10-05T11:32:12Z">
        <w:r>
          <w:rPr>
            <w:rtl/>
          </w:rPr>
          <w:t xml:space="preserve">צריך</w:t>
        </w:r>
      </w:ins>
      <w:del w:id="93888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ins w:id="96731" w:author="מנוע מכני" w:date="2026-10-05T11:32:12Z">
        <w:r>
          <w:rPr>
            <w:rtl/>
          </w:rPr>
          <w:t xml:space="preserve">,</w:t>
        </w:r>
      </w:ins>
      <w:del w:id="96732" w:author="מנוע מכני" w:date="2026-10-05T11:32:12Z">
        <w:r w:rsidR="000B5F7F">
          <w:rPr>
            <w:rtl/>
          </w:rPr>
          <w:delText xml:space="preserve">;</w:delText>
        </w:r>
      </w:del>
      <w:ins w:id="93889" w:author="מנוע מכני" w:date="2026-10-05T11:32:12Z">
        <w:r>
          <w:rPr>
            <w:rtl/>
          </w:rPr>
          <w:t xml:space="preserve">א"כ</w:t>
        </w:r>
      </w:ins>
      <w:del w:id="9389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, חרס </w:t>
      </w:r>
      <w:ins w:id="93891" w:author="מנוע מכני" w:date="2026-10-05T11:32:12Z">
        <w:r>
          <w:rPr>
            <w:rtl/>
          </w:rPr>
          <w:t xml:space="preserve">גם</w:t>
        </w:r>
      </w:ins>
      <w:del w:id="938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del w:id="90626" w:author="מנוע עיצוב" w:date="2026-10-05T11:33:53Z"/>
          <w:rtl/>
        </w:rPr>
      </w:pPr>
    </w:p>
    <w:p>
      <w:pPr>
        <w:pStyle w:val="38"/>
        <w:rPr>
          <w:ins w:id="100060" w:author="מנוע מכני" w:date="2026-10-05T11:32:12Z"/>
        </w:rPr>
      </w:pPr>
      <w:ins w:id="92907" w:author="מנוע מכני" w:date="2026-10-05T11:32:12Z">
        <w:r>
          <w:t xml:space="preserve">ר"פ</w:t>
        </w:r>
      </w:ins>
      <w:del w:id="92908" w:author="מנוע מכני" w:date="2026-10-05T11:32:12Z">
        <w:r>
          <w:delText xml:space="preserve">רב פפא</w:delText>
        </w:r>
      </w:del>
      <w:del w:id="100937" w:author="מנוע מכני" w:date="2026-10-05T11:32:12Z">
        <w:r>
          <w:delText xml:space="preserve"> אמר</w:delText>
        </w:r>
      </w:del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del w:id="1000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>
          <w:ins w:id="100062" w:author="מנוע מכני" w:date="2026-10-05T11:32:12Z"/>
        </w:rPr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del w:id="1000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דמקדח סתם - זוטרא </w:t>
      </w:r>
      <w:ins w:id="93895" w:author="מנוע מכני" w:date="2026-10-05T11:32:12Z">
        <w:r>
          <w:rPr>
            <w:rtl/>
          </w:rPr>
          <w:t xml:space="preserve">גם</w:t>
        </w:r>
      </w:ins>
      <w:del w:id="9389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מכסלע, הניחא </w:t>
      </w:r>
      <w:ins w:id="92909" w:author="מנוע מכני" w:date="2026-10-05T11:32:12Z">
        <w:r>
          <w:rPr>
            <w:rStyle w:val="2fb"/>
            <w:rtl/>
          </w:rPr>
          <w:t xml:space="preserve">לר"מ</w:t>
        </w:r>
      </w:ins>
      <w:del w:id="92910" w:author="מנוע מכני" w:date="2026-10-05T11:32:12Z">
        <w:r>
          <w:rPr>
            <w:rtl/>
          </w:rPr>
          <w:delText xml:space="preserve">לרבי מאיר</w:delText>
        </w:r>
      </w:del>
      <w:r>
        <w:rPr>
          <w:rtl/>
        </w:rPr>
        <w:t xml:space="preserve">, אלא לרבנן </w:t>
      </w:r>
      <w:ins w:id="95223" w:author="מנוע מכני" w:date="2026-10-05T11:32:12Z">
        <w:r>
          <w:rPr>
            <w:rtl/>
          </w:rPr>
          <w:t xml:space="preserve">מה</w:t>
        </w:r>
      </w:ins>
      <w:del w:id="95224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893" w:author="מנוע מכני" w:date="2026-10-05T11:32:12Z">
        <w:r>
          <w:rPr>
            <w:rtl/>
          </w:rPr>
          <w:t xml:space="preserve">יש</w:t>
        </w:r>
      </w:ins>
      <w:del w:id="93894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8569" w:author="מנוע מכני" w:date="2026-10-05T11:32:12Z">
        <w:r>
          <w:rPr>
            <w:rtl/>
          </w:rPr>
          <w:t xml:space="preserve">לומר</w:t>
        </w:r>
      </w:ins>
      <w:del w:id="98570" w:author="מנוע מכני" w:date="2026-10-05T11:32:12Z">
        <w:r>
          <w:rPr>
            <w:rtl/>
          </w:rPr>
          <w:delText xml:space="preserve">למימר</w:delText>
        </w:r>
      </w:del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ins w:id="9190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06" w:author="מנוע מכני" w:date="2026-10-05T11:32:12Z">
        <w:r w:rsidR="0043687E">
          <w:rPr>
            <w:rFonts w:hint="cs"/>
            <w:rtl/>
          </w:rPr>
          <w:delText xml:space="preserve">ר''מ</w:delText>
        </w:r>
      </w:del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>
          <w:ins w:id="100064" w:author="מנוע מכני" w:date="2026-10-05T11:32:12Z"/>
        </w:rPr>
      </w:pPr>
      <w:r>
        <w:t xml:space="preserve">ול</w:t>
      </w:r>
      <w:ins w:id="91907" w:author="מנוע מכני" w:date="2026-10-05T11:32:12Z">
        <w:r>
          <w:t xml:space="preserve">ר"מ</w:t>
        </w:r>
      </w:ins>
      <w:del w:id="91908" w:author="מנוע מכני" w:date="2026-10-05T11:32:12Z">
        <w:r>
          <w:delText xml:space="preserve">ר</w:delText>
        </w:r>
        <w:r w:rsidR="0043687E">
          <w:delText xml:space="preserve">''מ</w:delText>
        </w:r>
      </w:del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del w:id="100065" w:author="מנוע מכני" w:date="2026-10-05T11:32:12Z">
        <w:r>
          <w:rPr>
            <w:rtl/>
          </w:rPr>
          <w:delText xml:space="preserve"> </w:delText>
        </w:r>
      </w:del>
      <w:ins w:id="98149" w:author="מנוע מכני" w:date="2026-10-05T11:32:12Z">
        <w:r>
          <w:rPr>
            <w:rtl/>
          </w:rPr>
          <w:t xml:space="preserve">היה</w:t>
        </w:r>
      </w:ins>
      <w:del w:id="98150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</w:t>
      </w:r>
      <w:ins w:id="95225" w:author="מנוע מכני" w:date="2026-10-05T11:32:12Z">
        <w:r>
          <w:rPr>
            <w:rtl/>
          </w:rPr>
          <w:t xml:space="preserve">לו</w:t>
        </w:r>
      </w:ins>
      <w:del w:id="952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>
          <w:ins w:id="100066" w:author="מנוע מכני" w:date="2026-10-05T11:32:12Z"/>
        </w:rPr>
      </w:pPr>
      <w:r>
        <w:t xml:space="preserve">א</w:t>
      </w:r>
      <w:ins w:id="91909" w:author="מנוע מכני" w:date="2026-10-05T11:32:12Z">
        <w:r>
          <w:t xml:space="preserve">ר"נ</w:t>
        </w:r>
      </w:ins>
      <w:del w:id="91910" w:author="מנוע מכני" w:date="2026-10-05T11:32:12Z">
        <w:r>
          <w:delText xml:space="preserve">ר''נ</w:delText>
        </w:r>
      </w:del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del w:id="10006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  <w:pPrChange w:id="9044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3" w:author="מנוע מכני" w:date="2026-10-05T11:32:12Z">
        <w:r>
          <w:rPr>
            <w:rtl/>
          </w:rPr>
          <w:t xml:space="preserve"> </w:t>
        </w:r>
      </w:ins>
      <w:del w:id="967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5" w:author="מנוע מכני" w:date="2026-10-05T11:32:12Z">
        <w:r>
          <w:rPr>
            <w:rtl/>
          </w:rPr>
          <w:t xml:space="preserve"> </w:t>
        </w:r>
      </w:ins>
      <w:del w:id="967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  <w:pPrChange w:id="9044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37" w:author="מנוע מכני" w:date="2026-10-05T11:32:12Z">
        <w:r>
          <w:rPr>
            <w:rtl/>
          </w:rPr>
          <w:t xml:space="preserve"> </w:t>
        </w:r>
      </w:ins>
      <w:del w:id="967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39" w:author="מנוע מכני" w:date="2026-10-05T11:32:12Z">
        <w:r>
          <w:rPr>
            <w:rtl/>
          </w:rPr>
          <w:t xml:space="preserve"> </w:t>
        </w:r>
      </w:ins>
      <w:del w:id="967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>
          <w:ins w:id="100068" w:author="מנוע מכני" w:date="2026-10-05T11:32:12Z"/>
        </w:rPr>
      </w:pPr>
      <w:del w:id="92731" w:author="מנוע מכני" w:date="2026-10-05T11:32:12Z">
        <w:r>
          <w:delText xml:space="preserve"> </w:delText>
        </w:r>
      </w:del>
      <w:r>
        <w:t xml:space="preserve">הריס? א</w:t>
      </w:r>
      <w:ins w:id="91911" w:author="מנוע מכני" w:date="2026-10-05T11:32:12Z">
        <w:r>
          <w:t xml:space="preserve">ר"פ</w:t>
        </w:r>
      </w:ins>
      <w:del w:id="91912" w:author="מנוע מכני" w:date="2026-10-05T11:32:12Z">
        <w:r w:rsidR="00BB34AE">
          <w:delText xml:space="preserve">ר''פ</w:delText>
        </w:r>
      </w:del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del w:id="100069" w:author="מנוע מכני" w:date="2026-10-05T11:32:12Z">
        <w:r>
          <w:rPr>
            <w:rtl/>
          </w:rPr>
          <w:delText xml:space="preserve"> </w:delText>
        </w:r>
      </w:del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del w:id="90168" w:author="מנוע עיצוב" w:date="2026-10-05T11:33:53Z"/>
          <w:rtl/>
        </w:rPr>
      </w:pPr>
      <w:del w:id="90165" w:author="מנוע עיצוב" w:date="2026-10-05T11:33:53Z">
        <w:r>
          <w:rPr>
            <w:rtl/>
          </w:rPr>
          <w:delText xml:space="preserve">•</w:delText>
        </w:r>
      </w:del>
      <w:ins w:id="96741" w:author="מנוע מכני" w:date="2026-10-05T11:32:12Z">
        <w:r>
          <w:rPr>
            <w:rtl/>
          </w:rPr>
          <w:t xml:space="preserve"> </w:t>
        </w:r>
      </w:ins>
      <w:del w:id="96742" w:author="מנוע מכני" w:date="2026-10-05T11:32:12Z">
        <w:r>
          <w:rPr>
            <w:rtl/>
          </w:rPr>
          <w:delText xml:space="preserve">  </w:delText>
        </w:r>
      </w:del>
      <w:del w:id="90166" w:author="מנוע עיצוב" w:date="2026-10-05T11:33:53Z">
        <w:r>
          <w:rPr>
            <w:rtl/>
          </w:rPr>
          <w:delText xml:space="preserve">•</w:delText>
        </w:r>
      </w:del>
      <w:ins w:id="96743" w:author="מנוע מכני" w:date="2026-10-05T11:32:12Z">
        <w:r>
          <w:rPr>
            <w:rtl/>
          </w:rPr>
          <w:t xml:space="preserve"> </w:t>
        </w:r>
      </w:ins>
      <w:del w:id="96744" w:author="מנוע מכני" w:date="2026-10-05T11:32:12Z">
        <w:r>
          <w:rPr>
            <w:rtl/>
          </w:rPr>
          <w:delText xml:space="preserve">  </w:delText>
        </w:r>
      </w:del>
      <w:del w:id="90167" w:author="מנוע עיצוב" w:date="2026-10-05T11:33:53Z">
        <w:r>
          <w:rPr>
            <w:rtl/>
          </w:rPr>
          <w:delText xml:space="preserve">•</w:delText>
        </w:r>
      </w:del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>
          <w:ins w:id="100070" w:author="מנוע מכני" w:date="2026-10-05T11:32:12Z"/>
        </w:rPr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del w:id="1000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>
          <w:ins w:id="100072" w:author="מנוע מכני" w:date="2026-10-05T11:32:12Z"/>
        </w:rPr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del w:id="1000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- בדוק לבן, הא - בדוק שחור, </w:t>
      </w:r>
    </w:p>
    <w:p>
      <w:pPr>
        <w:pStyle w:val="38"/>
        <w:rPr>
          <w:ins w:id="100074" w:author="מנוע מכני" w:date="2026-10-05T11:32:12Z"/>
        </w:rPr>
      </w:pPr>
      <w:r>
        <w:t>דא</w:t>
      </w:r>
      <w:r w:rsidR="00BB34AE">
        <w:t xml:space="preserve">רב</w:t>
      </w:r>
      <w:ins w:id="91913" w:author="מנוע מכני" w:date="2026-10-05T11:32:12Z">
        <w:r>
          <w:t xml:space="preserve">ב"ח</w:t>
        </w:r>
      </w:ins>
      <w:del w:id="91914" w:author="מנוע מכני" w:date="2026-10-05T11:32:12Z">
        <w:r w:rsidR="00BB34AE">
          <w:delText xml:space="preserve">ב''ח</w:delText>
        </w:r>
      </w:del>
      <w:r w:rsidR="00BB34AE">
        <w:t xml:space="preserve"> </w:t>
      </w:r>
      <w:r>
        <w:t xml:space="preserve">סח לי </w:t>
      </w:r>
      <w:r w:rsidR="00BB34AE">
        <w:t xml:space="preserve">ר</w:t>
      </w:r>
      <w:ins w:id="91915" w:author="מנוע מכני" w:date="2026-10-05T11:32:12Z">
        <w:r>
          <w:t xml:space="preserve">י"א</w:t>
        </w:r>
      </w:ins>
      <w:del w:id="91916" w:author="מנוע מכני" w:date="2026-10-05T11:32:12Z">
        <w:r w:rsidR="00BB34AE">
          <w:delText xml:space="preserve">י''א</w:delText>
        </w:r>
      </w:del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del w:id="1000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del w:id="90172" w:author="מנוע עיצוב" w:date="2026-10-05T11:33:53Z"/>
          <w:rtl/>
        </w:rPr>
      </w:pPr>
      <w:del w:id="90169" w:author="מנוע עיצוב" w:date="2026-10-05T11:33:53Z">
        <w:r>
          <w:rPr>
            <w:rtl/>
          </w:rPr>
          <w:delText xml:space="preserve">•</w:delText>
        </w:r>
      </w:del>
      <w:ins w:id="96745" w:author="מנוע מכני" w:date="2026-10-05T11:32:12Z">
        <w:r>
          <w:rPr>
            <w:rtl/>
          </w:rPr>
          <w:t xml:space="preserve"> </w:t>
        </w:r>
      </w:ins>
      <w:del w:id="96746" w:author="מנוע מכני" w:date="2026-10-05T11:32:12Z">
        <w:r>
          <w:rPr>
            <w:rtl/>
          </w:rPr>
          <w:delText xml:space="preserve">  </w:delText>
        </w:r>
      </w:del>
      <w:del w:id="90170" w:author="מנוע עיצוב" w:date="2026-10-05T11:33:53Z">
        <w:r>
          <w:rPr>
            <w:rtl/>
          </w:rPr>
          <w:delText xml:space="preserve">•</w:delText>
        </w:r>
      </w:del>
      <w:ins w:id="96747" w:author="מנוע מכני" w:date="2026-10-05T11:32:12Z">
        <w:r>
          <w:rPr>
            <w:rtl/>
          </w:rPr>
          <w:t xml:space="preserve"> </w:t>
        </w:r>
      </w:ins>
      <w:del w:id="96748" w:author="מנוע מכני" w:date="2026-10-05T11:32:12Z">
        <w:r>
          <w:rPr>
            <w:rtl/>
          </w:rPr>
          <w:delText xml:space="preserve">  </w:delText>
        </w:r>
      </w:del>
      <w:del w:id="90171" w:author="מנוע עיצוב" w:date="2026-10-05T11:33:53Z">
        <w:r>
          <w:rPr>
            <w:rtl/>
          </w:rPr>
          <w:delText xml:space="preserve">•</w:delText>
        </w:r>
      </w:del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>
          <w:ins w:id="100076" w:author="מנוע מכני" w:date="2026-10-05T11:32:12Z"/>
        </w:rPr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del w:id="1000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>
          <w:ins w:id="100846" w:author="מנוע מכני" w:date="2026-10-05T11:32:12Z"/>
        </w:rPr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del w:id="100847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ins w:id="91917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1918" w:author="מנוע מכני" w:date="2026-10-05T11:32:12Z">
        <w:r>
          <w:rPr>
            <w:rFonts w:hint="cs"/>
            <w:rtl/>
          </w:rPr>
          <w:delText xml:space="preserve">ב''ח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ins w:id="9191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20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</w:t>
      </w:r>
      <w:ins w:id="91921" w:author="מנוע מכני" w:date="2026-10-05T11:32:12Z">
        <w:r>
          <w:rPr>
            <w:rFonts w:hint="cs"/>
            <w:rtl/>
          </w:rPr>
          <w:t xml:space="preserve">ב"א</w:t>
        </w:r>
      </w:ins>
      <w:del w:id="91922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ins w:id="96749" w:author="מנוע מכני" w:date="2026-10-05T11:32:12Z">
        <w:r>
          <w:rPr>
            <w:rtl/>
          </w:rPr>
          <w:t xml:space="preserve">,</w:t>
        </w:r>
      </w:ins>
      <w:del w:id="96750" w:author="מנוע מכני" w:date="2026-10-05T11:32:12Z">
        <w:r w:rsidR="000B5F7F">
          <w:rPr>
            <w:rtl/>
          </w:rPr>
          <w:delText xml:space="preserve">;</w:delText>
        </w:r>
      </w:del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>
          <w:ins w:id="100078" w:author="מנוע מכני" w:date="2026-10-05T11:32:12Z"/>
        </w:rPr>
      </w:pPr>
      <w:r>
        <w:t xml:space="preserve">והאמר </w:t>
      </w:r>
      <w:ins w:id="91923" w:author="מנוע מכני" w:date="2026-10-05T11:32:12Z">
        <w:r>
          <w:t xml:space="preserve">ר"א</w:t>
        </w:r>
      </w:ins>
      <w:del w:id="91924" w:author="מנוע מכני" w:date="2026-10-05T11:32:12Z">
        <w:r>
          <w:delText xml:space="preserve">ר</w:delText>
        </w:r>
        <w:r w:rsidR="00BB34AE">
          <w:delText xml:space="preserve">'</w:delText>
        </w:r>
        <w:r>
          <w:delText xml:space="preserve">'</w:delText>
        </w:r>
        <w:r w:rsidR="00BB34AE">
          <w:delText xml:space="preserve">א</w:delText>
        </w:r>
      </w:del>
      <w:r w:rsidR="00BB34AE">
        <w:t xml:space="preserve"> מ</w:t>
      </w:r>
      <w:ins w:id="91925" w:author="מנוע מכני" w:date="2026-10-05T11:32:12Z">
        <w:r>
          <w:t xml:space="preserve">ר"ה</w:t>
        </w:r>
      </w:ins>
      <w:del w:id="91926" w:author="מנוע מכני" w:date="2026-10-05T11:32:12Z">
        <w:r w:rsidR="00BB34AE">
          <w:delText xml:space="preserve">ר''ה</w:delText>
        </w:r>
      </w:del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del w:id="1000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ins w:id="93899" w:author="מנוע מכני" w:date="2026-10-05T11:32:12Z">
        <w:r>
          <w:rPr>
            <w:rtl/>
          </w:rPr>
          <w:t xml:space="preserve">לא</w:t>
        </w:r>
      </w:ins>
      <w:del w:id="93900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ins w:id="98573" w:author="מנוע מכני" w:date="2026-10-05T11:32:12Z">
        <w:r>
          <w:rPr>
            <w:rtl/>
          </w:rPr>
          <w:t xml:space="preserve">הוא</w:t>
        </w:r>
      </w:ins>
      <w:del w:id="98574" w:author="מנוע מכני" w:date="2026-10-05T11:32:12Z">
        <w:r w:rsidR="00F63065">
          <w:rPr>
            <w:rtl/>
          </w:rPr>
          <w:delText xml:space="preserve">איהו</w:delText>
        </w:r>
      </w:del>
      <w:r w:rsidR="00F63065">
        <w:rPr>
          <w:rtl/>
        </w:rPr>
        <w:t xml:space="preserve"> </w:t>
      </w:r>
      <w:ins w:id="93897" w:author="מנוע מכני" w:date="2026-10-05T11:32:12Z">
        <w:r>
          <w:rPr>
            <w:rtl/>
          </w:rPr>
          <w:t xml:space="preserve">גם</w:t>
        </w:r>
      </w:ins>
      <w:del w:id="93898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מורה ובא </w:t>
      </w:r>
      <w:ins w:id="98151" w:author="מנוע מכני" w:date="2026-10-05T11:32:12Z">
        <w:r>
          <w:rPr>
            <w:rtl/>
          </w:rPr>
          <w:t xml:space="preserve">היה</w:t>
        </w:r>
      </w:ins>
      <w:del w:id="98152" w:author="מנוע מכני" w:date="2026-10-05T11:32:12Z">
        <w:r w:rsidR="00F63065">
          <w:rPr>
            <w:rtl/>
          </w:rPr>
          <w:delText xml:space="preserve">הוה</w:delText>
        </w:r>
      </w:del>
      <w:r w:rsidR="00F63065">
        <w:rPr>
          <w:rtl/>
        </w:rPr>
        <w:t xml:space="preserve"> </w:t>
      </w:r>
      <w:ins w:id="98571" w:author="מנוע מכני" w:date="2026-10-05T11:32:12Z">
        <w:r>
          <w:rPr>
            <w:rtl/>
          </w:rPr>
          <w:t xml:space="preserve">מתחילה</w:t>
        </w:r>
      </w:ins>
      <w:del w:id="98572" w:author="מנוע מכני" w:date="2026-10-05T11:32:12Z">
        <w:r w:rsidR="00F63065">
          <w:rPr>
            <w:rtl/>
          </w:rPr>
          <w:delText xml:space="preserve">מעיקרא</w:delText>
        </w:r>
      </w:del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del w:id="90176" w:author="מנוע עיצוב" w:date="2026-10-05T11:33:53Z"/>
          <w:rtl/>
        </w:rPr>
      </w:pPr>
      <w:del w:id="90173" w:author="מנוע עיצוב" w:date="2026-10-05T11:33:53Z">
        <w:r>
          <w:rPr>
            <w:rtl/>
          </w:rPr>
          <w:delText xml:space="preserve">•</w:delText>
        </w:r>
      </w:del>
      <w:ins w:id="96751" w:author="מנוע מכני" w:date="2026-10-05T11:32:12Z">
        <w:r>
          <w:rPr>
            <w:rtl/>
          </w:rPr>
          <w:t xml:space="preserve"> </w:t>
        </w:r>
      </w:ins>
      <w:del w:id="96752" w:author="מנוע מכני" w:date="2026-10-05T11:32:12Z">
        <w:r>
          <w:rPr>
            <w:rtl/>
          </w:rPr>
          <w:delText xml:space="preserve">  </w:delText>
        </w:r>
      </w:del>
      <w:del w:id="90174" w:author="מנוע עיצוב" w:date="2026-10-05T11:33:53Z">
        <w:r>
          <w:rPr>
            <w:rtl/>
          </w:rPr>
          <w:delText xml:space="preserve">•</w:delText>
        </w:r>
      </w:del>
      <w:ins w:id="96753" w:author="מנוע מכני" w:date="2026-10-05T11:32:12Z">
        <w:r>
          <w:rPr>
            <w:rtl/>
          </w:rPr>
          <w:t xml:space="preserve"> </w:t>
        </w:r>
      </w:ins>
      <w:del w:id="96754" w:author="מנוע מכני" w:date="2026-10-05T11:32:12Z">
        <w:r>
          <w:rPr>
            <w:rtl/>
          </w:rPr>
          <w:delText xml:space="preserve">  </w:delText>
        </w:r>
      </w:del>
      <w:del w:id="90175" w:author="מנוע עיצוב" w:date="2026-10-05T11:33:53Z">
        <w:r>
          <w:rPr>
            <w:rtl/>
          </w:rPr>
          <w:delText xml:space="preserve">•</w:delText>
        </w:r>
      </w:del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>
          <w:ins w:id="100080" w:author="מנוע מכני" w:date="2026-10-05T11:32:12Z"/>
        </w:rPr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del w:id="1000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ins w:id="9192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28" w:author="מנוע מכני" w:date="2026-10-05T11:32:12Z">
        <w:r w:rsidR="00563B81">
          <w:rPr>
            <w:rFonts w:hint="cs"/>
            <w:rtl/>
          </w:rPr>
          <w:delText xml:space="preserve">ר''מ</w:delText>
        </w:r>
      </w:del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>
          <w:ins w:id="100082" w:author="מנוע מכני" w:date="2026-10-05T11:32:12Z"/>
        </w:rPr>
      </w:pPr>
      <w:r>
        <w:t xml:space="preserve">ר' יוסי</w:t>
      </w:r>
      <w:del w:id="100938" w:author="מנוע מכני" w:date="2026-10-05T11:32:12Z">
        <w:r>
          <w:delText xml:space="preserve"> אומר</w:delText>
        </w:r>
      </w:del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del w:id="1000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>
          <w:ins w:id="100084" w:author="מנוע מכני" w:date="2026-10-05T11:32:12Z"/>
        </w:rPr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del w:id="100085" w:author="מנוע מכני" w:date="2026-10-05T11:32:12Z">
        <w:r>
          <w:rPr>
            <w:rtl/>
          </w:rPr>
          <w:delText xml:space="preserve"> </w:delText>
        </w:r>
      </w:del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>
          <w:ins w:id="100086" w:author="מנוע מכני" w:date="2026-10-05T11:32:12Z"/>
        </w:rPr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del w:id="10008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  <w:pPrChange w:id="9044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5" w:author="מנוע מכני" w:date="2026-10-05T11:32:12Z">
        <w:r>
          <w:rPr>
            <w:rtl/>
          </w:rPr>
          <w:t xml:space="preserve"> </w:t>
        </w:r>
      </w:ins>
      <w:del w:id="967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57" w:author="מנוע מכני" w:date="2026-10-05T11:32:12Z">
        <w:r>
          <w:rPr>
            <w:rtl/>
          </w:rPr>
          <w:t xml:space="preserve"> </w:t>
        </w:r>
      </w:ins>
      <w:del w:id="967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  <w:pPrChange w:id="9044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59" w:author="מנוע מכני" w:date="2026-10-05T11:32:12Z">
        <w:r>
          <w:rPr>
            <w:rtl/>
          </w:rPr>
          <w:t xml:space="preserve"> </w:t>
        </w:r>
      </w:ins>
      <w:del w:id="967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61" w:author="מנוע מכני" w:date="2026-10-05T11:32:12Z">
        <w:r>
          <w:rPr>
            <w:rtl/>
          </w:rPr>
          <w:t xml:space="preserve"> </w:t>
        </w:r>
      </w:ins>
      <w:del w:id="967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ins w:id="9192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1930" w:author="מנוע מכני" w:date="2026-10-05T11:32:12Z">
        <w:r w:rsidR="00B9629C">
          <w:rPr>
            <w:rFonts w:hint="cs"/>
            <w:rtl/>
          </w:rPr>
          <w:delText xml:space="preserve">ר''י</w:delText>
        </w:r>
      </w:del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ins w:id="91931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1932" w:author="מנוע מכני" w:date="2026-10-05T11:32:12Z">
        <w:r w:rsidR="00B9629C">
          <w:rPr>
            <w:rFonts w:hint="cs"/>
            <w:rtl/>
          </w:rPr>
          <w:delText xml:space="preserve">ר''מ</w:delText>
        </w:r>
      </w:del>
      <w:r w:rsidR="00B9629C">
        <w:rPr>
          <w:rFonts w:hint="cs"/>
          <w:rtl/>
        </w:rPr>
        <w:t xml:space="preserve">:</w:t>
      </w:r>
      <w:ins w:id="96763" w:author="מנוע מכני" w:date="2026-10-05T11:32:12Z">
        <w:r>
          <w:rPr>
            <w:rFonts w:hint="cs"/>
            <w:rtl/>
          </w:rPr>
          <w:t xml:space="preserve"> </w:t>
        </w:r>
      </w:ins>
      <w:del w:id="96764" w:author="מנוע מכני" w:date="2026-10-05T11:32:12Z">
        <w:r w:rsidR="00B9629C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ארבעים יום, ומים הקבועים - שמונים יום, </w:t>
      </w:r>
    </w:p>
    <w:p>
      <w:pPr>
        <w:pStyle w:val="38"/>
        <w:rPr>
          <w:ins w:id="100088" w:author="מנוע מכני" w:date="2026-10-05T11:32:12Z"/>
        </w:rPr>
      </w:pPr>
      <w:r>
        <w:lastRenderedPageBreak/>
        <w:t xml:space="preserve">ו</w:t>
      </w:r>
      <w:ins w:id="91933" w:author="מנוע מכני" w:date="2026-10-05T11:32:12Z">
        <w:r>
          <w:t xml:space="preserve">ר"י</w:t>
        </w:r>
      </w:ins>
      <w:del w:id="91934" w:author="מנוע מכני" w:date="2026-10-05T11:32:12Z">
        <w:r>
          <w:lastRenderedPageBreak/>
          <w:delText xml:space="preserve">ר</w:delText>
        </w:r>
        <w:r w:rsidR="00B9629C">
          <w:delText xml:space="preserve">''י</w:delText>
        </w:r>
      </w:del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del w:id="1000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del w:id="90627" w:author="מנוע עיצוב" w:date="2026-10-05T11:33:53Z"/>
          <w:rtl/>
        </w:rPr>
      </w:pPr>
    </w:p>
    <w:p>
      <w:pPr>
        <w:pStyle w:val="38"/>
        <w:rPr>
          <w:ins w:id="100090" w:author="מנוע מכני" w:date="2026-10-05T11:32:12Z"/>
        </w:rPr>
      </w:pPr>
      <w:r>
        <w:t xml:space="preserve">והא </w:t>
      </w:r>
      <w:ins w:id="93901" w:author="מנוע מכני" w:date="2026-10-05T11:32:12Z">
        <w:r>
          <w:t xml:space="preserve">שניהם</w:t>
        </w:r>
      </w:ins>
      <w:del w:id="93902" w:author="מנוע מכני" w:date="2026-10-05T11:32:12Z">
        <w:r>
          <w:delText xml:space="preserve">תרוייהו</w:delText>
        </w:r>
      </w:del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del w:id="1000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ins w:id="91935" w:author="מנוע מכני" w:date="2026-10-05T11:32:12Z">
        <w:r>
          <w:rPr>
            <w:rtl/>
          </w:rPr>
          <w:t xml:space="preserve">ה"ק</w:t>
        </w:r>
      </w:ins>
      <w:del w:id="91936" w:author="מנוע מכני" w:date="2026-10-05T11:32:12Z">
        <w:r>
          <w:rPr>
            <w:rtl/>
          </w:rPr>
          <w:delText xml:space="preserve">ה</w:delText>
        </w:r>
        <w:r w:rsidR="00563B81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ins w:id="93903" w:author="מנוע מכני" w:date="2026-10-05T11:32:12Z">
        <w:r>
          <w:rPr>
            <w:rtl/>
          </w:rPr>
          <w:t xml:space="preserve">גם</w:t>
        </w:r>
      </w:ins>
      <w:del w:id="939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ins w:id="91937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38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ins w:id="91939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1940" w:author="מנוע מכני" w:date="2026-10-05T11:32:12Z">
        <w:r w:rsidR="00B9629C">
          <w:rPr>
            <w:rFonts w:hint="cs"/>
            <w:rtl/>
          </w:rPr>
          <w:delText xml:space="preserve">ב''א</w:delText>
        </w:r>
      </w:del>
      <w:r>
        <w:rPr>
          <w:rtl/>
        </w:rPr>
        <w:t xml:space="preserve">: אדר וניסן - לח, אלול ותשרי - יבש! </w:t>
      </w:r>
    </w:p>
    <w:p>
      <w:pPr>
        <w:pStyle w:val="38"/>
        <w:rPr>
          <w:ins w:id="100092" w:author="מנוע מכני" w:date="2026-10-05T11:32:12Z"/>
        </w:rPr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del w:id="1000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del w:id="90628" w:author="מנוע עיצוב" w:date="2026-10-05T11:33:53Z"/>
          <w:rtl/>
        </w:rPr>
      </w:pPr>
    </w:p>
    <w:p>
      <w:pPr>
        <w:pStyle w:val="38"/>
        <w:rPr>
          <w:ins w:id="100094" w:author="מנוע מכני" w:date="2026-10-05T11:32:12Z"/>
        </w:rPr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del w:id="1000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>
          <w:ins w:id="100848" w:author="מנוע מכני" w:date="2026-10-05T11:32:12Z"/>
        </w:rPr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del w:id="10084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ins w:id="96765" w:author="מנוע מכני" w:date="2026-10-05T11:32:12Z">
        <w:r>
          <w:rPr>
            <w:rtl/>
          </w:rPr>
          <w:t xml:space="preserve">,</w:t>
        </w:r>
      </w:ins>
      <w:del w:id="96766" w:author="מנוע מכני" w:date="2026-10-05T11:32:12Z">
        <w:r w:rsidR="000B5F7F">
          <w:rPr>
            <w:rtl/>
          </w:rPr>
          <w:delText xml:space="preserve">;</w:delText>
        </w:r>
      </w:del>
    </w:p>
    <w:p w14:paraId="0F78FD23" w14:textId="77777777" w:rsidR="00B9629C" w:rsidRDefault="00F63065" w:rsidP="00F63065">
      <w:pPr>
        <w:rPr>
          <w:rtl/>
        </w:rPr>
      </w:pPr>
      <w:ins w:id="95227" w:author="מנוע מכני" w:date="2026-10-05T11:32:12Z">
        <w:r>
          <w:rPr>
            <w:rtl/>
          </w:rPr>
          <w:t xml:space="preserve">שמא</w:t>
        </w:r>
      </w:ins>
      <w:del w:id="95228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פירי דאלול ותשרי מאכילנא </w:t>
      </w:r>
      <w:ins w:id="95229" w:author="מנוע מכני" w:date="2026-10-05T11:32:12Z">
        <w:r>
          <w:rPr>
            <w:rtl/>
          </w:rPr>
          <w:t xml:space="preserve">לו</w:t>
        </w:r>
      </w:ins>
      <w:del w:id="952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ins w:id="9194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1942" w:author="מנוע מכני" w:date="2026-10-05T11:32:12Z">
        <w:r w:rsidR="00B9629C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ins w:id="91943" w:author="מנוע מכני" w:date="2026-10-05T11:32:12Z">
        <w:r>
          <w:rPr>
            <w:rStyle w:val="2fb"/>
            <w:rFonts w:hint="cs"/>
            <w:rtl/>
          </w:rPr>
          <w:t xml:space="preserve">ב"ע</w:t>
        </w:r>
      </w:ins>
      <w:del w:id="91944" w:author="מנוע מכני" w:date="2026-10-05T11:32:12Z">
        <w:r w:rsidR="00B9629C">
          <w:rPr>
            <w:rFonts w:hint="cs"/>
            <w:rtl/>
          </w:rPr>
          <w:delText xml:space="preserve">ב''ע</w:delText>
        </w:r>
      </w:del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del w:id="90629" w:author="מנוע עיצוב" w:date="2026-10-05T11:33:53Z"/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>
          <w:ins w:id="100096" w:author="מנוע מכני" w:date="2026-10-05T11:32:12Z"/>
        </w:rPr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del w:id="10009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ins w:id="91945" w:author="מנוע מכני" w:date="2026-10-05T11:32:12Z">
        <w:r>
          <w:rPr>
            <w:rFonts w:hint="cs"/>
            <w:rtl/>
          </w:rPr>
          <w:t xml:space="preserve">ת"ל</w:t>
        </w:r>
      </w:ins>
      <w:del w:id="91946" w:author="מנוע מכני" w:date="2026-10-05T11:32:12Z">
        <w:r w:rsidR="00B9629C">
          <w:rPr>
            <w:rFonts w:hint="cs"/>
            <w:rtl/>
          </w:rPr>
          <w:delText xml:space="preserve">ת''ל</w:delText>
        </w:r>
      </w:del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ins w:id="95231" w:author="מנוע מכני" w:date="2026-10-05T11:32:12Z">
        <w:r>
          <w:rPr>
            <w:rtl/>
          </w:rPr>
          <w:t xml:space="preserve">לו</w:t>
        </w:r>
      </w:ins>
      <w:del w:id="952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ins w:id="95235" w:author="מנוע מכני" w:date="2026-10-05T11:32:12Z">
        <w:r>
          <w:rPr>
            <w:rtl/>
          </w:rPr>
          <w:t xml:space="preserve">מה</w:t>
        </w:r>
      </w:ins>
      <w:del w:id="9523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קודם שתיה או לאחר שתיה? וקודם שתיה - ודאי מעלי </w:t>
      </w:r>
      <w:ins w:id="95233" w:author="מנוע מכני" w:date="2026-10-05T11:32:12Z">
        <w:r>
          <w:rPr>
            <w:rtl/>
          </w:rPr>
          <w:t xml:space="preserve">לו</w:t>
        </w:r>
      </w:ins>
      <w:del w:id="9523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ins w:id="95239" w:author="מנוע מכני" w:date="2026-10-05T11:32:12Z">
        <w:r>
          <w:rPr>
            <w:rtl/>
          </w:rPr>
          <w:t xml:space="preserve">מה</w:t>
        </w:r>
      </w:ins>
      <w:del w:id="9524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קשור או מותר? מותר - ודאי מעלי </w:t>
      </w:r>
      <w:ins w:id="95237" w:author="מנוע מכני" w:date="2026-10-05T11:32:12Z">
        <w:r>
          <w:rPr>
            <w:rtl/>
          </w:rPr>
          <w:t xml:space="preserve">לו</w:t>
        </w:r>
      </w:ins>
      <w:del w:id="9523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ins w:id="95241" w:author="מנוע מכני" w:date="2026-10-05T11:32:12Z">
        <w:r>
          <w:rPr>
            <w:rtl/>
          </w:rPr>
          <w:t xml:space="preserve">מה</w:t>
        </w:r>
      </w:ins>
      <w:del w:id="9524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ins w:id="95243" w:author="מנוע מכני" w:date="2026-10-05T11:32:12Z">
        <w:r>
          <w:rPr>
            <w:rtl/>
          </w:rPr>
          <w:t xml:space="preserve">לו</w:t>
        </w:r>
      </w:ins>
      <w:del w:id="952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לבדו </w:t>
      </w:r>
      <w:ins w:id="95245" w:author="מנוע מכני" w:date="2026-10-05T11:32:12Z">
        <w:r>
          <w:rPr>
            <w:rtl/>
          </w:rPr>
          <w:t xml:space="preserve">מה</w:t>
        </w:r>
      </w:ins>
      <w:del w:id="952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ins w:id="95247" w:author="מנוע מכני" w:date="2026-10-05T11:32:12Z">
        <w:r>
          <w:rPr>
            <w:rtl/>
          </w:rPr>
          <w:t xml:space="preserve">לו</w:t>
        </w:r>
      </w:ins>
      <w:del w:id="952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בעיר </w:t>
      </w:r>
      <w:ins w:id="95249" w:author="מנוע מכני" w:date="2026-10-05T11:32:12Z">
        <w:r>
          <w:rPr>
            <w:rtl/>
          </w:rPr>
          <w:t xml:space="preserve">מה</w:t>
        </w:r>
      </w:ins>
      <w:del w:id="95250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</w:p>
    <w:p>
      <w:pPr>
        <w:pStyle w:val="38"/>
        <w:rPr>
          <w:ins w:id="100098" w:author="מנוע מכני" w:date="2026-10-05T11:32:12Z"/>
        </w:rPr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del w:id="1000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תימצי לומר בשדה, גינה הסמוכה לעיר </w:t>
      </w:r>
      <w:ins w:id="95251" w:author="מנוע מכני" w:date="2026-10-05T11:32:12Z">
        <w:r>
          <w:rPr>
            <w:rtl/>
          </w:rPr>
          <w:t xml:space="preserve">מה</w:t>
        </w:r>
      </w:ins>
      <w:del w:id="9525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del w:id="90180" w:author="מנוע עיצוב" w:date="2026-10-05T11:33:53Z"/>
          <w:rtl/>
        </w:rPr>
      </w:pPr>
      <w:del w:id="90177" w:author="מנוע עיצוב" w:date="2026-10-05T11:33:53Z">
        <w:r>
          <w:rPr>
            <w:rtl/>
          </w:rPr>
          <w:delText xml:space="preserve">•</w:delText>
        </w:r>
      </w:del>
      <w:ins w:id="96767" w:author="מנוע מכני" w:date="2026-10-05T11:32:12Z">
        <w:r>
          <w:rPr>
            <w:rtl/>
          </w:rPr>
          <w:t xml:space="preserve"> </w:t>
        </w:r>
      </w:ins>
      <w:del w:id="96768" w:author="מנוע מכני" w:date="2026-10-05T11:32:12Z">
        <w:r>
          <w:rPr>
            <w:rtl/>
          </w:rPr>
          <w:delText xml:space="preserve">  </w:delText>
        </w:r>
      </w:del>
      <w:del w:id="90178" w:author="מנוע עיצוב" w:date="2026-10-05T11:33:53Z">
        <w:r>
          <w:rPr>
            <w:rtl/>
          </w:rPr>
          <w:delText xml:space="preserve">•</w:delText>
        </w:r>
      </w:del>
      <w:ins w:id="96769" w:author="מנוע מכני" w:date="2026-10-05T11:32:12Z">
        <w:r>
          <w:rPr>
            <w:rtl/>
          </w:rPr>
          <w:t xml:space="preserve"> </w:t>
        </w:r>
      </w:ins>
      <w:del w:id="96770" w:author="מנוע מכני" w:date="2026-10-05T11:32:12Z">
        <w:r>
          <w:rPr>
            <w:rtl/>
          </w:rPr>
          <w:delText xml:space="preserve">  </w:delText>
        </w:r>
      </w:del>
      <w:del w:id="90179" w:author="מנוע עיצוב" w:date="2026-10-05T11:33:53Z">
        <w:r>
          <w:rPr>
            <w:rtl/>
          </w:rPr>
          <w:delText xml:space="preserve">•</w:delText>
        </w:r>
      </w:del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>
          <w:ins w:id="100100" w:author="מנוע מכני" w:date="2026-10-05T11:32:12Z"/>
        </w:rPr>
      </w:pPr>
      <w:r>
        <w:t xml:space="preserve">ארנ</w:t>
      </w:r>
      <w:ins w:id="91947" w:author="מנוע מכני" w:date="2026-10-05T11:32:12Z">
        <w:r>
          <w:t xml:space="preserve">ב"י</w:t>
        </w:r>
      </w:ins>
      <w:del w:id="91948" w:author="מנוע מכני" w:date="2026-10-05T11:32:12Z">
        <w:r>
          <w:delText xml:space="preserve">ב''י</w:delText>
        </w:r>
      </w:del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del w:id="100101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>
          <w:ins w:id="100102" w:author="מנוע מכני" w:date="2026-10-05T11:32:12Z"/>
        </w:rPr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del w:id="100103" w:author="מנוע מכני" w:date="2026-10-05T11:32:12Z">
        <w:r w:rsidR="00DB741E">
          <w:rPr>
            <w:rtl/>
          </w:rPr>
          <w:delText xml:space="preserve"> </w:delText>
        </w:r>
      </w:del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>
          <w:ins w:id="100104" w:author="מנוע מכני" w:date="2026-10-05T11:32:12Z"/>
        </w:rPr>
      </w:pPr>
      <w:ins w:id="95255" w:author="מנוע מכני" w:date="2026-10-05T11:32:12Z">
        <w:r>
          <w:t xml:space="preserve">מה</w:t>
        </w:r>
      </w:ins>
      <w:del w:id="95256" w:author="מנוע מכני" w:date="2026-10-05T11:32:12Z">
        <w:r>
          <w:delText xml:space="preserve">מאי</w:delText>
        </w:r>
      </w:del>
      <w:r>
        <w:t xml:space="preserve">? קרי שמואל </w:t>
      </w:r>
      <w:ins w:id="95253" w:author="מנוע מכני" w:date="2026-10-05T11:32:12Z">
        <w:r>
          <w:t xml:space="preserve">עליו</w:t>
        </w:r>
      </w:ins>
      <w:del w:id="95254" w:author="מנוע מכני" w:date="2026-10-05T11:32:12Z">
        <w:r>
          <w:delText xml:space="preserve">עליה</w:delText>
        </w:r>
      </w:del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del w:id="1001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  <w:pPrChange w:id="9044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1" w:author="מנוע מכני" w:date="2026-10-05T11:32:12Z">
        <w:r>
          <w:rPr>
            <w:rtl/>
          </w:rPr>
          <w:t xml:space="preserve"> </w:t>
        </w:r>
      </w:ins>
      <w:del w:id="967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3" w:author="מנוע מכני" w:date="2026-10-05T11:32:12Z">
        <w:r>
          <w:rPr>
            <w:rtl/>
          </w:rPr>
          <w:t xml:space="preserve"> </w:t>
        </w:r>
      </w:ins>
      <w:del w:id="967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  <w:pPrChange w:id="9044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75" w:author="מנוע מכני" w:date="2026-10-05T11:32:12Z">
        <w:r>
          <w:rPr>
            <w:rtl/>
          </w:rPr>
          <w:t xml:space="preserve"> </w:t>
        </w:r>
      </w:ins>
      <w:del w:id="967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77" w:author="מנוע מכני" w:date="2026-10-05T11:32:12Z">
        <w:r>
          <w:rPr>
            <w:rtl/>
          </w:rPr>
          <w:t xml:space="preserve"> </w:t>
        </w:r>
      </w:ins>
      <w:del w:id="967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06" w:author="מנוע מכני" w:date="2026-10-05T11:32:12Z"/>
        </w:rPr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del w:id="1001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2911" w:author="מנוע מכני" w:date="2026-10-05T11:32:12Z">
        <w:r>
          <w:rPr>
            <w:rStyle w:val="2fb"/>
            <w:rtl/>
          </w:rPr>
          <w:t xml:space="preserve">ר"פ</w:t>
        </w:r>
      </w:ins>
      <w:del w:id="92912" w:author="מנוע מכני" w:date="2026-10-05T11:32:12Z">
        <w:r>
          <w:rPr>
            <w:rtl/>
          </w:rPr>
          <w:delText xml:space="preserve">רב פפא</w:delText>
        </w:r>
      </w:del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  <w:pPrChange w:id="90448" w:author="מנוע עיצוב" w:date="2026-10-05T11:33:53Z">
          <w:pPr>
            <w:jc w:val="center"/>
          </w:pPr>
        </w:pPrChange>
      </w:pPr>
      <w:del w:id="92732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779" w:author="מנוע מכני" w:date="2026-10-05T11:32:12Z">
        <w:r>
          <w:rPr>
            <w:rtl/>
          </w:rPr>
          <w:t xml:space="preserve"> </w:t>
        </w:r>
      </w:ins>
      <w:del w:id="9678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781" w:author="מנוע מכני" w:date="2026-10-05T11:32:12Z">
        <w:r>
          <w:rPr>
            <w:rtl/>
          </w:rPr>
          <w:t xml:space="preserve"> </w:t>
        </w:r>
      </w:ins>
      <w:del w:id="9678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ins w:id="91949" w:author="מנוע מכני" w:date="2026-10-05T11:32:12Z">
        <w:r>
          <w:rPr>
            <w:rFonts w:hint="cs"/>
            <w:rtl/>
          </w:rPr>
          <w:t xml:space="preserve">ר"ח</w:t>
        </w:r>
      </w:ins>
      <w:del w:id="91950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  <w:pPrChange w:id="9044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83" w:author="מנוע מכני" w:date="2026-10-05T11:32:12Z">
        <w:r>
          <w:rPr>
            <w:rtl/>
          </w:rPr>
          <w:t xml:space="preserve"> </w:t>
        </w:r>
      </w:ins>
      <w:del w:id="967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85" w:author="מנוע מכני" w:date="2026-10-05T11:32:12Z">
        <w:r>
          <w:rPr>
            <w:rtl/>
          </w:rPr>
          <w:t xml:space="preserve"> </w:t>
        </w:r>
      </w:ins>
      <w:del w:id="967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ins w:id="9195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ב"ק</w:t>
        </w:r>
      </w:ins>
      <w:del w:id="91952" w:author="מנוע מכני" w:date="2026-10-05T11:32:12Z">
        <w:r w:rsidR="00EB3012" w:rsidRPr="00D0302C">
          <w:rPr>
            <w:rFonts w:hint="cs"/>
            <w:b/>
            <w:bCs/>
            <w:rtl/>
          </w:rPr>
          <w:delText xml:space="preserve">ב''ק</w:delText>
        </w:r>
      </w:del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שחטינן אבל מיפסל </w:t>
      </w:r>
    </w:p>
    <w:p>
      <w:pPr>
        <w:pStyle w:val="38"/>
        <w:rPr>
          <w:ins w:id="100108" w:author="מנוע מכני" w:date="2026-10-05T11:32:12Z"/>
        </w:rPr>
      </w:pPr>
      <w:r w:rsidRPr="007A0C14">
        <w:t xml:space="preserve">רח</w:t>
      </w:r>
      <w:ins w:id="91953" w:author="מנוע מכני" w:date="2026-10-05T11:32:12Z">
        <w:r>
          <w:t xml:space="preserve">ב"א</w:t>
        </w:r>
      </w:ins>
      <w:del w:id="91954" w:author="מנוע מכני" w:date="2026-10-05T11:32:12Z">
        <w:r w:rsidRPr="007A0C14">
          <w:delText xml:space="preserve">ב''א</w:delText>
        </w:r>
      </w:del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del w:id="10010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del w:id="90630" w:author="מנוע עיצוב" w:date="2026-10-05T11:33:53Z"/>
          <w:rtl/>
        </w:rPr>
      </w:pPr>
    </w:p>
    <w:p>
      <w:pPr>
        <w:pStyle w:val="38"/>
        <w:rPr>
          <w:ins w:id="100110" w:author="מנוע מכני" w:date="2026-10-05T11:32:12Z"/>
        </w:rPr>
      </w:pPr>
      <w:r w:rsidRPr="00245C3E">
        <w:t>בעי ר</w:t>
      </w:r>
      <w:r w:rsidR="001D6140" w:rsidRPr="00245C3E">
        <w:t xml:space="preserve">א</w:t>
      </w:r>
      <w:ins w:id="91955" w:author="מנוע מכני" w:date="2026-10-05T11:32:12Z">
        <w:r>
          <w:t xml:space="preserve">ב"א</w:t>
        </w:r>
      </w:ins>
      <w:del w:id="91956" w:author="מנוע מכני" w:date="2026-10-05T11:32:12Z">
        <w:r w:rsidR="001D6140" w:rsidRPr="00245C3E">
          <w:delText xml:space="preserve">ב''א</w:delText>
        </w:r>
      </w:del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del w:id="1001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ins w:id="95257" w:author="מנוע מכני" w:date="2026-10-05T11:32:12Z">
        <w:r>
          <w:rPr>
            <w:rtl/>
          </w:rPr>
          <w:t xml:space="preserve">למה</w:t>
        </w:r>
      </w:ins>
      <w:del w:id="95258" w:author="מנוע מכני" w:date="2026-10-05T11:32:12Z">
        <w:r>
          <w:rPr>
            <w:rtl/>
          </w:rPr>
          <w:delText xml:space="preserve">למאי</w:delText>
        </w:r>
      </w:del>
      <w:r>
        <w:rPr>
          <w:rtl/>
        </w:rPr>
        <w:t xml:space="preserve">? </w:t>
      </w:r>
      <w:ins w:id="97927" w:author="מנוע מכני" w:date="2026-10-05T11:32:12Z">
        <w:r>
          <w:rPr>
            <w:rtl/>
          </w:rPr>
          <w:t xml:space="preserve">אם </w:t>
        </w:r>
      </w:ins>
      <w:del w:id="9792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לבכור - פסח או עור כתיב, </w:t>
      </w:r>
      <w:ins w:id="97929" w:author="מנוע מכני" w:date="2026-10-05T11:32:12Z">
        <w:r>
          <w:rPr>
            <w:rtl/>
          </w:rPr>
          <w:t xml:space="preserve">אם </w:t>
        </w:r>
      </w:ins>
      <w:del w:id="97930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ins w:id="98575" w:author="מנוע מכני" w:date="2026-10-05T11:32:12Z">
        <w:r>
          <w:rPr>
            <w:b/>
            <w:bCs/>
            <w:rtl/>
          </w:rPr>
          <w:t xml:space="preserve">צריכה</w:t>
        </w:r>
      </w:ins>
      <w:del w:id="98576" w:author="מנוע מכני" w:date="2026-10-05T11:32:12Z">
        <w:r w:rsidRPr="00C5567C">
          <w:rPr>
            <w:b/>
            <w:bCs/>
            <w:rtl/>
          </w:rPr>
          <w:delText xml:space="preserve">מיבעיא</w:delText>
        </w:r>
      </w:del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ins w:id="95261" w:author="מנוע מכני" w:date="2026-10-05T11:32:12Z">
        <w:r>
          <w:rPr>
            <w:rtl/>
          </w:rPr>
          <w:t xml:space="preserve">מה</w:t>
        </w:r>
      </w:ins>
      <w:del w:id="95262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259" w:author="מנוע מכני" w:date="2026-10-05T11:32:12Z">
        <w:r>
          <w:rPr>
            <w:rtl/>
          </w:rPr>
          <w:t xml:space="preserve">התורה</w:t>
        </w:r>
      </w:ins>
      <w:del w:id="9526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>
          <w:ins w:id="100112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del w:id="10011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>
          <w:ins w:id="100114" w:author="מנוע מכני" w:date="2026-10-05T11:32:12Z"/>
        </w:rPr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del w:id="100115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ואת שתי הכליות</w:t>
      </w:r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>
          <w:ins w:id="100116" w:author="מנוע מכני" w:date="2026-10-05T11:32:12Z"/>
        </w:rPr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del w:id="100117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יסירנה</w:t>
      </w:r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ins w:id="98195" w:author="מנוע מכני" w:date="2026-10-05T11:32:12Z">
        <w:r>
          <w:rPr>
            <w:rtl/>
          </w:rPr>
          <w:t xml:space="preserve">דלכ"ע</w:t>
        </w:r>
      </w:ins>
      <w:del w:id="98196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אין בריה באחת, </w:t>
      </w:r>
      <w:ins w:id="93905" w:author="מנוע מכני" w:date="2026-10-05T11:32:12Z">
        <w:r>
          <w:rPr>
            <w:rtl/>
          </w:rPr>
          <w:t xml:space="preserve">שהרי</w:t>
        </w:r>
      </w:ins>
      <w:del w:id="9390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מיחסר חסר, </w:t>
      </w:r>
    </w:p>
    <w:p>
      <w:pPr>
        <w:pStyle w:val="38"/>
        <w:rPr>
          <w:ins w:id="100850" w:author="מנוע מכני" w:date="2026-10-05T11:32:12Z"/>
        </w:rPr>
      </w:pPr>
      <w:r>
        <w:t xml:space="preserve">לימא </w:t>
      </w:r>
      <w:ins w:id="98155" w:author="מנוע מכני" w:date="2026-10-05T11:32:12Z">
        <w:r>
          <w:t xml:space="preserve">בזה</w:t>
        </w:r>
      </w:ins>
      <w:del w:id="98156" w:author="מנוע מכני" w:date="2026-10-05T11:32:12Z">
        <w:r>
          <w:delText xml:space="preserve">בהא</w:delText>
        </w:r>
      </w:del>
      <w:r>
        <w:t xml:space="preserve"> </w:t>
      </w:r>
      <w:ins w:id="98153" w:author="מנוע מכני" w:date="2026-10-05T11:32:12Z">
        <w:r>
          <w:t xml:space="preserve">חלקו</w:t>
        </w:r>
      </w:ins>
      <w:del w:id="98154" w:author="מנוע מכני" w:date="2026-10-05T11:32:12Z">
        <w:r>
          <w:delText xml:space="preserve">קמיפלגי</w:delText>
        </w:r>
      </w:del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del w:id="1008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>
          <w:ins w:id="100118" w:author="מנוע מכני" w:date="2026-10-05T11:32:12Z"/>
        </w:rPr>
      </w:pPr>
      <w:r w:rsidRPr="00C5567C">
        <w:t xml:space="preserve">ארח</w:t>
      </w:r>
      <w:ins w:id="91957" w:author="מנוע מכני" w:date="2026-10-05T11:32:12Z">
        <w:r>
          <w:t xml:space="preserve">ב"י</w:t>
        </w:r>
      </w:ins>
      <w:del w:id="91958" w:author="מנוע מכני" w:date="2026-10-05T11:32:12Z">
        <w:r w:rsidRPr="00C5567C">
          <w:delText xml:space="preserve">ב''י</w:delText>
        </w:r>
      </w:del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del w:id="100119" w:author="מנוע מכני" w:date="2026-10-05T11:32:12Z">
        <w:r w:rsidR="00F63065" w:rsidRPr="00C5567C">
          <w:rPr>
            <w:rtl/>
          </w:rPr>
          <w:delText xml:space="preserve"> </w:delText>
        </w:r>
      </w:del>
      <w:ins w:id="98197" w:author="מנוע מכני" w:date="2026-10-05T11:32:12Z">
        <w:r>
          <w:rPr>
            <w:rtl/>
          </w:rPr>
          <w:t xml:space="preserve">דלכ"ע</w:t>
        </w:r>
      </w:ins>
      <w:del w:id="98198" w:author="מנוע מכני" w:date="2026-10-05T11:32:12Z">
        <w:r w:rsidR="00F63065" w:rsidRPr="00C5567C">
          <w:rPr>
            <w:rtl/>
          </w:rPr>
          <w:delText xml:space="preserve">דכ"ע</w:delText>
        </w:r>
      </w:del>
      <w:r w:rsidR="00F63065" w:rsidRPr="00C5567C">
        <w:rPr>
          <w:rtl/>
        </w:rPr>
        <w:t xml:space="preserve"> יש בריה באחת, וחסרון מבפנים - שמיה חסרון</w:t>
      </w:r>
      <w:ins w:id="96787" w:author="מנוע מכני" w:date="2026-10-05T11:32:12Z">
        <w:r>
          <w:rPr>
            <w:rtl/>
          </w:rPr>
          <w:t xml:space="preserve">,</w:t>
        </w:r>
      </w:ins>
      <w:del w:id="96788" w:author="מנוע מכני" w:date="2026-10-05T11:32:12Z">
        <w:r w:rsidR="000B5F7F" w:rsidRPr="00C5567C">
          <w:rPr>
            <w:rtl/>
          </w:rPr>
          <w:delText xml:space="preserve">;</w:delText>
        </w:r>
      </w:del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33" w:author="מנוע מכני" w:date="2026-10-05T11:32:12Z">
        <w:r>
          <w:rPr>
            <w:rFonts w:hint="cs"/>
            <w:rtl/>
          </w:rPr>
          <w:delText xml:space="preserve">   </w:delText>
        </w:r>
      </w:del>
      <w:r w:rsidR="00F63065">
        <w:rPr>
          <w:rtl/>
        </w:rPr>
        <w:t xml:space="preserve">ולא </w:t>
      </w:r>
      <w:ins w:id="97603" w:author="מנוע מכני" w:date="2026-10-05T11:32:12Z">
        <w:r>
          <w:rPr>
            <w:rtl/>
          </w:rPr>
          <w:t xml:space="preserve">קשה</w:t>
        </w:r>
      </w:ins>
      <w:del w:id="97604" w:author="מנוע מכני" w:date="2026-10-05T11:32:12Z">
        <w:r w:rsidR="00F63065">
          <w:rPr>
            <w:rtl/>
          </w:rPr>
          <w:delText xml:space="preserve">קשיא</w:delText>
        </w:r>
      </w:del>
      <w:r w:rsidR="00F63065">
        <w:rPr>
          <w:rtl/>
        </w:rPr>
        <w:t xml:space="preserve">, כאן - כשנבראה בשתים וחסרו, כאן - כשנבראה באחת </w:t>
      </w:r>
      <w:ins w:id="98577" w:author="מנוע מכני" w:date="2026-10-05T11:32:12Z">
        <w:r>
          <w:rPr>
            <w:rtl/>
          </w:rPr>
          <w:t xml:space="preserve">מתחילה</w:t>
        </w:r>
      </w:ins>
      <w:del w:id="98578" w:author="מנוע מכני" w:date="2026-10-05T11:32:12Z">
        <w:r w:rsidR="00F63065">
          <w:rPr>
            <w:rtl/>
          </w:rPr>
          <w:delText xml:space="preserve">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120" w:author="מנוע מכני" w:date="2026-10-05T11:32:12Z"/>
        </w:rPr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del w:id="100121" w:author="מנוע מכני" w:date="2026-10-05T11:32:12Z">
        <w:r w:rsidR="00C5567C">
          <w:rPr>
            <w:rFonts w:hint="cs"/>
            <w:rtl/>
          </w:rPr>
          <w:delText xml:space="preserve"> </w:delText>
        </w:r>
      </w:del>
      <w:ins w:id="93907" w:author="מנוע מכני" w:date="2026-10-05T11:32:12Z">
        <w:r>
          <w:rPr>
            <w:rFonts w:hint="cs"/>
            <w:rtl/>
          </w:rPr>
          <w:t xml:space="preserve">שהרי</w:t>
        </w:r>
      </w:ins>
      <w:del w:id="93908" w:author="מנוע מכני" w:date="2026-10-05T11:32:12Z">
        <w:r w:rsidR="00C5567C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הא</w:delText>
        </w:r>
      </w:del>
      <w:r>
        <w:rPr>
          <w:rtl/>
        </w:rPr>
        <w:t xml:space="preserve"> דומיא דשלש קתני, מה שלש - </w:t>
      </w:r>
      <w:ins w:id="98579" w:author="מנוע מכני" w:date="2026-10-05T11:32:12Z">
        <w:r>
          <w:rPr>
            <w:rtl/>
          </w:rPr>
          <w:t xml:space="preserve">מתחילה</w:t>
        </w:r>
      </w:ins>
      <w:del w:id="98580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, אף אחת </w:t>
      </w:r>
      <w:ins w:id="98581" w:author="מנוע מכני" w:date="2026-10-05T11:32:12Z">
        <w:r>
          <w:rPr>
            <w:rtl/>
          </w:rPr>
          <w:t xml:space="preserve">מתחילה</w:t>
        </w:r>
      </w:ins>
      <w:del w:id="98582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!</w:t>
      </w:r>
    </w:p>
    <w:p>
      <w:pPr>
        <w:pStyle w:val="38"/>
        <w:rPr>
          <w:ins w:id="100122" w:author="מנוע מכני" w:date="2026-10-05T11:32:12Z"/>
        </w:rPr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del w:id="100123" w:author="מנוע מכני" w:date="2026-10-05T11:32:12Z">
        <w:r>
          <w:rPr>
            <w:rtl/>
          </w:rPr>
          <w:delText xml:space="preserve"> </w:delText>
        </w:r>
      </w:del>
      <w:ins w:id="93909" w:author="מנוע מכני" w:date="2026-10-05T11:32:12Z">
        <w:r>
          <w:rPr>
            <w:rtl/>
          </w:rPr>
          <w:t xml:space="preserve">כאן</w:t>
        </w:r>
      </w:ins>
      <w:del w:id="93910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ביש בריה </w:t>
      </w:r>
      <w:ins w:id="98583" w:author="מנוע מכני" w:date="2026-10-05T11:32:12Z">
        <w:r>
          <w:rPr>
            <w:rtl/>
          </w:rPr>
          <w:t xml:space="preserve">מתחילה</w:t>
        </w:r>
      </w:ins>
      <w:del w:id="98584" w:author="מנוע מכני" w:date="2026-10-05T11:32:12Z">
        <w:r>
          <w:rPr>
            <w:rtl/>
          </w:rPr>
          <w:delText xml:space="preserve">מעיקרא</w:delText>
        </w:r>
      </w:del>
      <w:r>
        <w:rPr>
          <w:rtl/>
        </w:rPr>
        <w:t xml:space="preserve"> </w:t>
      </w:r>
      <w:ins w:id="98157" w:author="מנוע מכני" w:date="2026-10-05T11:32:12Z">
        <w:r>
          <w:rPr>
            <w:rtl/>
          </w:rPr>
          <w:t xml:space="preserve">חלקו</w:t>
        </w:r>
      </w:ins>
      <w:del w:id="98158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ins w:id="95799" w:author="מנוע מכני" w:date="2026-10-05T11:32:12Z">
        <w:r>
          <w:rPr>
            <w:rtl/>
          </w:rPr>
          <w:t xml:space="preserve">מ"ד</w:t>
        </w:r>
      </w:ins>
      <w:del w:id="9580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del w:id="90631" w:author="מנוע עיצוב" w:date="2026-10-05T11:33:53Z"/>
          <w:rtl/>
        </w:rPr>
      </w:pPr>
    </w:p>
    <w:p>
      <w:pPr>
        <w:pStyle w:val="38"/>
        <w:rPr>
          <w:ins w:id="100124" w:author="מנוע מכני" w:date="2026-10-05T11:32:12Z"/>
        </w:rPr>
      </w:pPr>
      <w:r>
        <w:t>ור</w:t>
      </w:r>
      <w:ins w:id="91959" w:author="מנוע מכני" w:date="2026-10-05T11:32:12Z">
        <w:r>
          <w:t xml:space="preserve">י"ו</w:t>
        </w:r>
      </w:ins>
      <w:del w:id="91960" w:author="מנוע מכני" w:date="2026-10-05T11:32:12Z">
        <w:r w:rsidR="001D6140">
          <w:delText xml:space="preserve">י''ו</w:delText>
        </w:r>
      </w:del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del w:id="1001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1961" w:author="מנוע מכני" w:date="2026-10-05T11:32:12Z">
        <w:r>
          <w:rPr>
            <w:rtl/>
          </w:rPr>
          <w:t xml:space="preserve">ו"ע</w:t>
        </w:r>
      </w:ins>
      <w:del w:id="91962" w:author="מנוע מכני" w:date="2026-10-05T11:32:12Z">
        <w:r>
          <w:rPr>
            <w:rtl/>
          </w:rPr>
          <w:delText xml:space="preserve">ו</w:delText>
        </w:r>
        <w:r w:rsidR="001D6140">
          <w:rPr>
            <w:rFonts w:hint="cs"/>
            <w:rtl/>
          </w:rPr>
          <w:delText xml:space="preserve">''ע</w:delText>
        </w:r>
      </w:del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ins w:id="96789" w:author="מנוע מכני" w:date="2026-10-05T11:32:12Z">
        <w:r>
          <w:rPr>
            <w:rtl/>
          </w:rPr>
          <w:t xml:space="preserve">,</w:t>
        </w:r>
      </w:ins>
      <w:del w:id="96790" w:author="מנוע מכני" w:date="2026-10-05T11:32:12Z">
        <w:r w:rsidR="000B5F7F">
          <w:rPr>
            <w:rtl/>
          </w:rPr>
          <w:delText xml:space="preserve">;</w:delText>
        </w:r>
      </w:del>
      <w:ins w:id="96791" w:author="מנוע מכני" w:date="2026-10-05T11:32:12Z">
        <w:r>
          <w:rPr>
            <w:rFonts w:hint="cs"/>
            <w:rtl/>
          </w:rPr>
          <w:t xml:space="preserve"> </w:t>
        </w:r>
      </w:ins>
      <w:del w:id="96792" w:author="מנוע מכני" w:date="2026-10-05T11:32:12Z">
        <w:r w:rsidR="007A0C14">
          <w:rPr>
            <w:rFonts w:hint="cs"/>
            <w:rtl/>
          </w:rPr>
          <w:delText xml:space="preserve">  </w:delText>
        </w:r>
      </w:del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>
          <w:ins w:id="100126" w:author="מנוע מכני" w:date="2026-10-05T11:32:12Z"/>
        </w:rPr>
      </w:pPr>
      <w:r>
        <w:t xml:space="preserve">והא</w:t>
      </w:r>
      <w:ins w:id="91963" w:author="מנוע מכני" w:date="2026-10-05T11:32:12Z">
        <w:r>
          <w:t xml:space="preserve">ר"ז</w:t>
        </w:r>
      </w:ins>
      <w:del w:id="91964" w:author="מנוע מכני" w:date="2026-10-05T11:32:12Z">
        <w:r>
          <w:delText xml:space="preserve">ר''ז</w:delText>
        </w:r>
      </w:del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del w:id="10012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r w:rsidR="00F63065">
        <w:rPr>
          <w:rtl/>
        </w:rPr>
        <w:t xml:space="preserve"> ולקח מדם הפר</w:t>
      </w:r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>
          <w:ins w:id="100128" w:author="מנוע מכני" w:date="2026-10-05T11:32:12Z"/>
        </w:rPr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del w:id="100129" w:author="מנוע מכני" w:date="2026-10-05T11:32:12Z">
        <w:r>
          <w:rPr>
            <w:rtl/>
          </w:rPr>
          <w:delText xml:space="preserve"> </w:delText>
        </w:r>
      </w:del>
      <w:r w:rsidR="007A0C14">
        <w:rPr>
          <w:rFonts w:hint="cs"/>
          <w:rtl/>
        </w:rPr>
        <w:t>'</w:t>
      </w:r>
      <w:r>
        <w:rPr>
          <w:rtl/>
        </w:rPr>
        <w:t>שה תמים זכר בן שנה יהיה לכם</w:t>
      </w:r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r>
        <w:rPr>
          <w:rtl/>
        </w:rPr>
        <w:t>יהיה</w:t>
      </w:r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del w:id="90632" w:author="מנוע עיצוב" w:date="2026-10-05T11:33:53Z"/>
          <w:rtl/>
        </w:rPr>
      </w:pPr>
    </w:p>
    <w:p>
      <w:pPr>
        <w:pStyle w:val="38"/>
        <w:rPr>
          <w:ins w:id="100130" w:author="מנוע מכני" w:date="2026-10-05T11:32:12Z"/>
        </w:rPr>
      </w:pPr>
      <w:r>
        <w:t>ה</w:t>
      </w:r>
      <w:ins w:id="91965" w:author="מנוע מכני" w:date="2026-10-05T11:32:12Z">
        <w:r>
          <w:t xml:space="preserve">נ"מ</w:t>
        </w:r>
      </w:ins>
      <w:del w:id="91966" w:author="מנוע מכני" w:date="2026-10-05T11:32:12Z">
        <w:r w:rsidR="007A0C14">
          <w:delText xml:space="preserve">נ''מ</w:delText>
        </w:r>
      </w:del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del w:id="100939" w:author="מנוע מכני" w:date="2026-10-05T11:32:12Z">
        <w:r>
          <w:delText xml:space="preserve"> אומר</w:delText>
        </w:r>
      </w:del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del w:id="1001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ins w:id="91967" w:author="מנוע מכני" w:date="2026-10-05T11:32:12Z">
        <w:r>
          <w:rPr>
            <w:b/>
            <w:bCs/>
            <w:rtl/>
          </w:rPr>
          <w:t xml:space="preserve">ש"מ</w:t>
        </w:r>
      </w:ins>
      <w:del w:id="91968" w:author="מנוע מכני" w:date="2026-10-05T11:32:12Z">
        <w:r w:rsidRPr="007A0C14">
          <w:rPr>
            <w:b/>
            <w:bCs/>
            <w:rtl/>
          </w:rPr>
          <w:delText xml:space="preserve">ש</w:delText>
        </w:r>
        <w:r w:rsidR="007A0C14" w:rsidRPr="007A0C14">
          <w:rPr>
            <w:rFonts w:hint="cs"/>
            <w:b/>
            <w:bCs/>
            <w:rtl/>
          </w:rPr>
          <w:delText xml:space="preserve">''</w:delText>
        </w:r>
        <w:r w:rsidRPr="007A0C14">
          <w:rPr>
            <w:b/>
            <w:bCs/>
            <w:rtl/>
          </w:rPr>
          <w:delText xml:space="preserve">מ</w:delText>
        </w:r>
      </w:del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ins w:id="93911" w:author="מנוע מכני" w:date="2026-10-05T11:32:12Z">
        <w:r>
          <w:rPr>
            <w:rtl/>
          </w:rPr>
          <w:t xml:space="preserve">יש</w:t>
        </w:r>
      </w:ins>
      <w:del w:id="93912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263" w:author="מנוע מכני" w:date="2026-10-05T11:32:12Z">
        <w:r>
          <w:rPr>
            <w:rtl/>
          </w:rPr>
          <w:t xml:space="preserve">כלום</w:t>
        </w:r>
      </w:ins>
      <w:del w:id="95264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del w:id="90633" w:author="מנוע עיצוב" w:date="2026-10-05T11:33:53Z"/>
          <w:rtl/>
        </w:rPr>
      </w:pPr>
    </w:p>
    <w:p>
      <w:pPr>
        <w:pStyle w:val="38"/>
        <w:rPr>
          <w:ins w:id="100132" w:author="מנוע מכני" w:date="2026-10-05T11:32:12Z"/>
        </w:rPr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del w:id="1001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>
          <w:ins w:id="100134" w:author="מנוע מכני" w:date="2026-10-05T11:32:12Z"/>
        </w:rPr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del w:id="1001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ומעוך וכתות ונתוק וכרות - כולן בביצים, דברי </w:t>
      </w:r>
      <w:ins w:id="92913" w:author="מנוע מכני" w:date="2026-10-05T11:32:12Z">
        <w:r>
          <w:rPr>
            <w:rStyle w:val="2fb"/>
            <w:rtl/>
          </w:rPr>
          <w:t xml:space="preserve">ר"י</w:t>
        </w:r>
      </w:ins>
      <w:del w:id="92914" w:author="מנוע מכני" w:date="2026-10-05T11:32:12Z">
        <w:r>
          <w:rPr>
            <w:rtl/>
          </w:rPr>
          <w:delText xml:space="preserve">רבי יהודה</w:delText>
        </w:r>
      </w:del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>
          <w:ins w:id="100136" w:author="מנוע מכני" w:date="2026-10-05T11:32:12Z"/>
        </w:rPr>
      </w:pPr>
      <w:ins w:id="92915" w:author="מנוע מכני" w:date="2026-10-05T11:32:12Z">
        <w:r>
          <w:t xml:space="preserve">ר"א</w:t>
        </w:r>
      </w:ins>
      <w:del w:id="92916" w:author="מנוע מכני" w:date="2026-10-05T11:32:12Z">
        <w:r>
          <w:delText xml:space="preserve">רבי אליעזר</w:delText>
        </w:r>
      </w:del>
      <w:r>
        <w:t xml:space="preserve"> בן יעקב</w:t>
      </w:r>
      <w:del w:id="100940" w:author="מנוע מכני" w:date="2026-10-05T11:32:12Z">
        <w:r>
          <w:delText xml:space="preserve"> אומר</w:delText>
        </w:r>
      </w:del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del w:id="1001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כולן בגיד, </w:t>
      </w:r>
    </w:p>
    <w:p>
      <w:pPr>
        <w:pStyle w:val="38"/>
        <w:rPr>
          <w:ins w:id="100138" w:author="מנוע מכני" w:date="2026-10-05T11:32:12Z"/>
        </w:rPr>
      </w:pPr>
      <w:r>
        <w:t xml:space="preserve">רבי יוסי</w:t>
      </w:r>
      <w:del w:id="100941" w:author="מנוע מכני" w:date="2026-10-05T11:32:12Z">
        <w:r>
          <w:delText xml:space="preserve"> אומר</w:delText>
        </w:r>
      </w:del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del w:id="1001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>
          <w:ins w:id="100140" w:author="מנוע מכני" w:date="2026-10-05T11:32:12Z"/>
        </w:rPr>
      </w:pPr>
      <w:r>
        <w:t xml:space="preserve">ו</w:t>
      </w:r>
      <w:ins w:id="91969" w:author="מנוע מכני" w:date="2026-10-05T11:32:12Z">
        <w:r>
          <w:t xml:space="preserve">א"א</w:t>
        </w:r>
      </w:ins>
    </w:p>
    <w:p w14:paraId="50F5DBA8" w14:textId="77777777" w:rsidR="007A0C14" w:rsidRDefault="007A0C14" w:rsidP="007A0C14">
      <w:pPr>
        <w:rPr>
          <w:rtl/>
        </w:rPr>
      </w:pPr>
      <w:del w:id="919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141" w:author="מנוע מכני" w:date="2026-10-05T11:32:12Z">
        <w:r>
          <w:rPr>
            <w:rFonts w:hint="cs"/>
            <w:rtl/>
          </w:rPr>
          <w:delText xml:space="preserve"> </w:delText>
        </w:r>
      </w:del>
      <w:ins w:id="93913" w:author="מנוע מכני" w:date="2026-10-05T11:32:12Z">
        <w:r>
          <w:rPr>
            <w:rFonts w:hint="cs"/>
            <w:rtl/>
          </w:rPr>
          <w:t xml:space="preserve">דחלקו</w:t>
        </w:r>
      </w:ins>
      <w:del w:id="93914" w:author="מנוע מכני" w:date="2026-10-05T11:32:12Z">
        <w:r>
          <w:rPr>
            <w:rFonts w:hint="cs"/>
            <w:rtl/>
          </w:rPr>
          <w:delText xml:space="preserve">דפליגי</w:delText>
        </w:r>
      </w:del>
      <w:r>
        <w:rPr>
          <w:rFonts w:hint="cs"/>
          <w:rtl/>
        </w:rPr>
        <w:t xml:space="preserve"> </w:t>
      </w:r>
      <w:ins w:id="97931" w:author="מנוע מכני" w:date="2026-10-05T11:32:12Z">
        <w:r>
          <w:rPr>
            <w:rFonts w:hint="cs"/>
            <w:rtl/>
          </w:rPr>
          <w:t xml:space="preserve">אם </w:t>
        </w:r>
      </w:ins>
      <w:del w:id="97932" w:author="מנוע מכני" w:date="2026-10-05T11:32:12Z">
        <w:r>
          <w:rPr>
            <w:rFonts w:hint="cs"/>
            <w:rtl/>
          </w:rPr>
          <w:delText xml:space="preserve">אי </w:delText>
        </w:r>
      </w:del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ins w:id="91971" w:author="מנוע מכני" w:date="2026-10-05T11:32:12Z">
        <w:r>
          <w:rPr>
            <w:rFonts w:hint="cs"/>
            <w:rtl/>
          </w:rPr>
          <w:t xml:space="preserve">א"ה</w:t>
        </w:r>
      </w:ins>
      <w:del w:id="91972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ins w:id="93915" w:author="מנוע מכני" w:date="2026-10-05T11:32:12Z">
        <w:r>
          <w:rPr>
            <w:rtl/>
          </w:rPr>
          <w:t xml:space="preserve">גם</w:t>
        </w:r>
      </w:ins>
      <w:del w:id="93916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!</w:t>
      </w:r>
    </w:p>
    <w:p>
      <w:pPr>
        <w:pStyle w:val="38"/>
        <w:rPr>
          <w:ins w:id="100142" w:author="מנוע מכני" w:date="2026-10-05T11:32:12Z"/>
        </w:rPr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del w:id="100143" w:author="מנוע מכני" w:date="2026-10-05T11:32:12Z">
        <w:r w:rsidRPr="00245C3E">
          <w:rPr>
            <w:rFonts w:hint="cs"/>
            <w:bCs/>
            <w:rtl/>
          </w:rPr>
          <w:delText xml:space="preserve"> </w:delText>
        </w:r>
      </w:del>
      <w:ins w:id="93919" w:author="מנוע מכני" w:date="2026-10-05T11:32:12Z">
        <w:r>
          <w:rPr>
            <w:bCs/>
            <w:rtl/>
          </w:rPr>
          <w:t xml:space="preserve">כאן</w:t>
        </w:r>
      </w:ins>
      <w:del w:id="93920" w:author="מנוע מכני" w:date="2026-10-05T11:32:12Z">
        <w:r>
          <w:rPr>
            <w:bCs/>
            <w:rtl/>
          </w:rPr>
          <w:delText xml:space="preserve">הכא</w:delText>
        </w:r>
      </w:del>
      <w:r>
        <w:rPr>
          <w:bCs/>
          <w:rtl/>
        </w:rPr>
        <w:t xml:space="preserve"> במומים שבגלוי </w:t>
      </w:r>
      <w:ins w:id="93917" w:author="מנוע מכני" w:date="2026-10-05T11:32:12Z">
        <w:r>
          <w:rPr>
            <w:bCs/>
            <w:rtl/>
          </w:rPr>
          <w:t xml:space="preserve">חלקו</w:t>
        </w:r>
      </w:ins>
      <w:del w:id="93918" w:author="מנוע מכני" w:date="2026-10-05T11:32:12Z">
        <w:r w:rsidR="00F63065" w:rsidRPr="00245C3E">
          <w:rPr>
            <w:bCs/>
            <w:rtl/>
          </w:rPr>
          <w:delText xml:space="preserve">פל</w:delText>
        </w:r>
        <w:r>
          <w:rPr>
            <w:rFonts w:hint="cs"/>
            <w:bCs/>
            <w:rtl/>
          </w:rPr>
          <w:delText xml:space="preserve">י</w:delText>
        </w:r>
        <w:r w:rsidR="00F63065" w:rsidRPr="00245C3E">
          <w:rPr>
            <w:bCs/>
            <w:rtl/>
          </w:rPr>
          <w:delText xml:space="preserve">גי</w:delText>
        </w:r>
      </w:del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ins w:id="91973" w:author="מנוע מכני" w:date="2026-10-05T11:32:12Z">
        <w:r>
          <w:rPr>
            <w:rStyle w:val="2fb"/>
            <w:rtl/>
          </w:rPr>
          <w:t xml:space="preserve">ר"י</w:t>
        </w:r>
      </w:ins>
      <w:del w:id="91974" w:author="מנוע מכני" w:date="2026-10-05T11:32:12Z">
        <w:r w:rsidR="00F63065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''י</w:delText>
        </w:r>
      </w:del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>
          <w:ins w:id="100144" w:author="מנוע מכני" w:date="2026-10-05T11:32:12Z"/>
        </w:rPr>
      </w:pPr>
      <w:r w:rsidRPr="00245C3E">
        <w:t>ר</w:t>
      </w:r>
      <w:r w:rsidR="00245C3E" w:rsidRPr="00245C3E">
        <w:t xml:space="preserve">א</w:t>
      </w:r>
      <w:ins w:id="91975" w:author="מנוע מכני" w:date="2026-10-05T11:32:12Z">
        <w:r>
          <w:t xml:space="preserve">ב"י</w:t>
        </w:r>
      </w:ins>
      <w:del w:id="91976" w:author="מנוע מכני" w:date="2026-10-05T11:32:12Z">
        <w:r w:rsidR="00245C3E" w:rsidRPr="00245C3E">
          <w:delText xml:space="preserve">ב''י</w:delText>
        </w:r>
      </w:del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del w:id="1001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8585" w:author="מנוע מכני" w:date="2026-10-05T11:32:12Z">
        <w:r>
          <w:rPr>
            <w:rtl/>
          </w:rPr>
          <w:t xml:space="preserve">דמתחילה</w:t>
        </w:r>
      </w:ins>
      <w:del w:id="98586" w:author="מנוע מכני" w:date="2026-10-05T11:32:12Z">
        <w:r>
          <w:rPr>
            <w:rtl/>
          </w:rPr>
          <w:delText xml:space="preserve">דמעיקרא</w:delText>
        </w:r>
      </w:del>
      <w:r>
        <w:rPr>
          <w:rtl/>
        </w:rPr>
        <w:t xml:space="preserve"> </w:t>
      </w:r>
      <w:ins w:id="93921" w:author="מנוע מכני" w:date="2026-10-05T11:32:12Z">
        <w:r>
          <w:rPr>
            <w:rtl/>
          </w:rPr>
          <w:t xml:space="preserve">גם</w:t>
        </w:r>
      </w:ins>
      <w:del w:id="9392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>
          <w:ins w:id="100146" w:author="מנוע מכני" w:date="2026-10-05T11:32:12Z"/>
        </w:rPr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del w:id="1001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מעוך וכתות הוי מומא - </w:t>
      </w:r>
      <w:ins w:id="93923" w:author="מנוע מכני" w:date="2026-10-05T11:32:12Z">
        <w:r>
          <w:rPr>
            <w:rtl/>
          </w:rPr>
          <w:t xml:space="preserve">שהרי</w:t>
        </w:r>
      </w:ins>
      <w:del w:id="93924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7" w:author="מנוע מכני" w:date="2026-10-05T11:32:12Z">
        <w:r>
          <w:rPr>
            <w:rtl/>
          </w:rPr>
          <w:t xml:space="preserve">אינם</w:t>
        </w:r>
      </w:ins>
      <w:del w:id="98588" w:author="מנוע מכני" w:date="2026-10-05T11:32:12Z">
        <w:r>
          <w:rPr>
            <w:rtl/>
          </w:rPr>
          <w:delText xml:space="preserve">ליתנהו</w:delText>
        </w:r>
      </w:del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ins w:id="93925" w:author="מנוע מכני" w:date="2026-10-05T11:32:12Z">
        <w:r>
          <w:rPr>
            <w:rtl/>
          </w:rPr>
          <w:t xml:space="preserve">שהרי</w:t>
        </w:r>
      </w:ins>
      <w:del w:id="93926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</w:t>
      </w:r>
      <w:ins w:id="98589" w:author="מנוע מכני" w:date="2026-10-05T11:32:12Z">
        <w:r>
          <w:rPr>
            <w:rtl/>
          </w:rPr>
          <w:t xml:space="preserve">ישנם</w:t>
        </w:r>
      </w:ins>
      <w:del w:id="98590" w:author="מנוע מכני" w:date="2026-10-05T11:32:12Z">
        <w:r>
          <w:rPr>
            <w:rtl/>
          </w:rPr>
          <w:delText xml:space="preserve">איתנהו</w:delText>
        </w:r>
      </w:del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  <w:pPrChange w:id="9045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3" w:author="מנוע מכני" w:date="2026-10-05T11:32:12Z">
        <w:r>
          <w:rPr>
            <w:rtl/>
          </w:rPr>
          <w:t xml:space="preserve"> </w:t>
        </w:r>
      </w:ins>
      <w:del w:id="967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5" w:author="מנוע מכני" w:date="2026-10-05T11:32:12Z">
        <w:r>
          <w:rPr>
            <w:rtl/>
          </w:rPr>
          <w:t xml:space="preserve"> </w:t>
        </w:r>
      </w:ins>
      <w:del w:id="967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  <w:pPrChange w:id="9045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797" w:author="מנוע מכני" w:date="2026-10-05T11:32:12Z">
        <w:r>
          <w:rPr>
            <w:rtl/>
          </w:rPr>
          <w:t xml:space="preserve"> </w:t>
        </w:r>
      </w:ins>
      <w:del w:id="967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799" w:author="מנוע מכני" w:date="2026-10-05T11:32:12Z">
        <w:r>
          <w:rPr>
            <w:rtl/>
          </w:rPr>
          <w:t xml:space="preserve"> </w:t>
        </w:r>
      </w:ins>
      <w:del w:id="968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48" w:author="מנוע מכני" w:date="2026-10-05T11:32:12Z"/>
        </w:rPr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del w:id="100149" w:author="מנוע מכני" w:date="2026-10-05T11:32:12Z">
        <w:r>
          <w:rPr>
            <w:rtl/>
          </w:rPr>
          <w:delText xml:space="preserve"> </w:delText>
        </w:r>
      </w:del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ins w:id="91977" w:author="מנוע מכני" w:date="2026-10-05T11:32:12Z">
        <w:r>
          <w:rPr>
            <w:rFonts w:hint="cs"/>
            <w:rtl/>
          </w:rPr>
          <w:t xml:space="preserve">נ"ה</w:t>
        </w:r>
      </w:ins>
      <w:del w:id="91978" w:author="מנוע מכני" w:date="2026-10-05T11:32:12Z">
        <w:r w:rsidR="00245C3E">
          <w:rPr>
            <w:rFonts w:hint="cs"/>
            <w:rtl/>
          </w:rPr>
          <w:delText xml:space="preserve">נ''ה</w:delText>
        </w:r>
      </w:del>
    </w:p>
    <w:p>
      <w:pPr>
        <w:pStyle w:val="38"/>
        <w:rPr>
          <w:ins w:id="100150" w:author="מנוע מכני" w:date="2026-10-05T11:32:12Z"/>
        </w:rPr>
      </w:pPr>
      <w:del w:id="100942" w:author="מנוע מכני" w:date="2026-10-05T11:32:12Z">
        <w:r>
          <w:delText xml:space="preserve">אמר </w:delText>
        </w:r>
      </w:del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del w:id="1001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del w:id="90634" w:author="מנוע עיצוב" w:date="2026-10-05T11:33:53Z"/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>
          <w:ins w:id="100152" w:author="מנוע מכני" w:date="2026-10-05T11:32:12Z"/>
        </w:rPr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del w:id="1001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>
          <w:ins w:id="100154" w:author="מנוע מכני" w:date="2026-10-05T11:32:12Z"/>
        </w:rPr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del w:id="10015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לענין תכלת</w:t>
      </w:r>
      <w:ins w:id="96801" w:author="מנוע מכני" w:date="2026-10-05T11:32:12Z">
        <w:r>
          <w:rPr>
            <w:rtl/>
          </w:rPr>
          <w:t xml:space="preserve">,</w:t>
        </w:r>
      </w:ins>
      <w:del w:id="9680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>
          <w:ins w:id="100156" w:author="מנוע מכני" w:date="2026-10-05T11:32:12Z"/>
        </w:rPr>
      </w:pPr>
      <w:r>
        <w:t xml:space="preserve">רהבד</w:t>
      </w:r>
      <w:ins w:id="91979" w:author="מנוע מכני" w:date="2026-10-05T11:32:12Z">
        <w:r>
          <w:t xml:space="preserve">ר"י</w:t>
        </w:r>
      </w:ins>
      <w:del w:id="91980" w:author="מנוע מכני" w:date="2026-10-05T11:32:12Z">
        <w:r>
          <w:delText xml:space="preserve">ר''י</w:delText>
        </w:r>
      </w:del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del w:id="10015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ins w:id="96803" w:author="מנוע מכני" w:date="2026-10-05T11:32:12Z">
        <w:r>
          <w:rPr>
            <w:rtl/>
          </w:rPr>
          <w:t xml:space="preserve"> </w:t>
        </w:r>
      </w:ins>
      <w:del w:id="96804" w:author="מנוע מכני" w:date="2026-10-05T11:32:12Z">
        <w:r w:rsidR="00F63065">
          <w:rPr>
            <w:rtl/>
          </w:rPr>
          <w:delText xml:space="preserve">  </w:delText>
        </w:r>
      </w:del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ins w:id="95265" w:author="מנוע מכני" w:date="2026-10-05T11:32:12Z">
        <w:r>
          <w:rPr>
            <w:rtl/>
          </w:rPr>
          <w:t xml:space="preserve">עליו</w:t>
        </w:r>
      </w:ins>
      <w:del w:id="95266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del w:id="90635" w:author="מנוע עיצוב" w:date="2026-10-05T11:33:53Z"/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ins w:id="95267" w:author="מנוע מכני" w:date="2026-10-05T11:32:12Z">
        <w:r>
          <w:rPr>
            <w:rtl/>
          </w:rPr>
          <w:t xml:space="preserve">אחת</w:t>
        </w:r>
      </w:ins>
      <w:del w:id="95268" w:author="מנוע מכני" w:date="2026-10-05T11:32:12Z">
        <w:r>
          <w:rPr>
            <w:rtl/>
          </w:rPr>
          <w:delText xml:space="preserve">חדא</w:delText>
        </w:r>
      </w:del>
      <w:r>
        <w:rPr>
          <w:rtl/>
        </w:rPr>
        <w:t xml:space="preserve"> דכספא וזהבא, </w:t>
      </w:r>
      <w:ins w:id="95269" w:author="מנוע מכני" w:date="2026-10-05T11:32:12Z">
        <w:r>
          <w:rPr>
            <w:rtl/>
          </w:rPr>
          <w:t xml:space="preserve">ואחת</w:t>
        </w:r>
      </w:ins>
      <w:del w:id="95270" w:author="מנוע מכני" w:date="2026-10-05T11:32:12Z">
        <w:r>
          <w:rPr>
            <w:rtl/>
          </w:rPr>
          <w:delText xml:space="preserve">וחדא</w:delText>
        </w:r>
      </w:del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>
          <w:ins w:id="100158" w:author="מנוע מכני" w:date="2026-10-05T11:32:12Z"/>
        </w:rPr>
      </w:pPr>
      <w:r>
        <w:t xml:space="preserve">רנ</w:t>
      </w:r>
      <w:ins w:id="91981" w:author="מנוע מכני" w:date="2026-10-05T11:32:12Z">
        <w:r>
          <w:t xml:space="preserve">ב"י</w:t>
        </w:r>
      </w:ins>
      <w:del w:id="91982" w:author="מנוע מכני" w:date="2026-10-05T11:32:12Z">
        <w:r>
          <w:delText xml:space="preserve">ב''י</w:delText>
        </w:r>
      </w:del>
      <w:r w:rsidR="00F63065">
        <w:t xml:space="preserve"> </w:t>
      </w:r>
      <w:ins w:id="97933" w:author="מנוע מכני" w:date="2026-10-05T11:32:12Z">
        <w:r>
          <w:t xml:space="preserve">ואם </w:t>
        </w:r>
      </w:ins>
      <w:del w:id="97934" w:author="מנוע מכני" w:date="2026-10-05T11:32:12Z">
        <w:r w:rsidR="00F63065">
          <w:delText xml:space="preserve">ואי </w:delText>
        </w:r>
      </w:del>
      <w:r w:rsidR="00F63065">
        <w:t xml:space="preserve">תימא ר</w:t>
      </w:r>
      <w:r>
        <w:t xml:space="preserve">ה</w:t>
      </w:r>
      <w:ins w:id="91983" w:author="מנוע מכני" w:date="2026-10-05T11:32:12Z">
        <w:r>
          <w:t xml:space="preserve">ב"נ</w:t>
        </w:r>
      </w:ins>
      <w:del w:id="91984" w:author="מנוע מכני" w:date="2026-10-05T11:32:12Z">
        <w:r>
          <w:delText xml:space="preserve">ב''נ</w:delText>
        </w:r>
      </w:del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del w:id="10015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  <w:pPrChange w:id="9045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5" w:author="מנוע מכני" w:date="2026-10-05T11:32:12Z">
        <w:r>
          <w:rPr>
            <w:rtl/>
          </w:rPr>
          <w:t xml:space="preserve"> </w:t>
        </w:r>
      </w:ins>
      <w:del w:id="968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07" w:author="מנוע מכני" w:date="2026-10-05T11:32:12Z">
        <w:r>
          <w:rPr>
            <w:rtl/>
          </w:rPr>
          <w:t xml:space="preserve"> </w:t>
        </w:r>
      </w:ins>
      <w:del w:id="968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  <w:pPrChange w:id="9045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09" w:author="מנוע מכני" w:date="2026-10-05T11:32:12Z">
        <w:r>
          <w:rPr>
            <w:rtl/>
          </w:rPr>
          <w:t xml:space="preserve"> </w:t>
        </w:r>
      </w:ins>
      <w:del w:id="968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11" w:author="מנוע מכני" w:date="2026-10-05T11:32:12Z">
        <w:r>
          <w:rPr>
            <w:rtl/>
          </w:rPr>
          <w:t xml:space="preserve"> </w:t>
        </w:r>
      </w:ins>
      <w:del w:id="968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60" w:author="מנוע מכני" w:date="2026-10-05T11:32:12Z"/>
        </w:rPr>
      </w:pPr>
      <w:ins w:id="91985" w:author="מנוע מכני" w:date="2026-10-05T11:32:12Z">
        <w:r>
          <w:t xml:space="preserve">ה"ק</w:t>
        </w:r>
      </w:ins>
      <w:del w:id="91986" w:author="מנוע מכני" w:date="2026-10-05T11:32:12Z">
        <w:r>
          <w:delText xml:space="preserve">ה</w:delText>
        </w:r>
        <w:r w:rsidR="00413E99">
          <w:delText xml:space="preserve">''ק</w:delText>
        </w:r>
      </w:del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del w:id="1001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לו שתי ביצים בשתי כיסין אלא בכיס אחד,</w:t>
      </w:r>
      <w:ins w:id="96813" w:author="מנוע מכני" w:date="2026-10-05T11:32:12Z">
        <w:r>
          <w:rPr>
            <w:rtl/>
          </w:rPr>
          <w:t xml:space="preserve"> </w:t>
        </w:r>
      </w:ins>
      <w:del w:id="96814" w:author="מנוע מכני" w:date="2026-10-05T11:32:12Z">
        <w:r>
          <w:rPr>
            <w:rtl/>
          </w:rPr>
          <w:delText xml:space="preserve"> </w:delText>
        </w:r>
        <w:r w:rsidR="00DD26E0">
          <w:rPr>
            <w:rFonts w:hint="cs"/>
            <w:rtl/>
          </w:rPr>
          <w:delText xml:space="preserve"> </w:delText>
        </w:r>
      </w:del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>
          <w:ins w:id="100162" w:author="מנוע מכני" w:date="2026-10-05T11:32:12Z"/>
        </w:rPr>
      </w:pPr>
      <w:r>
        <w:t>ר</w:t>
      </w:r>
      <w:ins w:id="91987" w:author="מנוע מכני" w:date="2026-10-05T11:32:12Z">
        <w:r>
          <w:t xml:space="preserve">י"ש</w:t>
        </w:r>
      </w:ins>
      <w:del w:id="91988" w:author="מנוע מכני" w:date="2026-10-05T11:32:12Z">
        <w:r>
          <w:delText xml:space="preserve">י''ש</w:delText>
        </w:r>
      </w:del>
      <w:del w:id="100943" w:author="מנוע מכני" w:date="2026-10-05T11:32:12Z">
        <w:r>
          <w:delText xml:space="preserve"> א</w:delText>
        </w:r>
        <w:r w:rsidR="00F63065">
          <w:delText xml:space="preserve">ומר</w:delText>
        </w:r>
      </w:del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del w:id="100163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>
          <w:ins w:id="100164" w:author="מנוע מכני" w:date="2026-10-05T11:32:12Z"/>
        </w:rPr>
      </w:pPr>
      <w:ins w:id="95271" w:author="מנוע מכני" w:date="2026-10-05T11:32:12Z">
        <w:r>
          <w:t xml:space="preserve">ובא</w:t>
        </w:r>
      </w:ins>
      <w:del w:id="95272" w:author="מנוע מכני" w:date="2026-10-05T11:32:12Z">
        <w:r>
          <w:delText xml:space="preserve">ואתא</w:delText>
        </w:r>
      </w:del>
      <w:r>
        <w:t xml:space="preserve"> ר"ע </w:t>
      </w:r>
      <w:ins w:id="98591" w:author="מנוע מכני" w:date="2026-10-05T11:32:12Z">
        <w:r>
          <w:t xml:space="preserve">לומר</w:t>
        </w:r>
      </w:ins>
      <w:del w:id="98592" w:author="מנוע מכני" w:date="2026-10-05T11:32:12Z">
        <w:r>
          <w:delText xml:space="preserve">למימר</w:delText>
        </w:r>
      </w:del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del w:id="1001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27" w:author="מנוע מכני" w:date="2026-10-05T11:32:12Z">
        <w:r>
          <w:rPr>
            <w:rtl/>
          </w:rPr>
          <w:t xml:space="preserve">אומרים</w:t>
        </w:r>
      </w:ins>
      <w:del w:id="9392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del w:id="90184" w:author="מנוע עיצוב" w:date="2026-10-05T11:33:53Z"/>
          <w:rtl/>
        </w:rPr>
      </w:pPr>
      <w:del w:id="90181" w:author="מנוע עיצוב" w:date="2026-10-05T11:33:53Z">
        <w:r>
          <w:rPr>
            <w:rtl/>
          </w:rPr>
          <w:delText xml:space="preserve">•</w:delText>
        </w:r>
      </w:del>
      <w:ins w:id="96815" w:author="מנוע מכני" w:date="2026-10-05T11:32:12Z">
        <w:r>
          <w:rPr>
            <w:rtl/>
          </w:rPr>
          <w:t xml:space="preserve"> </w:t>
        </w:r>
      </w:ins>
      <w:del w:id="96816" w:author="מנוע מכני" w:date="2026-10-05T11:32:12Z">
        <w:r>
          <w:rPr>
            <w:rtl/>
          </w:rPr>
          <w:delText xml:space="preserve">  </w:delText>
        </w:r>
      </w:del>
      <w:del w:id="90182" w:author="מנוע עיצוב" w:date="2026-10-05T11:33:53Z">
        <w:r>
          <w:rPr>
            <w:rtl/>
          </w:rPr>
          <w:delText xml:space="preserve">•</w:delText>
        </w:r>
      </w:del>
      <w:ins w:id="96817" w:author="מנוע מכני" w:date="2026-10-05T11:32:12Z">
        <w:r>
          <w:rPr>
            <w:rtl/>
          </w:rPr>
          <w:t xml:space="preserve"> </w:t>
        </w:r>
      </w:ins>
      <w:del w:id="96818" w:author="מנוע מכני" w:date="2026-10-05T11:32:12Z">
        <w:r>
          <w:rPr>
            <w:rtl/>
          </w:rPr>
          <w:delText xml:space="preserve">  </w:delText>
        </w:r>
      </w:del>
      <w:del w:id="90183" w:author="מנוע עיצוב" w:date="2026-10-05T11:33:53Z">
        <w:r>
          <w:rPr>
            <w:rtl/>
          </w:rPr>
          <w:delText xml:space="preserve">•</w:delText>
        </w:r>
      </w:del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>
          <w:ins w:id="100166" w:author="מנוע מכני" w:date="2026-10-05T11:32:12Z"/>
        </w:rPr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del w:id="1001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ins w:id="92917" w:author="מנוע מכני" w:date="2026-10-05T11:32:12Z">
        <w:r>
          <w:rPr>
            <w:rStyle w:val="2fb"/>
            <w:rtl/>
          </w:rPr>
          <w:t xml:space="preserve">רי"ו</w:t>
        </w:r>
      </w:ins>
      <w:del w:id="9291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>
          <w:ins w:id="100168" w:author="מנוע מכני" w:date="2026-10-05T11:32:12Z"/>
        </w:rPr>
      </w:pPr>
      <w:ins w:id="91989" w:author="מנוע מכני" w:date="2026-10-05T11:32:12Z">
        <w:del w:id="100979" w:author="מנוע מכני" w:date="2026-10-05T11:32:12Z">
          <w:r>
            <w:delText xml:space="preserve">א"ל</w:delText>
          </w:r>
          <w:r>
            <w:lastRenderedPageBreak/>
            <w:delText xml:space="preserve"> </w:delText>
          </w:r>
        </w:del>
      </w:ins>
      <w:del w:id="91990" w:author="מנוע מכני" w:date="2026-10-05T11:32:12Z">
        <w:r>
          <w:lastRenderedPageBreak/>
          <w:delText xml:space="preserve">א''ל</w:delText>
        </w:r>
      </w:del>
      <w:r>
        <w:lastRenderedPageBreak/>
        <w:t xml:space="preserve">רי</w:t>
      </w:r>
      <w:ins w:id="91991" w:author="מנוע מכני" w:date="2026-10-05T11:32:12Z">
        <w:r>
          <w:t xml:space="preserve">ב"נ</w:t>
        </w:r>
      </w:ins>
      <w:del w:id="91992" w:author="מנוע מכני" w:date="2026-10-05T11:32:12Z">
        <w:r>
          <w:lastRenderedPageBreak/>
          <w:delText xml:space="preserve">ב''נ</w:delText>
        </w:r>
      </w:del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del w:id="10016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  <w:pPrChange w:id="90454" w:author="מנוע עיצוב" w:date="2026-10-05T11:33:53Z">
          <w:pPr>
            <w:jc w:val="center"/>
          </w:pPr>
        </w:pPrChange>
      </w:pPr>
      <w:del w:id="92734" w:author="מנוע מכני" w:date="2026-10-05T11:32:12Z">
        <w:r>
          <w:rPr>
            <w:rtl/>
          </w:rPr>
          <w:delText xml:space="preserve"> </w:delText>
        </w:r>
      </w:del>
      <w:r w:rsidR="0057284B">
        <w:rPr>
          <w:rtl/>
        </w:rPr>
        <w:t xml:space="preserve">•</w:t>
      </w:r>
      <w:ins w:id="96819" w:author="מנוע מכני" w:date="2026-10-05T11:32:12Z">
        <w:r>
          <w:rPr>
            <w:rtl/>
          </w:rPr>
          <w:t xml:space="preserve"> </w:t>
        </w:r>
      </w:ins>
      <w:del w:id="96820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  <w:ins w:id="96821" w:author="מנוע מכני" w:date="2026-10-05T11:32:12Z">
        <w:r>
          <w:rPr>
            <w:rtl/>
          </w:rPr>
          <w:t xml:space="preserve"> </w:t>
        </w:r>
      </w:ins>
      <w:del w:id="96822" w:author="מנוע מכני" w:date="2026-10-05T11:32:12Z">
        <w:r w:rsidR="0057284B">
          <w:rPr>
            <w:rtl/>
          </w:rPr>
          <w:delText xml:space="preserve">  </w:delText>
        </w:r>
      </w:del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  <w:pPrChange w:id="9045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23" w:author="מנוע מכני" w:date="2026-10-05T11:32:12Z">
        <w:r>
          <w:rPr>
            <w:rtl/>
          </w:rPr>
          <w:t xml:space="preserve"> </w:t>
        </w:r>
      </w:ins>
      <w:del w:id="968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25" w:author="מנוע מכני" w:date="2026-10-05T11:32:12Z">
        <w:r>
          <w:rPr>
            <w:rtl/>
          </w:rPr>
          <w:t xml:space="preserve"> </w:t>
        </w:r>
      </w:ins>
      <w:del w:id="968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70" w:author="מנוע מכני" w:date="2026-10-05T11:32:12Z"/>
        </w:rPr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del w:id="100171" w:author="מנוע מכני" w:date="2026-10-05T11:32:12Z">
        <w:r>
          <w:rPr>
            <w:rtl/>
          </w:rPr>
          <w:delText xml:space="preserve"> </w:delText>
        </w:r>
      </w:del>
      <w:ins w:id="98199" w:author="מנוע מכני" w:date="2026-10-05T11:32:12Z">
        <w:r>
          <w:rPr>
            <w:rtl/>
          </w:rPr>
          <w:t xml:space="preserve">דווקא ב</w:t>
        </w:r>
      </w:ins>
      <w:del w:id="98200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חסר ויתר ביד, אבל ברגל - טרפה </w:t>
      </w:r>
      <w:ins w:id="93929" w:author="מנוע מכני" w:date="2026-10-05T11:32:12Z">
        <w:r>
          <w:rPr>
            <w:rtl/>
          </w:rPr>
          <w:t xml:space="preserve">גם</w:t>
        </w:r>
      </w:ins>
      <w:del w:id="9393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>
          <w:ins w:id="100172" w:author="מנוע מכני" w:date="2026-10-05T11:32:12Z"/>
        </w:rPr>
      </w:pPr>
      <w:r>
        <w:t>א</w:t>
      </w:r>
      <w:ins w:id="91993" w:author="מנוע מכני" w:date="2026-10-05T11:32:12Z">
        <w:r>
          <w:t xml:space="preserve">ר"פ</w:t>
        </w:r>
      </w:ins>
      <w:del w:id="91994" w:author="מנוע מכני" w:date="2026-10-05T11:32:12Z">
        <w:r w:rsidR="00DD26E0">
          <w:delText xml:space="preserve">ר''פ</w:delText>
        </w:r>
      </w:del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del w:id="1001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ins w:id="95801" w:author="מנוע מכני" w:date="2026-10-05T11:32:12Z">
        <w:r>
          <w:rPr>
            <w:rtl/>
          </w:rPr>
          <w:t xml:space="preserve">אף</w:t>
        </w:r>
      </w:ins>
      <w:del w:id="95802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del w:id="90188" w:author="מנוע עיצוב" w:date="2026-10-05T11:33:53Z"/>
          <w:rtl/>
        </w:rPr>
      </w:pPr>
      <w:del w:id="90185" w:author="מנוע עיצוב" w:date="2026-10-05T11:33:53Z">
        <w:r>
          <w:rPr>
            <w:rtl/>
          </w:rPr>
          <w:delText xml:space="preserve">•</w:delText>
        </w:r>
      </w:del>
      <w:ins w:id="96827" w:author="מנוע מכני" w:date="2026-10-05T11:32:12Z">
        <w:r>
          <w:rPr>
            <w:rtl/>
          </w:rPr>
          <w:t xml:space="preserve"> </w:t>
        </w:r>
      </w:ins>
      <w:del w:id="96828" w:author="מנוע מכני" w:date="2026-10-05T11:32:12Z">
        <w:r>
          <w:rPr>
            <w:rtl/>
          </w:rPr>
          <w:delText xml:space="preserve">  </w:delText>
        </w:r>
      </w:del>
      <w:del w:id="90186" w:author="מנוע עיצוב" w:date="2026-10-05T11:33:53Z">
        <w:r>
          <w:rPr>
            <w:rtl/>
          </w:rPr>
          <w:delText xml:space="preserve">•</w:delText>
        </w:r>
      </w:del>
      <w:ins w:id="96829" w:author="מנוע מכני" w:date="2026-10-05T11:32:12Z">
        <w:r>
          <w:rPr>
            <w:rtl/>
          </w:rPr>
          <w:t xml:space="preserve"> </w:t>
        </w:r>
      </w:ins>
      <w:del w:id="96830" w:author="מנוע מכני" w:date="2026-10-05T11:32:12Z">
        <w:r>
          <w:rPr>
            <w:rtl/>
          </w:rPr>
          <w:delText xml:space="preserve">  </w:delText>
        </w:r>
      </w:del>
      <w:del w:id="90187" w:author="מנוע עיצוב" w:date="2026-10-05T11:33:53Z">
        <w:r>
          <w:rPr>
            <w:rtl/>
          </w:rPr>
          <w:delText xml:space="preserve">•</w:delText>
        </w:r>
      </w:del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>
          <w:ins w:id="100174" w:author="מנוע מכני" w:date="2026-10-05T11:32:12Z"/>
        </w:rPr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del w:id="1001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>
          <w:ins w:id="100176" w:author="מנוע מכני" w:date="2026-10-05T11:32:12Z"/>
        </w:rPr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del w:id="1001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  <w:pPrChange w:id="9045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1" w:author="מנוע מכני" w:date="2026-10-05T11:32:12Z">
        <w:r>
          <w:rPr>
            <w:rtl/>
          </w:rPr>
          <w:t xml:space="preserve"> </w:t>
        </w:r>
      </w:ins>
      <w:del w:id="968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3" w:author="מנוע מכני" w:date="2026-10-05T11:32:12Z">
        <w:r>
          <w:rPr>
            <w:rtl/>
          </w:rPr>
          <w:t xml:space="preserve"> </w:t>
        </w:r>
      </w:ins>
      <w:del w:id="9683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  <w:pPrChange w:id="9045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35" w:author="מנוע מכני" w:date="2026-10-05T11:32:12Z">
        <w:r>
          <w:rPr>
            <w:rtl/>
          </w:rPr>
          <w:t xml:space="preserve"> </w:t>
        </w:r>
      </w:ins>
      <w:del w:id="968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37" w:author="מנוע מכני" w:date="2026-10-05T11:32:12Z">
        <w:r>
          <w:rPr>
            <w:rtl/>
          </w:rPr>
          <w:t xml:space="preserve"> </w:t>
        </w:r>
      </w:ins>
      <w:del w:id="968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ins w:id="91995" w:author="מנוע מכני" w:date="2026-10-05T11:32:12Z">
        <w:r>
          <w:rPr>
            <w:rFonts w:hint="cs"/>
            <w:rtl/>
          </w:rPr>
          <w:t xml:space="preserve">ע"ג</w:t>
        </w:r>
      </w:ins>
      <w:del w:id="91996" w:author="מנוע מכני" w:date="2026-10-05T11:32:12Z">
        <w:r>
          <w:rPr>
            <w:rFonts w:hint="cs"/>
            <w:rtl/>
          </w:rPr>
          <w:delText xml:space="preserve">ע''ג</w:delText>
        </w:r>
      </w:del>
      <w:r>
        <w:rPr>
          <w:rFonts w:hint="cs"/>
          <w:rtl/>
        </w:rPr>
        <w:t xml:space="preserve"> דאינו ניכר מחמת עצמו </w:t>
      </w:r>
      <w:ins w:id="91997" w:author="מנוע מכני" w:date="2026-10-05T11:32:12Z">
        <w:r>
          <w:rPr>
            <w:rFonts w:hint="cs"/>
            <w:rtl/>
          </w:rPr>
          <w:t xml:space="preserve">מ"מ</w:t>
        </w:r>
      </w:ins>
      <w:del w:id="91998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del w:id="90192" w:author="מנוע עיצוב" w:date="2026-10-05T11:33:53Z"/>
          <w:rtl/>
        </w:rPr>
      </w:pPr>
      <w:del w:id="90189" w:author="מנוע עיצוב" w:date="2026-10-05T11:33:53Z">
        <w:r>
          <w:rPr>
            <w:rtl/>
          </w:rPr>
          <w:delText xml:space="preserve">•</w:delText>
        </w:r>
      </w:del>
      <w:ins w:id="96839" w:author="מנוע מכני" w:date="2026-10-05T11:32:12Z">
        <w:r>
          <w:rPr>
            <w:rtl/>
          </w:rPr>
          <w:t xml:space="preserve"> </w:t>
        </w:r>
      </w:ins>
      <w:del w:id="96840" w:author="מנוע מכני" w:date="2026-10-05T11:32:12Z">
        <w:r>
          <w:rPr>
            <w:rtl/>
          </w:rPr>
          <w:delText xml:space="preserve">  </w:delText>
        </w:r>
      </w:del>
      <w:del w:id="90190" w:author="מנוע עיצוב" w:date="2026-10-05T11:33:53Z">
        <w:r>
          <w:rPr>
            <w:rtl/>
          </w:rPr>
          <w:delText xml:space="preserve">•</w:delText>
        </w:r>
      </w:del>
      <w:ins w:id="96841" w:author="מנוע מכני" w:date="2026-10-05T11:32:12Z">
        <w:r>
          <w:rPr>
            <w:rtl/>
          </w:rPr>
          <w:t xml:space="preserve"> </w:t>
        </w:r>
      </w:ins>
      <w:del w:id="96842" w:author="מנוע מכני" w:date="2026-10-05T11:32:12Z">
        <w:r>
          <w:rPr>
            <w:rtl/>
          </w:rPr>
          <w:delText xml:space="preserve">  </w:delText>
        </w:r>
      </w:del>
      <w:del w:id="90191" w:author="מנוע עיצוב" w:date="2026-10-05T11:33:53Z">
        <w:r>
          <w:rPr>
            <w:rtl/>
          </w:rPr>
          <w:delText xml:space="preserve">•</w:delText>
        </w:r>
      </w:del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ins w:id="93931" w:author="מנוע מכני" w:date="2026-10-05T11:32:12Z">
        <w:r>
          <w:rPr>
            <w:rtl/>
          </w:rPr>
          <w:t xml:space="preserve">דלא</w:t>
        </w:r>
      </w:ins>
      <w:del w:id="93932" w:author="מנוע מכני" w:date="2026-10-05T11:32:12Z">
        <w:r>
          <w:rPr>
            <w:rtl/>
          </w:rPr>
          <w:delText xml:space="preserve">דלאו</w:delText>
        </w:r>
      </w:del>
      <w:r>
        <w:rPr>
          <w:rtl/>
        </w:rPr>
        <w:t xml:space="preserve"> היינו </w:t>
      </w:r>
      <w:ins w:id="98593" w:author="מנוע מכני" w:date="2026-10-05T11:32:12Z">
        <w:r>
          <w:rPr>
            <w:rtl/>
          </w:rPr>
          <w:t xml:space="preserve">דרכו</w:t>
        </w:r>
      </w:ins>
      <w:del w:id="98594" w:author="מנוע מכני" w:date="2026-10-05T11:32:12Z">
        <w:r>
          <w:rPr>
            <w:rtl/>
          </w:rPr>
          <w:delText xml:space="preserve">אורחיה</w:delText>
        </w:r>
      </w:del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ins w:id="9199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000" w:author="מנוע מכני" w:date="2026-10-05T11:32:12Z">
        <w:r w:rsidR="006345D9">
          <w:rPr>
            <w:rFonts w:hint="cs"/>
            <w:rtl/>
          </w:rPr>
          <w:delText xml:space="preserve">ר''מ</w:delText>
        </w:r>
      </w:del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>
          <w:ins w:id="100178" w:author="מנוע מכני" w:date="2026-10-05T11:32:12Z"/>
        </w:rPr>
      </w:pPr>
      <w:r>
        <w:t>ואמר ר</w:t>
      </w:r>
      <w:r w:rsidR="006345D9">
        <w:t xml:space="preserve">ב</w:t>
      </w:r>
      <w:ins w:id="92001" w:author="מנוע מכני" w:date="2026-10-05T11:32:12Z">
        <w:r>
          <w:t xml:space="preserve">ב"ח</w:t>
        </w:r>
      </w:ins>
      <w:del w:id="92002" w:author="מנוע מכני" w:date="2026-10-05T11:32:12Z">
        <w:r w:rsidR="006345D9">
          <w:delText xml:space="preserve">ב''ח</w:delText>
        </w:r>
      </w:del>
      <w:r w:rsidR="006345D9">
        <w:t xml:space="preserve"> מר</w:t>
      </w:r>
      <w:ins w:id="92003" w:author="מנוע מכני" w:date="2026-10-05T11:32:12Z">
        <w:r>
          <w:t xml:space="preserve">י"ו</w:t>
        </w:r>
      </w:ins>
      <w:del w:id="92004" w:author="מנוע מכני" w:date="2026-10-05T11:32:12Z">
        <w:r w:rsidR="006345D9">
          <w:delText xml:space="preserve">י''ו</w:delText>
        </w:r>
      </w:del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del w:id="100179" w:author="מנוע מכני" w:date="2026-10-05T11:32:12Z">
        <w:r w:rsidR="006345D9">
          <w:rPr>
            <w:rtl/>
          </w:rPr>
          <w:delText xml:space="preserve"> </w:delText>
        </w:r>
      </w:del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>
          <w:ins w:id="100180" w:author="מנוע מכני" w:date="2026-10-05T11:32:12Z"/>
        </w:rPr>
      </w:pPr>
      <w:del w:id="100944" w:author="מנוע מכני" w:date="2026-10-05T11:32:12Z">
        <w:r>
          <w:lastRenderedPageBreak/>
          <w:delText xml:space="preserve">אמר </w:delText>
        </w:r>
      </w:del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del w:id="100181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del w:id="90196" w:author="מנוע עיצוב" w:date="2026-10-05T11:33:53Z"/>
          <w:rtl/>
        </w:rPr>
      </w:pPr>
      <w:del w:id="90193" w:author="מנוע עיצוב" w:date="2026-10-05T11:33:53Z">
        <w:r>
          <w:rPr>
            <w:rtl/>
          </w:rPr>
          <w:delText xml:space="preserve">•</w:delText>
        </w:r>
      </w:del>
      <w:ins w:id="96843" w:author="מנוע מכני" w:date="2026-10-05T11:32:12Z">
        <w:r>
          <w:rPr>
            <w:rtl/>
          </w:rPr>
          <w:t xml:space="preserve"> </w:t>
        </w:r>
      </w:ins>
      <w:del w:id="96844" w:author="מנוע מכני" w:date="2026-10-05T11:32:12Z">
        <w:r>
          <w:rPr>
            <w:rtl/>
          </w:rPr>
          <w:delText xml:space="preserve">  </w:delText>
        </w:r>
      </w:del>
      <w:del w:id="90194" w:author="מנוע עיצוב" w:date="2026-10-05T11:33:53Z">
        <w:r>
          <w:rPr>
            <w:rtl/>
          </w:rPr>
          <w:delText xml:space="preserve">•</w:delText>
        </w:r>
      </w:del>
      <w:ins w:id="96845" w:author="מנוע מכני" w:date="2026-10-05T11:32:12Z">
        <w:r>
          <w:rPr>
            <w:rtl/>
          </w:rPr>
          <w:t xml:space="preserve"> </w:t>
        </w:r>
      </w:ins>
      <w:del w:id="96846" w:author="מנוע מכני" w:date="2026-10-05T11:32:12Z">
        <w:r>
          <w:rPr>
            <w:rtl/>
          </w:rPr>
          <w:delText xml:space="preserve">  </w:delText>
        </w:r>
      </w:del>
      <w:del w:id="90195" w:author="מנוע עיצוב" w:date="2026-10-05T11:33:53Z">
        <w:r>
          <w:rPr>
            <w:rtl/>
          </w:rPr>
          <w:delText xml:space="preserve">•</w:delText>
        </w:r>
      </w:del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>
          <w:ins w:id="100182" w:author="מנוע מכני" w:date="2026-10-05T11:32:12Z"/>
        </w:rPr>
      </w:pPr>
      <w:r>
        <w:t>א</w:t>
      </w:r>
      <w:ins w:id="92005" w:author="מנוע מכני" w:date="2026-10-05T11:32:12Z">
        <w:r>
          <w:t xml:space="preserve">ר"פ</w:t>
        </w:r>
      </w:ins>
      <w:del w:id="92006" w:author="מנוע מכני" w:date="2026-10-05T11:32:12Z">
        <w:r w:rsidR="00832F16">
          <w:delText xml:space="preserve">ר''פ</w:delText>
        </w:r>
      </w:del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del w:id="1001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ins w:id="95803" w:author="מנוע מכני" w:date="2026-10-05T11:32:12Z">
        <w:r>
          <w:rPr>
            <w:rtl/>
          </w:rPr>
          <w:t xml:space="preserve">אף</w:t>
        </w:r>
      </w:ins>
      <w:del w:id="95804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del w:id="90200" w:author="מנוע עיצוב" w:date="2026-10-05T11:33:53Z"/>
          <w:rtl/>
        </w:rPr>
      </w:pPr>
      <w:del w:id="90197" w:author="מנוע עיצוב" w:date="2026-10-05T11:33:53Z">
        <w:r>
          <w:rPr>
            <w:rtl/>
          </w:rPr>
          <w:delText xml:space="preserve">•</w:delText>
        </w:r>
      </w:del>
      <w:ins w:id="96847" w:author="מנוע מכני" w:date="2026-10-05T11:32:12Z">
        <w:r>
          <w:rPr>
            <w:rtl/>
          </w:rPr>
          <w:t xml:space="preserve"> </w:t>
        </w:r>
      </w:ins>
      <w:del w:id="96848" w:author="מנוע מכני" w:date="2026-10-05T11:32:12Z">
        <w:r>
          <w:rPr>
            <w:rtl/>
          </w:rPr>
          <w:delText xml:space="preserve">  </w:delText>
        </w:r>
      </w:del>
      <w:del w:id="90198" w:author="מנוע עיצוב" w:date="2026-10-05T11:33:53Z">
        <w:r>
          <w:rPr>
            <w:rtl/>
          </w:rPr>
          <w:delText xml:space="preserve">•</w:delText>
        </w:r>
      </w:del>
      <w:ins w:id="96849" w:author="מנוע מכני" w:date="2026-10-05T11:32:12Z">
        <w:r>
          <w:rPr>
            <w:rtl/>
          </w:rPr>
          <w:t xml:space="preserve"> </w:t>
        </w:r>
      </w:ins>
      <w:del w:id="96850" w:author="מנוע מכני" w:date="2026-10-05T11:32:12Z">
        <w:r>
          <w:rPr>
            <w:rtl/>
          </w:rPr>
          <w:delText xml:space="preserve">  </w:delText>
        </w:r>
      </w:del>
      <w:del w:id="90199" w:author="מנוע עיצוב" w:date="2026-10-05T11:33:53Z">
        <w:r>
          <w:rPr>
            <w:rtl/>
          </w:rPr>
          <w:delText xml:space="preserve">•</w:delText>
        </w:r>
      </w:del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ins w:id="9200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08" w:author="מנוע מכני" w:date="2026-10-05T11:32:12Z">
        <w:r w:rsidR="00832F16">
          <w:rPr>
            <w:rFonts w:hint="cs"/>
            <w:rtl/>
          </w:rPr>
          <w:delText xml:space="preserve">ר''י</w:delText>
        </w:r>
      </w:del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ins w:id="92009" w:author="מנוע מכני" w:date="2026-10-05T11:32:12Z">
        <w:r>
          <w:rPr>
            <w:rStyle w:val="2fb"/>
            <w:rtl/>
          </w:rPr>
          <w:t xml:space="preserve">ר"י</w:t>
        </w:r>
      </w:ins>
      <w:del w:id="92010" w:author="מנוע מכני" w:date="2026-10-05T11:32:12Z">
        <w:r>
          <w:rPr>
            <w:rtl/>
          </w:rPr>
          <w:delText xml:space="preserve">ר</w:delText>
        </w:r>
        <w:r w:rsidR="00832F16">
          <w:rPr>
            <w:rFonts w:hint="cs"/>
            <w:rtl/>
          </w:rPr>
          <w:delText xml:space="preserve">''י</w:delText>
        </w:r>
      </w:del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  <w:pPrChange w:id="9045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1" w:author="מנוע מכני" w:date="2026-10-05T11:32:12Z">
        <w:r>
          <w:rPr>
            <w:rtl/>
          </w:rPr>
          <w:t xml:space="preserve"> </w:t>
        </w:r>
      </w:ins>
      <w:del w:id="968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3" w:author="מנוע מכני" w:date="2026-10-05T11:32:12Z">
        <w:r>
          <w:rPr>
            <w:rtl/>
          </w:rPr>
          <w:t xml:space="preserve"> </w:t>
        </w:r>
      </w:ins>
      <w:del w:id="968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  <w:pPrChange w:id="9045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5" w:author="מנוע מכני" w:date="2026-10-05T11:32:12Z">
        <w:r>
          <w:rPr>
            <w:rtl/>
          </w:rPr>
          <w:t xml:space="preserve"> </w:t>
        </w:r>
      </w:ins>
      <w:del w:id="968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57" w:author="מנוע מכני" w:date="2026-10-05T11:32:12Z">
        <w:r>
          <w:rPr>
            <w:rtl/>
          </w:rPr>
          <w:t xml:space="preserve"> </w:t>
        </w:r>
      </w:ins>
      <w:del w:id="968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ins w:id="93933" w:author="מנוע מכני" w:date="2026-10-05T11:32:12Z">
        <w:r>
          <w:rPr>
            <w:rtl/>
          </w:rPr>
          <w:t xml:space="preserve">וחלקו</w:t>
        </w:r>
      </w:ins>
      <w:del w:id="93934" w:author="מנוע מכני" w:date="2026-10-05T11:32:12Z">
        <w:r>
          <w:rPr>
            <w:rtl/>
          </w:rPr>
          <w:delText xml:space="preserve">ופליגי</w:delText>
        </w:r>
      </w:del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>
          <w:ins w:id="100184" w:author="מנוע מכני" w:date="2026-10-05T11:32:12Z"/>
        </w:rPr>
      </w:pPr>
      <w:ins w:id="93935" w:author="מנוע מכני" w:date="2026-10-05T11:32:12Z">
        <w:r>
          <w:t xml:space="preserve">ואומרים</w:t>
        </w:r>
      </w:ins>
      <w:del w:id="93936" w:author="מנוע מכני" w:date="2026-10-05T11:32:12Z">
        <w:r>
          <w:delText xml:space="preserve">ו</w:delText>
        </w:r>
        <w:r w:rsidR="00F63065">
          <w:delText xml:space="preserve">אמרינן</w:delText>
        </w:r>
      </w:del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del w:id="100185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כי </w:t>
      </w:r>
      <w:ins w:id="93937" w:author="מנוע מכני" w:date="2026-10-05T11:32:12Z">
        <w:r>
          <w:rPr>
            <w:rtl/>
          </w:rPr>
          <w:t xml:space="preserve">חלקו</w:t>
        </w:r>
      </w:ins>
      <w:del w:id="93938" w:author="מנוע מכני" w:date="2026-10-05T11:32:12Z">
        <w:r w:rsidR="00F63065">
          <w:rPr>
            <w:rtl/>
          </w:rPr>
          <w:delText xml:space="preserve">פליגי</w:delText>
        </w:r>
      </w:del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del w:id="927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ומעשה </w:t>
      </w:r>
      <w:ins w:id="93939" w:author="מנוע מכני" w:date="2026-10-05T11:32:12Z">
        <w:r>
          <w:rPr>
            <w:rtl/>
          </w:rPr>
          <w:t xml:space="preserve">גם</w:t>
        </w:r>
      </w:ins>
      <w:del w:id="9394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r w:rsidR="00F63065">
        <w:rPr>
          <w:rtl/>
        </w:rPr>
        <w:t>איש איש מזרע אהרן</w:t>
      </w:r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ins w:id="92011" w:author="מנוע מכני" w:date="2026-10-05T11:32:12Z">
        <w:r>
          <w:rPr>
            <w:rFonts w:hint="cs"/>
            <w:rtl/>
          </w:rPr>
          <w:t xml:space="preserve">א"כ</w:t>
        </w:r>
      </w:ins>
      <w:del w:id="92012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ins w:id="92013" w:author="מנוע מכני" w:date="2026-10-05T11:32:12Z">
        <w:r>
          <w:rPr>
            <w:rStyle w:val="2fb"/>
            <w:rFonts w:hint="cs"/>
            <w:rtl/>
          </w:rPr>
          <w:t xml:space="preserve">א"פ</w:t>
        </w:r>
      </w:ins>
      <w:del w:id="92014" w:author="מנוע מכני" w:date="2026-10-05T11:32:12Z">
        <w:r w:rsidR="00475222">
          <w:rPr>
            <w:rFonts w:hint="cs"/>
            <w:rtl/>
          </w:rPr>
          <w:delText xml:space="preserve">א''פ</w:delText>
        </w:r>
      </w:del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ins w:id="95275" w:author="מנוע מכני" w:date="2026-10-05T11:32:12Z">
        <w:r>
          <w:rPr>
            <w:rtl/>
          </w:rPr>
          <w:t xml:space="preserve">דיש</w:t>
        </w:r>
      </w:ins>
      <w:del w:id="95276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ins w:id="92015" w:author="מנוע מכני" w:date="2026-10-05T11:32:12Z">
        <w:r>
          <w:rPr>
            <w:rFonts w:hint="cs"/>
            <w:rtl/>
          </w:rPr>
          <w:t xml:space="preserve">ר"ז</w:t>
        </w:r>
      </w:ins>
      <w:del w:id="92016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ins w:id="95273" w:author="מנוע מכני" w:date="2026-10-05T11:32:12Z">
        <w:r>
          <w:rPr>
            <w:rtl/>
          </w:rPr>
          <w:t xml:space="preserve">דאין</w:t>
        </w:r>
      </w:ins>
      <w:del w:id="95274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  <w:pPrChange w:id="9046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59" w:author="מנוע מכני" w:date="2026-10-05T11:32:12Z">
        <w:r>
          <w:rPr>
            <w:rtl/>
          </w:rPr>
          <w:t xml:space="preserve"> </w:t>
        </w:r>
      </w:ins>
      <w:del w:id="968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1" w:author="מנוע מכני" w:date="2026-10-05T11:32:12Z">
        <w:r>
          <w:rPr>
            <w:rtl/>
          </w:rPr>
          <w:t xml:space="preserve"> </w:t>
        </w:r>
      </w:ins>
      <w:del w:id="968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  <w:pPrChange w:id="9046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3" w:author="מנוע מכני" w:date="2026-10-05T11:32:12Z">
        <w:r>
          <w:rPr>
            <w:rtl/>
          </w:rPr>
          <w:t xml:space="preserve"> </w:t>
        </w:r>
      </w:ins>
      <w:del w:id="968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65" w:author="מנוע מכני" w:date="2026-10-05T11:32:12Z">
        <w:r>
          <w:rPr>
            <w:rtl/>
          </w:rPr>
          <w:t xml:space="preserve"> </w:t>
        </w:r>
      </w:ins>
      <w:del w:id="968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86" w:author="מנוע מכני" w:date="2026-10-05T11:32:12Z"/>
        </w:rPr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del w:id="1001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ins w:id="96867" w:author="מנוע מכני" w:date="2026-10-05T11:32:12Z">
        <w:r>
          <w:rPr>
            <w:rtl/>
          </w:rPr>
          <w:t xml:space="preserve">,</w:t>
        </w:r>
      </w:ins>
      <w:del w:id="96868" w:author="מנוע מכני" w:date="2026-10-05T11:32:12Z">
        <w:r w:rsidR="000B5F7F">
          <w:rPr>
            <w:rtl/>
          </w:rPr>
          <w:delText xml:space="preserve">;</w:delText>
        </w:r>
      </w:del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  <w:pPrChange w:id="9046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69" w:author="מנוע מכני" w:date="2026-10-05T11:32:12Z">
        <w:r>
          <w:rPr>
            <w:rtl/>
          </w:rPr>
          <w:t xml:space="preserve"> </w:t>
        </w:r>
      </w:ins>
      <w:del w:id="968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71" w:author="מנוע מכני" w:date="2026-10-05T11:32:12Z">
        <w:r>
          <w:rPr>
            <w:rtl/>
          </w:rPr>
          <w:t xml:space="preserve"> </w:t>
        </w:r>
      </w:ins>
      <w:del w:id="968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ins w:id="9201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018" w:author="מנוע מכני" w:date="2026-10-05T11:32:12Z">
        <w:r w:rsidR="00275289">
          <w:rPr>
            <w:rFonts w:hint="cs"/>
            <w:rtl/>
          </w:rPr>
          <w:delText xml:space="preserve">ר''פ</w:delText>
        </w:r>
      </w:del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ins w:id="95805" w:author="מנוע מכני" w:date="2026-10-05T11:32:12Z">
        <w:r>
          <w:rPr>
            <w:rtl/>
          </w:rPr>
          <w:t xml:space="preserve">אף</w:t>
        </w:r>
      </w:ins>
      <w:del w:id="95806" w:author="מנוע מכני" w:date="2026-10-05T11:32:12Z">
        <w:r w:rsidR="00275289">
          <w:rPr>
            <w:rtl/>
          </w:rPr>
          <w:delText xml:space="preserve">א</w:delText>
        </w:r>
        <w:r>
          <w:rPr>
            <w:rtl/>
          </w:rPr>
          <w:delText xml:space="preserve">ע"ג</w:delText>
        </w:r>
      </w:del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del w:id="90204" w:author="מנוע עיצוב" w:date="2026-10-05T11:33:53Z"/>
          <w:rtl/>
        </w:rPr>
      </w:pPr>
      <w:del w:id="90201" w:author="מנוע עיצוב" w:date="2026-10-05T11:33:53Z">
        <w:r>
          <w:rPr>
            <w:rtl/>
          </w:rPr>
          <w:delText xml:space="preserve">•</w:delText>
        </w:r>
      </w:del>
      <w:ins w:id="96873" w:author="מנוע מכני" w:date="2026-10-05T11:32:12Z">
        <w:r>
          <w:rPr>
            <w:rtl/>
          </w:rPr>
          <w:t xml:space="preserve"> </w:t>
        </w:r>
      </w:ins>
      <w:del w:id="96874" w:author="מנוע מכני" w:date="2026-10-05T11:32:12Z">
        <w:r>
          <w:rPr>
            <w:rtl/>
          </w:rPr>
          <w:delText xml:space="preserve">  </w:delText>
        </w:r>
      </w:del>
      <w:del w:id="90202" w:author="מנוע עיצוב" w:date="2026-10-05T11:33:53Z">
        <w:r>
          <w:rPr>
            <w:rtl/>
          </w:rPr>
          <w:delText xml:space="preserve">•</w:delText>
        </w:r>
      </w:del>
      <w:ins w:id="96875" w:author="מנוע מכני" w:date="2026-10-05T11:32:12Z">
        <w:r>
          <w:rPr>
            <w:rtl/>
          </w:rPr>
          <w:t xml:space="preserve"> </w:t>
        </w:r>
      </w:ins>
      <w:del w:id="96876" w:author="מנוע מכני" w:date="2026-10-05T11:32:12Z">
        <w:r>
          <w:rPr>
            <w:rtl/>
          </w:rPr>
          <w:delText xml:space="preserve">  </w:delText>
        </w:r>
      </w:del>
      <w:del w:id="90203" w:author="מנוע עיצוב" w:date="2026-10-05T11:33:53Z">
        <w:r>
          <w:rPr>
            <w:rtl/>
          </w:rPr>
          <w:delText xml:space="preserve">•</w:delText>
        </w:r>
      </w:del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>
          <w:ins w:id="100188" w:author="מנוע מכני" w:date="2026-10-05T11:32:12Z"/>
        </w:rPr>
      </w:pPr>
      <w:r>
        <w:t>א</w:t>
      </w:r>
      <w:ins w:id="92019" w:author="מנוע מכני" w:date="2026-10-05T11:32:12Z">
        <w:r>
          <w:t xml:space="preserve">ר"ה</w:t>
        </w:r>
      </w:ins>
      <w:del w:id="92020" w:author="מנוע מכני" w:date="2026-10-05T11:32:12Z">
        <w:r>
          <w:delText xml:space="preserve">ר''ה</w:delText>
        </w:r>
      </w:del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del w:id="100189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ins w:id="96877" w:author="מנוע מכני" w:date="2026-10-05T11:32:12Z">
        <w:r>
          <w:rPr>
            <w:rtl/>
          </w:rPr>
          <w:t xml:space="preserve">,</w:t>
        </w:r>
      </w:ins>
      <w:del w:id="9687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ins w:id="92021" w:author="מנוע מכני" w:date="2026-10-05T11:32:12Z">
        <w:r>
          <w:rPr>
            <w:rtl/>
          </w:rPr>
          <w:t xml:space="preserve">ר"ז</w:t>
        </w:r>
      </w:ins>
      <w:del w:id="92022" w:author="מנוע מכני" w:date="2026-10-05T11:32:12Z">
        <w:r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''ז</w:delText>
        </w:r>
      </w:del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>
          <w:ins w:id="100190" w:author="מנוע מכני" w:date="2026-10-05T11:32:12Z"/>
        </w:rPr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del w:id="1001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בגדי, אחת - הרי זה מום, שתים - אינו מום</w:t>
      </w:r>
      <w:ins w:id="96879" w:author="מנוע מכני" w:date="2026-10-05T11:32:12Z">
        <w:r>
          <w:rPr>
            <w:rtl/>
          </w:rPr>
          <w:t xml:space="preserve">,</w:t>
        </w:r>
      </w:ins>
      <w:del w:id="96880" w:author="מנוע מכני" w:date="2026-10-05T11:32:12Z">
        <w:r w:rsidR="000B5F7F">
          <w:rPr>
            <w:rtl/>
          </w:rPr>
          <w:delText xml:space="preserve">;</w:delText>
        </w:r>
      </w:del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ins w:id="92919" w:author="מנוע מכני" w:date="2026-10-05T11:32:12Z">
        <w:r>
          <w:rPr>
            <w:rStyle w:val="2fb"/>
            <w:b/>
            <w:bCs/>
            <w:rtl/>
          </w:rPr>
          <w:t xml:space="preserve">דר"ה</w:t>
        </w:r>
      </w:ins>
      <w:del w:id="92920" w:author="מנוע מכני" w:date="2026-10-05T11:32:12Z">
        <w:r w:rsidRPr="00275289">
          <w:rPr>
            <w:b/>
            <w:bCs/>
            <w:rtl/>
          </w:rPr>
          <w:delText xml:space="preserve">דרב הונא</w:delText>
        </w:r>
      </w:del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ins w:id="92023" w:author="מנוע מכני" w:date="2026-10-05T11:32:12Z">
        <w:r>
          <w:rPr>
            <w:rStyle w:val="2fb"/>
            <w:rtl/>
          </w:rPr>
          <w:t xml:space="preserve">ר"ה</w:t>
        </w:r>
      </w:ins>
      <w:del w:id="92024" w:author="מנוע מכני" w:date="2026-10-05T11:32:12Z">
        <w:r>
          <w:rPr>
            <w:rtl/>
          </w:rPr>
          <w:delText xml:space="preserve">ר</w:delText>
        </w:r>
        <w:r w:rsidR="00275289">
          <w:rPr>
            <w:rFonts w:hint="cs"/>
            <w:rtl/>
          </w:rPr>
          <w:delText xml:space="preserve">''ה</w:delText>
        </w:r>
      </w:del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ins w:id="92025" w:author="מנוע מכני" w:date="2026-10-05T11:32:12Z">
        <w:r>
          <w:rPr>
            <w:rFonts w:hint="cs"/>
            <w:rtl/>
          </w:rPr>
          <w:t xml:space="preserve">ה"נ</w:t>
        </w:r>
      </w:ins>
      <w:del w:id="92026" w:author="מנוע מכני" w:date="2026-10-05T11:32:12Z">
        <w:r w:rsidR="00275289">
          <w:rPr>
            <w:rFonts w:hint="cs"/>
            <w:rtl/>
          </w:rPr>
          <w:delText xml:space="preserve">ה''נ</w:delText>
        </w:r>
      </w:del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  <w:pPrChange w:id="9046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1" w:author="מנוע מכני" w:date="2026-10-05T11:32:12Z">
        <w:r>
          <w:rPr>
            <w:rtl/>
          </w:rPr>
          <w:t xml:space="preserve"> </w:t>
        </w:r>
      </w:ins>
      <w:del w:id="968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3" w:author="מנוע מכני" w:date="2026-10-05T11:32:12Z">
        <w:r>
          <w:rPr>
            <w:rtl/>
          </w:rPr>
          <w:t xml:space="preserve"> </w:t>
        </w:r>
      </w:ins>
      <w:del w:id="968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ins w:id="92027" w:author="מנוע מכני" w:date="2026-10-05T11:32:12Z">
        <w:r>
          <w:rPr>
            <w:rFonts w:hint="cs"/>
            <w:rtl/>
          </w:rPr>
          <w:t xml:space="preserve">ר"י</w:t>
        </w:r>
      </w:ins>
      <w:del w:id="9202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  <w:pPrChange w:id="9046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85" w:author="מנוע מכני" w:date="2026-10-05T11:32:12Z">
        <w:r>
          <w:rPr>
            <w:rtl/>
          </w:rPr>
          <w:t xml:space="preserve"> </w:t>
        </w:r>
      </w:ins>
      <w:del w:id="968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87" w:author="מנוע מכני" w:date="2026-10-05T11:32:12Z">
        <w:r>
          <w:rPr>
            <w:rtl/>
          </w:rPr>
          <w:t xml:space="preserve"> </w:t>
        </w:r>
      </w:ins>
      <w:del w:id="968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192" w:author="מנוע מכני" w:date="2026-10-05T11:32:12Z"/>
        </w:rPr>
      </w:pPr>
      <w:del w:id="92736" w:author="מנוע מכני" w:date="2026-10-05T11:32:12Z">
        <w:r>
          <w:delText xml:space="preserve"> </w:delText>
        </w:r>
      </w:del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del w:id="1001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>
          <w:ins w:id="100194" w:author="מנוע מכני" w:date="2026-10-05T11:32:12Z"/>
        </w:rPr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del w:id="10019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ins w:id="95279" w:author="מנוע מכני" w:date="2026-10-05T11:32:12Z">
        <w:r>
          <w:rPr>
            <w:rtl/>
          </w:rPr>
          <w:t xml:space="preserve">דיש</w:t>
        </w:r>
      </w:ins>
      <w:del w:id="95280" w:author="מנוע מכני" w:date="2026-10-05T11:32:12Z">
        <w:r w:rsidR="00F63065">
          <w:rPr>
            <w:rtl/>
          </w:rPr>
          <w:delText xml:space="preserve">דאית</w:delText>
        </w:r>
      </w:del>
      <w:r w:rsidR="00F63065">
        <w:rPr>
          <w:rtl/>
        </w:rPr>
        <w:t xml:space="preserve"> בה עצם, מתני' - </w:t>
      </w:r>
      <w:ins w:id="95277" w:author="מנוע מכני" w:date="2026-10-05T11:32:12Z">
        <w:r>
          <w:rPr>
            <w:rtl/>
          </w:rPr>
          <w:t xml:space="preserve">דאין</w:t>
        </w:r>
      </w:ins>
      <w:del w:id="95278" w:author="מנוע מכני" w:date="2026-10-05T11:32:12Z">
        <w:r w:rsidR="00F63065">
          <w:rPr>
            <w:rtl/>
          </w:rPr>
          <w:delText xml:space="preserve">דלית</w:delText>
        </w:r>
      </w:del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ins w:id="95283" w:author="מנוע מכני" w:date="2026-10-05T11:32:12Z">
        <w:r>
          <w:rPr>
            <w:rtl/>
          </w:rPr>
          <w:t xml:space="preserve">ואין</w:t>
        </w:r>
      </w:ins>
      <w:del w:id="95284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לה עצם בגופא פסולה הרי תלתול </w:t>
      </w:r>
      <w:ins w:id="95281" w:author="מנוע מכני" w:date="2026-10-05T11:32:12Z">
        <w:r>
          <w:rPr>
            <w:rtl/>
          </w:rPr>
          <w:t xml:space="preserve">סתם</w:t>
        </w:r>
      </w:ins>
      <w:del w:id="9528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>
          <w:ins w:id="100196" w:author="מנוע מכני" w:date="2026-10-05T11:32:12Z"/>
        </w:rPr>
      </w:pPr>
      <w:r>
        <w:t xml:space="preserve">אלא </w:t>
      </w:r>
      <w:ins w:id="92029" w:author="מנוע מכני" w:date="2026-10-05T11:32:12Z">
        <w:r>
          <w:t xml:space="preserve">ר"ל</w:t>
        </w:r>
      </w:ins>
      <w:del w:id="92030" w:author="מנוע מכני" w:date="2026-10-05T11:32:12Z">
        <w:r w:rsidR="00814F60">
          <w:delText xml:space="preserve">ר''ל</w:delText>
        </w:r>
      </w:del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del w:id="100197" w:author="מנוע מכני" w:date="2026-10-05T11:32:12Z">
        <w:r w:rsidR="00814F60">
          <w:rPr>
            <w:rFonts w:hint="cs"/>
            <w:rtl/>
          </w:rPr>
          <w:delText xml:space="preserve"> </w:delText>
        </w:r>
      </w:del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ins w:id="92031" w:author="מנוע מכני" w:date="2026-10-05T11:32:12Z">
        <w:r>
          <w:rPr>
            <w:rFonts w:hint="cs"/>
            <w:rtl/>
          </w:rPr>
          <w:t xml:space="preserve">ל"ק</w:t>
        </w:r>
      </w:ins>
      <w:del w:id="92032" w:author="מנוע מכני" w:date="2026-10-05T11:32:12Z">
        <w:r w:rsidR="00814F60">
          <w:rPr>
            <w:rFonts w:hint="cs"/>
            <w:rtl/>
          </w:rPr>
          <w:delText xml:space="preserve">ל''ק</w:delText>
        </w:r>
      </w:del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del w:id="90208" w:author="מנוע עיצוב" w:date="2026-10-05T11:33:53Z"/>
          <w:rtl/>
        </w:rPr>
      </w:pPr>
      <w:del w:id="90205" w:author="מנוע עיצוב" w:date="2026-10-05T11:33:53Z">
        <w:r>
          <w:rPr>
            <w:rtl/>
          </w:rPr>
          <w:delText xml:space="preserve">•</w:delText>
        </w:r>
      </w:del>
      <w:ins w:id="96889" w:author="מנוע מכני" w:date="2026-10-05T11:32:12Z">
        <w:r>
          <w:rPr>
            <w:rtl/>
          </w:rPr>
          <w:t xml:space="preserve"> </w:t>
        </w:r>
      </w:ins>
      <w:del w:id="96890" w:author="מנוע מכני" w:date="2026-10-05T11:32:12Z">
        <w:r>
          <w:rPr>
            <w:rtl/>
          </w:rPr>
          <w:delText xml:space="preserve">  </w:delText>
        </w:r>
      </w:del>
      <w:del w:id="90206" w:author="מנוע עיצוב" w:date="2026-10-05T11:33:53Z">
        <w:r>
          <w:rPr>
            <w:rtl/>
          </w:rPr>
          <w:delText xml:space="preserve">•</w:delText>
        </w:r>
      </w:del>
      <w:ins w:id="96891" w:author="מנוע מכני" w:date="2026-10-05T11:32:12Z">
        <w:r>
          <w:rPr>
            <w:rtl/>
          </w:rPr>
          <w:t xml:space="preserve"> </w:t>
        </w:r>
      </w:ins>
      <w:del w:id="96892" w:author="מנוע מכני" w:date="2026-10-05T11:32:12Z">
        <w:r>
          <w:rPr>
            <w:rtl/>
          </w:rPr>
          <w:delText xml:space="preserve">  </w:delText>
        </w:r>
      </w:del>
      <w:del w:id="90207" w:author="מנוע עיצוב" w:date="2026-10-05T11:33:53Z">
        <w:r>
          <w:rPr>
            <w:rtl/>
          </w:rPr>
          <w:delText xml:space="preserve">•</w:delText>
        </w:r>
      </w:del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>
          <w:ins w:id="100198" w:author="מנוע מכני" w:date="2026-10-05T11:32:12Z"/>
        </w:rPr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del w:id="1001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  <w:pPrChange w:id="9046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3" w:author="מנוע מכני" w:date="2026-10-05T11:32:12Z">
        <w:r>
          <w:rPr>
            <w:rtl/>
          </w:rPr>
          <w:t xml:space="preserve"> </w:t>
        </w:r>
      </w:ins>
      <w:del w:id="968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5" w:author="מנוע מכני" w:date="2026-10-05T11:32:12Z">
        <w:r>
          <w:rPr>
            <w:rtl/>
          </w:rPr>
          <w:t xml:space="preserve"> </w:t>
        </w:r>
      </w:ins>
      <w:del w:id="968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>
          <w:ins w:id="100200" w:author="מנוע מכני" w:date="2026-10-05T11:32:12Z"/>
        </w:rPr>
      </w:pPr>
      <w:r>
        <w:t xml:space="preserve">תניא</w:t>
      </w:r>
      <w:r>
        <w:t xml:space="preserve">, אחרים</w:t>
      </w:r>
      <w:del w:id="100945" w:author="מנוע מכני" w:date="2026-10-05T11:32:12Z">
        <w:r>
          <w:delText xml:space="preserve"> אומ</w:delText>
        </w:r>
        <w:r w:rsidR="00814F60">
          <w:delText xml:space="preserve">רים</w:delText>
        </w:r>
      </w:del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del w:id="100201" w:author="מנוע מכני" w:date="2026-10-05T11:32:12Z">
        <w:r w:rsidR="00814F60">
          <w:rPr>
            <w:rtl/>
          </w:rPr>
          <w:delText xml:space="preserve"> </w:delText>
        </w:r>
      </w:del>
      <w:ins w:id="92921" w:author="מנוע מכני" w:date="2026-10-05T11:32:12Z">
        <w:r>
          <w:rPr>
            <w:rtl/>
          </w:rPr>
          <w:t xml:space="preserve">אפי'</w:t>
        </w:r>
      </w:ins>
      <w:del w:id="92922" w:author="מנוע מכני" w:date="2026-10-05T11:32:12Z">
        <w:r w:rsidR="00814F60">
          <w:rPr>
            <w:rtl/>
          </w:rPr>
          <w:delText xml:space="preserve">אפילו</w:delText>
        </w:r>
      </w:del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  <w:pPrChange w:id="9046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897" w:author="מנוע מכני" w:date="2026-10-05T11:32:12Z">
        <w:r>
          <w:rPr>
            <w:rtl/>
          </w:rPr>
          <w:t xml:space="preserve"> </w:t>
        </w:r>
      </w:ins>
      <w:del w:id="968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899" w:author="מנוע מכני" w:date="2026-10-05T11:32:12Z">
        <w:r>
          <w:rPr>
            <w:rtl/>
          </w:rPr>
          <w:t xml:space="preserve"> </w:t>
        </w:r>
      </w:ins>
      <w:del w:id="969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  <w:pPrChange w:id="9046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1" w:author="מנוע מכני" w:date="2026-10-05T11:32:12Z">
        <w:r>
          <w:rPr>
            <w:rtl/>
          </w:rPr>
          <w:t xml:space="preserve"> </w:t>
        </w:r>
      </w:ins>
      <w:del w:id="969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3" w:author="מנוע מכני" w:date="2026-10-05T11:32:12Z">
        <w:r>
          <w:rPr>
            <w:rtl/>
          </w:rPr>
          <w:t xml:space="preserve"> </w:t>
        </w:r>
      </w:ins>
      <w:del w:id="969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>
          <w:ins w:id="100202" w:author="מנוע מכני" w:date="2026-10-05T11:32:12Z"/>
        </w:rPr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del w:id="1002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  <w:pPrChange w:id="9046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5" w:author="מנוע מכני" w:date="2026-10-05T11:32:12Z">
        <w:r>
          <w:rPr>
            <w:rtl/>
          </w:rPr>
          <w:t xml:space="preserve"> </w:t>
        </w:r>
      </w:ins>
      <w:del w:id="969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07" w:author="מנוע מכני" w:date="2026-10-05T11:32:12Z">
        <w:r>
          <w:rPr>
            <w:rtl/>
          </w:rPr>
          <w:t xml:space="preserve"> </w:t>
        </w:r>
      </w:ins>
      <w:del w:id="969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  <w:pPrChange w:id="9046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09" w:author="מנוע מכני" w:date="2026-10-05T11:32:12Z">
        <w:r>
          <w:rPr>
            <w:rtl/>
          </w:rPr>
          <w:t xml:space="preserve"> </w:t>
        </w:r>
      </w:ins>
      <w:del w:id="969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1" w:author="מנוע מכני" w:date="2026-10-05T11:32:12Z">
        <w:r>
          <w:rPr>
            <w:rtl/>
          </w:rPr>
          <w:t xml:space="preserve"> </w:t>
        </w:r>
      </w:ins>
      <w:del w:id="969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ins w:id="95285" w:author="מנוע מכני" w:date="2026-10-05T11:32:12Z">
        <w:r>
          <w:rPr>
            <w:rtl/>
          </w:rPr>
          <w:t xml:space="preserve">עליו</w:t>
        </w:r>
      </w:ins>
      <w:del w:id="95286" w:author="מנוע מכני" w:date="2026-10-05T11:32:12Z">
        <w:r>
          <w:rPr>
            <w:rtl/>
          </w:rPr>
          <w:delText xml:space="preserve">עליה</w:delText>
        </w:r>
      </w:del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  <w:pPrChange w:id="9047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3" w:author="מנוע מכני" w:date="2026-10-05T11:32:12Z">
        <w:r>
          <w:rPr>
            <w:rtl/>
          </w:rPr>
          <w:t xml:space="preserve"> </w:t>
        </w:r>
      </w:ins>
      <w:del w:id="969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5" w:author="מנוע מכני" w:date="2026-10-05T11:32:12Z">
        <w:r>
          <w:rPr>
            <w:rtl/>
          </w:rPr>
          <w:t xml:space="preserve"> </w:t>
        </w:r>
      </w:ins>
      <w:del w:id="969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  <w:pPrChange w:id="9047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17" w:author="מנוע מכני" w:date="2026-10-05T11:32:12Z">
        <w:r>
          <w:rPr>
            <w:rtl/>
          </w:rPr>
          <w:t xml:space="preserve"> </w:t>
        </w:r>
      </w:ins>
      <w:del w:id="969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19" w:author="מנוע מכני" w:date="2026-10-05T11:32:12Z">
        <w:r>
          <w:rPr>
            <w:rtl/>
          </w:rPr>
          <w:t xml:space="preserve"> </w:t>
        </w:r>
      </w:ins>
      <w:del w:id="969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04" w:author="מנוע מכני" w:date="2026-10-05T11:32:12Z"/>
        </w:rPr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del w:id="1002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גרב - זה החרס, ילפת - זו חזזית המצרית, </w:t>
      </w:r>
    </w:p>
    <w:p>
      <w:pPr>
        <w:pStyle w:val="38"/>
        <w:rPr>
          <w:ins w:id="100206" w:author="מנוע מכני" w:date="2026-10-05T11:32:12Z"/>
        </w:rPr>
      </w:pPr>
      <w:r>
        <w:t xml:space="preserve">וא</w:t>
      </w:r>
      <w:ins w:id="92033" w:author="מנוע מכני" w:date="2026-10-05T11:32:12Z">
        <w:r>
          <w:t xml:space="preserve">ר"ל</w:t>
        </w:r>
      </w:ins>
      <w:del w:id="92034" w:author="מנוע מכני" w:date="2026-10-05T11:32:12Z">
        <w:r>
          <w:delText xml:space="preserve">ר''ל</w:delText>
        </w:r>
      </w:del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del w:id="100207" w:author="מנוע מכני" w:date="2026-10-05T11:32:12Z">
        <w:r w:rsidR="00F63065">
          <w:rPr>
            <w:rtl/>
          </w:rPr>
          <w:delText xml:space="preserve"> </w:delText>
        </w:r>
      </w:del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7605" w:author="מנוע מכני" w:date="2026-10-05T11:32:12Z">
        <w:r>
          <w:rPr>
            <w:rtl/>
          </w:rPr>
          <w:t xml:space="preserve">קשה</w:t>
        </w:r>
      </w:ins>
      <w:del w:id="97606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, כאן - בחזזית המצרית, כאן - בחזזית </w:t>
      </w:r>
      <w:ins w:id="97607" w:author="מנוע מכני" w:date="2026-10-05T11:32:12Z">
        <w:r>
          <w:rPr>
            <w:rtl/>
          </w:rPr>
          <w:t xml:space="preserve">דעולם</w:t>
        </w:r>
      </w:ins>
      <w:del w:id="9760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ins w:id="92035" w:author="מנוע מכני" w:date="2026-10-05T11:32:12Z">
        <w:r>
          <w:rPr>
            <w:rtl/>
          </w:rPr>
          <w:t xml:space="preserve">ל"ק</w:t>
        </w:r>
      </w:ins>
      <w:del w:id="92036" w:author="מנוע מכני" w:date="2026-10-05T11:32:12Z">
        <w:r>
          <w:rPr>
            <w:rtl/>
          </w:rPr>
          <w:delText xml:space="preserve">ל</w:delText>
        </w:r>
        <w:r w:rsidR="00A9472E">
          <w:rPr>
            <w:rFonts w:hint="cs"/>
            <w:rtl/>
          </w:rPr>
          <w:delText xml:space="preserve">''ק</w:delText>
        </w:r>
      </w:del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>
          <w:ins w:id="100208" w:author="מנוע מכני" w:date="2026-10-05T11:32:12Z"/>
        </w:rPr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del w:id="100209" w:author="מנוע מכני" w:date="2026-10-05T11:32:12Z">
        <w:r w:rsidR="00F63065">
          <w:rPr>
            <w:rtl/>
          </w:rPr>
          <w:delText xml:space="preserve"> </w:delText>
        </w:r>
      </w:del>
      <w:r>
        <w:rPr>
          <w:rFonts w:hint="cs"/>
          <w:rtl/>
        </w:rPr>
        <w:t>ד'</w:t>
      </w:r>
      <w:r w:rsidR="00F63065">
        <w:rPr>
          <w:rtl/>
        </w:rPr>
        <w:t xml:space="preserve">יככה ה'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ins w:id="95289" w:author="מנוע מכני" w:date="2026-10-05T11:32:12Z">
        <w:r>
          <w:rPr>
            <w:rtl/>
          </w:rPr>
          <w:t xml:space="preserve">ואומר</w:t>
        </w:r>
      </w:ins>
      <w:del w:id="95290" w:author="מנוע מכני" w:date="2026-10-05T11:32:12Z">
        <w:r>
          <w:rPr>
            <w:rtl/>
          </w:rPr>
          <w:delText xml:space="preserve">וקאמר</w:delText>
        </w:r>
      </w:del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ins w:id="95287" w:author="מנוע מכני" w:date="2026-10-05T11:32:12Z">
        <w:r>
          <w:rPr>
            <w:rtl/>
          </w:rPr>
          <w:t xml:space="preserve">שלושה</w:t>
        </w:r>
      </w:ins>
      <w:del w:id="9528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</w:t>
      </w:r>
      <w:ins w:id="98159" w:author="מנוע מכני" w:date="2026-10-05T11:32:12Z">
        <w:r>
          <w:rPr>
            <w:rtl/>
          </w:rPr>
          <w:t xml:space="preserve">היו</w:t>
        </w:r>
      </w:ins>
      <w:del w:id="98160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del w:id="90212" w:author="מנוע עיצוב" w:date="2026-10-05T11:33:53Z"/>
          <w:rtl/>
        </w:rPr>
      </w:pPr>
      <w:del w:id="90209" w:author="מנוע עיצוב" w:date="2026-10-05T11:33:53Z">
        <w:r>
          <w:rPr>
            <w:rtl/>
          </w:rPr>
          <w:delText xml:space="preserve">•</w:delText>
        </w:r>
      </w:del>
      <w:ins w:id="96921" w:author="מנוע מכני" w:date="2026-10-05T11:32:12Z">
        <w:r>
          <w:rPr>
            <w:rtl/>
          </w:rPr>
          <w:t xml:space="preserve"> </w:t>
        </w:r>
      </w:ins>
      <w:del w:id="96922" w:author="מנוע מכני" w:date="2026-10-05T11:32:12Z">
        <w:r>
          <w:rPr>
            <w:rtl/>
          </w:rPr>
          <w:delText xml:space="preserve">  </w:delText>
        </w:r>
      </w:del>
      <w:del w:id="90210" w:author="מנוע עיצוב" w:date="2026-10-05T11:33:53Z">
        <w:r>
          <w:rPr>
            <w:rtl/>
          </w:rPr>
          <w:delText xml:space="preserve">•</w:delText>
        </w:r>
      </w:del>
      <w:ins w:id="96923" w:author="מנוע מכני" w:date="2026-10-05T11:32:12Z">
        <w:r>
          <w:rPr>
            <w:rtl/>
          </w:rPr>
          <w:t xml:space="preserve"> </w:t>
        </w:r>
      </w:ins>
      <w:del w:id="96924" w:author="מנוע מכני" w:date="2026-10-05T11:32:12Z">
        <w:r>
          <w:rPr>
            <w:rtl/>
          </w:rPr>
          <w:delText xml:space="preserve">  </w:delText>
        </w:r>
      </w:del>
      <w:del w:id="90211" w:author="מנוע עיצוב" w:date="2026-10-05T11:33:53Z">
        <w:r>
          <w:rPr>
            <w:rtl/>
          </w:rPr>
          <w:delText xml:space="preserve">•</w:delText>
        </w:r>
      </w:del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ins w:id="92037" w:author="מנוע מכני" w:date="2026-10-05T11:32:12Z">
        <w:r>
          <w:rPr>
            <w:rFonts w:hint="cs"/>
            <w:rtl/>
          </w:rPr>
          <w:t xml:space="preserve">ה"צ</w:t>
        </w:r>
      </w:ins>
      <w:del w:id="92038" w:author="מנוע מכני" w:date="2026-10-05T11:32:12Z">
        <w:r w:rsidR="00A9472E">
          <w:rPr>
            <w:rFonts w:hint="cs"/>
            <w:rtl/>
          </w:rPr>
          <w:delText xml:space="preserve">ה''צ</w:delText>
        </w:r>
      </w:del>
      <w:r w:rsidR="00A9472E">
        <w:rPr>
          <w:rFonts w:hint="cs"/>
          <w:rtl/>
        </w:rPr>
        <w:t xml:space="preserve"> ד</w:t>
      </w:r>
      <w:ins w:id="92039" w:author="מנוע מכני" w:date="2026-10-05T11:32:12Z">
        <w:r>
          <w:rPr>
            <w:rFonts w:hint="cs"/>
            <w:rtl/>
          </w:rPr>
          <w:t xml:space="preserve">ת"ר</w:t>
        </w:r>
      </w:ins>
      <w:del w:id="92040" w:author="מנוע מכני" w:date="2026-10-05T11:32:12Z">
        <w:r w:rsidR="00A9472E">
          <w:rPr>
            <w:rFonts w:hint="cs"/>
            <w:rtl/>
          </w:rPr>
          <w:delText xml:space="preserve">ת''ר</w:delText>
        </w:r>
      </w:del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ins w:id="95807" w:author="מנוע מכני" w:date="2026-10-05T11:32:12Z">
        <w:r>
          <w:rPr>
            <w:rFonts w:hint="cs"/>
            <w:rtl/>
          </w:rPr>
          <w:t xml:space="preserve">אף</w:t>
        </w:r>
      </w:ins>
      <w:del w:id="95808" w:author="מנוע מכני" w:date="2026-10-05T11:32:12Z">
        <w:r w:rsidR="00A9472E">
          <w:rPr>
            <w:rFonts w:hint="cs"/>
            <w:rtl/>
          </w:rPr>
          <w:delText xml:space="preserve">א</w:delText>
        </w:r>
        <w:r>
          <w:rPr>
            <w:rFonts w:hint="cs"/>
            <w:rtl/>
          </w:rPr>
          <w:delText xml:space="preserve">ע"ג</w:delText>
        </w:r>
      </w:del>
      <w:ins w:id="92041" w:author="מנוע מכני" w:date="2026-10-05T11:32:12Z"/>
      <w:del w:id="92042" w:author="מנוע מכני" w:date="2026-10-05T11:32:12Z">
        <w:r w:rsidR="00A9472E">
          <w:rPr>
            <w:rFonts w:hint="cs"/>
            <w:rtl/>
          </w:rPr>
          <w:delText xml:space="preserve">ע''ג</w:delText>
        </w:r>
      </w:del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ins w:id="92043" w:author="מנוע מכני" w:date="2026-10-05T11:32:12Z">
        <w:r>
          <w:rPr>
            <w:rFonts w:hint="cs"/>
            <w:rtl/>
          </w:rPr>
          <w:t xml:space="preserve">ע"ד</w:t>
        </w:r>
      </w:ins>
      <w:del w:id="92044" w:author="מנוע מכני" w:date="2026-10-05T11:32:12Z">
        <w:r w:rsidR="00A9472E">
          <w:rPr>
            <w:rFonts w:hint="cs"/>
            <w:rtl/>
          </w:rPr>
          <w:delText xml:space="preserve">ע''ד</w:delText>
        </w:r>
      </w:del>
      <w:r w:rsidR="00A9472E">
        <w:rPr>
          <w:rFonts w:hint="cs"/>
          <w:rtl/>
        </w:rPr>
        <w:t xml:space="preserve"> </w:t>
      </w:r>
      <w:ins w:id="98595" w:author="מנוע מכני" w:date="2026-10-05T11:32:12Z">
        <w:r>
          <w:rPr>
            <w:rFonts w:hint="cs"/>
            <w:rtl/>
          </w:rPr>
          <w:t xml:space="preserve">דדרכו</w:t>
        </w:r>
      </w:ins>
      <w:del w:id="98596" w:author="מנוע מכני" w:date="2026-10-05T11:32:12Z">
        <w:r w:rsidR="00A9472E">
          <w:rPr>
            <w:rFonts w:hint="cs"/>
            <w:rtl/>
          </w:rPr>
          <w:delText xml:space="preserve">דאורחיה</w:delText>
        </w:r>
      </w:del>
      <w:ins w:id="96925" w:author="מנוע מכני" w:date="2026-10-05T11:32:12Z">
        <w:r>
          <w:rPr>
            <w:rFonts w:hint="cs"/>
            <w:rtl/>
          </w:rPr>
          <w:t xml:space="preserve"> </w:t>
        </w:r>
      </w:ins>
      <w:del w:id="96926" w:author="מנוע מכני" w:date="2026-10-05T11:32:12Z">
        <w:r w:rsidR="00A9472E">
          <w:rPr>
            <w:rFonts w:hint="cs"/>
            <w:rtl/>
          </w:rPr>
          <w:delText xml:space="preserve">  </w:delText>
        </w:r>
      </w:del>
      <w:r w:rsidR="00A9472E">
        <w:rPr>
          <w:rFonts w:hint="cs"/>
          <w:rtl/>
        </w:rPr>
        <w:t xml:space="preserve">ומזוהם אפ' דלא כחיש וכן אחרים דלא מאיסי</w:t>
      </w:r>
      <w:ins w:id="96927" w:author="מנוע מכני" w:date="2026-10-05T11:32:12Z">
        <w:r>
          <w:rPr>
            <w:rFonts w:hint="cs"/>
            <w:rtl/>
          </w:rPr>
          <w:t xml:space="preserve"> </w:t>
        </w:r>
      </w:ins>
      <w:del w:id="96928" w:author="מנוע מכני" w:date="2026-10-05T11:32:12Z">
        <w:r w:rsidR="00A9472E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del w:id="90216" w:author="מנוע עיצוב" w:date="2026-10-05T11:33:53Z"/>
          <w:rtl/>
        </w:rPr>
      </w:pPr>
      <w:del w:id="90213" w:author="מנוע עיצוב" w:date="2026-10-05T11:33:53Z">
        <w:r>
          <w:rPr>
            <w:rtl/>
          </w:rPr>
          <w:delText xml:space="preserve">•</w:delText>
        </w:r>
      </w:del>
      <w:ins w:id="96929" w:author="מנוע מכני" w:date="2026-10-05T11:32:12Z">
        <w:r>
          <w:rPr>
            <w:rtl/>
          </w:rPr>
          <w:t xml:space="preserve"> </w:t>
        </w:r>
      </w:ins>
      <w:del w:id="96930" w:author="מנוע מכני" w:date="2026-10-05T11:32:12Z">
        <w:r>
          <w:rPr>
            <w:rtl/>
          </w:rPr>
          <w:delText xml:space="preserve">  </w:delText>
        </w:r>
      </w:del>
      <w:del w:id="90214" w:author="מנוע עיצוב" w:date="2026-10-05T11:33:53Z">
        <w:r>
          <w:rPr>
            <w:rtl/>
          </w:rPr>
          <w:delText xml:space="preserve">•</w:delText>
        </w:r>
      </w:del>
      <w:ins w:id="96931" w:author="מנוע מכני" w:date="2026-10-05T11:32:12Z">
        <w:r>
          <w:rPr>
            <w:rtl/>
          </w:rPr>
          <w:t xml:space="preserve"> </w:t>
        </w:r>
      </w:ins>
      <w:del w:id="96932" w:author="מנוע מכני" w:date="2026-10-05T11:32:12Z">
        <w:r>
          <w:rPr>
            <w:rtl/>
          </w:rPr>
          <w:delText xml:space="preserve">  </w:delText>
        </w:r>
      </w:del>
      <w:del w:id="90215" w:author="מנוע עיצוב" w:date="2026-10-05T11:33:53Z">
        <w:r>
          <w:rPr>
            <w:rtl/>
          </w:rPr>
          <w:delText xml:space="preserve">•</w:delText>
        </w:r>
      </w:del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r>
        <w:rPr>
          <w:rtl/>
        </w:rPr>
        <w:t>מן הבהמה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r>
        <w:rPr>
          <w:rtl/>
        </w:rPr>
        <w:t>מן הבקר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r>
        <w:rPr>
          <w:rtl/>
        </w:rPr>
        <w:t>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r>
        <w:rPr>
          <w:rtl/>
        </w:rPr>
        <w:t>ומן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ins w:id="95293" w:author="מנוע מכני" w:date="2026-10-05T11:32:12Z">
        <w:r>
          <w:rPr>
            <w:rtl/>
          </w:rPr>
          <w:t xml:space="preserve">אלו</w:t>
        </w:r>
      </w:ins>
      <w:del w:id="9529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בני קטלא </w:t>
      </w:r>
      <w:ins w:id="95291" w:author="מנוע מכני" w:date="2026-10-05T11:32:12Z">
        <w:r>
          <w:rPr>
            <w:rtl/>
          </w:rPr>
          <w:t xml:space="preserve">הם</w:t>
        </w:r>
      </w:ins>
      <w:del w:id="9529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5" w:author="מנוע מכני" w:date="2026-10-05T11:32:12Z">
        <w:r>
          <w:rPr>
            <w:rtl/>
          </w:rPr>
          <w:t xml:space="preserve">שמא</w:t>
        </w:r>
      </w:ins>
      <w:del w:id="9529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297" w:author="מנוע מכני" w:date="2026-10-05T11:32:12Z">
        <w:r>
          <w:rPr>
            <w:rtl/>
          </w:rPr>
          <w:t xml:space="preserve">שמא</w:t>
        </w:r>
      </w:ins>
      <w:del w:id="95298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זכר הוא </w:t>
      </w:r>
      <w:ins w:id="95299" w:author="מנוע מכני" w:date="2026-10-05T11:32:12Z">
        <w:r>
          <w:rPr>
            <w:rtl/>
          </w:rPr>
          <w:t xml:space="preserve">ואין</w:t>
        </w:r>
      </w:ins>
      <w:del w:id="95300" w:author="מנוע מכני" w:date="2026-10-05T11:32:12Z">
        <w:r>
          <w:rPr>
            <w:rtl/>
          </w:rPr>
          <w:delText xml:space="preserve">ולית</w:delText>
        </w:r>
      </w:del>
      <w:r>
        <w:rPr>
          <w:rtl/>
        </w:rPr>
        <w:t xml:space="preserve"> בה מומא</w:t>
      </w:r>
      <w:ins w:id="96933" w:author="מנוע מכני" w:date="2026-10-05T11:32:12Z">
        <w:r>
          <w:rPr>
            <w:rtl/>
          </w:rPr>
          <w:t xml:space="preserve">,</w:t>
        </w:r>
      </w:ins>
      <w:del w:id="96934" w:author="מנוע מכני" w:date="2026-10-05T11:32:12Z">
        <w:r w:rsidR="000B5F7F">
          <w:rPr>
            <w:rtl/>
          </w:rPr>
          <w:delText xml:space="preserve">;</w:delText>
        </w:r>
      </w:del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5301" w:author="מנוע מכני" w:date="2026-10-05T11:32:12Z">
        <w:r>
          <w:rPr>
            <w:rtl/>
          </w:rPr>
          <w:t xml:space="preserve">שמא</w:t>
        </w:r>
      </w:ins>
      <w:del w:id="95302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ins w:id="93941" w:author="מנוע מכני" w:date="2026-10-05T11:32:12Z">
        <w:r>
          <w:rPr>
            <w:rtl/>
          </w:rPr>
          <w:t xml:space="preserve">גם</w:t>
        </w:r>
      </w:ins>
      <w:del w:id="9394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>
          <w:ins w:id="100210" w:author="מנוע מכני" w:date="2026-10-05T11:32:12Z"/>
        </w:rPr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del w:id="100211" w:author="מנוע מכני" w:date="2026-10-05T11:32:12Z">
        <w:r>
          <w:rPr>
            <w:rtl/>
          </w:rPr>
          <w:delText xml:space="preserve"> </w:delText>
        </w:r>
      </w:del>
      <w:r w:rsidR="00546316">
        <w:rPr>
          <w:rFonts w:hint="cs"/>
          <w:rtl/>
        </w:rPr>
        <w:t>'</w:t>
      </w:r>
      <w:r>
        <w:rPr>
          <w:rtl/>
        </w:rPr>
        <w:t>או חרוץ או שבור</w:t>
      </w:r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>
          <w:ins w:id="100212" w:author="מנוע מכני" w:date="2026-10-05T11:32:12Z"/>
        </w:rPr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del w:id="1002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שבור </w:t>
      </w:r>
      <w:ins w:id="93943" w:author="מנוע מכני" w:date="2026-10-05T11:32:12Z">
        <w:r>
          <w:rPr>
            <w:rtl/>
          </w:rPr>
          <w:t xml:space="preserve">גם</w:t>
        </w:r>
      </w:ins>
      <w:del w:id="9394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ins w:id="97935" w:author="מנוע מכני" w:date="2026-10-05T11:32:12Z">
        <w:r>
          <w:rPr>
            <w:rtl/>
          </w:rPr>
          <w:t xml:space="preserve">דאם </w:t>
        </w:r>
      </w:ins>
      <w:del w:id="97936" w:author="מנוע מכני" w:date="2026-10-05T11:32:12Z">
        <w:r>
          <w:rPr>
            <w:rtl/>
          </w:rPr>
          <w:delText xml:space="preserve">דאי </w:delText>
        </w:r>
      </w:del>
      <w:ins w:id="92045" w:author="מנוע מכני" w:date="2026-10-05T11:32:12Z">
        <w:r>
          <w:rPr>
            <w:rtl/>
          </w:rPr>
          <w:t xml:space="preserve">ס"ד</w:t>
        </w:r>
      </w:ins>
      <w:del w:id="92046" w:author="מנוע מכני" w:date="2026-10-05T11:32:12Z">
        <w:r>
          <w:rPr>
            <w:rtl/>
          </w:rPr>
          <w:delText xml:space="preserve">ס</w:delText>
        </w:r>
        <w:r w:rsidR="00546316">
          <w:rPr>
            <w:rFonts w:hint="cs"/>
            <w:rtl/>
          </w:rPr>
          <w:delText xml:space="preserve">''ד</w:delText>
        </w:r>
      </w:del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r>
        <w:rPr>
          <w:rtl/>
        </w:rPr>
        <w:t>ומראהו עמוק מן העור</w:t>
      </w:r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ins w:id="95303" w:author="מנוע מכני" w:date="2026-10-05T11:32:12Z">
        <w:r>
          <w:rPr>
            <w:rFonts w:hint="cs"/>
            <w:rtl/>
          </w:rPr>
          <w:t xml:space="preserve">התורה</w:t>
        </w:r>
      </w:ins>
      <w:del w:id="95304" w:author="מנוע מכני" w:date="2026-10-05T11:32:12Z">
        <w:r w:rsidR="00546316">
          <w:rPr>
            <w:rFonts w:hint="cs"/>
            <w:rtl/>
          </w:rPr>
          <w:delText xml:space="preserve">רחמנא</w:delText>
        </w:r>
      </w:del>
      <w:r w:rsidR="00546316">
        <w:rPr>
          <w:rFonts w:hint="cs"/>
          <w:rtl/>
        </w:rPr>
        <w:t xml:space="preserve"> גם גרב </w:t>
      </w:r>
      <w:ins w:id="98597" w:author="מנוע מכני" w:date="2026-10-05T11:32:12Z">
        <w:r>
          <w:rPr>
            <w:rFonts w:hint="cs"/>
            <w:rtl/>
          </w:rPr>
          <w:t xml:space="preserve">לומר</w:t>
        </w:r>
      </w:ins>
      <w:del w:id="98598" w:author="מנוע מכני" w:date="2026-10-05T11:32:12Z">
        <w:r w:rsidR="00546316">
          <w:rPr>
            <w:rFonts w:hint="cs"/>
            <w:rtl/>
          </w:rPr>
          <w:delText xml:space="preserve">למימר</w:delText>
        </w:r>
      </w:del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  <w:pPrChange w:id="9047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35" w:author="מנוע מכני" w:date="2026-10-05T11:32:12Z">
        <w:r>
          <w:rPr>
            <w:rtl/>
          </w:rPr>
          <w:t xml:space="preserve"> </w:t>
        </w:r>
      </w:ins>
      <w:del w:id="969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37" w:author="מנוע מכני" w:date="2026-10-05T11:32:12Z">
        <w:r>
          <w:rPr>
            <w:rtl/>
          </w:rPr>
          <w:t xml:space="preserve"> </w:t>
        </w:r>
      </w:ins>
      <w:del w:id="969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45" w:author="מנוע מכני" w:date="2026-10-05T11:32:12Z">
        <w:r>
          <w:rPr>
            <w:rtl/>
          </w:rPr>
          <w:t xml:space="preserve">אומרים</w:t>
        </w:r>
      </w:ins>
      <w:del w:id="93946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ins w:id="93951" w:author="מנוע מכני" w:date="2026-10-05T11:32:12Z">
        <w:r>
          <w:rPr>
            <w:rtl/>
          </w:rPr>
          <w:t xml:space="preserve">גם</w:t>
        </w:r>
      </w:ins>
      <w:del w:id="9395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ins w:id="95305" w:author="מנוע מכני" w:date="2026-10-05T11:32:12Z">
        <w:r>
          <w:rPr>
            <w:rtl/>
          </w:rPr>
          <w:t xml:space="preserve">שמא</w:t>
        </w:r>
      </w:ins>
      <w:del w:id="95306" w:author="מנוע מכני" w:date="2026-10-05T11:32:12Z">
        <w:r>
          <w:rPr>
            <w:rtl/>
          </w:rPr>
          <w:delText xml:space="preserve">דילמא</w:delText>
        </w:r>
      </w:del>
      <w:r>
        <w:rPr>
          <w:rtl/>
        </w:rPr>
        <w:t xml:space="preserve"> </w:t>
      </w:r>
      <w:ins w:id="93947" w:author="מנוע מכני" w:date="2026-10-05T11:32:12Z">
        <w:r>
          <w:rPr>
            <w:rtl/>
          </w:rPr>
          <w:t xml:space="preserve">מקום</w:t>
        </w:r>
      </w:ins>
      <w:del w:id="9394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מינכרא, אבל </w:t>
      </w:r>
      <w:ins w:id="93949" w:author="מנוע מכני" w:date="2026-10-05T11:32:12Z">
        <w:r>
          <w:rPr>
            <w:rtl/>
          </w:rPr>
          <w:t xml:space="preserve">מקום</w:t>
        </w:r>
      </w:ins>
      <w:del w:id="9395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דמינכר - מום רע קרינא </w:t>
      </w:r>
      <w:ins w:id="95307" w:author="מנוע מכני" w:date="2026-10-05T11:32:12Z">
        <w:r>
          <w:rPr>
            <w:rtl/>
          </w:rPr>
          <w:t xml:space="preserve">בו</w:t>
        </w:r>
      </w:ins>
      <w:del w:id="95308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>
          <w:ins w:id="100214" w:author="מנוע מכני" w:date="2026-10-05T11:32:12Z"/>
        </w:rPr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del w:id="100215" w:author="מנוע מכני" w:date="2026-10-05T11:32:12Z">
        <w:r>
          <w:rPr>
            <w:rtl/>
          </w:rPr>
          <w:delText xml:space="preserve"> </w:delText>
        </w:r>
      </w:del>
      <w:ins w:id="92047" w:author="מנוע מכני" w:date="2026-10-05T11:32:12Z">
        <w:r>
          <w:rPr>
            <w:rtl/>
          </w:rPr>
          <w:t xml:space="preserve">מ"ט</w:t>
        </w:r>
      </w:ins>
      <w:del w:id="92048" w:author="מנוע מכני" w:date="2026-10-05T11:32:12Z">
        <w:r>
          <w:rPr>
            <w:rtl/>
          </w:rPr>
          <w:delText xml:space="preserve">מ</w:delText>
        </w:r>
        <w:r w:rsidR="00546316">
          <w:rPr>
            <w:rFonts w:hint="cs"/>
            <w:rtl/>
          </w:rPr>
          <w:delText xml:space="preserve">''ט</w:delText>
        </w:r>
      </w:del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ins w:id="92049" w:author="מנוע מכני" w:date="2026-10-05T11:32:12Z">
        <w:r>
          <w:rPr>
            <w:rStyle w:val="2fb"/>
            <w:rFonts w:hint="cs"/>
            <w:rtl/>
          </w:rPr>
          <w:t xml:space="preserve">י"ש</w:t>
        </w:r>
      </w:ins>
      <w:del w:id="92050" w:author="מנוע מכני" w:date="2026-10-05T11:32:12Z">
        <w:r w:rsidR="00546316">
          <w:rPr>
            <w:rFonts w:hint="cs"/>
            <w:rtl/>
          </w:rPr>
          <w:delText xml:space="preserve">י''ש</w:delText>
        </w:r>
      </w:del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ins w:id="95309" w:author="מנוע מכני" w:date="2026-10-05T11:32:12Z">
        <w:r>
          <w:rPr>
            <w:rtl/>
          </w:rPr>
          <w:t xml:space="preserve">לו</w:t>
        </w:r>
      </w:ins>
      <w:del w:id="9531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ins w:id="92051" w:author="מנוע מכני" w:date="2026-10-05T11:32:12Z">
        <w:r>
          <w:rPr>
            <w:b/>
            <w:bCs/>
            <w:rtl/>
          </w:rPr>
          <w:t xml:space="preserve">ו"ד</w:t>
        </w:r>
      </w:ins>
      <w:del w:id="92052" w:author="מנוע מכני" w:date="2026-10-05T11:32:12Z">
        <w:r w:rsidRPr="00D25F87">
          <w:rPr>
            <w:b/>
            <w:bCs/>
            <w:rtl/>
          </w:rPr>
          <w:delText xml:space="preserve">ו''ד</w:delText>
        </w:r>
      </w:del>
      <w:r w:rsidR="00F63065">
        <w:rPr>
          <w:rtl/>
        </w:rPr>
        <w:t xml:space="preserve"> ספוקי מספקא </w:t>
      </w:r>
      <w:ins w:id="95313" w:author="מנוע מכני" w:date="2026-10-05T11:32:12Z">
        <w:r>
          <w:rPr>
            <w:rtl/>
          </w:rPr>
          <w:t xml:space="preserve">לו</w:t>
        </w:r>
      </w:ins>
      <w:del w:id="95314" w:author="מנוע מכני" w:date="2026-10-05T11:32:12Z">
        <w:r w:rsidR="00F63065">
          <w:rPr>
            <w:rtl/>
          </w:rPr>
          <w:delText xml:space="preserve">ליה</w:delText>
        </w:r>
      </w:del>
      <w:r w:rsidR="00F63065">
        <w:rPr>
          <w:rtl/>
        </w:rPr>
        <w:t xml:space="preserve"> וא</w:t>
      </w:r>
      <w:ins w:id="92053" w:author="מנוע מכני" w:date="2026-10-05T11:32:12Z">
        <w:r>
          <w:rPr>
            <w:rFonts w:hint="cs"/>
            <w:rtl/>
          </w:rPr>
          <w:t xml:space="preserve">ת"ל</w:t>
        </w:r>
      </w:ins>
      <w:del w:id="92054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ins w:id="95311" w:author="מנוע מכני" w:date="2026-10-05T11:32:12Z">
        <w:r>
          <w:rPr>
            <w:rtl/>
          </w:rPr>
          <w:t xml:space="preserve">אומר</w:t>
        </w:r>
      </w:ins>
      <w:del w:id="95312" w:author="מנוע מכני" w:date="2026-10-05T11:32:12Z">
        <w:r w:rsidR="00F63065">
          <w:rPr>
            <w:rtl/>
          </w:rPr>
          <w:delText xml:space="preserve">קאמר</w:delText>
        </w:r>
      </w:del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ins w:id="92055" w:author="מנוע מכני" w:date="2026-10-05T11:32:12Z">
        <w:r>
          <w:rPr>
            <w:rFonts w:hint="cs"/>
            <w:rtl/>
          </w:rPr>
          <w:t xml:space="preserve">ק"מ</w:t>
        </w:r>
      </w:ins>
      <w:del w:id="92056" w:author="מנוע מכני" w:date="2026-10-05T11:32:12Z">
        <w:r>
          <w:rPr>
            <w:rFonts w:hint="cs"/>
            <w:rtl/>
          </w:rPr>
          <w:delText xml:space="preserve">ק''מ</w:delText>
        </w:r>
      </w:del>
      <w:r>
        <w:rPr>
          <w:rFonts w:hint="cs"/>
          <w:rtl/>
        </w:rPr>
        <w:t xml:space="preserve"> </w:t>
      </w:r>
      <w:r w:rsidR="00F63065">
        <w:rPr>
          <w:rtl/>
        </w:rPr>
        <w:t xml:space="preserve">- למילקא </w:t>
      </w:r>
      <w:ins w:id="95315" w:author="מנוע מכני" w:date="2026-10-05T11:32:12Z">
        <w:r>
          <w:rPr>
            <w:rtl/>
          </w:rPr>
          <w:t xml:space="preserve">עליו</w:t>
        </w:r>
      </w:ins>
      <w:del w:id="95316" w:author="מנוע מכני" w:date="2026-10-05T11:32:12Z">
        <w:r w:rsidR="00F63065">
          <w:rPr>
            <w:rtl/>
          </w:rPr>
          <w:delText xml:space="preserve">עליה</w:delText>
        </w:r>
      </w:del>
      <w:r w:rsidR="00F63065">
        <w:rPr>
          <w:rtl/>
        </w:rPr>
        <w:t xml:space="preserve"> משום גיזה ועבודה, </w:t>
      </w:r>
      <w:ins w:id="97937" w:author="מנוע מכני" w:date="2026-10-05T11:32:12Z">
        <w:r>
          <w:rPr>
            <w:rtl/>
          </w:rPr>
          <w:t xml:space="preserve">אם </w:t>
        </w:r>
      </w:ins>
      <w:del w:id="97938" w:author="מנוע מכני" w:date="2026-10-05T11:32:12Z">
        <w:r w:rsidR="00F63065">
          <w:rPr>
            <w:rtl/>
          </w:rPr>
          <w:delText xml:space="preserve">אי </w:delText>
        </w:r>
      </w:del>
      <w:ins w:id="93953" w:author="מנוע מכני" w:date="2026-10-05T11:32:12Z">
        <w:r>
          <w:rPr>
            <w:rtl/>
          </w:rPr>
          <w:t xml:space="preserve">גם</w:t>
        </w:r>
      </w:ins>
      <w:del w:id="93954" w:author="מנוע מכני" w:date="2026-10-05T11:32:12Z">
        <w:r w:rsidR="00F63065">
          <w:rPr>
            <w:rtl/>
          </w:rPr>
          <w:delText xml:space="preserve">נמי</w:delText>
        </w:r>
      </w:del>
      <w:r w:rsidR="00F63065">
        <w:rPr>
          <w:rtl/>
        </w:rPr>
        <w:t xml:space="preserve"> - למיתבה לכהן</w:t>
      </w:r>
      <w:r w:rsidR="0057284B">
        <w:rPr>
          <w:rtl/>
        </w:rPr>
        <w:t>.</w:t>
      </w:r>
    </w:p>
    <w:p>
      <w:pPr>
        <w:pStyle w:val="38"/>
        <w:rPr>
          <w:ins w:id="100216" w:author="מנוע מכני" w:date="2026-10-05T11:32:12Z"/>
        </w:rPr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del w:id="1002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אנדרוגינוס בכור הוא - ומומו עמו</w:t>
      </w:r>
      <w:ins w:id="96939" w:author="מנוע מכני" w:date="2026-10-05T11:32:12Z">
        <w:r>
          <w:rPr>
            <w:rtl/>
          </w:rPr>
          <w:t xml:space="preserve">,</w:t>
        </w:r>
      </w:ins>
      <w:del w:id="9694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18" w:author="מנוע מכני" w:date="2026-10-05T11:32:12Z"/>
        </w:rPr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del w:id="1002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מיפשט פשיטא </w:t>
      </w:r>
      <w:ins w:id="95319" w:author="מנוע מכני" w:date="2026-10-05T11:32:12Z">
        <w:r>
          <w:rPr>
            <w:rtl/>
          </w:rPr>
          <w:t xml:space="preserve">לו</w:t>
        </w:r>
      </w:ins>
      <w:del w:id="95320" w:author="מנוע מכני" w:date="2026-10-05T11:32:12Z">
        <w:r>
          <w:rPr>
            <w:rtl/>
          </w:rPr>
          <w:delText xml:space="preserve">ליה</w:delText>
        </w:r>
      </w:del>
      <w:ins w:id="96941" w:author="מנוע מכני" w:date="2026-10-05T11:32:12Z">
        <w:r>
          <w:rPr>
            <w:rtl/>
          </w:rPr>
          <w:t xml:space="preserve">,</w:t>
        </w:r>
      </w:ins>
      <w:del w:id="96942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5317" w:author="מנוע מכני" w:date="2026-10-05T11:32:12Z">
        <w:r>
          <w:rPr>
            <w:rtl/>
          </w:rPr>
          <w:t xml:space="preserve">ושמא</w:t>
        </w:r>
      </w:ins>
      <w:del w:id="95318" w:author="מנוע מכני" w:date="2026-10-05T11:32:12Z">
        <w:r>
          <w:rPr>
            <w:rtl/>
          </w:rPr>
          <w:delText xml:space="preserve">ודילמא</w:delText>
        </w:r>
      </w:del>
      <w:r>
        <w:rPr>
          <w:rtl/>
        </w:rPr>
        <w:t xml:space="preserve"> </w:t>
      </w:r>
      <w:r>
        <w:rPr>
          <w:rtl/>
        </w:rPr>
        <w:t xml:space="preserve">א</w:t>
      </w:r>
      <w:ins w:id="92057" w:author="מנוע מכני" w:date="2026-10-05T11:32:12Z">
        <w:r>
          <w:rPr>
            <w:rFonts w:hint="cs"/>
            <w:rtl/>
          </w:rPr>
          <w:t xml:space="preserve">ת"ל</w:t>
        </w:r>
      </w:ins>
      <w:del w:id="92058" w:author="מנוע מכני" w:date="2026-10-05T11:32:12Z">
        <w:r w:rsidR="00546316">
          <w:rPr>
            <w:rFonts w:hint="cs"/>
            <w:rtl/>
          </w:rPr>
          <w:delText xml:space="preserve">ת''ל</w:delText>
        </w:r>
      </w:del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>
          <w:ins w:id="100220" w:author="מנוע מכני" w:date="2026-10-05T11:32:12Z"/>
        </w:rPr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del w:id="1002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רבנן בתראי - מחד קרא </w:t>
      </w:r>
      <w:ins w:id="98601" w:author="מנוע מכני" w:date="2026-10-05T11:32:12Z">
        <w:r>
          <w:rPr>
            <w:rtl/>
          </w:rPr>
          <w:t xml:space="preserve">יצאו</w:t>
        </w:r>
      </w:ins>
      <w:del w:id="98602" w:author="מנוע מכני" w:date="2026-10-05T11:32:12Z">
        <w:r>
          <w:rPr>
            <w:rtl/>
          </w:rPr>
          <w:delText xml:space="preserve">נפקי</w:delText>
        </w:r>
      </w:del>
      <w:r>
        <w:rPr>
          <w:rtl/>
        </w:rPr>
        <w:t xml:space="preserve"> </w:t>
      </w:r>
      <w:ins w:id="93957" w:author="מנוע מכני" w:date="2026-10-05T11:32:12Z">
        <w:r>
          <w:rPr>
            <w:rtl/>
          </w:rPr>
          <w:t xml:space="preserve">שהרי</w:t>
        </w:r>
      </w:ins>
      <w:del w:id="93958" w:author="מנוע מכני" w:date="2026-10-05T11:32:12Z">
        <w:r>
          <w:rPr>
            <w:rtl/>
          </w:rPr>
          <w:delText xml:space="preserve">דהא</w:delText>
        </w:r>
      </w:del>
      <w:r>
        <w:rPr>
          <w:rtl/>
        </w:rPr>
        <w:t xml:space="preserve"> גבי בכור חד זכר הוא דכתיב, קא מעטי </w:t>
      </w:r>
      <w:ins w:id="93955" w:author="מנוע מכני" w:date="2026-10-05T11:32:12Z">
        <w:r>
          <w:rPr>
            <w:rtl/>
          </w:rPr>
          <w:t xml:space="preserve">כולם</w:t>
        </w:r>
      </w:ins>
      <w:del w:id="9395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</w:t>
      </w:r>
      <w:ins w:id="95321" w:author="מנוע מכני" w:date="2026-10-05T11:32:12Z">
        <w:r>
          <w:rPr>
            <w:rtl/>
          </w:rPr>
          <w:t xml:space="preserve">מהם</w:t>
        </w:r>
      </w:ins>
      <w:del w:id="95322" w:author="מנוע מכני" w:date="2026-10-05T11:32:12Z">
        <w:r>
          <w:rPr>
            <w:rtl/>
          </w:rPr>
          <w:delText xml:space="preserve">מינייהו</w:delText>
        </w:r>
      </w:del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ins w:id="96943" w:author="מנוע מכני" w:date="2026-10-05T11:32:12Z">
        <w:r>
          <w:rPr>
            <w:rtl/>
          </w:rPr>
          <w:t xml:space="preserve">,</w:t>
        </w:r>
      </w:ins>
      <w:del w:id="96944" w:author="מנוע מכני" w:date="2026-10-05T11:32:12Z">
        <w:r w:rsidR="000B5F7F">
          <w:rPr>
            <w:rtl/>
          </w:rPr>
          <w:delText xml:space="preserve">;</w:delText>
        </w:r>
      </w:del>
      <w:r w:rsidR="00546316">
        <w:rPr>
          <w:rFonts w:hint="cs"/>
          <w:rtl/>
        </w:rPr>
        <w:t xml:space="preserve"> </w:t>
      </w:r>
      <w:ins w:id="97939" w:author="מנוע מכני" w:date="2026-10-05T11:32:12Z">
        <w:r>
          <w:rPr>
            <w:rtl/>
          </w:rPr>
          <w:t xml:space="preserve">ואם </w:t>
        </w:r>
      </w:ins>
      <w:del w:id="9794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ins w:id="95323" w:author="מנוע מכני" w:date="2026-10-05T11:32:12Z">
        <w:r>
          <w:rPr>
            <w:rtl/>
          </w:rPr>
          <w:t xml:space="preserve">לו</w:t>
        </w:r>
      </w:ins>
      <w:del w:id="9532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היינו </w:t>
      </w:r>
      <w:ins w:id="98599" w:author="מנוע מכני" w:date="2026-10-05T11:32:12Z">
        <w:r>
          <w:rPr>
            <w:rtl/>
          </w:rPr>
          <w:t xml:space="preserve">דהוצרך</w:t>
        </w:r>
      </w:ins>
      <w:del w:id="98600" w:author="מנוע מכני" w:date="2026-10-05T11:32:12Z">
        <w:r>
          <w:rPr>
            <w:rtl/>
          </w:rPr>
          <w:delText xml:space="preserve">דאיצטריך</w:delText>
        </w:r>
      </w:del>
      <w:r>
        <w:rPr>
          <w:rtl/>
        </w:rPr>
        <w:t xml:space="preserve"> קרא למעוטי, </w:t>
      </w:r>
    </w:p>
    <w:p>
      <w:pPr>
        <w:pStyle w:val="38"/>
        <w:rPr>
          <w:ins w:id="100222" w:author="מנוע מכני" w:date="2026-10-05T11:32:12Z"/>
        </w:rPr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del w:id="100223" w:author="מנוע מכני" w:date="2026-10-05T11:32:12Z">
        <w:r>
          <w:rPr>
            <w:rtl/>
          </w:rPr>
          <w:delText xml:space="preserve"> </w:delText>
        </w:r>
      </w:del>
      <w:ins w:id="97941" w:author="מנוע מכני" w:date="2026-10-05T11:32:12Z">
        <w:r>
          <w:rPr>
            <w:rtl/>
          </w:rPr>
          <w:t xml:space="preserve">אם </w:t>
        </w:r>
      </w:ins>
      <w:del w:id="97942" w:author="מנוע מכני" w:date="2026-10-05T11:32:12Z">
        <w:r>
          <w:rPr>
            <w:rtl/>
          </w:rPr>
          <w:delText xml:space="preserve">אי </w:delText>
        </w:r>
      </w:del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ins w:id="95325" w:author="מנוע מכני" w:date="2026-10-05T11:32:12Z">
        <w:r>
          <w:rPr>
            <w:rtl/>
          </w:rPr>
          <w:t xml:space="preserve">לו</w:t>
        </w:r>
      </w:ins>
      <w:del w:id="9532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del w:id="90220" w:author="מנוע עיצוב" w:date="2026-10-05T11:33:53Z"/>
          <w:rtl/>
        </w:rPr>
      </w:pPr>
      <w:del w:id="90217" w:author="מנוע עיצוב" w:date="2026-10-05T11:33:53Z">
        <w:r>
          <w:rPr>
            <w:rtl/>
          </w:rPr>
          <w:delText xml:space="preserve">•</w:delText>
        </w:r>
      </w:del>
      <w:ins w:id="96945" w:author="מנוע מכני" w:date="2026-10-05T11:32:12Z">
        <w:r>
          <w:rPr>
            <w:rtl/>
          </w:rPr>
          <w:t xml:space="preserve"> </w:t>
        </w:r>
      </w:ins>
      <w:del w:id="96946" w:author="מנוע מכני" w:date="2026-10-05T11:32:12Z">
        <w:r>
          <w:rPr>
            <w:rtl/>
          </w:rPr>
          <w:delText xml:space="preserve">  </w:delText>
        </w:r>
      </w:del>
      <w:del w:id="90218" w:author="מנוע עיצוב" w:date="2026-10-05T11:33:53Z">
        <w:r>
          <w:rPr>
            <w:rtl/>
          </w:rPr>
          <w:delText xml:space="preserve">•</w:delText>
        </w:r>
      </w:del>
      <w:ins w:id="96947" w:author="מנוע מכני" w:date="2026-10-05T11:32:12Z">
        <w:r>
          <w:rPr>
            <w:rtl/>
          </w:rPr>
          <w:t xml:space="preserve"> </w:t>
        </w:r>
      </w:ins>
      <w:del w:id="96948" w:author="מנוע מכני" w:date="2026-10-05T11:32:12Z">
        <w:r>
          <w:rPr>
            <w:rtl/>
          </w:rPr>
          <w:delText xml:space="preserve">  </w:delText>
        </w:r>
      </w:del>
      <w:del w:id="90219" w:author="מנוע עיצוב" w:date="2026-10-05T11:33:53Z">
        <w:r>
          <w:rPr>
            <w:rtl/>
          </w:rPr>
          <w:delText xml:space="preserve">•</w:delText>
        </w:r>
      </w:del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>
          <w:ins w:id="100224" w:author="מנוע מכני" w:date="2026-10-05T11:32:12Z"/>
        </w:rPr>
      </w:pPr>
      <w:r>
        <w:t>א</w:t>
      </w:r>
      <w:ins w:id="92059" w:author="מנוע מכני" w:date="2026-10-05T11:32:12Z">
        <w:r>
          <w:t xml:space="preserve">ר"ח</w:t>
        </w:r>
      </w:ins>
      <w:del w:id="92060" w:author="מנוע מכני" w:date="2026-10-05T11:32:12Z">
        <w:r w:rsidR="00BD6C19">
          <w:delText xml:space="preserve">ר''ח</w:delText>
        </w:r>
      </w:del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del w:id="1002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מחלוקת באנדרוגינוס, אבל בטומטום - דברי הכל ספיקא הוא וקדוש מספיקא</w:t>
      </w:r>
      <w:ins w:id="96949" w:author="מנוע מכני" w:date="2026-10-05T11:32:12Z">
        <w:r>
          <w:rPr>
            <w:rtl/>
          </w:rPr>
          <w:t xml:space="preserve">,</w:t>
        </w:r>
      </w:ins>
      <w:del w:id="96950" w:author="מנוע מכני" w:date="2026-10-05T11:32:12Z">
        <w:r w:rsidR="000B5F7F">
          <w:rPr>
            <w:rtl/>
          </w:rPr>
          <w:delText xml:space="preserve">;</w:delText>
        </w:r>
      </w:del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ins w:id="96951" w:author="מנוע מכני" w:date="2026-10-05T11:32:12Z">
        <w:r>
          <w:rPr>
            <w:rtl/>
          </w:rPr>
          <w:t xml:space="preserve">,</w:t>
        </w:r>
      </w:ins>
      <w:del w:id="96952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>
          <w:ins w:id="100226" w:author="מנוע מכני" w:date="2026-10-05T11:32:12Z"/>
        </w:rPr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del w:id="1002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>
          <w:ins w:id="100228" w:author="מנוע מכני" w:date="2026-10-05T11:32:12Z"/>
        </w:rPr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del w:id="1002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0" w:author="מנוע מכני" w:date="2026-10-05T11:32:12Z"/>
        </w:rPr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del w:id="1002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זכר אם נקבה זכר ודאי נקבה </w:t>
      </w:r>
      <w:ins w:id="95327" w:author="מנוע מכני" w:date="2026-10-05T11:32:12Z">
        <w:r>
          <w:rPr>
            <w:rtl/>
          </w:rPr>
          <w:t xml:space="preserve">ודיש</w:t>
        </w:r>
      </w:ins>
      <w:del w:id="95328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2" w:author="מנוע מכני" w:date="2026-10-05T11:32:12Z"/>
        </w:rPr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del w:id="10023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>
          <w:ins w:id="100234" w:author="מנוע מכני" w:date="2026-10-05T11:32:12Z"/>
        </w:rPr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del w:id="1002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>
          <w:ins w:id="100236" w:author="מנוע מכני" w:date="2026-10-05T11:32:12Z"/>
        </w:rPr>
      </w:pPr>
      <w:r>
        <w:t xml:space="preserve">ר"א</w:t>
      </w:r>
      <w:del w:id="100946" w:author="מנוע מכני" w:date="2026-10-05T11:32:12Z">
        <w:r>
          <w:delText xml:space="preserve"> אומר</w:delText>
        </w:r>
      </w:del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del w:id="10023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>
          <w:ins w:id="100238" w:author="מנוע מכני" w:date="2026-10-05T11:32:12Z"/>
        </w:rPr>
      </w:pPr>
      <w:r>
        <w:t xml:space="preserve">שהיה ר"א</w:t>
      </w:r>
      <w:del w:id="100947" w:author="מנוע מכני" w:date="2026-10-05T11:32:12Z">
        <w:r>
          <w:delText xml:space="preserve"> אומר</w:delText>
        </w:r>
      </w:del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del w:id="1002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ins w:id="96953" w:author="מנוע מכני" w:date="2026-10-05T11:32:12Z">
        <w:r>
          <w:rPr>
            <w:rtl/>
          </w:rPr>
          <w:t xml:space="preserve">,</w:t>
        </w:r>
      </w:ins>
      <w:del w:id="9695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240" w:author="מנוע מכני" w:date="2026-10-05T11:32:12Z"/>
        </w:rPr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del w:id="1002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>
          <w:ins w:id="100242" w:author="מנוע מכני" w:date="2026-10-05T11:32:12Z"/>
        </w:rPr>
      </w:pPr>
      <w:r>
        <w:t xml:space="preserve">ת"ש, ר' אלעזר</w:t>
      </w:r>
      <w:del w:id="100948" w:author="מנוע מכני" w:date="2026-10-05T11:32:12Z">
        <w:r>
          <w:delText xml:space="preserve"> אומר</w:delText>
        </w:r>
      </w:del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del w:id="1002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>
          <w:ins w:id="100244" w:author="מנוע מכני" w:date="2026-10-05T11:32:12Z"/>
        </w:rPr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del w:id="1002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ins w:id="98161" w:author="מנוע מכני" w:date="2026-10-05T11:32:12Z">
        <w:r>
          <w:rPr>
            <w:rtl/>
          </w:rPr>
          <w:t xml:space="preserve">היו</w:t>
        </w:r>
      </w:ins>
      <w:del w:id="98162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</w:t>
      </w:r>
      <w:ins w:id="97487" w:author="מנוע מכני" w:date="2026-10-05T11:32:12Z">
        <w:r>
          <w:rPr>
            <w:rtl/>
          </w:rPr>
          <w:t xml:space="preserve">להם</w:t>
        </w:r>
      </w:ins>
      <w:del w:id="9748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ארבעה! אפיק טומטום </w:t>
      </w:r>
      <w:ins w:id="98603" w:author="מנוע מכני" w:date="2026-10-05T11:32:12Z">
        <w:r>
          <w:rPr>
            <w:rtl/>
          </w:rPr>
          <w:t xml:space="preserve">ונכנס</w:t>
        </w:r>
      </w:ins>
      <w:del w:id="98604" w:author="מנוע מכני" w:date="2026-10-05T11:32:12Z">
        <w:r>
          <w:rPr>
            <w:rtl/>
          </w:rPr>
          <w:delText xml:space="preserve">ועייל</w:delText>
        </w:r>
      </w:del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>
          <w:ins w:id="100852" w:author="מנוע מכני" w:date="2026-10-05T11:32:12Z"/>
        </w:rPr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del w:id="100853" w:author="מנוע מכני" w:date="2026-10-05T11:32:12Z">
        <w:r>
          <w:rPr>
            <w:rtl/>
          </w:rPr>
          <w:delText xml:space="preserve"> </w:delText>
        </w:r>
      </w:del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ins w:id="93961" w:author="מנוע מכני" w:date="2026-10-05T11:32:12Z">
        <w:r>
          <w:rPr>
            <w:rtl/>
          </w:rPr>
          <w:t xml:space="preserve">לא</w:t>
        </w:r>
      </w:ins>
      <w:del w:id="9396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- טומטום </w:t>
      </w:r>
      <w:ins w:id="93959" w:author="מנוע מכני" w:date="2026-10-05T11:32:12Z">
        <w:r>
          <w:rPr>
            <w:rtl/>
          </w:rPr>
          <w:t xml:space="preserve">יש</w:t>
        </w:r>
      </w:ins>
      <w:del w:id="93960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>
          <w:ins w:id="100246" w:author="מנוע מכני" w:date="2026-10-05T11:32:12Z"/>
        </w:rPr>
      </w:pPr>
      <w:ins w:id="95329" w:author="מנוע מכני" w:date="2026-10-05T11:32:12Z">
        <w:r>
          <w:t xml:space="preserve">ובא</w:t>
        </w:r>
      </w:ins>
      <w:del w:id="95330" w:author="מנוע מכני" w:date="2026-10-05T11:32:12Z">
        <w:r>
          <w:delText xml:space="preserve">ואתא</w:delText>
        </w:r>
      </w:del>
      <w:r>
        <w:t xml:space="preserve"> </w:t>
      </w:r>
      <w:ins w:id="92923" w:author="מנוע מכני" w:date="2026-10-05T11:32:12Z">
        <w:r>
          <w:t xml:space="preserve">ר"ש</w:t>
        </w:r>
      </w:ins>
      <w:del w:id="92924" w:author="מנוע מכני" w:date="2026-10-05T11:32:12Z">
        <w:r>
          <w:delText xml:space="preserve">רבי שמעון</w:delText>
        </w:r>
      </w:del>
      <w:ins w:id="96955" w:author="מנוע מכני" w:date="2026-10-05T11:32:12Z">
        <w:r>
          <w:t xml:space="preserve"> </w:t>
        </w:r>
      </w:ins>
      <w:del w:id="96956" w:author="מנוע מכני" w:date="2026-10-05T11:32:12Z">
        <w:r>
          <w:delText xml:space="preserve">  </w:delText>
        </w:r>
      </w:del>
      <w:r>
        <w:t xml:space="preserve">בן יהודה </w:t>
      </w:r>
      <w:ins w:id="98605" w:author="מנוע מכני" w:date="2026-10-05T11:32:12Z">
        <w:r>
          <w:t xml:space="preserve">לומר</w:t>
        </w:r>
      </w:ins>
      <w:del w:id="98606" w:author="מנוע מכני" w:date="2026-10-05T11:32:12Z">
        <w:r>
          <w:delText xml:space="preserve">למימר</w:delText>
        </w:r>
      </w:del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del w:id="1002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בריה הוא ולא קדוש! </w:t>
      </w:r>
    </w:p>
    <w:p>
      <w:pPr>
        <w:pStyle w:val="38"/>
        <w:rPr>
          <w:ins w:id="100854" w:author="מנוע מכני" w:date="2026-10-05T11:32:12Z"/>
        </w:rPr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del w:id="1008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061" w:author="מנוע מכני" w:date="2026-10-05T11:32:12Z">
        <w:r>
          <w:rPr>
            <w:rtl/>
          </w:rPr>
          <w:t xml:space="preserve">ו"ע</w:t>
        </w:r>
      </w:ins>
      <w:del w:id="92062" w:author="מנוע מכני" w:date="2026-10-05T11:32:12Z">
        <w:r>
          <w:rPr>
            <w:rtl/>
          </w:rPr>
          <w:delText xml:space="preserve">ו</w:delText>
        </w:r>
        <w:r w:rsidR="00BD6C19">
          <w:rPr>
            <w:rFonts w:hint="cs"/>
            <w:rtl/>
          </w:rPr>
          <w:delText xml:space="preserve">''ע</w:delText>
        </w:r>
      </w:del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ins w:id="96957" w:author="מנוע מכני" w:date="2026-10-05T11:32:12Z">
        <w:r>
          <w:rPr>
            <w:rtl/>
          </w:rPr>
          <w:t xml:space="preserve">,</w:t>
        </w:r>
      </w:ins>
      <w:del w:id="96958" w:author="מנוע מכני" w:date="2026-10-05T11:32:12Z">
        <w:r w:rsidR="000B5F7F">
          <w:rPr>
            <w:rtl/>
          </w:rPr>
          <w:delText xml:space="preserve">;</w:delText>
        </w:r>
      </w:del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ins w:id="97609" w:author="מנוע מכני" w:date="2026-10-05T11:32:12Z">
        <w:r>
          <w:rPr>
            <w:rtl/>
          </w:rPr>
          <w:t xml:space="preserve">עולם</w:t>
        </w:r>
      </w:ins>
      <w:del w:id="97610" w:author="מנוע מכני" w:date="2026-10-05T11:32:12Z">
        <w:r>
          <w:rPr>
            <w:rtl/>
          </w:rPr>
          <w:delText xml:space="preserve">עלמא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63" w:author="מנוע מכני" w:date="2026-10-05T11:32:12Z">
        <w:r>
          <w:rPr>
            <w:rtl/>
          </w:rPr>
          <w:t xml:space="preserve">חלקו</w:t>
        </w:r>
      </w:ins>
      <w:del w:id="93964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דזכר הוא, כי </w:t>
      </w:r>
      <w:ins w:id="93965" w:author="מנוע מכני" w:date="2026-10-05T11:32:12Z">
        <w:r>
          <w:rPr>
            <w:rtl/>
          </w:rPr>
          <w:t xml:space="preserve">חלקו</w:t>
        </w:r>
      </w:ins>
      <w:del w:id="9396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במטיל מים במקום נקבות, </w:t>
      </w:r>
      <w:ins w:id="95809" w:author="מנוע מכני" w:date="2026-10-05T11:32:12Z">
        <w:r>
          <w:rPr>
            <w:rtl/>
          </w:rPr>
          <w:t xml:space="preserve">מ"ד</w:t>
        </w:r>
      </w:ins>
      <w:del w:id="95810" w:author="מנוע מכני" w:date="2026-10-05T11:32:12Z">
        <w:r>
          <w:rPr>
            <w:rtl/>
          </w:rPr>
          <w:delText xml:space="preserve">מר סבר</w:delText>
        </w:r>
      </w:del>
      <w:r>
        <w:rPr>
          <w:rtl/>
        </w:rPr>
        <w:t xml:space="preserve">: </w:t>
      </w:r>
      <w:ins w:id="95331" w:author="מנוע מכני" w:date="2026-10-05T11:32:12Z">
        <w:r>
          <w:rPr>
            <w:rtl/>
          </w:rPr>
          <w:t xml:space="preserve">חוששים</w:t>
        </w:r>
      </w:ins>
      <w:del w:id="95332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5333" w:author="מנוע מכני" w:date="2026-10-05T11:32:12Z">
        <w:r>
          <w:rPr>
            <w:rtl/>
          </w:rPr>
          <w:t xml:space="preserve">חוששים</w:t>
        </w:r>
      </w:ins>
      <w:del w:id="95334" w:author="מנוע מכני" w:date="2026-10-05T11:32:12Z">
        <w:r>
          <w:rPr>
            <w:rtl/>
          </w:rPr>
          <w:delText xml:space="preserve">חיישינן</w:delText>
        </w:r>
      </w:del>
      <w:r>
        <w:rPr>
          <w:rtl/>
        </w:rPr>
        <w:t xml:space="preserve"> כי הא דהורה </w:t>
      </w:r>
      <w:ins w:id="92925" w:author="מנוע מכני" w:date="2026-10-05T11:32:12Z">
        <w:r>
          <w:rPr>
            <w:rStyle w:val="2fb"/>
            <w:rtl/>
          </w:rPr>
          <w:t xml:space="preserve">ר"א</w:t>
        </w:r>
      </w:ins>
      <w:del w:id="92926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>
          <w:ins w:id="100248" w:author="מנוע מכני" w:date="2026-10-05T11:32:12Z"/>
        </w:rPr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del w:id="1002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מאן דלא חש לתנא </w:t>
      </w:r>
      <w:ins w:id="97611" w:author="מנוע מכני" w:date="2026-10-05T11:32:12Z">
        <w:r>
          <w:rPr>
            <w:rtl/>
          </w:rPr>
          <w:t xml:space="preserve">ראשון</w:t>
        </w:r>
      </w:ins>
      <w:del w:id="97612" w:author="מנוע מכני" w:date="2026-10-05T11:32:12Z">
        <w:r>
          <w:rPr>
            <w:rtl/>
          </w:rPr>
          <w:delText xml:space="preserve">קמא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ins w:id="92927" w:author="מנוע מכני" w:date="2026-10-05T11:32:12Z">
        <w:r>
          <w:rPr>
            <w:rStyle w:val="2fb"/>
            <w:rtl/>
          </w:rPr>
          <w:t xml:space="preserve">רי"ו</w:t>
        </w:r>
      </w:ins>
      <w:del w:id="92928" w:author="מנוע מכני" w:date="2026-10-05T11:32:12Z">
        <w:r>
          <w:rPr>
            <w:rtl/>
          </w:rPr>
          <w:delText xml:space="preserve">רבי יוחנן</w:delText>
        </w:r>
      </w:del>
      <w:r>
        <w:rPr>
          <w:rtl/>
        </w:rPr>
        <w:t xml:space="preserve"> </w:t>
      </w:r>
      <w:ins w:id="93967" w:author="מנוע מכני" w:date="2026-10-05T11:32:12Z">
        <w:r>
          <w:rPr>
            <w:rtl/>
          </w:rPr>
          <w:t xml:space="preserve">גם</w:t>
        </w:r>
      </w:ins>
      <w:del w:id="93968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ins w:id="92929" w:author="מנוע מכני" w:date="2026-10-05T11:32:12Z">
        <w:r>
          <w:rPr>
            <w:rStyle w:val="2fb"/>
            <w:rtl/>
          </w:rPr>
          <w:t xml:space="preserve">רי"ו</w:t>
        </w:r>
      </w:ins>
      <w:del w:id="92930" w:author="מנוע מכני" w:date="2026-10-05T11:32:12Z">
        <w:r>
          <w:rPr>
            <w:rtl/>
          </w:rPr>
          <w:lastRenderedPageBreak/>
          <w:delText xml:space="preserve">רבי יוחנן</w:delText>
        </w:r>
      </w:del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7" w:author="מנוע מכני" w:date="2026-10-05T11:32:12Z">
        <w:r>
          <w:rPr>
            <w:rtl/>
          </w:rPr>
          <w:t xml:space="preserve">סבר</w:t>
        </w:r>
      </w:ins>
      <w:del w:id="98048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ins w:id="97943" w:author="מנוע מכני" w:date="2026-10-05T11:32:12Z">
        <w:r>
          <w:rPr>
            <w:rtl/>
          </w:rPr>
          <w:t xml:space="preserve">אם </w:t>
        </w:r>
      </w:ins>
      <w:del w:id="97944" w:author="מנוע מכני" w:date="2026-10-05T11:32:12Z">
        <w:r>
          <w:rPr>
            <w:rtl/>
          </w:rPr>
          <w:lastRenderedPageBreak/>
          <w:delText xml:space="preserve">אי </w:delText>
        </w:r>
      </w:del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ins w:id="98049" w:author="מנוע מכני" w:date="2026-10-05T11:32:12Z">
        <w:r>
          <w:rPr>
            <w:rtl/>
          </w:rPr>
          <w:t xml:space="preserve">סבר</w:t>
        </w:r>
      </w:ins>
      <w:del w:id="98050" w:author="מנוע מכני" w:date="2026-10-05T11:32:12Z">
        <w:r>
          <w:rPr>
            <w:rtl/>
          </w:rPr>
          <w:lastRenderedPageBreak/>
          <w:delText xml:space="preserve">ס"ל</w:delText>
        </w:r>
      </w:del>
      <w:r>
        <w:rPr>
          <w:rtl/>
        </w:rPr>
        <w:lastRenderedPageBreak/>
        <w:t xml:space="preserve">, לימא הוא דאמר כרבנן בתראי? </w:t>
      </w:r>
      <w:ins w:id="95337" w:author="מנוע מכני" w:date="2026-10-05T11:32:12Z">
        <w:r>
          <w:rPr>
            <w:rtl/>
          </w:rPr>
          <w:t xml:space="preserve">כך</w:t>
        </w:r>
      </w:ins>
      <w:del w:id="95338" w:author="מנוע מכני" w:date="2026-10-05T11:32:12Z">
        <w:r>
          <w:rPr>
            <w:rtl/>
          </w:rPr>
          <w:lastRenderedPageBreak/>
          <w:delText xml:space="preserve">הכי</w:delText>
        </w:r>
      </w:del>
      <w:r>
        <w:rPr>
          <w:rtl/>
        </w:rPr>
        <w:lastRenderedPageBreak/>
        <w:t xml:space="preserve"> </w:t>
      </w:r>
      <w:ins w:id="93969" w:author="מנוע מכני" w:date="2026-10-05T11:32:12Z">
        <w:r>
          <w:rPr>
            <w:rtl/>
          </w:rPr>
          <w:t xml:space="preserve">גם</w:t>
        </w:r>
      </w:ins>
      <w:del w:id="93970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 </w:t>
      </w:r>
      <w:ins w:id="95335" w:author="מנוע מכני" w:date="2026-10-05T11:32:12Z">
        <w:r>
          <w:rPr>
            <w:rtl/>
          </w:rPr>
          <w:t xml:space="preserve">אומר</w:t>
        </w:r>
      </w:ins>
      <w:del w:id="95336" w:author="מנוע מכני" w:date="2026-10-05T11:32:12Z">
        <w:r>
          <w:rPr>
            <w:rtl/>
          </w:rPr>
          <w:lastRenderedPageBreak/>
          <w:delText xml:space="preserve">קאמר</w:delText>
        </w:r>
      </w:del>
      <w:r>
        <w:rPr>
          <w:rtl/>
        </w:rPr>
        <w:lastRenderedPageBreak/>
        <w:t xml:space="preserve">, מאן שביק </w:t>
      </w:r>
      <w:ins w:id="95339" w:author="מנוע מכני" w:date="2026-10-05T11:32:12Z">
        <w:r>
          <w:rPr>
            <w:rtl/>
          </w:rPr>
          <w:t xml:space="preserve">שני</w:t>
        </w:r>
      </w:ins>
      <w:del w:id="95340" w:author="מנוע מכני" w:date="2026-10-05T11:32:12Z">
        <w:r>
          <w:rPr>
            <w:rtl/>
          </w:rPr>
          <w:lastRenderedPageBreak/>
          <w:delText xml:space="preserve">תרי</w:delText>
        </w:r>
      </w:del>
      <w:r>
        <w:rPr>
          <w:rtl/>
        </w:rPr>
        <w:lastRenderedPageBreak/>
        <w:t xml:space="preserve"> </w:t>
      </w:r>
      <w:ins w:id="98225" w:author="מנוע מכני" w:date="2026-10-05T11:32:12Z">
        <w:r>
          <w:rPr>
            <w:rtl/>
          </w:rPr>
          <w:t xml:space="preserve">ועשה</w:t>
        </w:r>
      </w:ins>
      <w:del w:id="98226" w:author="מנוע מכני" w:date="2026-10-05T11:32:12Z">
        <w:r>
          <w:rPr>
            <w:rtl/>
          </w:rPr>
          <w:lastRenderedPageBreak/>
          <w:delText xml:space="preserve">ועביד</w:delText>
        </w:r>
      </w:del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ins w:id="92931" w:author="מנוע מכני" w:date="2026-10-05T11:32:12Z">
        <w:r>
          <w:rPr>
            <w:rStyle w:val="2fb"/>
            <w:rtl/>
          </w:rPr>
          <w:t xml:space="preserve">ור"א</w:t>
        </w:r>
      </w:ins>
      <w:del w:id="92932" w:author="מנוע מכני" w:date="2026-10-05T11:32:12Z">
        <w:r>
          <w:rPr>
            <w:rtl/>
          </w:rPr>
          <w:delText xml:space="preserve">ורבי אלעזר</w:delText>
        </w:r>
      </w:del>
      <w:r>
        <w:rPr>
          <w:rtl/>
        </w:rPr>
        <w:t xml:space="preserve"> כמאן סברא - כי הא דאמר </w:t>
      </w:r>
      <w:ins w:id="92933" w:author="מנוע מכני" w:date="2026-10-05T11:32:12Z">
        <w:r>
          <w:rPr>
            <w:rStyle w:val="2fb"/>
            <w:rtl/>
          </w:rPr>
          <w:t xml:space="preserve">רשב"ל</w:t>
        </w:r>
      </w:ins>
      <w:del w:id="92934" w:author="מנוע מכני" w:date="2026-10-05T11:32:12Z">
        <w:r>
          <w:rPr>
            <w:rtl/>
          </w:rPr>
          <w:delText xml:space="preserve">ריש לקיש</w:delText>
        </w:r>
      </w:del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>
          <w:ins w:id="100250" w:author="מנוע מכני" w:date="2026-10-05T11:32:12Z"/>
        </w:rPr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del w:id="1002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וליחוש שמא נהפכה זכרותו לנקבותו?</w:t>
      </w:r>
    </w:p>
    <w:p>
      <w:pPr>
        <w:pStyle w:val="38"/>
        <w:rPr>
          <w:ins w:id="100252" w:author="מנוע מכני" w:date="2026-10-05T11:32:12Z"/>
        </w:rPr>
      </w:pPr>
      <w:del w:id="92737" w:author="מנוע מכני" w:date="2026-10-05T11:32:12Z">
        <w:r>
          <w:delText xml:space="preserve"> </w:delText>
        </w:r>
      </w:del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del w:id="1002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ins w:id="93973" w:author="מנוע מכני" w:date="2026-10-05T11:32:12Z">
        <w:r>
          <w:rPr>
            <w:rtl/>
          </w:rPr>
          <w:t xml:space="preserve">למיעוט</w:t>
        </w:r>
      </w:ins>
      <w:del w:id="93974" w:author="מנוע מכני" w:date="2026-10-05T11:32:12Z">
        <w:r>
          <w:rPr>
            <w:rtl/>
          </w:rPr>
          <w:delText xml:space="preserve">למיעוטא</w:delText>
        </w:r>
      </w:del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ins w:id="93975" w:author="מנוע מכני" w:date="2026-10-05T11:32:12Z">
        <w:r>
          <w:rPr>
            <w:rtl/>
          </w:rPr>
          <w:t xml:space="preserve">דאמרו</w:t>
        </w:r>
      </w:ins>
      <w:del w:id="93976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ins w:id="93971" w:author="מנוע מכני" w:date="2026-10-05T11:32:12Z">
        <w:r>
          <w:rPr>
            <w:rtl/>
          </w:rPr>
          <w:t xml:space="preserve">שניהם</w:t>
        </w:r>
      </w:ins>
      <w:del w:id="93972" w:author="מנוע מכני" w:date="2026-10-05T11:32:12Z">
        <w:r>
          <w:rPr>
            <w:rtl/>
          </w:rPr>
          <w:delText xml:space="preserve">תרוייהו</w:delText>
        </w:r>
      </w:del>
      <w:r>
        <w:rPr>
          <w:rtl/>
        </w:rPr>
        <w:t xml:space="preserve">: אפי' תימא רבנן, הואיל ואישתני - אישתני! </w:t>
      </w:r>
      <w:ins w:id="95341" w:author="מנוע מכני" w:date="2026-10-05T11:32:12Z">
        <w:r>
          <w:rPr>
            <w:rtl/>
          </w:rPr>
          <w:t xml:space="preserve">יש</w:t>
        </w:r>
      </w:ins>
      <w:del w:id="95342" w:author="מנוע מכני" w:date="2026-10-05T11:32:12Z">
        <w:r>
          <w:rPr>
            <w:rtl/>
          </w:rPr>
          <w:delText xml:space="preserve">אית</w:delText>
        </w:r>
      </w:del>
      <w:r>
        <w:rPr>
          <w:rtl/>
        </w:rPr>
        <w:t xml:space="preserve"> דאמר - אישתני, </w:t>
      </w:r>
      <w:ins w:id="95343" w:author="מנוע מכני" w:date="2026-10-05T11:32:12Z">
        <w:r>
          <w:rPr>
            <w:rtl/>
          </w:rPr>
          <w:t xml:space="preserve">ויש</w:t>
        </w:r>
      </w:ins>
      <w:del w:id="95344" w:author="מנוע מכני" w:date="2026-10-05T11:32:12Z">
        <w:r>
          <w:rPr>
            <w:rtl/>
          </w:rPr>
          <w:delText xml:space="preserve">ואית</w:delText>
        </w:r>
      </w:del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>
          <w:ins w:id="100254" w:author="מנוע מכני" w:date="2026-10-05T11:32:12Z"/>
        </w:rPr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del w:id="10025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del w:id="90636" w:author="מנוע עיצוב" w:date="2026-10-05T11:33:53Z"/>
          <w:rtl/>
        </w:rPr>
      </w:pPr>
    </w:p>
    <w:p>
      <w:pPr>
        <w:pStyle w:val="38"/>
        <w:rPr>
          <w:ins w:id="100256" w:author="מנוע מכני" w:date="2026-10-05T11:32:12Z"/>
        </w:rPr>
      </w:pPr>
      <w:r>
        <w:t xml:space="preserve">סברוה, </w:t>
      </w:r>
      <w:ins w:id="98201" w:author="מנוע מכני" w:date="2026-10-05T11:32:12Z">
        <w:r>
          <w:t xml:space="preserve">דלכ"ע</w:t>
        </w:r>
      </w:ins>
      <w:del w:id="98202" w:author="מנוע מכני" w:date="2026-10-05T11:32:12Z">
        <w:r>
          <w:delText xml:space="preserve">דכ"ע</w:delText>
        </w:r>
      </w:del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del w:id="1002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ins w:id="96959" w:author="מנוע מכני" w:date="2026-10-05T11:32:12Z">
        <w:r>
          <w:rPr>
            <w:rtl/>
          </w:rPr>
          <w:t xml:space="preserve">,</w:t>
        </w:r>
      </w:ins>
      <w:del w:id="96960" w:author="מנוע מכני" w:date="2026-10-05T11:32:12Z">
        <w:r w:rsidR="000B5F7F">
          <w:rPr>
            <w:rtl/>
          </w:rPr>
          <w:delText xml:space="preserve">;</w:delText>
        </w:r>
      </w:del>
    </w:p>
    <w:p w14:paraId="30162303" w14:textId="77777777" w:rsidR="00BD6C19" w:rsidRDefault="00F63065" w:rsidP="00F63065">
      <w:pPr>
        <w:rPr>
          <w:rtl/>
        </w:rPr>
      </w:pPr>
      <w:ins w:id="95345" w:author="מנוע מכני" w:date="2026-10-05T11:32:12Z">
        <w:r>
          <w:rPr>
            <w:rtl/>
          </w:rPr>
          <w:t xml:space="preserve">מה</w:t>
        </w:r>
      </w:ins>
      <w:del w:id="9534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</w:t>
      </w:r>
      <w:ins w:id="93981" w:author="מנוע מכני" w:date="2026-10-05T11:32:12Z">
        <w:r>
          <w:rPr>
            <w:rtl/>
          </w:rPr>
          <w:t xml:space="preserve">לא</w:t>
        </w:r>
      </w:ins>
      <w:del w:id="9398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8165" w:author="מנוע מכני" w:date="2026-10-05T11:32:12Z">
        <w:r>
          <w:rPr>
            <w:rtl/>
          </w:rPr>
          <w:t xml:space="preserve">בזה</w:t>
        </w:r>
      </w:ins>
      <w:del w:id="98166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ins w:id="98163" w:author="מנוע מכני" w:date="2026-10-05T11:32:12Z">
        <w:r>
          <w:rPr>
            <w:rtl/>
          </w:rPr>
          <w:t xml:space="preserve">חלקו</w:t>
        </w:r>
      </w:ins>
      <w:del w:id="9816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ins w:id="93977" w:author="מנוע מכני" w:date="2026-10-05T11:32:12Z">
        <w:r>
          <w:rPr>
            <w:rtl/>
          </w:rPr>
          <w:t xml:space="preserve">אומרים</w:t>
        </w:r>
      </w:ins>
      <w:del w:id="93978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ומ"ד חולצת ולא מתייבמת </w:t>
      </w:r>
      <w:ins w:id="93979" w:author="מנוע מכני" w:date="2026-10-05T11:32:12Z">
        <w:r>
          <w:rPr>
            <w:rtl/>
          </w:rPr>
          <w:t xml:space="preserve">אומרים</w:t>
        </w:r>
      </w:ins>
      <w:del w:id="93980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אישתני! </w:t>
      </w:r>
    </w:p>
    <w:p>
      <w:pPr>
        <w:pStyle w:val="38"/>
        <w:rPr>
          <w:ins w:id="100856" w:author="מנוע מכני" w:date="2026-10-05T11:32:12Z"/>
        </w:rPr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del w:id="100857" w:author="מנוע מכני" w:date="2026-10-05T11:32:12Z">
        <w:r>
          <w:rPr>
            <w:rtl/>
          </w:rPr>
          <w:delText xml:space="preserve"> </w:delText>
        </w:r>
      </w:del>
      <w:ins w:id="98203" w:author="מנוע מכני" w:date="2026-10-05T11:32:12Z">
        <w:r>
          <w:rPr>
            <w:rtl/>
          </w:rPr>
          <w:t xml:space="preserve">דלכ"ע</w:t>
        </w:r>
      </w:ins>
      <w:del w:id="98204" w:author="מנוע מכני" w:date="2026-10-05T11:32:12Z">
        <w:r>
          <w:rPr>
            <w:rtl/>
          </w:rPr>
          <w:delText xml:space="preserve">דכ"ע</w:delText>
        </w:r>
      </w:del>
      <w:r>
        <w:rPr>
          <w:rtl/>
        </w:rPr>
        <w:t xml:space="preserve"> </w:t>
      </w:r>
      <w:ins w:id="93983" w:author="מנוע מכני" w:date="2026-10-05T11:32:12Z">
        <w:r>
          <w:rPr>
            <w:rtl/>
          </w:rPr>
          <w:t xml:space="preserve">אומרים</w:t>
        </w:r>
      </w:ins>
      <w:del w:id="93984" w:author="מנוע מכני" w:date="2026-10-05T11:32:12Z">
        <w:r>
          <w:rPr>
            <w:rtl/>
          </w:rPr>
          <w:delText xml:space="preserve">אמרינן</w:delText>
        </w:r>
      </w:del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>
          <w:ins w:id="100258" w:author="מנוע מכני" w:date="2026-10-05T11:32:12Z"/>
        </w:rPr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del w:id="1002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ר' יהודה - הא ודאי סריס משוי </w:t>
      </w:r>
      <w:ins w:id="95347" w:author="מנוע מכני" w:date="2026-10-05T11:32:12Z">
        <w:r>
          <w:rPr>
            <w:rtl/>
          </w:rPr>
          <w:t xml:space="preserve">לו</w:t>
        </w:r>
      </w:ins>
      <w:del w:id="9534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260" w:author="מנוע מכני" w:date="2026-10-05T11:32:12Z"/>
        </w:rPr>
      </w:pPr>
      <w:r>
        <w:t xml:space="preserve">דתנן</w:t>
      </w:r>
      <w:r>
        <w:t xml:space="preserve">, </w:t>
      </w:r>
      <w:ins w:id="92935" w:author="מנוע מכני" w:date="2026-10-05T11:32:12Z">
        <w:r>
          <w:t xml:space="preserve">ר"י</w:t>
        </w:r>
      </w:ins>
      <w:del w:id="92936" w:author="מנוע מכני" w:date="2026-10-05T11:32:12Z">
        <w:r>
          <w:delText xml:space="preserve">רבי יהודה</w:delText>
        </w:r>
      </w:del>
      <w:del w:id="100949" w:author="מנוע מכני" w:date="2026-10-05T11:32:12Z">
        <w:r>
          <w:delText xml:space="preserve"> אומר</w:delText>
        </w:r>
      </w:del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del w:id="1002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ins w:id="95349" w:author="מנוע מכני" w:date="2026-10-05T11:32:12Z">
        <w:r>
          <w:rPr>
            <w:rtl/>
          </w:rPr>
          <w:t xml:space="preserve">אומר</w:t>
        </w:r>
      </w:ins>
      <w:del w:id="9535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ins w:id="93985" w:author="מנוע מכני" w:date="2026-10-05T11:32:12Z">
        <w:r>
          <w:rPr>
            <w:rtl/>
          </w:rPr>
          <w:t xml:space="preserve">גם</w:t>
        </w:r>
      </w:ins>
      <w:del w:id="9398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>
          <w:ins w:id="100262" w:author="מנוע מכני" w:date="2026-10-05T11:32:12Z"/>
        </w:rPr>
      </w:pPr>
      <w:ins w:id="95351" w:author="מנוע מכני" w:date="2026-10-05T11:32:12Z">
        <w:r>
          <w:t xml:space="preserve">מה</w:t>
        </w:r>
      </w:ins>
      <w:del w:id="95352" w:author="מנוע מכני" w:date="2026-10-05T11:32:12Z">
        <w:r>
          <w:delText xml:space="preserve">מאי</w:delText>
        </w:r>
      </w:del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del w:id="1002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לפסול במקום אחים, ולחלוץ שלא במקום אחים, </w:t>
      </w:r>
      <w:ins w:id="93987" w:author="מנוע מכני" w:date="2026-10-05T11:32:12Z">
        <w:r>
          <w:rPr>
            <w:rtl/>
          </w:rPr>
          <w:t xml:space="preserve">יש</w:t>
        </w:r>
      </w:ins>
      <w:del w:id="9398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בינייהו</w:t>
      </w:r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del w:id="90637" w:author="מנוע עיצוב" w:date="2026-10-05T11:33:53Z"/>
          <w:rtl/>
        </w:rPr>
      </w:pPr>
    </w:p>
    <w:p w14:paraId="46745CDA" w14:textId="77777777" w:rsidR="002464C5" w:rsidRDefault="002464C5" w:rsidP="00F63065">
      <w:pPr>
        <w:rPr>
          <w:del w:id="90638" w:author="מנוע עיצוב" w:date="2026-10-05T11:33:53Z"/>
          <w:rtl/>
        </w:rPr>
      </w:pPr>
    </w:p>
    <w:p w14:paraId="791AFFDE" w14:textId="77777777" w:rsidR="002464C5" w:rsidRDefault="002464C5" w:rsidP="00F63065">
      <w:pPr>
        <w:rPr>
          <w:del w:id="90639" w:author="מנוע עיצוב" w:date="2026-10-05T11:33:53Z"/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  <w:pPrChange w:id="9047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1" w:author="מנוע מכני" w:date="2026-10-05T11:32:12Z">
        <w:r>
          <w:rPr>
            <w:rtl/>
          </w:rPr>
          <w:t xml:space="preserve"> </w:t>
        </w:r>
      </w:ins>
      <w:del w:id="969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63" w:author="מנוע מכני" w:date="2026-10-05T11:32:12Z">
        <w:r>
          <w:rPr>
            <w:rtl/>
          </w:rPr>
          <w:t xml:space="preserve"> </w:t>
        </w:r>
      </w:ins>
      <w:del w:id="969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ins w:id="93989" w:author="מנוע מכני" w:date="2026-10-05T11:32:12Z">
        <w:r>
          <w:rPr>
            <w:rFonts w:hint="cs"/>
            <w:rtl/>
          </w:rPr>
          <w:t xml:space="preserve">דיש</w:t>
        </w:r>
      </w:ins>
      <w:del w:id="93990" w:author="מנוע מכני" w:date="2026-10-05T11:32:12Z">
        <w:r>
          <w:rPr>
            <w:rFonts w:hint="cs"/>
            <w:rtl/>
          </w:rPr>
          <w:delText xml:space="preserve">דאיכא</w:delText>
        </w:r>
      </w:del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ins w:id="97945" w:author="מנוע מכני" w:date="2026-10-05T11:32:12Z">
        <w:r>
          <w:rPr>
            <w:rtl/>
          </w:rPr>
          <w:t xml:space="preserve">דאם </w:t>
        </w:r>
      </w:ins>
      <w:del w:id="9794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ins w:id="93991" w:author="מנוע מכני" w:date="2026-10-05T11:32:12Z">
        <w:r>
          <w:rPr>
            <w:rtl/>
          </w:rPr>
          <w:t xml:space="preserve">יש</w:t>
        </w:r>
      </w:ins>
      <w:del w:id="93992" w:author="מנוע מכני" w:date="2026-10-05T11:32:12Z">
        <w:r w:rsidR="00F40753">
          <w:rPr>
            <w:rtl/>
          </w:rPr>
          <w:delText xml:space="preserve">איכא</w:delText>
        </w:r>
      </w:del>
      <w:r w:rsidR="00F40753">
        <w:rPr>
          <w:rtl/>
        </w:rPr>
        <w:t xml:space="preserve"> </w:t>
      </w:r>
      <w:ins w:id="98737" w:author="מנוע מכני" w:date="2026-10-05T11:32:12Z">
        <w:r>
          <w:rPr>
            <w:rtl/>
          </w:rPr>
          <w:t xml:space="preserve">להקשות</w:t>
        </w:r>
      </w:ins>
      <w:del w:id="98738" w:author="מנוע מכני" w:date="2026-10-05T11:32:12Z">
        <w:r w:rsidR="00F40753">
          <w:rPr>
            <w:rtl/>
          </w:rPr>
          <w:delText xml:space="preserve">למיפרך</w:delText>
        </w:r>
      </w:del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ins w:id="92063" w:author="מנוע מכני" w:date="2026-10-05T11:32:12Z">
        <w:r>
          <w:rPr>
            <w:rFonts w:hint="cs"/>
            <w:rtl/>
          </w:rPr>
          <w:t xml:space="preserve">כ"ש</w:t>
        </w:r>
      </w:ins>
      <w:del w:id="92064" w:author="מנוע מכני" w:date="2026-10-05T11:32:12Z">
        <w:r>
          <w:rPr>
            <w:rFonts w:hint="cs"/>
            <w:rtl/>
          </w:rPr>
          <w:delText xml:space="preserve">כ''ש</w:delText>
        </w:r>
      </w:del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del w:id="90640" w:author="מנוע עיצוב" w:date="2026-10-05T11:33:53Z"/>
          <w:rtl/>
        </w:rPr>
      </w:pPr>
    </w:p>
    <w:p w14:paraId="0B68EA27" w14:textId="77777777" w:rsidR="00D0302C" w:rsidRDefault="005E0764" w:rsidP="00D0302C">
      <w:pPr>
        <w:rPr>
          <w:rtl/>
        </w:rPr>
      </w:pPr>
      <w:ins w:id="97947" w:author="מנוע מכני" w:date="2026-10-05T11:32:12Z">
        <w:r>
          <w:rPr>
            <w:rFonts w:hint="cs"/>
            <w:rtl/>
          </w:rPr>
          <w:t xml:space="preserve">ואם </w:t>
        </w:r>
      </w:ins>
      <w:del w:id="97948" w:author="מנוע מכני" w:date="2026-10-05T11:32:12Z">
        <w:r>
          <w:rPr>
            <w:rFonts w:hint="cs"/>
            <w:rtl/>
          </w:rPr>
          <w:delText xml:space="preserve">ו</w:delText>
        </w:r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5" w:author="מנוע מכני" w:date="2026-10-05T11:32:12Z">
        <w:r>
          <w:rPr>
            <w:rtl/>
          </w:rPr>
          <w:t xml:space="preserve">ו"א</w:t>
        </w:r>
      </w:ins>
      <w:del w:id="92066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ins w:id="98607" w:author="מנוע מכני" w:date="2026-10-05T11:32:12Z">
        <w:r>
          <w:rPr>
            <w:rtl/>
          </w:rPr>
          <w:t xml:space="preserve">דאינם</w:t>
        </w:r>
      </w:ins>
      <w:del w:id="98608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באדם - בבהמה </w:t>
      </w:r>
      <w:ins w:id="93993" w:author="מנוע מכני" w:date="2026-10-05T11:32:12Z">
        <w:r>
          <w:rPr>
            <w:rtl/>
          </w:rPr>
          <w:t xml:space="preserve">גם</w:t>
        </w:r>
      </w:ins>
      <w:del w:id="939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ins w:id="97949" w:author="מנוע מכני" w:date="2026-10-05T11:32:12Z">
        <w:r>
          <w:rPr>
            <w:rFonts w:hint="cs"/>
            <w:rtl/>
          </w:rPr>
          <w:t xml:space="preserve">ואם </w:t>
        </w:r>
      </w:ins>
      <w:del w:id="97950" w:author="מנוע מכני" w:date="2026-10-05T11:32:12Z">
        <w:r>
          <w:rPr>
            <w:rFonts w:hint="cs"/>
            <w:rtl/>
          </w:rPr>
          <w:delText xml:space="preserve">ואי </w:delText>
        </w:r>
      </w:del>
      <w:r>
        <w:rPr>
          <w:rFonts w:hint="cs"/>
          <w:rtl/>
        </w:rPr>
        <w:t xml:space="preserve">כתב </w:t>
      </w:r>
      <w:ins w:id="95353" w:author="מנוע מכני" w:date="2026-10-05T11:32:12Z">
        <w:r>
          <w:rPr>
            <w:rtl/>
          </w:rPr>
          <w:t xml:space="preserve">התורה</w:t>
        </w:r>
      </w:ins>
      <w:del w:id="95354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5" w:author="מנוע מכני" w:date="2026-10-05T11:32:12Z">
        <w:r>
          <w:rPr>
            <w:rtl/>
          </w:rPr>
          <w:t xml:space="preserve">כולם</w:t>
        </w:r>
      </w:ins>
      <w:del w:id="93996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ins w:id="92067" w:author="מנוע מכני" w:date="2026-10-05T11:32:12Z">
        <w:r>
          <w:rPr>
            <w:rtl/>
          </w:rPr>
          <w:t xml:space="preserve">ו"א</w:t>
        </w:r>
      </w:ins>
      <w:del w:id="92068" w:author="מנוע מכני" w:date="2026-10-05T11:32:12Z">
        <w:r w:rsidR="00F40753">
          <w:rPr>
            <w:rtl/>
          </w:rPr>
          <w:delText xml:space="preserve">ו</w:delText>
        </w:r>
        <w:r w:rsidR="00D0302C">
          <w:rPr>
            <w:rFonts w:hint="cs"/>
            <w:rtl/>
          </w:rPr>
          <w:delText xml:space="preserve">''א</w:delText>
        </w:r>
      </w:del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ins w:id="98609" w:author="מנוע מכני" w:date="2026-10-05T11:32:12Z">
        <w:r>
          <w:rPr>
            <w:rtl/>
          </w:rPr>
          <w:t xml:space="preserve">דאינם</w:t>
        </w:r>
      </w:ins>
      <w:del w:id="98610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בבהמה - באדם </w:t>
      </w:r>
      <w:ins w:id="93997" w:author="מנוע מכני" w:date="2026-10-05T11:32:12Z">
        <w:r>
          <w:rPr>
            <w:rtl/>
          </w:rPr>
          <w:t xml:space="preserve">גם</w:t>
        </w:r>
      </w:ins>
      <w:del w:id="9399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>
          <w:ins w:id="100264" w:author="מנוע מכני" w:date="2026-10-05T11:32:12Z"/>
        </w:rPr>
      </w:pPr>
      <w:r>
        <w:t xml:space="preserve">ו</w:t>
      </w:r>
      <w:ins w:id="92069" w:author="מנוע מכני" w:date="2026-10-05T11:32:12Z">
        <w:r>
          <w:t xml:space="preserve">א"א</w:t>
        </w:r>
      </w:ins>
    </w:p>
    <w:p w14:paraId="5DC1D542" w14:textId="77777777" w:rsidR="00D0302C" w:rsidRDefault="005E0764" w:rsidP="005E0764">
      <w:pPr>
        <w:rPr>
          <w:rtl/>
        </w:rPr>
      </w:pPr>
      <w:del w:id="92070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26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דלכתוב </w:t>
      </w:r>
      <w:ins w:id="95355" w:author="מנוע מכני" w:date="2026-10-05T11:32:12Z">
        <w:r>
          <w:rPr>
            <w:rtl/>
          </w:rPr>
          <w:t xml:space="preserve">התורה</w:t>
        </w:r>
      </w:ins>
      <w:del w:id="9535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</w:t>
      </w:r>
      <w:ins w:id="93999" w:author="מנוע מכני" w:date="2026-10-05T11:32:12Z">
        <w:r>
          <w:rPr>
            <w:rtl/>
          </w:rPr>
          <w:t xml:space="preserve">כולם</w:t>
        </w:r>
      </w:ins>
      <w:del w:id="94000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בחד, והנך </w:t>
      </w:r>
      <w:ins w:id="98611" w:author="מנוע מכני" w:date="2026-10-05T11:32:12Z">
        <w:r>
          <w:rPr>
            <w:rtl/>
          </w:rPr>
          <w:t xml:space="preserve">דאינם</w:t>
        </w:r>
      </w:ins>
      <w:del w:id="98612" w:author="מנוע מכני" w:date="2026-10-05T11:32:12Z">
        <w:r w:rsidR="00F40753">
          <w:rPr>
            <w:rtl/>
          </w:rPr>
          <w:delText xml:space="preserve">דליתנהו</w:delText>
        </w:r>
      </w:del>
      <w:r w:rsidR="00F40753">
        <w:rPr>
          <w:rtl/>
        </w:rPr>
        <w:t xml:space="preserve"> באידך - לכתוב </w:t>
      </w:r>
      <w:ins w:id="95357" w:author="מנוע מכני" w:date="2026-10-05T11:32:12Z">
        <w:r>
          <w:rPr>
            <w:rtl/>
          </w:rPr>
          <w:t xml:space="preserve">התורה</w:t>
        </w:r>
      </w:ins>
      <w:del w:id="953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ins w:id="98613" w:author="מנוע מכני" w:date="2026-10-05T11:32:12Z">
        <w:r>
          <w:rPr>
            <w:rtl/>
          </w:rPr>
          <w:t xml:space="preserve">דאינם</w:t>
        </w:r>
      </w:ins>
      <w:del w:id="98614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באידך - לכתוב באדם וגרב וילפת </w:t>
      </w:r>
      <w:ins w:id="94001" w:author="מנוע מכני" w:date="2026-10-05T11:32:12Z">
        <w:r>
          <w:rPr>
            <w:rtl/>
          </w:rPr>
          <w:t xml:space="preserve">כאן</w:t>
        </w:r>
      </w:ins>
      <w:del w:id="94002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</w:t>
      </w:r>
      <w:ins w:id="94003" w:author="מנוע מכני" w:date="2026-10-05T11:32:12Z">
        <w:r>
          <w:rPr>
            <w:rtl/>
          </w:rPr>
          <w:t xml:space="preserve">וכאן</w:t>
        </w:r>
      </w:ins>
      <w:del w:id="94004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, ולילפי מהדדי! </w:t>
      </w:r>
    </w:p>
    <w:p>
      <w:pPr>
        <w:pStyle w:val="38"/>
        <w:rPr>
          <w:ins w:id="100266" w:author="מנוע מכני" w:date="2026-10-05T11:32:12Z"/>
        </w:rPr>
      </w:pPr>
      <w:r>
        <w:t>אלא כתנא ד</w:t>
      </w:r>
      <w:r w:rsidR="00D0302C">
        <w:t xml:space="preserve">ר</w:t>
      </w:r>
      <w:ins w:id="92071" w:author="מנוע מכני" w:date="2026-10-05T11:32:12Z">
        <w:r>
          <w:t xml:space="preserve">י"ש</w:t>
        </w:r>
      </w:ins>
      <w:del w:id="92072" w:author="מנוע מכני" w:date="2026-10-05T11:32:12Z">
        <w:r w:rsidR="00D0302C">
          <w:delText xml:space="preserve">י''ש</w:delText>
        </w:r>
      </w:del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del w:id="1002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del w:id="90641" w:author="מנוע עיצוב" w:date="2026-10-05T11:33:53Z"/>
          <w:rtl/>
        </w:rPr>
      </w:pPr>
    </w:p>
    <w:p>
      <w:pPr>
        <w:pStyle w:val="38"/>
        <w:rPr>
          <w:ins w:id="100268" w:author="מנוע מכני" w:date="2026-10-05T11:32:12Z"/>
        </w:rPr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del w:id="100269" w:author="מנוע מכני" w:date="2026-10-05T11:32:12Z">
        <w:r w:rsidR="00D0302C">
          <w:rPr>
            <w:rFonts w:hint="cs"/>
            <w:rtl/>
          </w:rPr>
          <w:delText xml:space="preserve"> </w:delText>
        </w:r>
      </w:del>
      <w:r w:rsidR="00D0302C">
        <w:rPr>
          <w:rFonts w:hint="cs"/>
          <w:rtl/>
        </w:rPr>
        <w:t xml:space="preserve">צריכי כל </w:t>
      </w:r>
      <w:ins w:id="95359" w:author="מנוע מכני" w:date="2026-10-05T11:32:12Z">
        <w:r>
          <w:rPr>
            <w:rFonts w:hint="cs"/>
            <w:rtl/>
          </w:rPr>
          <w:t xml:space="preserve">אלו</w:t>
        </w:r>
      </w:ins>
      <w:del w:id="95360" w:author="מנוע מכני" w:date="2026-10-05T11:32:12Z">
        <w:r w:rsidR="00D0302C">
          <w:rPr>
            <w:rFonts w:hint="cs"/>
            <w:rtl/>
          </w:rPr>
          <w:delText xml:space="preserve">הני</w:delText>
        </w:r>
      </w:del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ins w:id="92073" w:author="מנוע מכני" w:date="2026-10-05T11:32:12Z">
        <w:r>
          <w:rPr>
            <w:rFonts w:hint="cs"/>
            <w:rtl/>
          </w:rPr>
          <w:t xml:space="preserve">פ"ז</w:t>
        </w:r>
      </w:ins>
      <w:del w:id="92074" w:author="מנוע מכני" w:date="2026-10-05T11:32:12Z">
        <w:r>
          <w:rPr>
            <w:rFonts w:hint="cs"/>
            <w:rtl/>
          </w:rPr>
          <w:delText xml:space="preserve">פ''ז</w:delText>
        </w:r>
      </w:del>
      <w:r>
        <w:rPr>
          <w:rFonts w:hint="cs"/>
          <w:rtl/>
        </w:rPr>
        <w:t xml:space="preserve"> גם </w:t>
      </w:r>
      <w:ins w:id="92075" w:author="מנוע מכני" w:date="2026-10-05T11:32:12Z">
        <w:r>
          <w:rPr>
            <w:rFonts w:hint="cs"/>
            <w:rtl/>
          </w:rPr>
          <w:t xml:space="preserve">א"א</w:t>
        </w:r>
      </w:ins>
      <w:del w:id="9207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ins w:id="95361" w:author="מנוע מכני" w:date="2026-10-05T11:32:12Z">
        <w:r>
          <w:rPr>
            <w:rFonts w:hint="cs"/>
            <w:rtl/>
          </w:rPr>
          <w:t xml:space="preserve">אחת</w:t>
        </w:r>
      </w:ins>
      <w:del w:id="95362" w:author="מנוע מכני" w:date="2026-10-05T11:32:12Z">
        <w:r>
          <w:rPr>
            <w:rFonts w:hint="cs"/>
            <w:rtl/>
          </w:rPr>
          <w:delText xml:space="preserve">חדא</w:delText>
        </w:r>
      </w:del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del w:id="90224" w:author="מנוע עיצוב" w:date="2026-10-05T11:33:53Z"/>
          <w:rtl/>
        </w:rPr>
      </w:pPr>
      <w:del w:id="90221" w:author="מנוע עיצוב" w:date="2026-10-05T11:33:53Z">
        <w:r>
          <w:rPr>
            <w:rtl/>
          </w:rPr>
          <w:delText xml:space="preserve">•</w:delText>
        </w:r>
      </w:del>
      <w:ins w:id="96965" w:author="מנוע מכני" w:date="2026-10-05T11:32:12Z">
        <w:r>
          <w:rPr>
            <w:rtl/>
          </w:rPr>
          <w:t xml:space="preserve"> </w:t>
        </w:r>
      </w:ins>
      <w:del w:id="96966" w:author="מנוע מכני" w:date="2026-10-05T11:32:12Z">
        <w:r>
          <w:rPr>
            <w:rtl/>
          </w:rPr>
          <w:delText xml:space="preserve">  </w:delText>
        </w:r>
      </w:del>
      <w:del w:id="90222" w:author="מנוע עיצוב" w:date="2026-10-05T11:33:53Z">
        <w:r>
          <w:rPr>
            <w:rtl/>
          </w:rPr>
          <w:delText xml:space="preserve">•</w:delText>
        </w:r>
      </w:del>
      <w:ins w:id="96967" w:author="מנוע מכני" w:date="2026-10-05T11:32:12Z">
        <w:r>
          <w:rPr>
            <w:rtl/>
          </w:rPr>
          <w:t xml:space="preserve"> </w:t>
        </w:r>
      </w:ins>
      <w:del w:id="96968" w:author="מנוע מכני" w:date="2026-10-05T11:32:12Z">
        <w:r>
          <w:rPr>
            <w:rtl/>
          </w:rPr>
          <w:delText xml:space="preserve">  </w:delText>
        </w:r>
      </w:del>
      <w:del w:id="90223" w:author="מנוע עיצוב" w:date="2026-10-05T11:33:53Z">
        <w:r>
          <w:rPr>
            <w:rtl/>
          </w:rPr>
          <w:delText xml:space="preserve">•</w:delText>
        </w:r>
      </w:del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>
          <w:ins w:id="100270" w:author="מנוע מכני" w:date="2026-10-05T11:32:12Z"/>
        </w:rPr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del w:id="100271" w:author="מנוע מכני" w:date="2026-10-05T11:32:12Z">
        <w:r>
          <w:rPr>
            <w:rtl/>
          </w:rPr>
          <w:delText xml:space="preserve"> </w:delText>
        </w:r>
      </w:del>
      <w:r w:rsidR="00DB6059">
        <w:rPr>
          <w:rStyle w:val="2fb"/>
          <w:rFonts w:hint="cs"/>
          <w:rtl/>
        </w:rPr>
        <w:t xml:space="preserve">אר</w:t>
      </w:r>
      <w:ins w:id="9207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078" w:author="מנוע מכני" w:date="2026-10-05T11:32:12Z">
        <w:r w:rsidR="00DB6059">
          <w:rPr>
            <w:rFonts w:hint="cs"/>
            <w:rtl/>
          </w:rPr>
          <w:delText xml:space="preserve">י''ו</w:delText>
        </w:r>
      </w:del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r>
        <w:rPr>
          <w:rtl/>
        </w:rPr>
        <w:t>כל איש אשר בו מום מזרע אהרן</w:t>
      </w:r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ins w:id="94005" w:author="מנוע מכני" w:date="2026-10-05T11:32:12Z">
        <w:r>
          <w:rPr>
            <w:rFonts w:hint="cs"/>
            <w:rtl/>
          </w:rPr>
          <w:t xml:space="preserve">ויש</w:t>
        </w:r>
      </w:ins>
      <w:del w:id="94006" w:author="מנוע מכני" w:date="2026-10-05T11:32:12Z">
        <w:r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איכא</w:delText>
        </w:r>
      </w:del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r w:rsidR="00F40753">
        <w:rPr>
          <w:rtl/>
        </w:rPr>
        <w:t>מום בו ולא יחלל</w:t>
      </w:r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ins w:id="94007" w:author="מנוע מכני" w:date="2026-10-05T11:32:12Z">
        <w:r>
          <w:rPr>
            <w:rFonts w:hint="cs"/>
            <w:rtl/>
          </w:rPr>
          <w:t xml:space="preserve">ויש</w:t>
        </w:r>
      </w:ins>
      <w:del w:id="94008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בנייהו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  <w:pPrChange w:id="9047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69" w:author="מנוע מכני" w:date="2026-10-05T11:32:12Z">
        <w:r>
          <w:rPr>
            <w:rtl/>
          </w:rPr>
          <w:t xml:space="preserve"> </w:t>
        </w:r>
      </w:ins>
      <w:del w:id="969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71" w:author="מנוע מכני" w:date="2026-10-05T11:32:12Z">
        <w:r>
          <w:rPr>
            <w:rtl/>
          </w:rPr>
          <w:t xml:space="preserve"> </w:t>
        </w:r>
      </w:ins>
      <w:del w:id="969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ins w:id="98051" w:author="מנוע מכני" w:date="2026-10-05T11:32:12Z">
        <w:r>
          <w:rPr>
            <w:rtl/>
          </w:rPr>
          <w:t xml:space="preserve">ראשו</w:t>
        </w:r>
      </w:ins>
      <w:del w:id="98052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r>
        <w:rPr>
          <w:rStyle w:val="afffe"/>
          <w:rFonts w:hint="cs"/>
          <w:rtl/>
        </w:rPr>
        <w:t>לי</w:t>
      </w:r>
      <w:r w:rsidR="00F40753" w:rsidRPr="00DB6059">
        <w:rPr>
          <w:rStyle w:val="afffe"/>
          <w:rtl/>
        </w:rPr>
        <w:t>פתא</w:t>
      </w:r>
      <w:r w:rsidR="00F40753">
        <w:rPr>
          <w:rtl/>
        </w:rPr>
        <w:t xml:space="preserve"> - דדמי </w:t>
      </w:r>
      <w:ins w:id="98053" w:author="מנוע מכני" w:date="2026-10-05T11:32:12Z">
        <w:r>
          <w:rPr>
            <w:rtl/>
          </w:rPr>
          <w:t xml:space="preserve">ראשו</w:t>
        </w:r>
      </w:ins>
      <w:del w:id="98054" w:author="מנוע מכני" w:date="2026-10-05T11:32:12Z">
        <w:r w:rsidR="00F40753">
          <w:rPr>
            <w:rtl/>
          </w:rPr>
          <w:delText xml:space="preserve">רישיה</w:delText>
        </w:r>
      </w:del>
      <w:r w:rsidR="00F40753">
        <w:rPr>
          <w:rtl/>
        </w:rPr>
        <w:t xml:space="preserve"> לגדגלידא דליפתא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ins w:id="98055" w:author="מנוע מכני" w:date="2026-10-05T11:32:12Z">
        <w:r>
          <w:rPr>
            <w:rtl/>
          </w:rPr>
          <w:t xml:space="preserve">ראשו</w:t>
        </w:r>
      </w:ins>
      <w:del w:id="98056" w:author="מנוע מכני" w:date="2026-10-05T11:32:12Z">
        <w:r>
          <w:rPr>
            <w:rtl/>
          </w:rPr>
          <w:delText xml:space="preserve">רישיה</w:delText>
        </w:r>
      </w:del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ins w:id="94009" w:author="מנוע מכני" w:date="2026-10-05T11:32:12Z">
        <w:r>
          <w:rPr>
            <w:rtl/>
          </w:rPr>
          <w:t xml:space="preserve">כדאמרו</w:t>
        </w:r>
      </w:ins>
      <w:del w:id="9401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15" w:author="מנוע מכני" w:date="2026-10-05T11:32:12Z">
        <w:r>
          <w:rPr>
            <w:rtl/>
          </w:rPr>
          <w:t xml:space="preserve">אנשים</w:t>
        </w:r>
      </w:ins>
      <w:del w:id="98616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>
          <w:ins w:id="100272" w:author="מנוע מכני" w:date="2026-10-05T11:32:12Z"/>
        </w:rPr>
      </w:pPr>
      <w:del w:id="92738" w:author="מנוע מכני" w:date="2026-10-05T11:32:12Z">
        <w:r>
          <w:delText xml:space="preserve">                </w:delText>
        </w:r>
      </w:del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del w:id="1002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וצוארו שקוט ושמוט</w:t>
      </w:r>
      <w:ins w:id="96973" w:author="מנוע מכני" w:date="2026-10-05T11:32:12Z">
        <w:r>
          <w:rPr>
            <w:rFonts w:hint="cs"/>
            <w:rtl/>
          </w:rPr>
          <w:t xml:space="preserve"> </w:t>
        </w:r>
      </w:ins>
      <w:del w:id="96974" w:author="מנוע מכני" w:date="2026-10-05T11:32:12Z">
        <w:r w:rsidR="00DB6059">
          <w:rPr>
            <w:rFonts w:hint="cs"/>
            <w:rtl/>
          </w:rPr>
          <w:delText xml:space="preserve">  </w:delText>
        </w:r>
      </w:del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ins w:id="95369" w:author="מנוע מכני" w:date="2026-10-05T11:32:12Z">
        <w:r>
          <w:rPr>
            <w:rtl/>
          </w:rPr>
          <w:t xml:space="preserve">דיש</w:t>
        </w:r>
      </w:ins>
      <w:del w:id="95370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363" w:author="מנוע מכני" w:date="2026-10-05T11:32:12Z">
        <w:r>
          <w:rPr>
            <w:rtl/>
          </w:rPr>
          <w:t xml:space="preserve">בו</w:t>
        </w:r>
      </w:ins>
      <w:del w:id="95364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ins w:id="92079" w:author="מנוע מכני" w:date="2026-10-05T11:32:12Z">
        <w:r>
          <w:rPr>
            <w:rtl/>
          </w:rPr>
          <w:t xml:space="preserve">ו"ע</w:t>
        </w:r>
      </w:ins>
      <w:del w:id="92080" w:author="מנוע מכני" w:date="2026-10-05T11:32:12Z">
        <w:r>
          <w:rPr>
            <w:rtl/>
          </w:rPr>
          <w:delText xml:space="preserve">ו</w:delText>
        </w:r>
        <w:r w:rsidR="005E0764">
          <w:rPr>
            <w:rFonts w:hint="cs"/>
            <w:rtl/>
          </w:rPr>
          <w:delText xml:space="preserve">''ע</w:delText>
        </w:r>
      </w:del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ins w:id="94011" w:author="מנוע מכני" w:date="2026-10-05T11:32:12Z">
        <w:r>
          <w:rPr>
            <w:rFonts w:hint="cs"/>
            <w:rtl/>
          </w:rPr>
          <w:t xml:space="preserve">וחלקו</w:t>
        </w:r>
      </w:ins>
      <w:del w:id="94012" w:author="מנוע מכני" w:date="2026-10-05T11:32:12Z">
        <w:r w:rsidR="005E0764">
          <w:rPr>
            <w:rFonts w:hint="cs"/>
            <w:rtl/>
          </w:rPr>
          <w:delText xml:space="preserve">ו</w:delText>
        </w:r>
        <w:r>
          <w:rPr>
            <w:rtl/>
          </w:rPr>
          <w:delText xml:space="preserve">פליגי</w:delText>
        </w:r>
      </w:del>
      <w:r>
        <w:rPr>
          <w:rtl/>
        </w:rPr>
        <w:t xml:space="preserve"> </w:t>
      </w:r>
      <w:ins w:id="95367" w:author="מנוע מכני" w:date="2026-10-05T11:32:12Z">
        <w:r>
          <w:rPr>
            <w:rtl/>
          </w:rPr>
          <w:t xml:space="preserve">דאין</w:t>
        </w:r>
      </w:ins>
      <w:del w:id="9536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365" w:author="מנוע מכני" w:date="2026-10-05T11:32:12Z">
        <w:r>
          <w:rPr>
            <w:rtl/>
          </w:rPr>
          <w:t xml:space="preserve">בו</w:t>
        </w:r>
      </w:ins>
      <w:del w:id="95366" w:author="מנוע מכני" w:date="2026-10-05T11:32:12Z">
        <w:r>
          <w:rPr>
            <w:rtl/>
          </w:rPr>
          <w:delText xml:space="preserve">ביה</w:delText>
        </w:r>
      </w:del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>
          <w:ins w:id="100274" w:author="מנוע מכני" w:date="2026-10-05T11:32:12Z"/>
        </w:rPr>
      </w:pPr>
      <w:ins w:id="95811" w:author="מנוע מכני" w:date="2026-10-05T11:32:12Z">
        <w:r>
          <w:t xml:space="preserve">מ"ד</w:t>
        </w:r>
      </w:ins>
      <w:del w:id="95812" w:author="מנוע מכני" w:date="2026-10-05T11:32:12Z">
        <w:r>
          <w:delText xml:space="preserve">מר סבר</w:delText>
        </w:r>
      </w:del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del w:id="1002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אינו שוה בזרעו של אהרן, ומר סבר: קרקורא דבישרא </w:t>
      </w:r>
      <w:ins w:id="95371" w:author="מנוע מכני" w:date="2026-10-05T11:32:12Z">
        <w:r>
          <w:rPr>
            <w:rtl/>
          </w:rPr>
          <w:t xml:space="preserve">סתם</w:t>
        </w:r>
      </w:ins>
      <w:del w:id="9537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del w:id="90228" w:author="מנוע עיצוב" w:date="2026-10-05T11:33:53Z"/>
          <w:rtl/>
        </w:rPr>
      </w:pPr>
      <w:del w:id="90225" w:author="מנוע עיצוב" w:date="2026-10-05T11:33:53Z">
        <w:r>
          <w:rPr>
            <w:rtl/>
          </w:rPr>
          <w:delText xml:space="preserve">•</w:delText>
        </w:r>
      </w:del>
      <w:ins w:id="96975" w:author="מנוע מכני" w:date="2026-10-05T11:32:12Z">
        <w:r>
          <w:rPr>
            <w:rtl/>
          </w:rPr>
          <w:t xml:space="preserve"> </w:t>
        </w:r>
      </w:ins>
      <w:del w:id="96976" w:author="מנוע מכני" w:date="2026-10-05T11:32:12Z">
        <w:r>
          <w:rPr>
            <w:rtl/>
          </w:rPr>
          <w:delText xml:space="preserve">  </w:delText>
        </w:r>
      </w:del>
      <w:del w:id="90226" w:author="מנוע עיצוב" w:date="2026-10-05T11:33:53Z">
        <w:r>
          <w:rPr>
            <w:rtl/>
          </w:rPr>
          <w:delText xml:space="preserve">•</w:delText>
        </w:r>
      </w:del>
      <w:ins w:id="96977" w:author="מנוע מכני" w:date="2026-10-05T11:32:12Z">
        <w:r>
          <w:rPr>
            <w:rtl/>
          </w:rPr>
          <w:t xml:space="preserve"> </w:t>
        </w:r>
      </w:ins>
      <w:del w:id="96978" w:author="מנוע מכני" w:date="2026-10-05T11:32:12Z">
        <w:r>
          <w:rPr>
            <w:rtl/>
          </w:rPr>
          <w:delText xml:space="preserve">  </w:delText>
        </w:r>
      </w:del>
      <w:del w:id="90227" w:author="מנוע עיצוב" w:date="2026-10-05T11:33:53Z">
        <w:r>
          <w:rPr>
            <w:rtl/>
          </w:rPr>
          <w:delText xml:space="preserve">•</w:delText>
        </w:r>
      </w:del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>
          <w:ins w:id="100276" w:author="מנוע מכני" w:date="2026-10-05T11:32:12Z"/>
        </w:rPr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del w:id="1002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ins w:id="92937" w:author="מנוע מכני" w:date="2026-10-05T11:32:12Z">
        <w:r>
          <w:rPr>
            <w:rtl/>
          </w:rPr>
          <w:t xml:space="preserve">וכ"ש</w:t>
        </w:r>
      </w:ins>
      <w:del w:id="92938" w:author="מנוע מכני" w:date="2026-10-05T11:32:12Z">
        <w:r>
          <w:rPr>
            <w:rtl/>
          </w:rPr>
          <w:delText xml:space="preserve">וכל שכן</w:delText>
        </w:r>
      </w:del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ins w:id="94013" w:author="מנוע מכני" w:date="2026-10-05T11:32:12Z">
        <w:r>
          <w:rPr>
            <w:rtl/>
          </w:rPr>
          <w:t xml:space="preserve">ויש</w:t>
        </w:r>
      </w:ins>
      <w:del w:id="94014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>
          <w:ins w:id="100278" w:author="מנוע מכני" w:date="2026-10-05T11:32:12Z"/>
        </w:rPr>
      </w:pPr>
      <w:del w:id="100950" w:author="מנוע מכני" w:date="2026-10-05T11:32:12Z">
        <w:r w:rsidRPr="009F0B17">
          <w:delText xml:space="preserve">אמר </w:delText>
        </w:r>
      </w:del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del w:id="100279" w:author="מנוע מכני" w:date="2026-10-05T11:32:12Z">
        <w:r>
          <w:rPr>
            <w:rtl/>
          </w:rPr>
          <w:delText xml:space="preserve"> </w:delText>
        </w:r>
      </w:del>
      <w:ins w:id="92081" w:author="מנוע מכני" w:date="2026-10-05T11:32:12Z">
        <w:r>
          <w:rPr>
            <w:rtl/>
          </w:rPr>
          <w:t xml:space="preserve">ל"ש</w:t>
        </w:r>
      </w:ins>
      <w:del w:id="92082" w:author="מנוע מכני" w:date="2026-10-05T11:32:12Z">
        <w:r>
          <w:rPr>
            <w:rtl/>
          </w:rPr>
          <w:delText xml:space="preserve">ל</w:delText>
        </w:r>
        <w:r w:rsidR="009F0B17">
          <w:rPr>
            <w:rFonts w:hint="cs"/>
            <w:rtl/>
          </w:rPr>
          <w:delText xml:space="preserve">''ש</w:delText>
        </w:r>
      </w:del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ins w:id="92083" w:author="מנוע מכני" w:date="2026-10-05T11:32:12Z">
        <w:r>
          <w:rPr>
            <w:rFonts w:hint="cs"/>
            <w:rtl/>
          </w:rPr>
          <w:t xml:space="preserve">כ"ש</w:t>
        </w:r>
      </w:ins>
      <w:del w:id="92084" w:author="מנוע מכני" w:date="2026-10-05T11:32:12Z">
        <w:r w:rsidR="00DA20E5">
          <w:rPr>
            <w:rFonts w:hint="cs"/>
            <w:rtl/>
          </w:rPr>
          <w:delText xml:space="preserve">כ''ש</w:delText>
        </w:r>
      </w:del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del w:id="90642" w:author="מנוע עיצוב" w:date="2026-10-05T11:33:53Z"/>
          <w:rtl/>
        </w:rPr>
      </w:pPr>
    </w:p>
    <w:p>
      <w:pPr>
        <w:pStyle w:val="38"/>
        <w:rPr>
          <w:ins w:id="100280" w:author="מנוע מכני" w:date="2026-10-05T11:32:12Z"/>
        </w:rPr>
      </w:pPr>
      <w:r w:rsidRPr="009F0B17">
        <w:t>א</w:t>
      </w:r>
      <w:r w:rsidR="00DA20E5" w:rsidRPr="009F0B17">
        <w:t xml:space="preserve">ר</w:t>
      </w:r>
      <w:ins w:id="92085" w:author="מנוע מכני" w:date="2026-10-05T11:32:12Z">
        <w:r>
          <w:t xml:space="preserve">י"ו</w:t>
        </w:r>
      </w:ins>
      <w:del w:id="92086" w:author="מנוע מכני" w:date="2026-10-05T11:32:12Z">
        <w:r w:rsidR="00DA20E5" w:rsidRPr="009F0B17">
          <w:delText xml:space="preserve">י''ו</w:delText>
        </w:r>
      </w:del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del w:id="1002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ins w:id="98617" w:author="מנוע מכני" w:date="2026-10-05T11:32:12Z">
        <w:r>
          <w:rPr>
            <w:rtl/>
          </w:rPr>
          <w:t xml:space="preserve">הוצרך</w:t>
        </w:r>
      </w:ins>
      <w:del w:id="98618" w:author="מנוע מכני" w:date="2026-10-05T11:32:12Z">
        <w:r>
          <w:rPr>
            <w:rtl/>
          </w:rPr>
          <w:delText xml:space="preserve">איצטריך</w:delText>
        </w:r>
      </w:del>
      <w:r>
        <w:rPr>
          <w:rtl/>
        </w:rPr>
        <w:t xml:space="preserve"> לאשמועינן,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ins w:id="92087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088" w:author="מנוע מכני" w:date="2026-10-05T11:32:12Z">
        <w:r>
          <w:rPr>
            <w:rFonts w:hint="cs"/>
            <w:rtl/>
          </w:rPr>
          <w:delText xml:space="preserve">ר''י</w:delText>
        </w:r>
      </w:del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  <w:pPrChange w:id="9047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79" w:author="מנוע מכני" w:date="2026-10-05T11:32:12Z">
        <w:r>
          <w:rPr>
            <w:rtl/>
          </w:rPr>
          <w:t xml:space="preserve"> </w:t>
        </w:r>
      </w:ins>
      <w:del w:id="969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1" w:author="מנוע מכני" w:date="2026-10-05T11:32:12Z">
        <w:r>
          <w:rPr>
            <w:rtl/>
          </w:rPr>
          <w:t xml:space="preserve"> </w:t>
        </w:r>
      </w:ins>
      <w:del w:id="969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ins w:id="92089" w:author="מנוע מכני" w:date="2026-10-05T11:32:12Z">
        <w:r>
          <w:rPr>
            <w:rFonts w:hint="cs"/>
            <w:rtl/>
          </w:rPr>
          <w:t xml:space="preserve">ב"א</w:t>
        </w:r>
      </w:ins>
      <w:del w:id="92090" w:author="מנוע מכני" w:date="2026-10-05T11:32:12Z">
        <w:r w:rsidR="001D44FE">
          <w:rPr>
            <w:rFonts w:hint="cs"/>
            <w:rtl/>
          </w:rPr>
          <w:delText xml:space="preserve">ב''א</w:delText>
        </w:r>
      </w:del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  <w:pPrChange w:id="9047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3" w:author="מנוע מכני" w:date="2026-10-05T11:32:12Z">
        <w:r>
          <w:rPr>
            <w:rtl/>
          </w:rPr>
          <w:t xml:space="preserve"> </w:t>
        </w:r>
      </w:ins>
      <w:del w:id="969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5" w:author="מנוע מכני" w:date="2026-10-05T11:32:12Z">
        <w:r>
          <w:rPr>
            <w:rtl/>
          </w:rPr>
          <w:t xml:space="preserve"> </w:t>
        </w:r>
      </w:ins>
      <w:del w:id="969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>
          <w:ins w:id="100282" w:author="מנוע מכני" w:date="2026-10-05T11:32:12Z"/>
        </w:rPr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del w:id="10028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ד'</w:t>
      </w:r>
      <w:r w:rsidR="00F40753">
        <w:rPr>
          <w:rtl/>
        </w:rPr>
        <w:t>גבן</w:t>
      </w:r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>'או גבן'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>
          <w:ins w:id="100284" w:author="מנוע מכני" w:date="2026-10-05T11:32:12Z"/>
        </w:rPr>
      </w:pPr>
      <w:del w:id="100951" w:author="מנוע מכני" w:date="2026-10-05T11:32:12Z">
        <w:r>
          <w:delText xml:space="preserve">אמר </w:delText>
        </w:r>
      </w:del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del w:id="1002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del w:id="90643" w:author="מנוע עיצוב" w:date="2026-10-05T11:33:53Z"/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>
          <w:ins w:id="100858" w:author="מנוע מכני" w:date="2026-10-05T11:32:12Z"/>
        </w:rPr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del w:id="1008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ניהליה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ins w:id="92091" w:author="מנוע מכני" w:date="2026-10-05T11:32:12Z">
        <w:r>
          <w:rPr>
            <w:rStyle w:val="2fb"/>
            <w:rFonts w:hint="cs"/>
            <w:rtl/>
          </w:rPr>
          <w:t xml:space="preserve">ב"ח</w:t>
        </w:r>
      </w:ins>
      <w:del w:id="92092" w:author="מנוע מכני" w:date="2026-10-05T11:32:12Z">
        <w:r w:rsidR="001D44FE">
          <w:rPr>
            <w:rFonts w:hint="cs"/>
            <w:rtl/>
          </w:rPr>
          <w:delText xml:space="preserve">ב''ח</w:delText>
        </w:r>
      </w:del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  <w:pPrChange w:id="9047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87" w:author="מנוע מכני" w:date="2026-10-05T11:32:12Z">
        <w:r>
          <w:rPr>
            <w:rtl/>
          </w:rPr>
          <w:t xml:space="preserve"> </w:t>
        </w:r>
      </w:ins>
      <w:del w:id="969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89" w:author="מנוע מכני" w:date="2026-10-05T11:32:12Z">
        <w:r>
          <w:rPr>
            <w:rtl/>
          </w:rPr>
          <w:t xml:space="preserve"> </w:t>
        </w:r>
      </w:ins>
      <w:del w:id="969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  <w:pPrChange w:id="9047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1" w:author="מנוע מכני" w:date="2026-10-05T11:32:12Z">
        <w:r>
          <w:rPr>
            <w:rtl/>
          </w:rPr>
          <w:t xml:space="preserve"> </w:t>
        </w:r>
      </w:ins>
      <w:del w:id="9699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3" w:author="מנוע מכני" w:date="2026-10-05T11:32:12Z">
        <w:r>
          <w:rPr>
            <w:rtl/>
          </w:rPr>
          <w:t xml:space="preserve"> </w:t>
        </w:r>
      </w:ins>
      <w:del w:id="9699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286" w:author="מנוע מכני" w:date="2026-10-05T11:32:12Z"/>
        </w:rPr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del w:id="1002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r>
        <w:rPr>
          <w:rtl/>
        </w:rPr>
        <w:t>או חרום</w:t>
      </w:r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288" w:author="מנוע מכני" w:date="2026-10-05T11:32:12Z"/>
        </w:rPr>
      </w:pPr>
      <w:r>
        <w:t xml:space="preserve">ר' יוסי</w:t>
      </w:r>
      <w:del w:id="100952" w:author="מנוע מכני" w:date="2026-10-05T11:32:12Z">
        <w:r>
          <w:delText xml:space="preserve"> אומר</w:delText>
        </w:r>
      </w:del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del w:id="1002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חרום אלא הכוחל שתי עיניו כאחת, אמרו לו: הפלגת, </w:t>
      </w:r>
      <w:ins w:id="95813" w:author="מנוע מכני" w:date="2026-10-05T11:32:12Z">
        <w:r>
          <w:rPr>
            <w:rtl/>
          </w:rPr>
          <w:t xml:space="preserve">אף</w:t>
        </w:r>
      </w:ins>
      <w:del w:id="95814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  <w:pPrChange w:id="9047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6995" w:author="מנוע מכני" w:date="2026-10-05T11:32:12Z">
        <w:r>
          <w:rPr>
            <w:rtl/>
          </w:rPr>
          <w:t xml:space="preserve"> </w:t>
        </w:r>
      </w:ins>
      <w:del w:id="9699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6997" w:author="מנוע מכני" w:date="2026-10-05T11:32:12Z">
        <w:r>
          <w:rPr>
            <w:rtl/>
          </w:rPr>
          <w:t xml:space="preserve"> </w:t>
        </w:r>
      </w:ins>
      <w:del w:id="9699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>
          <w:ins w:id="100290" w:author="מנוע מכני" w:date="2026-10-05T11:32:12Z"/>
        </w:rPr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del w:id="1002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ins w:id="94015" w:author="מנוע מכני" w:date="2026-10-05T11:32:12Z">
        <w:r>
          <w:rPr>
            <w:rtl/>
          </w:rPr>
          <w:t xml:space="preserve">גם</w:t>
        </w:r>
      </w:ins>
      <w:del w:id="940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>
          <w:ins w:id="100292" w:author="מנוע מכני" w:date="2026-10-05T11:32:12Z"/>
        </w:rPr>
      </w:pPr>
      <w:r>
        <w:lastRenderedPageBreak/>
        <w:t>מ</w:t>
      </w:r>
      <w:ins w:id="92093" w:author="מנוע מכני" w:date="2026-10-05T11:32:12Z">
        <w:r>
          <w:t xml:space="preserve">ה"מ</w:t>
        </w:r>
      </w:ins>
      <w:del w:id="92094" w:author="מנוע מכני" w:date="2026-10-05T11:32:12Z">
        <w:r>
          <w:delText xml:space="preserve">ה''מ</w:delText>
        </w:r>
      </w:del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del w:id="1002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del w:id="90644" w:author="מנוע עיצוב" w:date="2026-10-05T11:33:53Z"/>
          <w:rtl/>
        </w:rPr>
      </w:pPr>
    </w:p>
    <w:p>
      <w:pPr>
        <w:pStyle w:val="38"/>
        <w:rPr>
          <w:ins w:id="100294" w:author="מנוע מכני" w:date="2026-10-05T11:32:12Z"/>
        </w:rPr>
      </w:pPr>
      <w:ins w:id="92095" w:author="מנוע מכני" w:date="2026-10-05T11:32:12Z">
        <w:r>
          <w:t xml:space="preserve">ת"ר</w:t>
        </w:r>
      </w:ins>
      <w:del w:id="92096" w:author="מנוע מכני" w:date="2026-10-05T11:32:12Z">
        <w:r>
          <w:delText xml:space="preserve">ת''ר</w:delText>
        </w:r>
      </w:del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del w:id="10029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עור</w:t>
      </w:r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ins w:id="97679" w:author="מנוע מכני" w:date="2026-10-05T11:32:12Z">
        <w:r>
          <w:rPr>
            <w:rFonts w:hint="cs"/>
            <w:rtl/>
          </w:rPr>
          <w:t xml:space="preserve">,</w:t>
        </w:r>
      </w:ins>
      <w:del w:id="97680" w:author="מנוע מכני" w:date="2026-10-05T11:32:12Z">
        <w:r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6999" w:author="מנוע מכני" w:date="2026-10-05T11:32:12Z"/>
      <w:del w:id="9700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'איש עור'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del w:id="90645" w:author="מנוע עיצוב" w:date="2026-10-05T11:33:53Z"/>
          <w:rtl/>
        </w:rPr>
      </w:pPr>
    </w:p>
    <w:p>
      <w:pPr>
        <w:pStyle w:val="38"/>
        <w:rPr>
          <w:ins w:id="100296" w:author="מנוע מכני" w:date="2026-10-05T11:32:12Z"/>
        </w:rPr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del w:id="100297" w:author="מנוע מכני" w:date="2026-10-05T11:32:12Z">
        <w:r>
          <w:rPr>
            <w:rtl/>
          </w:rPr>
          <w:delText xml:space="preserve"> </w:delText>
        </w:r>
      </w:del>
      <w:ins w:id="92097" w:author="מנוע מכני" w:date="2026-10-05T11:32:12Z">
        <w:r>
          <w:rPr>
            <w:rFonts w:hint="cs"/>
            <w:rtl/>
          </w:rPr>
          <w:t xml:space="preserve">ל"ל</w:t>
        </w:r>
      </w:ins>
      <w:del w:id="92098" w:author="מנוע מכני" w:date="2026-10-05T11:32:12Z">
        <w:r w:rsidR="00237922">
          <w:rPr>
            <w:rFonts w:hint="cs"/>
            <w:rtl/>
          </w:rPr>
          <w:delText xml:space="preserve">ל''ל</w:delText>
        </w:r>
      </w:del>
      <w:r>
        <w:rPr>
          <w:rtl/>
        </w:rPr>
        <w:t xml:space="preserve"> דכתב </w:t>
      </w:r>
      <w:ins w:id="95373" w:author="מנוע מכני" w:date="2026-10-05T11:32:12Z">
        <w:r>
          <w:rPr>
            <w:rtl/>
          </w:rPr>
          <w:t xml:space="preserve">התורה</w:t>
        </w:r>
      </w:ins>
      <w:del w:id="953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r>
        <w:rPr>
          <w:rtl/>
        </w:rPr>
        <w:t>עור</w:t>
      </w:r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ins w:id="98619" w:author="מנוע מכני" w:date="2026-10-05T11:32:12Z">
        <w:r>
          <w:rPr>
            <w:rtl/>
          </w:rPr>
          <w:t xml:space="preserve">דאינם</w:t>
        </w:r>
      </w:ins>
      <w:del w:id="98620" w:author="מנוע מכני" w:date="2026-10-05T11:32:12Z">
        <w:r>
          <w:rPr>
            <w:rtl/>
          </w:rPr>
          <w:delText xml:space="preserve">דליתנהו</w:delText>
        </w:r>
      </w:del>
      <w:r>
        <w:rPr>
          <w:rtl/>
        </w:rPr>
        <w:t xml:space="preserve"> כלל, </w:t>
      </w:r>
      <w:r w:rsidR="00237922">
        <w:rPr>
          <w:rFonts w:hint="cs"/>
          <w:rtl/>
        </w:rPr>
        <w:t>'איש'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ins w:id="98621" w:author="מנוע מכני" w:date="2026-10-05T11:32:12Z">
        <w:r>
          <w:rPr>
            <w:rtl/>
          </w:rPr>
          <w:t xml:space="preserve">דישנם</w:t>
        </w:r>
      </w:ins>
      <w:del w:id="98622" w:author="מנוע מכני" w:date="2026-10-05T11:32:12Z">
        <w:r w:rsidR="00237922">
          <w:rPr>
            <w:rtl/>
          </w:rPr>
          <w:delText xml:space="preserve">דאיתנהו</w:delText>
        </w:r>
      </w:del>
      <w:r w:rsidR="00237922">
        <w:rPr>
          <w:rtl/>
        </w:rPr>
        <w:t xml:space="preserve"> </w:t>
      </w:r>
      <w:ins w:id="95375" w:author="מנוע מכני" w:date="2026-10-05T11:32:12Z">
        <w:r>
          <w:rPr>
            <w:rtl/>
          </w:rPr>
          <w:t xml:space="preserve">בו</w:t>
        </w:r>
      </w:ins>
      <w:del w:id="95376" w:author="מנוע מכני" w:date="2026-10-05T11:32:12Z">
        <w:r w:rsidR="00237922">
          <w:rPr>
            <w:rtl/>
          </w:rPr>
          <w:delText xml:space="preserve">ביה</w:delText>
        </w:r>
      </w:del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>דק אפי' למחסורייתא, תבלול אפי' למבלבליתא, 'בעינו'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del w:id="90646" w:author="מנוע עיצוב" w:date="2026-10-05T11:33:53Z"/>
          <w:rtl/>
        </w:rPr>
      </w:pPr>
    </w:p>
    <w:p>
      <w:pPr>
        <w:pStyle w:val="38"/>
        <w:rPr>
          <w:ins w:id="100298" w:author="מנוע מכני" w:date="2026-10-05T11:32:12Z"/>
        </w:rPr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del w:id="1002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הלכך, כל מחמת כהיותא </w:t>
      </w:r>
      <w:ins w:id="98623" w:author="מנוע מכני" w:date="2026-10-05T11:32:12Z">
        <w:r>
          <w:rPr>
            <w:rtl/>
          </w:rPr>
          <w:t xml:space="preserve">באה</w:t>
        </w:r>
      </w:ins>
      <w:del w:id="98624" w:author="מנוע מכני" w:date="2026-10-05T11:32:12Z">
        <w:r>
          <w:rPr>
            <w:rtl/>
          </w:rPr>
          <w:delText xml:space="preserve">אתיא</w:delText>
        </w:r>
      </w:del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מדק</w:t>
      </w:r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r w:rsidR="00F40753">
        <w:rPr>
          <w:rtl/>
        </w:rPr>
        <w:t>מבעינו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del w:id="90232" w:author="מנוע עיצוב" w:date="2026-10-05T11:33:53Z"/>
          <w:rtl/>
        </w:rPr>
      </w:pPr>
      <w:del w:id="90229" w:author="מנוע עיצוב" w:date="2026-10-05T11:33:53Z">
        <w:r>
          <w:rPr>
            <w:rtl/>
          </w:rPr>
          <w:delText xml:space="preserve">•</w:delText>
        </w:r>
      </w:del>
      <w:ins w:id="97001" w:author="מנוע מכני" w:date="2026-10-05T11:32:12Z">
        <w:r>
          <w:rPr>
            <w:rtl/>
          </w:rPr>
          <w:t xml:space="preserve"> </w:t>
        </w:r>
      </w:ins>
      <w:del w:id="97002" w:author="מנוע מכני" w:date="2026-10-05T11:32:12Z">
        <w:r>
          <w:rPr>
            <w:rtl/>
          </w:rPr>
          <w:delText xml:space="preserve">  </w:delText>
        </w:r>
      </w:del>
      <w:del w:id="90230" w:author="מנוע עיצוב" w:date="2026-10-05T11:33:53Z">
        <w:r>
          <w:rPr>
            <w:rtl/>
          </w:rPr>
          <w:delText xml:space="preserve">•</w:delText>
        </w:r>
      </w:del>
      <w:ins w:id="97003" w:author="מנוע מכני" w:date="2026-10-05T11:32:12Z">
        <w:r>
          <w:rPr>
            <w:rtl/>
          </w:rPr>
          <w:t xml:space="preserve"> </w:t>
        </w:r>
      </w:ins>
      <w:del w:id="97004" w:author="מנוע מכני" w:date="2026-10-05T11:32:12Z">
        <w:r>
          <w:rPr>
            <w:rtl/>
          </w:rPr>
          <w:delText xml:space="preserve">  </w:delText>
        </w:r>
      </w:del>
      <w:del w:id="90231" w:author="מנוע עיצוב" w:date="2026-10-05T11:33:53Z">
        <w:r>
          <w:rPr>
            <w:rtl/>
          </w:rPr>
          <w:delText xml:space="preserve">•</w:delText>
        </w:r>
      </w:del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>
          <w:ins w:id="100300" w:author="מנוע מכני" w:date="2026-10-05T11:32:12Z"/>
        </w:rPr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del w:id="1003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>
          <w:ins w:id="100302" w:author="מנוע מכני" w:date="2026-10-05T11:32:12Z"/>
        </w:rPr>
      </w:pPr>
      <w:r>
        <w:t xml:space="preserve">זגדיין - מחוי </w:t>
      </w:r>
      <w:ins w:id="92939" w:author="מנוע מכני" w:date="2026-10-05T11:32:12Z">
        <w:r>
          <w:t xml:space="preserve">ר"ה</w:t>
        </w:r>
      </w:ins>
      <w:del w:id="92940" w:author="מנוע מכני" w:date="2026-10-05T11:32:12Z">
        <w:r>
          <w:delText xml:space="preserve">רב הונא</w:delText>
        </w:r>
      </w:del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del w:id="1003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חד מדידן וחד </w:t>
      </w:r>
      <w:ins w:id="95377" w:author="מנוע מכני" w:date="2026-10-05T11:32:12Z">
        <w:r>
          <w:rPr>
            <w:rtl/>
          </w:rPr>
          <w:t xml:space="preserve">משלהם</w:t>
        </w:r>
      </w:ins>
      <w:del w:id="95378" w:author="מנוע מכני" w:date="2026-10-05T11:32:12Z">
        <w:r>
          <w:rPr>
            <w:rtl/>
          </w:rPr>
          <w:delText xml:space="preserve">מדידהו</w:delText>
        </w:r>
      </w:del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>
          <w:ins w:id="100304" w:author="מנוע מכני" w:date="2026-10-05T11:32:12Z"/>
        </w:rPr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del w:id="1003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ins w:id="95379" w:author="מנוע מכני" w:date="2026-10-05T11:32:12Z">
        <w:r>
          <w:rPr>
            <w:rtl/>
          </w:rPr>
          <w:t xml:space="preserve">לו</w:t>
        </w:r>
      </w:ins>
      <w:del w:id="9538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>
          <w:ins w:id="100306" w:author="מנוע מכני" w:date="2026-10-05T11:32:12Z"/>
        </w:rPr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del w:id="1003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ins w:id="95381" w:author="מנוע מכני" w:date="2026-10-05T11:32:12Z">
        <w:r>
          <w:rPr>
            <w:rtl/>
          </w:rPr>
          <w:t xml:space="preserve">ואלו</w:t>
        </w:r>
      </w:ins>
      <w:del w:id="9538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גבי מומין תנו </w:t>
      </w:r>
      <w:ins w:id="97489" w:author="מנוע מכני" w:date="2026-10-05T11:32:12Z">
        <w:r>
          <w:rPr>
            <w:rtl/>
          </w:rPr>
          <w:t xml:space="preserve">להם</w:t>
        </w:r>
      </w:ins>
      <w:del w:id="97490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>
          <w:ins w:id="100860" w:author="מנוע מכני" w:date="2026-10-05T11:32:12Z"/>
        </w:rPr>
      </w:pPr>
      <w:r>
        <w:t xml:space="preserve">לא</w:t>
      </w:r>
      <w:r>
        <w:t xml:space="preserve"> </w:t>
      </w:r>
      <w:ins w:id="97613" w:author="מנוע מכני" w:date="2026-10-05T11:32:12Z">
        <w:r>
          <w:t xml:space="preserve">קשה</w:t>
        </w:r>
      </w:ins>
      <w:del w:id="97614" w:author="מנוע מכני" w:date="2026-10-05T11:32:12Z">
        <w:r>
          <w:delText xml:space="preserve">קשיא</w:delText>
        </w:r>
      </w:del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del w:id="1008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  <w:pPrChange w:id="90480" w:author="מנוע עיצוב" w:date="2026-10-05T11:33:53Z">
          <w:pPr>
            <w:ind w:left="0" w:firstLine="0"/>
          </w:pPr>
        </w:pPrChange>
      </w:pPr>
      <w:r>
        <w:rPr>
          <w:rtl/>
        </w:rPr>
        <w:t xml:space="preserve">•</w:t>
      </w:r>
      <w:ins w:id="97005" w:author="מנוע מכני" w:date="2026-10-05T11:32:12Z">
        <w:r>
          <w:rPr>
            <w:rtl/>
          </w:rPr>
          <w:t xml:space="preserve"> </w:t>
        </w:r>
      </w:ins>
      <w:del w:id="970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07" w:author="מנוע מכני" w:date="2026-10-05T11:32:12Z">
        <w:r>
          <w:rPr>
            <w:rtl/>
          </w:rPr>
          <w:t xml:space="preserve"> </w:t>
        </w:r>
      </w:ins>
      <w:del w:id="970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  <w:pPrChange w:id="90481" w:author="מנוע עיצוב" w:date="2026-10-05T11:33:53Z">
          <w:pPr>
            <w:jc w:val="center"/>
          </w:pPr>
        </w:pPrChange>
      </w:pPr>
      <w:r>
        <w:rPr>
          <w:rtl/>
        </w:rPr>
        <w:lastRenderedPageBreak/>
        <w:t xml:space="preserve">•</w:t>
      </w:r>
      <w:ins w:id="97009" w:author="מנוע מכני" w:date="2026-10-05T11:32:12Z">
        <w:r>
          <w:rPr>
            <w:rtl/>
          </w:rPr>
          <w:t xml:space="preserve"> </w:t>
        </w:r>
      </w:ins>
      <w:del w:id="97010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  <w:ins w:id="97011" w:author="מנוע מכני" w:date="2026-10-05T11:32:12Z">
        <w:r>
          <w:rPr>
            <w:rtl/>
          </w:rPr>
          <w:t xml:space="preserve"> </w:t>
        </w:r>
      </w:ins>
      <w:del w:id="97012" w:author="מנוע מכני" w:date="2026-10-05T11:32:12Z">
        <w:r>
          <w:rPr>
            <w:rtl/>
          </w:rPr>
          <w:lastRenderedPageBreak/>
          <w:delText xml:space="preserve">  </w:delText>
        </w:r>
      </w:del>
      <w:r>
        <w:rPr>
          <w:rtl/>
        </w:rPr>
        <w:lastRenderedPageBreak/>
        <w:t xml:space="preserve">•</w:t>
      </w:r>
    </w:p>
    <w:p>
      <w:pPr>
        <w:pStyle w:val="38"/>
        <w:rPr>
          <w:ins w:id="100308" w:author="מנוע מכני" w:date="2026-10-05T11:32:12Z"/>
        </w:rPr>
      </w:pPr>
      <w:del w:id="100953" w:author="מנוע מכני" w:date="2026-10-05T11:32:12Z">
        <w:r>
          <w:delText xml:space="preserve">אמר </w:delText>
        </w:r>
      </w:del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del w:id="1003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r>
        <w:rPr>
          <w:rtl/>
        </w:rPr>
        <w:t>ויפרש את האהל על המשכן</w:t>
      </w:r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>
          <w:ins w:id="100310" w:author="מנוע מכני" w:date="2026-10-05T11:32:12Z"/>
        </w:rPr>
      </w:pPr>
      <w:ins w:id="92099" w:author="מנוע מכני" w:date="2026-10-05T11:32:12Z">
        <w:del w:id="100980" w:author="מנוע מכני" w:date="2026-10-05T11:32:12Z">
          <w:r>
            <w:delText xml:space="preserve">א"ל</w:delText>
          </w:r>
          <w:r w:rsidR="00532770">
            <w:delText xml:space="preserve"> </w:delText>
          </w:r>
        </w:del>
      </w:ins>
      <w:del w:id="92100" w:author="מנוע מכני" w:date="2026-10-05T11:32:12Z">
        <w:r>
          <w:delText xml:space="preserve">א</w:delText>
        </w:r>
        <w:r w:rsidR="00532770">
          <w:delText xml:space="preserve">''ל</w:delText>
        </w:r>
      </w:del>
      <w:r w:rsidR="00532770">
        <w:t xml:space="preserve">רש</w:t>
      </w:r>
      <w:ins w:id="92101" w:author="מנוע מכני" w:date="2026-10-05T11:32:12Z">
        <w:r>
          <w:t xml:space="preserve">ב"ח</w:t>
        </w:r>
      </w:ins>
      <w:del w:id="92102" w:author="מנוע מכני" w:date="2026-10-05T11:32:12Z">
        <w:r w:rsidR="00532770">
          <w:delText xml:space="preserve">ב''ח</w:delText>
        </w:r>
      </w:del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del w:id="1003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385" w:author="מנוע מכני" w:date="2026-10-05T11:32:12Z">
        <w:r>
          <w:rPr>
            <w:rtl/>
          </w:rPr>
          <w:t xml:space="preserve">לו</w:t>
        </w:r>
      </w:ins>
      <w:del w:id="9538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שימי, באמה של קרש </w:t>
      </w:r>
      <w:ins w:id="95383" w:author="מנוע מכני" w:date="2026-10-05T11:32:12Z">
        <w:r>
          <w:rPr>
            <w:rtl/>
          </w:rPr>
          <w:t xml:space="preserve">אומר</w:t>
        </w:r>
      </w:ins>
      <w:del w:id="95384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del w:id="90236" w:author="מנוע עיצוב" w:date="2026-10-05T11:33:53Z"/>
          <w:rtl/>
        </w:rPr>
      </w:pPr>
      <w:del w:id="90233" w:author="מנוע עיצוב" w:date="2026-10-05T11:33:53Z">
        <w:r>
          <w:rPr>
            <w:rtl/>
          </w:rPr>
          <w:delText xml:space="preserve">•</w:delText>
        </w:r>
      </w:del>
      <w:ins w:id="97013" w:author="מנוע מכני" w:date="2026-10-05T11:32:12Z">
        <w:r>
          <w:rPr>
            <w:rtl/>
          </w:rPr>
          <w:t xml:space="preserve"> </w:t>
        </w:r>
      </w:ins>
      <w:del w:id="97014" w:author="מנוע מכני" w:date="2026-10-05T11:32:12Z">
        <w:r>
          <w:rPr>
            <w:rtl/>
          </w:rPr>
          <w:delText xml:space="preserve">  </w:delText>
        </w:r>
      </w:del>
      <w:del w:id="90234" w:author="מנוע עיצוב" w:date="2026-10-05T11:33:53Z">
        <w:r>
          <w:rPr>
            <w:rtl/>
          </w:rPr>
          <w:delText xml:space="preserve">•</w:delText>
        </w:r>
      </w:del>
      <w:ins w:id="97015" w:author="מנוע מכני" w:date="2026-10-05T11:32:12Z">
        <w:r>
          <w:rPr>
            <w:rtl/>
          </w:rPr>
          <w:t xml:space="preserve"> </w:t>
        </w:r>
      </w:ins>
      <w:del w:id="97016" w:author="מנוע מכני" w:date="2026-10-05T11:32:12Z">
        <w:r>
          <w:rPr>
            <w:rtl/>
          </w:rPr>
          <w:delText xml:space="preserve">  </w:delText>
        </w:r>
      </w:del>
      <w:del w:id="90235" w:author="מנוע עיצוב" w:date="2026-10-05T11:33:53Z">
        <w:r>
          <w:rPr>
            <w:rtl/>
          </w:rPr>
          <w:delText xml:space="preserve">•</w:delText>
        </w:r>
      </w:del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>
          <w:ins w:id="100312" w:author="מנוע מכני" w:date="2026-10-05T11:32:12Z"/>
        </w:rPr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del w:id="100313" w:author="מנוע מכני" w:date="2026-10-05T11:32:12Z">
        <w:r>
          <w:rPr>
            <w:rtl/>
          </w:rPr>
          <w:delText xml:space="preserve"> </w:delText>
        </w:r>
      </w:del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del w:id="90240" w:author="מנוע עיצוב" w:date="2026-10-05T11:33:53Z"/>
          <w:rtl/>
        </w:rPr>
      </w:pPr>
      <w:del w:id="90237" w:author="מנוע עיצוב" w:date="2026-10-05T11:33:53Z">
        <w:r>
          <w:rPr>
            <w:rtl/>
          </w:rPr>
          <w:delText xml:space="preserve">•</w:delText>
        </w:r>
      </w:del>
      <w:ins w:id="97017" w:author="מנוע מכני" w:date="2026-10-05T11:32:12Z">
        <w:r>
          <w:rPr>
            <w:rtl/>
          </w:rPr>
          <w:t xml:space="preserve"> </w:t>
        </w:r>
      </w:ins>
      <w:del w:id="97018" w:author="מנוע מכני" w:date="2026-10-05T11:32:12Z">
        <w:r>
          <w:rPr>
            <w:rtl/>
          </w:rPr>
          <w:delText xml:space="preserve">  </w:delText>
        </w:r>
      </w:del>
      <w:del w:id="90238" w:author="מנוע עיצוב" w:date="2026-10-05T11:33:53Z">
        <w:r>
          <w:rPr>
            <w:rtl/>
          </w:rPr>
          <w:delText xml:space="preserve">•</w:delText>
        </w:r>
      </w:del>
      <w:ins w:id="97019" w:author="מנוע מכני" w:date="2026-10-05T11:32:12Z">
        <w:r>
          <w:rPr>
            <w:rtl/>
          </w:rPr>
          <w:t xml:space="preserve"> </w:t>
        </w:r>
      </w:ins>
      <w:del w:id="97020" w:author="מנוע מכני" w:date="2026-10-05T11:32:12Z">
        <w:r>
          <w:rPr>
            <w:rtl/>
          </w:rPr>
          <w:delText xml:space="preserve">  </w:delText>
        </w:r>
      </w:del>
      <w:del w:id="90239" w:author="מנוע עיצוב" w:date="2026-10-05T11:33:53Z">
        <w:r>
          <w:rPr>
            <w:rtl/>
          </w:rPr>
          <w:delText xml:space="preserve">•</w:delText>
        </w:r>
      </w:del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ins w:id="98167" w:author="מנוע מכני" w:date="2026-10-05T11:32:12Z">
        <w:r>
          <w:rPr>
            <w:rtl/>
          </w:rPr>
          <w:t xml:space="preserve">היו</w:t>
        </w:r>
      </w:ins>
      <w:del w:id="98168" w:author="מנוע מכני" w:date="2026-10-05T11:32:12Z">
        <w:r>
          <w:rPr>
            <w:rtl/>
          </w:rPr>
          <w:delText xml:space="preserve">הוו</w:delText>
        </w:r>
      </w:del>
      <w:r>
        <w:rPr>
          <w:rtl/>
        </w:rPr>
        <w:t xml:space="preserve"> ידעי רבנן </w:t>
      </w:r>
      <w:ins w:id="95387" w:author="מנוע מכני" w:date="2026-10-05T11:32:12Z">
        <w:r>
          <w:rPr>
            <w:rtl/>
          </w:rPr>
          <w:t xml:space="preserve">מה</w:t>
        </w:r>
      </w:ins>
      <w:del w:id="9538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>
          <w:ins w:id="100314" w:author="מנוע מכני" w:date="2026-10-05T11:32:12Z"/>
        </w:rPr>
      </w:pPr>
      <w:r>
        <w:t xml:space="preserve">א</w:t>
      </w:r>
      <w:ins w:id="92103" w:author="מנוע מכני" w:date="2026-10-05T11:32:12Z">
        <w:r>
          <w:t xml:space="preserve">ר"ח</w:t>
        </w:r>
      </w:ins>
      <w:del w:id="92104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del w:id="10031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עז שאין לה קרנים, ורחל שיש לה קרנים - כשרים לגבי מזבח</w:t>
      </w:r>
      <w:ins w:id="97021" w:author="מנוע מכני" w:date="2026-10-05T11:32:12Z">
        <w:r>
          <w:rPr>
            <w:rtl/>
          </w:rPr>
          <w:t xml:space="preserve">,</w:t>
        </w:r>
      </w:ins>
      <w:del w:id="9702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16" w:author="מנוע מכני" w:date="2026-10-05T11:32:12Z"/>
        </w:rPr>
      </w:pPr>
      <w:r>
        <w:t xml:space="preserve">ות</w:t>
      </w:r>
      <w:ins w:id="92105" w:author="מנוע מכני" w:date="2026-10-05T11:32:12Z">
        <w:r>
          <w:t xml:space="preserve">נ"ה</w:t>
        </w:r>
      </w:ins>
      <w:del w:id="92106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del w:id="1003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>
          <w:ins w:id="100318" w:author="מנוע מכני" w:date="2026-10-05T11:32:12Z"/>
        </w:rPr>
      </w:pPr>
      <w:r>
        <w:t xml:space="preserve">א</w:t>
      </w:r>
      <w:ins w:id="92107" w:author="מנוע מכני" w:date="2026-10-05T11:32:12Z">
        <w:r>
          <w:t xml:space="preserve">ר"ח</w:t>
        </w:r>
      </w:ins>
      <w:del w:id="92108" w:author="מנוע מכני" w:date="2026-10-05T11:32:12Z">
        <w:r>
          <w:delText xml:space="preserve">ר''ח</w:delText>
        </w:r>
      </w:del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del w:id="1003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נטלו קרנותן וזכרותן עמהן - פסולה, ואין פודין עליהם</w:t>
      </w:r>
      <w:ins w:id="97023" w:author="מנוע מכני" w:date="2026-10-05T11:32:12Z">
        <w:r>
          <w:rPr>
            <w:rtl/>
          </w:rPr>
          <w:t xml:space="preserve">,</w:t>
        </w:r>
      </w:ins>
      <w:del w:id="9702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>
          <w:ins w:id="100320" w:author="מנוע מכני" w:date="2026-10-05T11:32:12Z"/>
        </w:rPr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del w:id="10032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>
          <w:ins w:id="100322" w:author="מנוע מכני" w:date="2026-10-05T11:32:12Z"/>
        </w:rPr>
      </w:pPr>
      <w:ins w:id="92109" w:author="מנוע מכני" w:date="2026-10-05T11:32:12Z">
        <w:r>
          <w:t xml:space="preserve">ל"ק</w:t>
        </w:r>
      </w:ins>
    </w:p>
    <w:p w14:paraId="287B6A10" w14:textId="77777777" w:rsidR="00A252EE" w:rsidRDefault="00A252EE" w:rsidP="00C5567C">
      <w:pPr>
        <w:pStyle w:val="a"/>
      </w:pPr>
      <w:del w:id="92110" w:author="מנוע מכני" w:date="2026-10-05T11:32:12Z">
        <w:r>
          <w:rPr>
            <w:rFonts w:hint="cs"/>
            <w:rtl/>
          </w:rPr>
          <w:delText xml:space="preserve">ל''ק</w:delText>
        </w:r>
      </w:del>
      <w:del w:id="10032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>
          <w:ins w:id="100324" w:author="מנוע מכני" w:date="2026-10-05T11:32:12Z"/>
        </w:rPr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del w:id="10032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  <w:pPrChange w:id="9048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5" w:author="מנוע מכני" w:date="2026-10-05T11:32:12Z">
        <w:r>
          <w:rPr>
            <w:rtl/>
          </w:rPr>
          <w:t xml:space="preserve"> </w:t>
        </w:r>
      </w:ins>
      <w:del w:id="970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27" w:author="מנוע מכני" w:date="2026-10-05T11:32:12Z">
        <w:r>
          <w:rPr>
            <w:rtl/>
          </w:rPr>
          <w:t xml:space="preserve"> </w:t>
        </w:r>
      </w:ins>
      <w:del w:id="970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  <w:pPrChange w:id="9048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29" w:author="מנוע מכני" w:date="2026-10-05T11:32:12Z">
        <w:r>
          <w:rPr>
            <w:rtl/>
          </w:rPr>
          <w:t xml:space="preserve"> </w:t>
        </w:r>
      </w:ins>
      <w:del w:id="970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1" w:author="מנוע מכני" w:date="2026-10-05T11:32:12Z">
        <w:r>
          <w:rPr>
            <w:rtl/>
          </w:rPr>
          <w:t xml:space="preserve"> </w:t>
        </w:r>
      </w:ins>
      <w:del w:id="970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26" w:author="מנוע מכני" w:date="2026-10-05T11:32:12Z"/>
        </w:rPr>
      </w:pPr>
      <w:r>
        <w:t>א</w:t>
      </w:r>
      <w:ins w:id="92111" w:author="מנוע מכני" w:date="2026-10-05T11:32:12Z">
        <w:r>
          <w:t xml:space="preserve">ר"א</w:t>
        </w:r>
      </w:ins>
      <w:del w:id="92112" w:author="מנוע מכני" w:date="2026-10-05T11:32:12Z">
        <w:r w:rsidR="00A252EE">
          <w:delText xml:space="preserve">ר''א</w:delText>
        </w:r>
      </w:del>
      <w:r w:rsidR="00A252EE">
        <w:t xml:space="preserve"> בדרח</w:t>
      </w:r>
      <w:ins w:id="92113" w:author="מנוע מכני" w:date="2026-10-05T11:32:12Z">
        <w:r>
          <w:t xml:space="preserve">ב"א</w:t>
        </w:r>
      </w:ins>
      <w:del w:id="92114" w:author="מנוע מכני" w:date="2026-10-05T11:32:12Z">
        <w:r w:rsidR="00A252EE">
          <w:delText xml:space="preserve">ב''א</w:delText>
        </w:r>
      </w:del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del w:id="10032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משתינין מים בפני רבים ואין שותין מים בפני רבים</w:t>
      </w:r>
      <w:ins w:id="97033" w:author="מנוע מכני" w:date="2026-10-05T11:32:12Z">
        <w:r>
          <w:rPr>
            <w:rtl/>
          </w:rPr>
          <w:t xml:space="preserve">,</w:t>
        </w:r>
      </w:ins>
      <w:del w:id="97034" w:author="מנוע מכני" w:date="2026-10-05T11:32:12Z">
        <w:r w:rsidR="000B5F7F">
          <w:rPr>
            <w:rtl/>
          </w:rPr>
          <w:delText xml:space="preserve">;</w:delText>
        </w:r>
      </w:del>
      <w:r w:rsidR="00A252EE">
        <w:rPr>
          <w:rFonts w:hint="cs"/>
          <w:rtl/>
        </w:rPr>
        <w:t xml:space="preserve"> ות</w:t>
      </w:r>
      <w:ins w:id="92115" w:author="מנוע מכני" w:date="2026-10-05T11:32:12Z">
        <w:r>
          <w:rPr>
            <w:rFonts w:hint="cs"/>
            <w:rtl/>
          </w:rPr>
          <w:t xml:space="preserve">נ"ה</w:t>
        </w:r>
      </w:ins>
      <w:del w:id="92116" w:author="מנוע מכני" w:date="2026-10-05T11:32:12Z">
        <w:r w:rsidR="00A252EE">
          <w:rPr>
            <w:rFonts w:hint="cs"/>
            <w:rtl/>
          </w:rPr>
          <w:delText xml:space="preserve">נ''ה</w:delText>
        </w:r>
      </w:del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ins w:id="98625" w:author="מנוע מכני" w:date="2026-10-05T11:32:12Z">
        <w:r>
          <w:rPr>
            <w:rtl/>
          </w:rPr>
          <w:t xml:space="preserve">הוצרך</w:t>
        </w:r>
      </w:ins>
      <w:del w:id="98626" w:author="מנוע מכני" w:date="2026-10-05T11:32:12Z">
        <w:r>
          <w:rPr>
            <w:rtl/>
          </w:rPr>
          <w:lastRenderedPageBreak/>
          <w:delText xml:space="preserve">איצטריך</w:delText>
        </w:r>
      </w:del>
      <w:r>
        <w:rPr>
          <w:rtl/>
        </w:rPr>
        <w:lastRenderedPageBreak/>
        <w:t xml:space="preserve"> </w:t>
      </w:r>
      <w:ins w:id="95389" w:author="מנוע מכני" w:date="2026-10-05T11:32:12Z">
        <w:r>
          <w:rPr>
            <w:rtl/>
          </w:rPr>
          <w:t xml:space="preserve">לו</w:t>
        </w:r>
      </w:ins>
      <w:del w:id="95390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ins w:id="95391" w:author="מנוע מכני" w:date="2026-10-05T11:32:12Z">
        <w:r>
          <w:rPr>
            <w:rtl/>
          </w:rPr>
          <w:t xml:space="preserve">לו</w:t>
        </w:r>
      </w:ins>
      <w:del w:id="95392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ins w:id="95393" w:author="מנוע מכני" w:date="2026-10-05T11:32:12Z">
        <w:r>
          <w:rPr>
            <w:rtl/>
          </w:rPr>
          <w:t xml:space="preserve">לו</w:t>
        </w:r>
      </w:ins>
      <w:del w:id="9539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ins w:id="92117" w:author="מנוע מכני" w:date="2026-10-05T11:32:12Z">
        <w:r>
          <w:rPr>
            <w:rFonts w:hint="cs"/>
            <w:rtl/>
          </w:rPr>
          <w:t xml:space="preserve">א"ל</w:t>
        </w:r>
      </w:ins>
      <w:del w:id="92118" w:author="מנוע מכני" w:date="2026-10-05T11:32:12Z">
        <w:r w:rsidR="005113EA">
          <w:rPr>
            <w:rFonts w:hint="cs"/>
            <w:rtl/>
          </w:rPr>
          <w:delText xml:space="preserve">א''ל</w:delText>
        </w:r>
      </w:del>
      <w:r w:rsidR="005113EA">
        <w:rPr>
          <w:rFonts w:hint="cs"/>
          <w:rtl/>
        </w:rPr>
        <w:t xml:space="preserve"> אפי' באוזנה </w:t>
      </w:r>
    </w:p>
    <w:p>
      <w:pPr>
        <w:pStyle w:val="38"/>
        <w:rPr>
          <w:ins w:id="100328" w:author="מנוע מכני" w:date="2026-10-05T11:32:12Z"/>
        </w:rPr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del w:id="100329" w:author="מנוע מכני" w:date="2026-10-05T11:32:12Z">
        <w:r w:rsidR="005113EA">
          <w:rPr>
            <w:rFonts w:hint="cs"/>
            <w:rtl/>
          </w:rPr>
          <w:delText xml:space="preserve"> </w:delText>
        </w:r>
      </w:del>
      <w:r w:rsidR="005113EA">
        <w:rPr>
          <w:rFonts w:hint="cs"/>
          <w:rtl/>
        </w:rPr>
        <w:t xml:space="preserve">דכרסו צבה </w:t>
      </w:r>
      <w:ins w:id="94017" w:author="מנוע מכני" w:date="2026-10-05T11:32:12Z">
        <w:r>
          <w:rPr>
            <w:rFonts w:hint="cs"/>
            <w:rtl/>
          </w:rPr>
          <w:t xml:space="preserve">לא</w:t>
        </w:r>
      </w:ins>
      <w:del w:id="94018" w:author="מנוע מכני" w:date="2026-10-05T11:32:12Z">
        <w:r w:rsidR="005113EA">
          <w:rPr>
            <w:rFonts w:hint="cs"/>
            <w:rtl/>
          </w:rPr>
          <w:delText xml:space="preserve">לאו</w:delText>
        </w:r>
      </w:del>
      <w:r w:rsidR="005113EA">
        <w:rPr>
          <w:rFonts w:hint="cs"/>
          <w:rtl/>
        </w:rPr>
        <w:t xml:space="preserve"> משום עלקא </w:t>
      </w:r>
      <w:ins w:id="94019" w:author="מנוע מכני" w:date="2026-10-05T11:32:12Z">
        <w:r>
          <w:rPr>
            <w:rFonts w:hint="cs"/>
            <w:rtl/>
          </w:rPr>
          <w:t xml:space="preserve">שהרי</w:t>
        </w:r>
      </w:ins>
      <w:del w:id="94020" w:author="מנוע מכני" w:date="2026-10-05T11:32:12Z">
        <w:r w:rsidR="005113EA">
          <w:rPr>
            <w:rFonts w:hint="cs"/>
            <w:rtl/>
          </w:rPr>
          <w:delText xml:space="preserve">דהא</w:delText>
        </w:r>
      </w:del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>
          <w:ins w:id="100330" w:author="מנוע מכני" w:date="2026-10-05T11:32:12Z"/>
        </w:rPr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del w:id="1003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>
          <w:ins w:id="100332" w:author="מנוע מכני" w:date="2026-10-05T11:32:12Z"/>
        </w:rPr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del w:id="10033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לא יהיה בך עקר ועקרה ובבהמתך</w:t>
      </w:r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>
          <w:ins w:id="100334" w:author="מנוע מכני" w:date="2026-10-05T11:32:12Z"/>
        </w:rPr>
      </w:pPr>
      <w:r>
        <w:t>א</w:t>
      </w:r>
      <w:r w:rsidR="005113EA">
        <w:t xml:space="preserve">רי</w:t>
      </w:r>
      <w:ins w:id="92119" w:author="מנוע מכני" w:date="2026-10-05T11:32:12Z">
        <w:r>
          <w:t xml:space="preserve">ב"ל</w:t>
        </w:r>
      </w:ins>
      <w:del w:id="92120" w:author="מנוע מכני" w:date="2026-10-05T11:32:12Z">
        <w:r w:rsidR="005113EA">
          <w:delText xml:space="preserve">ב''ל</w:delText>
        </w:r>
      </w:del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del w:id="100335" w:author="מנוע מכני" w:date="2026-10-05T11:32:12Z">
        <w:r>
          <w:rPr>
            <w:rtl/>
          </w:rPr>
          <w:delText xml:space="preserve"> </w:delText>
        </w:r>
      </w:del>
      <w:r w:rsidR="005113EA">
        <w:rPr>
          <w:rFonts w:hint="cs"/>
          <w:rtl/>
        </w:rPr>
        <w:t>'</w:t>
      </w:r>
      <w:r>
        <w:rPr>
          <w:rtl/>
        </w:rPr>
        <w:t>לא יהיה בך עקר</w:t>
      </w:r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r>
        <w:rPr>
          <w:rtl/>
        </w:rPr>
        <w:t>ועקרה</w:t>
      </w:r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>
          <w:ins w:id="100336" w:author="מנוע מכני" w:date="2026-10-05T11:32:12Z"/>
        </w:rPr>
      </w:pPr>
      <w:r>
        <w:t xml:space="preserve">א</w:t>
      </w:r>
      <w:ins w:id="92121" w:author="מנוע מכני" w:date="2026-10-05T11:32:12Z">
        <w:r>
          <w:t xml:space="preserve">ר"פ</w:t>
        </w:r>
      </w:ins>
      <w:del w:id="9212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del w:id="1003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ins w:id="95395" w:author="מנוע מכני" w:date="2026-10-05T11:32:12Z">
        <w:r>
          <w:rPr>
            <w:rtl/>
          </w:rPr>
          <w:t xml:space="preserve">אלו</w:t>
        </w:r>
      </w:ins>
      <w:del w:id="95396" w:author="מנוע מכני" w:date="2026-10-05T11:32:12Z">
        <w:r w:rsidR="00F40753">
          <w:rPr>
            <w:rtl/>
          </w:rPr>
          <w:delText xml:space="preserve">הני</w:delText>
        </w:r>
      </w:del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>
          <w:ins w:id="100338" w:author="מנוע מכני" w:date="2026-10-05T11:32:12Z"/>
        </w:rPr>
      </w:pPr>
      <w:r>
        <w:t xml:space="preserve">תניא</w:t>
      </w:r>
      <w:r>
        <w:t xml:space="preserve">, רשב"ג</w:t>
      </w:r>
      <w:del w:id="100954" w:author="מנוע מכני" w:date="2026-10-05T11:32:12Z">
        <w:r>
          <w:delText xml:space="preserve"> אומר</w:delText>
        </w:r>
      </w:del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del w:id="1003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>
          <w:ins w:id="100340" w:author="מנוע מכני" w:date="2026-10-05T11:32:12Z"/>
        </w:rPr>
      </w:pPr>
      <w:r>
        <w:t xml:space="preserve">רב</w:t>
      </w:r>
      <w:ins w:id="92123" w:author="מנוע מכני" w:date="2026-10-05T11:32:12Z">
        <w:r>
          <w:t xml:space="preserve">ר"ה</w:t>
        </w:r>
      </w:ins>
      <w:del w:id="92124" w:author="מנוע מכני" w:date="2026-10-05T11:32:12Z">
        <w:r>
          <w:delText xml:space="preserve">ר''ה</w:delText>
        </w:r>
      </w:del>
      <w:r>
        <w:t xml:space="preserve"> מ</w:t>
      </w:r>
      <w:ins w:id="92125" w:author="מנוע מכני" w:date="2026-10-05T11:32:12Z">
        <w:r>
          <w:t xml:space="preserve">ר"ק</w:t>
        </w:r>
      </w:ins>
      <w:del w:id="92126" w:author="מנוע מכני" w:date="2026-10-05T11:32:12Z">
        <w:r>
          <w:delText xml:space="preserve">ר''ק</w:delText>
        </w:r>
      </w:del>
      <w:r>
        <w:t xml:space="preserve"> מ</w:t>
      </w:r>
      <w:ins w:id="92127" w:author="מנוע מכני" w:date="2026-10-05T11:32:12Z">
        <w:r>
          <w:t xml:space="preserve">ר"ל</w:t>
        </w:r>
      </w:ins>
      <w:del w:id="92128" w:author="מנוע מכני" w:date="2026-10-05T11:32:12Z">
        <w:r>
          <w:delText xml:space="preserve">ר''ל</w:delText>
        </w:r>
      </w:del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del w:id="1003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  <w:pPrChange w:id="9048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35" w:author="מנוע מכני" w:date="2026-10-05T11:32:12Z">
        <w:r>
          <w:rPr>
            <w:rtl/>
          </w:rPr>
          <w:t xml:space="preserve"> </w:t>
        </w:r>
      </w:ins>
      <w:del w:id="970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37" w:author="מנוע מכני" w:date="2026-10-05T11:32:12Z">
        <w:r>
          <w:rPr>
            <w:rtl/>
          </w:rPr>
          <w:t xml:space="preserve"> </w:t>
        </w:r>
      </w:ins>
      <w:del w:id="970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del w:id="90244" w:author="מנוע עיצוב" w:date="2026-10-05T11:33:53Z"/>
          <w:rtl/>
        </w:rPr>
      </w:pPr>
      <w:del w:id="90241" w:author="מנוע עיצוב" w:date="2026-10-05T11:33:53Z">
        <w:r>
          <w:rPr>
            <w:rtl/>
          </w:rPr>
          <w:delText xml:space="preserve">•</w:delText>
        </w:r>
      </w:del>
      <w:ins w:id="97039" w:author="מנוע מכני" w:date="2026-10-05T11:32:12Z">
        <w:r>
          <w:rPr>
            <w:rtl/>
          </w:rPr>
          <w:t xml:space="preserve"> </w:t>
        </w:r>
      </w:ins>
      <w:del w:id="97040" w:author="מנוע מכני" w:date="2026-10-05T11:32:12Z">
        <w:r>
          <w:rPr>
            <w:rtl/>
          </w:rPr>
          <w:delText xml:space="preserve">  </w:delText>
        </w:r>
      </w:del>
      <w:del w:id="90242" w:author="מנוע עיצוב" w:date="2026-10-05T11:33:53Z">
        <w:r>
          <w:rPr>
            <w:rtl/>
          </w:rPr>
          <w:delText xml:space="preserve">•</w:delText>
        </w:r>
      </w:del>
      <w:ins w:id="97041" w:author="מנוע מכני" w:date="2026-10-05T11:32:12Z">
        <w:r>
          <w:rPr>
            <w:rtl/>
          </w:rPr>
          <w:t xml:space="preserve"> </w:t>
        </w:r>
      </w:ins>
      <w:del w:id="97042" w:author="מנוע מכני" w:date="2026-10-05T11:32:12Z">
        <w:r>
          <w:rPr>
            <w:rtl/>
          </w:rPr>
          <w:delText xml:space="preserve">  </w:delText>
        </w:r>
      </w:del>
      <w:del w:id="90243" w:author="מנוע עיצוב" w:date="2026-10-05T11:33:53Z">
        <w:r>
          <w:rPr>
            <w:rtl/>
          </w:rPr>
          <w:delText xml:space="preserve">•</w:delText>
        </w:r>
      </w:del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>
          <w:ins w:id="100342" w:author="מנוע מכני" w:date="2026-10-05T11:32:12Z"/>
        </w:rPr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del w:id="1003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>
          <w:ins w:id="100344" w:author="מנוע מכני" w:date="2026-10-05T11:32:12Z"/>
        </w:rPr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del w:id="1003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del w:id="90647" w:author="מנוע עיצוב" w:date="2026-10-05T11:33:53Z"/>
          <w:rtl/>
        </w:rPr>
      </w:pPr>
    </w:p>
    <w:p>
      <w:pPr>
        <w:pStyle w:val="38"/>
        <w:rPr>
          <w:ins w:id="100346" w:author="מנוע מכני" w:date="2026-10-05T11:32:12Z"/>
        </w:rPr>
      </w:pPr>
      <w:r>
        <w:t xml:space="preserve">תניא</w:t>
      </w:r>
      <w:r>
        <w:t xml:space="preserve"> רא</w:t>
      </w:r>
      <w:ins w:id="92129" w:author="מנוע מכני" w:date="2026-10-05T11:32:12Z">
        <w:r>
          <w:t xml:space="preserve">ב"י</w:t>
        </w:r>
      </w:ins>
      <w:del w:id="92130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del w:id="1003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פסול, למעלה מן רכובה - כשר</w:t>
      </w:r>
      <w:ins w:id="97043" w:author="מנוע מכני" w:date="2026-10-05T11:32:12Z">
        <w:r>
          <w:rPr>
            <w:rtl/>
          </w:rPr>
          <w:t xml:space="preserve">,</w:t>
        </w:r>
      </w:ins>
      <w:del w:id="9704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48" w:author="מנוע מכני" w:date="2026-10-05T11:32:12Z"/>
        </w:rPr>
      </w:pPr>
      <w:r>
        <w:tab/>
      </w:r>
      <w:ins w:id="92131" w:author="מנוע מכני" w:date="2026-10-05T11:32:12Z">
        <w:r>
          <w:t xml:space="preserve">א"ד</w:t>
        </w:r>
      </w:ins>
      <w:del w:id="92132" w:author="מנוע מכני" w:date="2026-10-05T11:32:12Z">
        <w:r>
          <w:delText xml:space="preserve">א''ד</w:delText>
        </w:r>
      </w:del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del w:id="1003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  <w:pPrChange w:id="9048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5" w:author="מנוע מכני" w:date="2026-10-05T11:32:12Z">
        <w:r>
          <w:rPr>
            <w:rtl/>
          </w:rPr>
          <w:t xml:space="preserve"> </w:t>
        </w:r>
      </w:ins>
      <w:del w:id="970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47" w:author="מנוע מכני" w:date="2026-10-05T11:32:12Z">
        <w:r>
          <w:rPr>
            <w:rtl/>
          </w:rPr>
          <w:t xml:space="preserve"> </w:t>
        </w:r>
      </w:ins>
      <w:del w:id="970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  <w:pPrChange w:id="9048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49" w:author="מנוע מכני" w:date="2026-10-05T11:32:12Z">
        <w:r>
          <w:rPr>
            <w:rtl/>
          </w:rPr>
          <w:t xml:space="preserve"> </w:t>
        </w:r>
      </w:ins>
      <w:del w:id="970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1" w:author="מנוע מכני" w:date="2026-10-05T11:32:12Z">
        <w:r>
          <w:rPr>
            <w:rtl/>
          </w:rPr>
          <w:t xml:space="preserve"> </w:t>
        </w:r>
      </w:ins>
      <w:del w:id="970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350" w:author="מנוע מכני" w:date="2026-10-05T11:32:12Z"/>
        </w:rPr>
      </w:pPr>
      <w:ins w:id="97615" w:author="מנוע מכני" w:date="2026-10-05T11:32:12Z">
        <w:r>
          <w:t xml:space="preserve">קשה</w:t>
        </w:r>
      </w:ins>
      <w:del w:id="97616" w:author="מנוע מכני" w:date="2026-10-05T11:32:12Z">
        <w:r>
          <w:lastRenderedPageBreak/>
          <w:delText xml:space="preserve">ק</w:delText>
        </w:r>
        <w:r w:rsidR="00F40753">
          <w:delText xml:space="preserve">שיא</w:delText>
        </w:r>
      </w:del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del w:id="1003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 חסר אשך </w:t>
      </w:r>
      <w:ins w:id="98627" w:author="מנוע מכני" w:date="2026-10-05T11:32:12Z">
        <w:r>
          <w:rPr>
            <w:rtl/>
          </w:rPr>
          <w:t xml:space="preserve">צריך</w:t>
        </w:r>
      </w:ins>
      <w:del w:id="98628" w:author="מנוע מכני" w:date="2026-10-05T11:32:12Z">
        <w:r w:rsidR="00F40753">
          <w:rPr>
            <w:rtl/>
          </w:rPr>
          <w:delText xml:space="preserve">מיבעי</w:delText>
        </w:r>
      </w:del>
      <w:r w:rsidR="00F40753">
        <w:rPr>
          <w:rtl/>
        </w:rPr>
        <w:t xml:space="preserve"> </w:t>
      </w:r>
      <w:ins w:id="95397" w:author="מנוע מכני" w:date="2026-10-05T11:32:12Z">
        <w:r>
          <w:rPr>
            <w:rtl/>
          </w:rPr>
          <w:t xml:space="preserve">לו</w:t>
        </w:r>
      </w:ins>
      <w:del w:id="95398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>
          <w:ins w:id="100352" w:author="מנוע מכני" w:date="2026-10-05T11:32:12Z"/>
        </w:rPr>
      </w:pPr>
      <w:ins w:id="97617" w:author="מנוע מכני" w:date="2026-10-05T11:32:12Z">
        <w:r>
          <w:t xml:space="preserve">קשה</w:t>
        </w:r>
      </w:ins>
      <w:del w:id="97618" w:author="מנוע מכני" w:date="2026-10-05T11:32:12Z">
        <w:r>
          <w:delText xml:space="preserve">קשיא</w:delText>
        </w:r>
      </w:del>
      <w:r>
        <w:t xml:space="preserve"> </w:t>
      </w:r>
      <w:ins w:id="92941" w:author="מנוע מכני" w:date="2026-10-05T11:32:12Z">
        <w:r>
          <w:t xml:space="preserve">לר"ע</w:t>
        </w:r>
      </w:ins>
      <w:del w:id="92942" w:author="מנוע מכני" w:date="2026-10-05T11:32:12Z">
        <w:r>
          <w:delText xml:space="preserve">לרבי עקיבא</w:delText>
        </w:r>
      </w:del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del w:id="100353" w:author="מנוע מכני" w:date="2026-10-05T11:32:12Z">
        <w:r>
          <w:rPr>
            <w:rtl/>
          </w:rPr>
          <w:delText xml:space="preserve"> </w:delText>
        </w:r>
      </w:del>
      <w:ins w:id="95401" w:author="מנוע מכני" w:date="2026-10-05T11:32:12Z">
        <w:r>
          <w:rPr>
            <w:rtl/>
          </w:rPr>
          <w:t xml:space="preserve">זה</w:t>
        </w:r>
      </w:ins>
      <w:del w:id="9540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ממרוח אשך </w:t>
      </w:r>
      <w:ins w:id="98629" w:author="מנוע מכני" w:date="2026-10-05T11:32:12Z">
        <w:r>
          <w:rPr>
            <w:rtl/>
          </w:rPr>
          <w:t xml:space="preserve">צריך</w:t>
        </w:r>
      </w:ins>
      <w:del w:id="9863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399" w:author="מנוע מכני" w:date="2026-10-05T11:32:12Z">
        <w:r>
          <w:rPr>
            <w:rtl/>
          </w:rPr>
          <w:t xml:space="preserve">לו</w:t>
        </w:r>
      </w:ins>
      <w:del w:id="9540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>
          <w:ins w:id="100354" w:author="מנוע מכני" w:date="2026-10-05T11:32:12Z"/>
        </w:rPr>
      </w:pPr>
      <w:ins w:id="97619" w:author="מנוע מכני" w:date="2026-10-05T11:32:12Z">
        <w:r>
          <w:t xml:space="preserve">קשה</w:t>
        </w:r>
      </w:ins>
      <w:del w:id="97620" w:author="מנוע מכני" w:date="2026-10-05T11:32:12Z">
        <w:r>
          <w:delText xml:space="preserve">קשיא</w:delText>
        </w:r>
      </w:del>
      <w:r>
        <w:t xml:space="preserve"> </w:t>
      </w:r>
      <w:r w:rsidR="005113EA">
        <w:t xml:space="preserve">לרח</w:t>
      </w:r>
      <w:ins w:id="92133" w:author="מנוע מכני" w:date="2026-10-05T11:32:12Z">
        <w:r>
          <w:t xml:space="preserve">ב"א</w:t>
        </w:r>
      </w:ins>
      <w:del w:id="92134" w:author="מנוע מכני" w:date="2026-10-05T11:32:12Z">
        <w:r w:rsidR="005113EA">
          <w:delText xml:space="preserve">ב''א</w:delText>
        </w:r>
      </w:del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del w:id="100355" w:author="מנוע מכני" w:date="2026-10-05T11:32:12Z">
        <w:r>
          <w:rPr>
            <w:rtl/>
          </w:rPr>
          <w:delText xml:space="preserve"> </w:delText>
        </w:r>
      </w:del>
      <w:ins w:id="95405" w:author="מנוע מכני" w:date="2026-10-05T11:32:12Z">
        <w:r>
          <w:rPr>
            <w:rtl/>
          </w:rPr>
          <w:t xml:space="preserve">זה</w:t>
        </w:r>
      </w:ins>
      <w:del w:id="95406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רוח אשך </w:t>
      </w:r>
      <w:ins w:id="98631" w:author="מנוע מכני" w:date="2026-10-05T11:32:12Z">
        <w:r>
          <w:rPr>
            <w:rtl/>
          </w:rPr>
          <w:t xml:space="preserve">צריך</w:t>
        </w:r>
      </w:ins>
      <w:del w:id="98632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03" w:author="מנוע מכני" w:date="2026-10-05T11:32:12Z">
        <w:r>
          <w:rPr>
            <w:rtl/>
          </w:rPr>
          <w:t xml:space="preserve">לו</w:t>
        </w:r>
      </w:ins>
      <w:del w:id="954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ins w:id="94021" w:author="מנוע מכני" w:date="2026-10-05T11:32:12Z">
        <w:r>
          <w:rPr>
            <w:rtl/>
          </w:rPr>
          <w:t xml:space="preserve">סבר</w:t>
        </w:r>
      </w:ins>
      <w:del w:id="9402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גורעין ומוסיפין ודורשין</w:t>
      </w:r>
      <w:ins w:id="97053" w:author="מנוע מכני" w:date="2026-10-05T11:32:12Z">
        <w:r>
          <w:rPr>
            <w:rtl/>
          </w:rPr>
          <w:t xml:space="preserve">,</w:t>
        </w:r>
      </w:ins>
      <w:del w:id="97054" w:author="מנוע מכני" w:date="2026-10-05T11:32:12Z">
        <w:r w:rsidR="000B5F7F">
          <w:rPr>
            <w:rtl/>
          </w:rPr>
          <w:delText xml:space="preserve">;</w:delText>
        </w:r>
      </w:del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ins w:id="9213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13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  <w:pPrChange w:id="9048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5" w:author="מנוע מכני" w:date="2026-10-05T11:32:12Z">
        <w:r>
          <w:rPr>
            <w:rtl/>
          </w:rPr>
          <w:t xml:space="preserve"> </w:t>
        </w:r>
      </w:ins>
      <w:del w:id="970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57" w:author="מנוע מכני" w:date="2026-10-05T11:32:12Z">
        <w:r>
          <w:rPr>
            <w:rtl/>
          </w:rPr>
          <w:t xml:space="preserve"> </w:t>
        </w:r>
      </w:ins>
      <w:del w:id="970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  <w:pPrChange w:id="9048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059" w:author="מנוע מכני" w:date="2026-10-05T11:32:12Z">
        <w:r>
          <w:rPr>
            <w:rtl/>
          </w:rPr>
          <w:t xml:space="preserve"> </w:t>
        </w:r>
      </w:ins>
      <w:del w:id="970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061" w:author="מנוע מכני" w:date="2026-10-05T11:32:12Z">
        <w:r>
          <w:rPr>
            <w:rtl/>
          </w:rPr>
          <w:t xml:space="preserve"> </w:t>
        </w:r>
      </w:ins>
      <w:del w:id="970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>
          <w:ins w:id="100356" w:author="מנוע מכני" w:date="2026-10-05T11:32:12Z"/>
        </w:rPr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del w:id="1003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בעל הפיקין</w:t>
      </w:r>
      <w:ins w:id="97065" w:author="מנוע מכני" w:date="2026-10-05T11:32:12Z">
        <w:r>
          <w:rPr>
            <w:rtl/>
          </w:rPr>
          <w:t xml:space="preserve"> </w:t>
        </w:r>
      </w:ins>
      <w:del w:id="97066" w:author="מנוע מכני" w:date="2026-10-05T11:32:12Z">
        <w:r>
          <w:rPr>
            <w:rtl/>
          </w:rPr>
          <w:delText xml:space="preserve"> </w:delText>
        </w:r>
        <w:r w:rsidR="00AC5AE4">
          <w:rPr>
            <w:rFonts w:hint="cs"/>
            <w:rtl/>
          </w:rPr>
          <w:delText xml:space="preserve"> </w:delText>
        </w:r>
      </w:del>
      <w:r w:rsidR="00AC5AE4">
        <w:rPr>
          <w:rFonts w:hint="cs"/>
          <w:rtl/>
        </w:rPr>
        <w:t xml:space="preserve">שיש לו כסתות הרבה,</w:t>
      </w:r>
      <w:ins w:id="97067" w:author="מנוע מכני" w:date="2026-10-05T11:32:12Z">
        <w:r>
          <w:rPr>
            <w:rFonts w:hint="cs"/>
            <w:rtl/>
          </w:rPr>
          <w:t xml:space="preserve"> </w:t>
        </w:r>
      </w:ins>
      <w:del w:id="97068" w:author="מנוע מכני" w:date="2026-10-05T11:32:12Z">
        <w:r w:rsidR="00AC5AE4">
          <w:rPr>
            <w:rFonts w:hint="cs"/>
            <w:rtl/>
          </w:rPr>
          <w:delText xml:space="preserve">  </w:delText>
        </w:r>
      </w:del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ins w:id="97681" w:author="מנוע מכני" w:date="2026-10-05T11:32:12Z">
        <w:r>
          <w:rPr>
            <w:rFonts w:hint="cs"/>
            <w:rtl/>
          </w:rPr>
          <w:t xml:space="preserve">,</w:t>
        </w:r>
      </w:ins>
      <w:del w:id="97682" w:author="מנוע מכני" w:date="2026-10-05T11:32:12Z">
        <w:r w:rsidR="00AC5AE4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,</w:delText>
        </w:r>
      </w:del>
      <w:ins w:id="97063" w:author="מנוע מכני" w:date="2026-10-05T11:32:12Z"/>
      <w:del w:id="97064" w:author="מנוע מכני" w:date="2026-10-05T11:32:12Z">
        <w:r w:rsidR="000B5F7F">
          <w:rPr>
            <w:rtl/>
          </w:rPr>
          <w:delText xml:space="preserve">;</w:delText>
        </w:r>
      </w:del>
    </w:p>
    <w:p w14:paraId="47E83365" w14:textId="77777777" w:rsidR="0057284B" w:rsidRDefault="0057284B" w:rsidP="0057284B">
      <w:pPr>
        <w:jc w:val="center"/>
        <w:rPr>
          <w:del w:id="90248" w:author="מנוע עיצוב" w:date="2026-10-05T11:33:53Z"/>
          <w:rtl/>
        </w:rPr>
      </w:pPr>
      <w:del w:id="90245" w:author="מנוע עיצוב" w:date="2026-10-05T11:33:53Z">
        <w:r>
          <w:rPr>
            <w:rtl/>
          </w:rPr>
          <w:delText xml:space="preserve">•</w:delText>
        </w:r>
      </w:del>
      <w:ins w:id="97069" w:author="מנוע מכני" w:date="2026-10-05T11:32:12Z">
        <w:r>
          <w:rPr>
            <w:rtl/>
          </w:rPr>
          <w:t xml:space="preserve"> </w:t>
        </w:r>
      </w:ins>
      <w:del w:id="97070" w:author="מנוע מכני" w:date="2026-10-05T11:32:12Z">
        <w:r>
          <w:rPr>
            <w:rtl/>
          </w:rPr>
          <w:delText xml:space="preserve">  </w:delText>
        </w:r>
      </w:del>
      <w:del w:id="90246" w:author="מנוע עיצוב" w:date="2026-10-05T11:33:53Z">
        <w:r>
          <w:rPr>
            <w:rtl/>
          </w:rPr>
          <w:delText xml:space="preserve">•</w:delText>
        </w:r>
      </w:del>
      <w:ins w:id="97071" w:author="מנוע מכני" w:date="2026-10-05T11:32:12Z">
        <w:r>
          <w:rPr>
            <w:rtl/>
          </w:rPr>
          <w:t xml:space="preserve"> </w:t>
        </w:r>
      </w:ins>
      <w:del w:id="97072" w:author="מנוע מכני" w:date="2026-10-05T11:32:12Z">
        <w:r>
          <w:rPr>
            <w:rtl/>
          </w:rPr>
          <w:delText xml:space="preserve">  </w:delText>
        </w:r>
      </w:del>
      <w:del w:id="90247" w:author="מנוע עיצוב" w:date="2026-10-05T11:33:53Z">
        <w:r>
          <w:rPr>
            <w:rtl/>
          </w:rPr>
          <w:delText xml:space="preserve">•</w:delText>
        </w:r>
      </w:del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>
          <w:ins w:id="100358" w:author="מנוע מכני" w:date="2026-10-05T11:32:12Z"/>
        </w:rPr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del w:id="1003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del w:id="90252" w:author="מנוע עיצוב" w:date="2026-10-05T11:33:53Z"/>
          <w:rtl/>
        </w:rPr>
      </w:pPr>
      <w:del w:id="90249" w:author="מנוע עיצוב" w:date="2026-10-05T11:33:53Z">
        <w:r>
          <w:rPr>
            <w:rtl/>
          </w:rPr>
          <w:delText xml:space="preserve">•</w:delText>
        </w:r>
      </w:del>
      <w:ins w:id="97073" w:author="מנוע מכני" w:date="2026-10-05T11:32:12Z">
        <w:r>
          <w:rPr>
            <w:rtl/>
          </w:rPr>
          <w:t xml:space="preserve"> </w:t>
        </w:r>
      </w:ins>
      <w:del w:id="97074" w:author="מנוע מכני" w:date="2026-10-05T11:32:12Z">
        <w:r>
          <w:rPr>
            <w:rtl/>
          </w:rPr>
          <w:delText xml:space="preserve">  </w:delText>
        </w:r>
      </w:del>
      <w:del w:id="90250" w:author="מנוע עיצוב" w:date="2026-10-05T11:33:53Z">
        <w:r>
          <w:rPr>
            <w:rtl/>
          </w:rPr>
          <w:delText xml:space="preserve">•</w:delText>
        </w:r>
      </w:del>
      <w:ins w:id="97075" w:author="מנוע מכני" w:date="2026-10-05T11:32:12Z">
        <w:r>
          <w:rPr>
            <w:rtl/>
          </w:rPr>
          <w:t xml:space="preserve"> </w:t>
        </w:r>
      </w:ins>
      <w:del w:id="97076" w:author="מנוע מכני" w:date="2026-10-05T11:32:12Z">
        <w:r>
          <w:rPr>
            <w:rtl/>
          </w:rPr>
          <w:delText xml:space="preserve">  </w:delText>
        </w:r>
      </w:del>
      <w:del w:id="90251" w:author="מנוע עיצוב" w:date="2026-10-05T11:33:53Z">
        <w:r>
          <w:rPr>
            <w:rtl/>
          </w:rPr>
          <w:delText xml:space="preserve">•</w:delText>
        </w:r>
      </w:del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>
          <w:ins w:id="100360" w:author="מנוע מכני" w:date="2026-10-05T11:32:12Z"/>
        </w:rPr>
      </w:pPr>
      <w:r>
        <w:t>א</w:t>
      </w:r>
      <w:ins w:id="92137" w:author="מנוע מכני" w:date="2026-10-05T11:32:12Z">
        <w:r>
          <w:t xml:space="preserve">ר"פ</w:t>
        </w:r>
      </w:ins>
      <w:del w:id="92138" w:author="מנוע מכני" w:date="2026-10-05T11:32:12Z">
        <w:r w:rsidR="00AC5AE4">
          <w:delText xml:space="preserve">ר''פ</w:delText>
        </w:r>
      </w:del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del w:id="1003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ins w:id="95815" w:author="מנוע מכני" w:date="2026-10-05T11:32:12Z">
        <w:r>
          <w:rPr>
            <w:rtl/>
          </w:rPr>
          <w:t xml:space="preserve">אף</w:t>
        </w:r>
      </w:ins>
      <w:del w:id="95816" w:author="מנוע מכני" w:date="2026-10-05T11:32:12Z">
        <w:r w:rsidR="00FA1A10">
          <w:rPr>
            <w:rtl/>
          </w:rPr>
          <w:delText xml:space="preserve">אע"ג</w:delText>
        </w:r>
      </w:del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del w:id="90256" w:author="מנוע עיצוב" w:date="2026-10-05T11:33:53Z"/>
          <w:rtl/>
        </w:rPr>
      </w:pPr>
      <w:del w:id="90253" w:author="מנוע עיצוב" w:date="2026-10-05T11:33:53Z">
        <w:r>
          <w:rPr>
            <w:rtl/>
          </w:rPr>
          <w:delText xml:space="preserve">•</w:delText>
        </w:r>
      </w:del>
      <w:ins w:id="97077" w:author="מנוע מכני" w:date="2026-10-05T11:32:12Z">
        <w:r>
          <w:rPr>
            <w:rtl/>
          </w:rPr>
          <w:t xml:space="preserve"> </w:t>
        </w:r>
      </w:ins>
      <w:del w:id="97078" w:author="מנוע מכני" w:date="2026-10-05T11:32:12Z">
        <w:r>
          <w:rPr>
            <w:rtl/>
          </w:rPr>
          <w:delText xml:space="preserve">  </w:delText>
        </w:r>
      </w:del>
      <w:del w:id="90254" w:author="מנוע עיצוב" w:date="2026-10-05T11:33:53Z">
        <w:r>
          <w:rPr>
            <w:rtl/>
          </w:rPr>
          <w:delText xml:space="preserve">•</w:delText>
        </w:r>
      </w:del>
      <w:ins w:id="97079" w:author="מנוע מכני" w:date="2026-10-05T11:32:12Z">
        <w:r>
          <w:rPr>
            <w:rtl/>
          </w:rPr>
          <w:t xml:space="preserve"> </w:t>
        </w:r>
      </w:ins>
      <w:del w:id="97080" w:author="מנוע מכני" w:date="2026-10-05T11:32:12Z">
        <w:r>
          <w:rPr>
            <w:rtl/>
          </w:rPr>
          <w:delText xml:space="preserve">  </w:delText>
        </w:r>
      </w:del>
      <w:del w:id="90255" w:author="מנוע עיצוב" w:date="2026-10-05T11:33:53Z">
        <w:r>
          <w:rPr>
            <w:rtl/>
          </w:rPr>
          <w:delText xml:space="preserve">•</w:delText>
        </w:r>
      </w:del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'או שבר יד'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del w:id="90260" w:author="מנוע עיצוב" w:date="2026-10-05T11:33:53Z"/>
          <w:rtl/>
        </w:rPr>
      </w:pPr>
      <w:del w:id="90257" w:author="מנוע עיצוב" w:date="2026-10-05T11:33:53Z">
        <w:r>
          <w:rPr>
            <w:rtl/>
          </w:rPr>
          <w:delText xml:space="preserve">•</w:delText>
        </w:r>
      </w:del>
      <w:ins w:id="97081" w:author="מנוע מכני" w:date="2026-10-05T11:32:12Z">
        <w:r>
          <w:rPr>
            <w:rtl/>
          </w:rPr>
          <w:t xml:space="preserve"> </w:t>
        </w:r>
      </w:ins>
      <w:del w:id="97082" w:author="מנוע מכני" w:date="2026-10-05T11:32:12Z">
        <w:r>
          <w:rPr>
            <w:rtl/>
          </w:rPr>
          <w:delText xml:space="preserve">  </w:delText>
        </w:r>
      </w:del>
      <w:del w:id="90258" w:author="מנוע עיצוב" w:date="2026-10-05T11:33:53Z">
        <w:r>
          <w:rPr>
            <w:rtl/>
          </w:rPr>
          <w:delText xml:space="preserve">•</w:delText>
        </w:r>
      </w:del>
      <w:ins w:id="97083" w:author="מנוע מכני" w:date="2026-10-05T11:32:12Z">
        <w:r>
          <w:rPr>
            <w:rtl/>
          </w:rPr>
          <w:t xml:space="preserve"> </w:t>
        </w:r>
      </w:ins>
      <w:del w:id="97084" w:author="מנוע מכני" w:date="2026-10-05T11:32:12Z">
        <w:r>
          <w:rPr>
            <w:rtl/>
          </w:rPr>
          <w:delText xml:space="preserve">  </w:delText>
        </w:r>
      </w:del>
      <w:del w:id="90259" w:author="מנוע עיצוב" w:date="2026-10-05T11:33:53Z">
        <w:r>
          <w:rPr>
            <w:rtl/>
          </w:rPr>
          <w:delText xml:space="preserve">•</w:delText>
        </w:r>
      </w:del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>
          <w:ins w:id="100362" w:author="מנוע מכני" w:date="2026-10-05T11:32:12Z"/>
        </w:rPr>
      </w:pPr>
      <w:r>
        <w:t xml:space="preserve">רב</w:t>
      </w:r>
      <w:ins w:id="92139" w:author="מנוע מכני" w:date="2026-10-05T11:32:12Z">
        <w:r>
          <w:t xml:space="preserve">ב"ח</w:t>
        </w:r>
      </w:ins>
      <w:del w:id="92140" w:author="מנוע מכני" w:date="2026-10-05T11:32:12Z">
        <w:r>
          <w:delText xml:space="preserve">ב''ח</w:delText>
        </w:r>
      </w:del>
      <w:r>
        <w:t xml:space="preserve"> מר</w:t>
      </w:r>
      <w:ins w:id="92141" w:author="מנוע מכני" w:date="2026-10-05T11:32:12Z">
        <w:r>
          <w:t xml:space="preserve">י"ו</w:t>
        </w:r>
      </w:ins>
      <w:del w:id="9214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del w:id="1003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64" w:author="מנוע מכני" w:date="2026-10-05T11:32:12Z"/>
        </w:rPr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del w:id="100365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ins w:id="97085" w:author="מנוע מכני" w:date="2026-10-05T11:32:12Z">
        <w:r>
          <w:rPr>
            <w:rtl/>
          </w:rPr>
          <w:t xml:space="preserve">,</w:t>
        </w:r>
      </w:ins>
      <w:del w:id="97086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66" w:author="מנוע מכני" w:date="2026-10-05T11:32:12Z"/>
        </w:rPr>
      </w:pPr>
      <w:r>
        <w:t xml:space="preserve">רב</w:t>
      </w:r>
      <w:ins w:id="92143" w:author="מנוע מכני" w:date="2026-10-05T11:32:12Z">
        <w:r>
          <w:t xml:space="preserve">ב"ח</w:t>
        </w:r>
      </w:ins>
      <w:del w:id="92144" w:author="מנוע מכני" w:date="2026-10-05T11:32:12Z">
        <w:r>
          <w:delText xml:space="preserve">ב''ח</w:delText>
        </w:r>
      </w:del>
      <w:r>
        <w:t xml:space="preserve"> מר</w:t>
      </w:r>
      <w:ins w:id="92145" w:author="מנוע מכני" w:date="2026-10-05T11:32:12Z">
        <w:r>
          <w:t xml:space="preserve">י"ו</w:t>
        </w:r>
      </w:ins>
      <w:del w:id="9214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del w:id="1003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>
          <w:ins w:id="100368" w:author="מנוע מכני" w:date="2026-10-05T11:32:12Z"/>
        </w:rPr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del w:id="1003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עשו דבריהם כדברי נביאות, מה נפשך, </w:t>
      </w:r>
      <w:ins w:id="97951" w:author="מנוע מכני" w:date="2026-10-05T11:32:12Z">
        <w:r>
          <w:rPr>
            <w:rtl/>
          </w:rPr>
          <w:t xml:space="preserve">אם </w:t>
        </w:r>
      </w:ins>
      <w:del w:id="9795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אבר הוא - באהל </w:t>
      </w:r>
      <w:ins w:id="94023" w:author="מנוע מכני" w:date="2026-10-05T11:32:12Z">
        <w:r>
          <w:rPr>
            <w:rtl/>
          </w:rPr>
          <w:t xml:space="preserve">גם</w:t>
        </w:r>
      </w:ins>
      <w:del w:id="9402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תטמא, </w:t>
      </w:r>
      <w:ins w:id="97953" w:author="מנוע מכני" w:date="2026-10-05T11:32:12Z">
        <w:r>
          <w:rPr>
            <w:rtl/>
          </w:rPr>
          <w:t xml:space="preserve">ואם </w:t>
        </w:r>
      </w:ins>
      <w:del w:id="97954" w:author="מנוע מכני" w:date="2026-10-05T11:32:12Z">
        <w:r>
          <w:rPr>
            <w:rtl/>
          </w:rPr>
          <w:delText xml:space="preserve">ואי </w:delText>
        </w:r>
      </w:del>
      <w:ins w:id="94027" w:author="מנוע מכני" w:date="2026-10-05T11:32:12Z">
        <w:r>
          <w:rPr>
            <w:rtl/>
          </w:rPr>
          <w:t xml:space="preserve">לא</w:t>
        </w:r>
      </w:ins>
      <w:del w:id="9402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אבר הוא - במגע ובמשא </w:t>
      </w:r>
      <w:ins w:id="94025" w:author="מנוע מכני" w:date="2026-10-05T11:32:12Z">
        <w:r>
          <w:rPr>
            <w:rtl/>
          </w:rPr>
          <w:t xml:space="preserve">גם</w:t>
        </w:r>
      </w:ins>
      <w:del w:id="9402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>
          <w:ins w:id="100370" w:author="מנוע מכני" w:date="2026-10-05T11:32:12Z"/>
        </w:rPr>
      </w:pPr>
      <w:r>
        <w:t xml:space="preserve">ארה</w:t>
      </w:r>
      <w:ins w:id="92147" w:author="מנוע מכני" w:date="2026-10-05T11:32:12Z">
        <w:r>
          <w:t xml:space="preserve">ב"מ</w:t>
        </w:r>
      </w:ins>
      <w:del w:id="92148" w:author="מנוע מכני" w:date="2026-10-05T11:32:12Z">
        <w:r>
          <w:delText xml:space="preserve">ב''מ</w:delText>
        </w:r>
      </w:del>
      <w:r>
        <w:t xml:space="preserve"> מדראבד</w:t>
      </w:r>
      <w:ins w:id="92149" w:author="מנוע מכני" w:date="2026-10-05T11:32:12Z">
        <w:r>
          <w:t xml:space="preserve">ר"א</w:t>
        </w:r>
      </w:ins>
      <w:del w:id="92150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del w:id="1003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עצם כשעורה נגעו בה</w:t>
      </w:r>
      <w:ins w:id="97087" w:author="מנוע מכני" w:date="2026-10-05T11:32:12Z">
        <w:r>
          <w:rPr>
            <w:rtl/>
          </w:rPr>
          <w:t xml:space="preserve">,</w:t>
        </w:r>
      </w:ins>
      <w:del w:id="9708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72" w:author="מנוע מכני" w:date="2026-10-05T11:32:12Z"/>
        </w:rPr>
      </w:pPr>
      <w:ins w:id="92943" w:author="מנוע מכני" w:date="2026-10-05T11:32:12Z">
        <w:r>
          <w:t xml:space="preserve">ר"פ</w:t>
        </w:r>
      </w:ins>
      <w:del w:id="92944" w:author="מנוע מכני" w:date="2026-10-05T11:32:12Z">
        <w:r>
          <w:delText xml:space="preserve">רב פפא</w:delText>
        </w:r>
      </w:del>
      <w:del w:id="100955" w:author="מנוע מכני" w:date="2026-10-05T11:32:12Z">
        <w:r>
          <w:delText xml:space="preserve"> אמר</w:delText>
        </w:r>
      </w:del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del w:id="1003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גזירה שאינה נספרת אטו נספרת</w:t>
      </w:r>
      <w:ins w:id="97089" w:author="מנוע מכני" w:date="2026-10-05T11:32:12Z">
        <w:r>
          <w:rPr>
            <w:rtl/>
          </w:rPr>
          <w:t xml:space="preserve">,</w:t>
        </w:r>
      </w:ins>
      <w:del w:id="97090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862" w:author="מנוע מכני" w:date="2026-10-05T11:32:12Z"/>
        </w:rPr>
      </w:pPr>
      <w:ins w:id="94029" w:author="מנוע מכני" w:date="2026-10-05T11:32:12Z">
        <w:r>
          <w:t xml:space="preserve">א"כ</w:t>
        </w:r>
      </w:ins>
      <w:del w:id="94030" w:author="מנוע מכני" w:date="2026-10-05T11:32:12Z">
        <w:r>
          <w:delText xml:space="preserve">אי הכי</w:delText>
        </w:r>
      </w:del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del w:id="1008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ins w:id="94031" w:author="מנוע מכני" w:date="2026-10-05T11:32:12Z">
        <w:r>
          <w:rPr>
            <w:rtl/>
          </w:rPr>
          <w:t xml:space="preserve">גם</w:t>
        </w:r>
      </w:ins>
      <w:del w:id="9403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תטמא! עבדו רבנן היכירא, כי </w:t>
      </w:r>
      <w:ins w:id="98633" w:author="מנוע מכני" w:date="2026-10-05T11:32:12Z">
        <w:r>
          <w:rPr>
            <w:rtl/>
          </w:rPr>
          <w:t xml:space="preserve">איך</w:t>
        </w:r>
      </w:ins>
      <w:del w:id="98634" w:author="מנוע מכני" w:date="2026-10-05T11:32:12Z">
        <w:r w:rsidR="00F40753">
          <w:rPr>
            <w:rtl/>
          </w:rPr>
          <w:delText xml:space="preserve">היכי</w:delText>
        </w:r>
      </w:del>
      <w:r w:rsidR="00F40753">
        <w:rPr>
          <w:rtl/>
        </w:rPr>
        <w:t xml:space="preserve"> דלא לישרפו </w:t>
      </w:r>
      <w:ins w:id="95407" w:author="מנוע מכני" w:date="2026-10-05T11:32:12Z">
        <w:r>
          <w:rPr>
            <w:rtl/>
          </w:rPr>
          <w:t xml:space="preserve">עליהם</w:t>
        </w:r>
      </w:ins>
      <w:del w:id="95408" w:author="מנוע מכני" w:date="2026-10-05T11:32:12Z">
        <w:r w:rsidR="00F40753">
          <w:rPr>
            <w:rtl/>
          </w:rPr>
          <w:delText xml:space="preserve">עלייהו</w:delText>
        </w:r>
      </w:del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>
          <w:ins w:id="100374" w:author="מנוע מכני" w:date="2026-10-05T11:32:12Z"/>
        </w:rPr>
      </w:pPr>
      <w:r>
        <w:t xml:space="preserve">תנן</w:t>
      </w:r>
      <w:r>
        <w:t xml:space="preserve"> </w:t>
      </w:r>
      <w:ins w:id="94033" w:author="מנוע מכני" w:date="2026-10-05T11:32:12Z">
        <w:r>
          <w:t xml:space="preserve">שם</w:t>
        </w:r>
      </w:ins>
      <w:del w:id="94034" w:author="מנוע מכני" w:date="2026-10-05T11:32:12Z">
        <w:r>
          <w:delText xml:space="preserve">התם</w:delText>
        </w:r>
      </w:del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del w:id="1003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רוב בנינו ורוב מנינו של מת, </w:t>
      </w:r>
      <w:ins w:id="95817" w:author="מנוע מכני" w:date="2026-10-05T11:32:12Z">
        <w:r>
          <w:rPr>
            <w:rtl/>
          </w:rPr>
          <w:t xml:space="preserve">אף</w:t>
        </w:r>
      </w:ins>
      <w:del w:id="95818" w:author="מנוע מכני" w:date="2026-10-05T11:32:12Z">
        <w:r w:rsidR="00FA1A10">
          <w:rPr>
            <w:rtl/>
          </w:rPr>
          <w:delText xml:space="preserve">אע"פ</w:delText>
        </w:r>
      </w:del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del w:id="90648" w:author="מנוע עיצוב" w:date="2026-10-05T11:33:53Z"/>
          <w:rtl/>
        </w:rPr>
      </w:pPr>
    </w:p>
    <w:p>
      <w:pPr>
        <w:pStyle w:val="38"/>
        <w:rPr>
          <w:ins w:id="100376" w:author="מנוע מכני" w:date="2026-10-05T11:32:12Z"/>
        </w:rPr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del w:id="1003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>
          <w:ins w:id="100378" w:author="מנוע מכני" w:date="2026-10-05T11:32:12Z"/>
        </w:rPr>
      </w:pPr>
      <w:del w:id="100981" w:author="מנוע מכני" w:date="2026-10-05T11:32:12Z">
        <w:r>
          <w:delText xml:space="preserve">א"ל </w:delText>
        </w:r>
      </w:del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del w:id="1003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 מניינא </w:t>
      </w:r>
      <w:ins w:id="95409" w:author="מנוע מכני" w:date="2026-10-05T11:32:12Z">
        <w:r>
          <w:rPr>
            <w:rtl/>
          </w:rPr>
          <w:t xml:space="preserve">בא</w:t>
        </w:r>
      </w:ins>
      <w:del w:id="95410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לאשמועינן? </w:t>
      </w:r>
    </w:p>
    <w:p>
      <w:pPr>
        <w:pStyle w:val="38"/>
        <w:rPr>
          <w:ins w:id="100380" w:author="מנוע מכני" w:date="2026-10-05T11:32:12Z"/>
        </w:rPr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del w:id="1003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חסר שאין בו אלא מאתים, ויתר שיש בו מאתים ושמונים וא', כולן עולין למנין קכ"ה</w:t>
      </w:r>
      <w:ins w:id="97091" w:author="מנוע מכני" w:date="2026-10-05T11:32:12Z">
        <w:r>
          <w:rPr>
            <w:rtl/>
          </w:rPr>
          <w:t xml:space="preserve">,</w:t>
        </w:r>
      </w:ins>
      <w:del w:id="97092" w:author="מנוע מכני" w:date="2026-10-05T11:32:12Z">
        <w:r w:rsidR="000B5F7F">
          <w:rPr>
            <w:rtl/>
          </w:rPr>
          <w:delText xml:space="preserve">;</w:delText>
        </w:r>
      </w:del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ins w:id="94035" w:author="מנוע מכני" w:date="2026-10-05T11:32:12Z">
        <w:r>
          <w:rPr>
            <w:rtl/>
          </w:rPr>
          <w:t xml:space="preserve">רוב</w:t>
        </w:r>
      </w:ins>
      <w:del w:id="94036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8635" w:author="מנוע מכני" w:date="2026-10-05T11:32:12Z">
        <w:r>
          <w:rPr>
            <w:rtl/>
          </w:rPr>
          <w:t xml:space="preserve">דאנשים</w:t>
        </w:r>
      </w:ins>
      <w:del w:id="98636" w:author="מנוע מכני" w:date="2026-10-05T11:32:12Z">
        <w:r>
          <w:rPr>
            <w:rtl/>
          </w:rPr>
          <w:delText xml:space="preserve">דאינשי</w:delText>
        </w:r>
      </w:del>
      <w:r w:rsidR="0057284B">
        <w:rPr>
          <w:rtl/>
        </w:rPr>
        <w:t>.</w:t>
      </w:r>
    </w:p>
    <w:p>
      <w:pPr>
        <w:pStyle w:val="38"/>
        <w:rPr>
          <w:ins w:id="100382" w:author="מנוע מכני" w:date="2026-10-05T11:32:12Z"/>
        </w:rPr>
      </w:pPr>
      <w:r>
        <w:t xml:space="preserve">ארי</w:t>
      </w:r>
      <w:ins w:id="92151" w:author="מנוע מכני" w:date="2026-10-05T11:32:12Z">
        <w:r>
          <w:t xml:space="preserve">א"ש</w:t>
        </w:r>
      </w:ins>
      <w:del w:id="92152" w:author="מנוע מכני" w:date="2026-10-05T11:32:12Z">
        <w:r>
          <w:delText xml:space="preserve">א''ש</w:delText>
        </w:r>
      </w:del>
      <w:ins w:id="97683" w:author="מנוע מכני" w:date="2026-10-05T11:32:12Z">
        <w:r>
          <w:t xml:space="preserve">:</w:t>
        </w:r>
      </w:ins>
    </w:p>
    <w:p w14:paraId="6E3AB8FB" w14:textId="77777777" w:rsidR="00B874E6" w:rsidRDefault="008457D9" w:rsidP="00DA02D6">
      <w:pPr>
        <w:rPr>
          <w:rtl/>
        </w:rPr>
      </w:pPr>
      <w:del w:id="97684" w:author="מנוע מכני" w:date="2026-10-05T11:32:12Z">
        <w:r>
          <w:rPr>
            <w:rFonts w:hint="cs"/>
            <w:rtl/>
          </w:rPr>
          <w:delText xml:space="preserve"> </w:delText>
        </w:r>
        <w:r w:rsidR="00F40753">
          <w:rPr>
            <w:rtl/>
          </w:rPr>
          <w:delText xml:space="preserve">:</w:delText>
        </w:r>
      </w:del>
      <w:del w:id="1003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ins w:id="92153" w:author="מנוע מכני" w:date="2026-10-05T11:32:12Z">
        <w:r>
          <w:rPr>
            <w:rStyle w:val="2fb"/>
            <w:rFonts w:hint="cs"/>
            <w:rtl/>
          </w:rPr>
          <w:t xml:space="preserve">נ"ב</w:t>
        </w:r>
      </w:ins>
      <w:del w:id="92154" w:author="מנוע מכני" w:date="2026-10-05T11:32:12Z">
        <w:r w:rsidR="00DA02D6">
          <w:rPr>
            <w:rFonts w:hint="cs"/>
            <w:rtl/>
          </w:rPr>
          <w:delText xml:space="preserve">נ''ב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>
          <w:ins w:id="100384" w:author="מנוע מכני" w:date="2026-10-05T11:32:12Z"/>
        </w:rPr>
      </w:pPr>
      <w:r>
        <w:t xml:space="preserve">תניא</w:t>
      </w:r>
      <w:r>
        <w:t xml:space="preserve">, </w:t>
      </w:r>
      <w:ins w:id="92945" w:author="מנוע מכני" w:date="2026-10-05T11:32:12Z">
        <w:r>
          <w:t xml:space="preserve">ר"א</w:t>
        </w:r>
      </w:ins>
      <w:del w:id="92946" w:author="מנוע מכני" w:date="2026-10-05T11:32:12Z">
        <w:r>
          <w:delText xml:space="preserve">רבי אלעזר</w:delText>
        </w:r>
      </w:del>
      <w:del w:id="100956" w:author="מנוע מכני" w:date="2026-10-05T11:32:12Z">
        <w:r>
          <w:delText xml:space="preserve"> אומר</w:delText>
        </w:r>
      </w:del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del w:id="1003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tl/>
        </w:rPr>
        <w:t xml:space="preserve">ותכרע ותלד כי נהפכו </w:t>
      </w:r>
      <w:ins w:id="95411" w:author="מנוע מכני" w:date="2026-10-05T11:32:12Z">
        <w:r>
          <w:rPr>
            <w:rtl/>
          </w:rPr>
          <w:t xml:space="preserve">עליו</w:t>
        </w:r>
      </w:ins>
      <w:del w:id="95412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6" w:author="מנוע מכני" w:date="2026-10-05T11:32:12Z"/>
        </w:rPr>
      </w:pPr>
      <w:r>
        <w:t xml:space="preserve">רבי יהושע</w:t>
      </w:r>
      <w:del w:id="100957" w:author="מנוע מכני" w:date="2026-10-05T11:32:12Z">
        <w:r>
          <w:delText xml:space="preserve"> אומר</w:delText>
        </w:r>
      </w:del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del w:id="1003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r>
        <w:rPr>
          <w:rtl/>
        </w:rPr>
        <w:t xml:space="preserve">כי </w:t>
      </w:r>
      <w:r>
        <w:rPr>
          <w:rtl/>
        </w:rPr>
        <w:t xml:space="preserve">לא</w:t>
      </w:r>
      <w:r>
        <w:rPr>
          <w:rtl/>
        </w:rPr>
        <w:t xml:space="preserve"> סגר דלתי בטני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388" w:author="מנוע מכני" w:date="2026-10-05T11:32:12Z"/>
        </w:rPr>
      </w:pPr>
      <w:ins w:id="92947" w:author="מנוע מכני" w:date="2026-10-05T11:32:12Z">
        <w:r>
          <w:t xml:space="preserve">ר"ע</w:t>
        </w:r>
      </w:ins>
      <w:del w:id="92948" w:author="מנוע מכני" w:date="2026-10-05T11:32:12Z">
        <w:r>
          <w:delText xml:space="preserve">רבי עקיבא</w:delText>
        </w:r>
      </w:del>
      <w:del w:id="100958" w:author="מנוע מכני" w:date="2026-10-05T11:32:12Z">
        <w:r>
          <w:delText xml:space="preserve"> אומר</w:delText>
        </w:r>
      </w:del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del w:id="1003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r>
        <w:rPr>
          <w:rtl/>
        </w:rPr>
        <w:t>ויפתח את רחמה</w:t>
      </w:r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ins w:id="92949" w:author="מנוע מכני" w:date="2026-10-05T11:32:12Z">
        <w:r>
          <w:rPr>
            <w:rStyle w:val="2fb"/>
            <w:rtl/>
          </w:rPr>
          <w:t xml:space="preserve">לר"ע</w:t>
        </w:r>
      </w:ins>
      <w:del w:id="92950" w:author="מנוע מכני" w:date="2026-10-05T11:32:12Z">
        <w:r>
          <w:rPr>
            <w:rtl/>
          </w:rPr>
          <w:delText xml:space="preserve">לרבי עקיבא</w:delText>
        </w:r>
      </w:del>
      <w:r>
        <w:rPr>
          <w:rtl/>
        </w:rPr>
        <w:t xml:space="preserve"> </w:t>
      </w:r>
      <w:ins w:id="97621" w:author="מנוע מכני" w:date="2026-10-05T11:32:12Z">
        <w:r>
          <w:rPr>
            <w:rtl/>
          </w:rPr>
          <w:t xml:space="preserve">קשה</w:t>
        </w:r>
      </w:ins>
      <w:del w:id="97622" w:author="מנוע מכני" w:date="2026-10-05T11:32:12Z">
        <w:r>
          <w:rPr>
            <w:rtl/>
          </w:rPr>
          <w:delText xml:space="preserve">קשיא</w:delText>
        </w:r>
      </w:del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ins w:id="95413" w:author="מנוע מכני" w:date="2026-10-05T11:32:12Z">
        <w:r>
          <w:rPr>
            <w:rtl/>
          </w:rPr>
          <w:t xml:space="preserve">שמא</w:t>
        </w:r>
      </w:ins>
      <w:del w:id="95414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del w:id="90649" w:author="מנוע עיצוב" w:date="2026-10-05T11:33:53Z"/>
          <w:rtl/>
        </w:rPr>
      </w:pPr>
    </w:p>
    <w:p>
      <w:pPr>
        <w:pStyle w:val="38"/>
        <w:rPr>
          <w:ins w:id="100390" w:author="מנוע מכני" w:date="2026-10-05T11:32:12Z"/>
        </w:rPr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del w:id="10039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r>
        <w:rPr>
          <w:rtl/>
        </w:rPr>
        <w:t>זאת התורה אדם כי ימות באהל</w:t>
      </w:r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ins w:id="97093" w:author="מנוע מכני" w:date="2026-10-05T11:32:12Z">
        <w:r>
          <w:rPr>
            <w:rtl/>
          </w:rPr>
          <w:t xml:space="preserve">,</w:t>
        </w:r>
      </w:ins>
      <w:del w:id="9709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392" w:author="מנוע מכני" w:date="2026-10-05T11:32:12Z"/>
        </w:rPr>
      </w:pPr>
      <w:ins w:id="92155" w:author="מנוע מכני" w:date="2026-10-05T11:32:12Z">
        <w:r>
          <w:t xml:space="preserve">א"ל</w:t>
        </w:r>
      </w:ins>
      <w:del w:id="92156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אביי ובאיש </w:t>
      </w:r>
      <w:ins w:id="94037" w:author="מנוע מכני" w:date="2026-10-05T11:32:12Z">
        <w:r>
          <w:t xml:space="preserve">אין</w:t>
        </w:r>
      </w:ins>
      <w:del w:id="94038" w:author="מנוע מכני" w:date="2026-10-05T11:32:12Z">
        <w:r w:rsidR="00F40753">
          <w:delText xml:space="preserve">ליכא</w:delText>
        </w:r>
      </w:del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del w:id="100393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צירים אחזוני כצירי יולדה</w:t>
      </w:r>
      <w:r>
        <w:rPr>
          <w:rFonts w:hint="cs"/>
          <w:rtl/>
        </w:rPr>
        <w:t>'</w:t>
      </w:r>
      <w:r w:rsidR="00F40753">
        <w:rPr>
          <w:rtl/>
        </w:rPr>
        <w:t>! צירי בשר</w:t>
      </w:r>
      <w:ins w:id="97095" w:author="מנוע מכני" w:date="2026-10-05T11:32:12Z">
        <w:r>
          <w:rPr>
            <w:rtl/>
          </w:rPr>
          <w:t xml:space="preserve">,</w:t>
        </w:r>
      </w:ins>
      <w:del w:id="97096" w:author="מנוע מכני" w:date="2026-10-05T11:32:12Z">
        <w:r w:rsidR="000B5F7F">
          <w:rPr>
            <w:rtl/>
          </w:rPr>
          <w:delText xml:space="preserve">;</w:delText>
        </w:r>
      </w:del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ins w:id="92157" w:author="מנוע מכני" w:date="2026-10-05T11:32:12Z">
        <w:r>
          <w:rPr>
            <w:rtl/>
          </w:rPr>
          <w:t xml:space="preserve">ה"נ</w:t>
        </w:r>
      </w:ins>
      <w:del w:id="92158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צירי בשר, </w:t>
      </w:r>
      <w:ins w:id="92159" w:author="מנוע מכני" w:date="2026-10-05T11:32:12Z">
        <w:r>
          <w:rPr>
            <w:rtl/>
          </w:rPr>
          <w:t xml:space="preserve">ה"נ</w:t>
        </w:r>
      </w:ins>
      <w:del w:id="92160" w:author="מנוע מכני" w:date="2026-10-05T11:32:12Z">
        <w:r>
          <w:rPr>
            <w:rtl/>
          </w:rPr>
          <w:delText xml:space="preserve">ה</w:delText>
        </w:r>
        <w:r w:rsidR="00DA02D6">
          <w:rPr>
            <w:rFonts w:hint="cs"/>
            <w:rtl/>
          </w:rPr>
          <w:delText xml:space="preserve">''נ</w:delText>
        </w:r>
      </w:del>
      <w:r w:rsidR="00DA02D6">
        <w:rPr>
          <w:rFonts w:hint="cs"/>
          <w:rtl/>
        </w:rPr>
        <w:t xml:space="preserve"> </w:t>
      </w:r>
      <w:ins w:id="98637" w:author="מנוע מכני" w:date="2026-10-05T11:32:12Z">
        <w:r>
          <w:rPr>
            <w:rtl/>
          </w:rPr>
          <w:t xml:space="preserve">מסתבר</w:t>
        </w:r>
      </w:ins>
      <w:del w:id="98638" w:author="מנוע מכני" w:date="2026-10-05T11:32:12Z">
        <w:r w:rsidR="00DA02D6">
          <w:rPr>
            <w:rtl/>
          </w:rPr>
          <w:delText xml:space="preserve">מסתברא</w:delText>
        </w:r>
      </w:del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ins w:id="92161" w:author="מנוע מכני" w:date="2026-10-05T11:32:12Z">
        <w:r>
          <w:rPr>
            <w:rFonts w:hint="cs"/>
            <w:rtl/>
          </w:rPr>
          <w:t xml:space="preserve">ת"ה</w:t>
        </w:r>
      </w:ins>
      <w:del w:id="92162" w:author="מנוע מכני" w:date="2026-10-05T11:32:12Z">
        <w:r w:rsidR="00DA02D6">
          <w:rPr>
            <w:rFonts w:hint="cs"/>
            <w:rtl/>
          </w:rPr>
          <w:delText xml:space="preserve">ת''ה</w:delText>
        </w:r>
      </w:del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ins w:id="92163" w:author="מנוע מכני" w:date="2026-10-05T11:32:12Z">
        <w:r>
          <w:rPr>
            <w:rStyle w:val="2fb"/>
            <w:rFonts w:hint="cs"/>
            <w:rtl/>
          </w:rPr>
          <w:t xml:space="preserve">מ"ח</w:t>
        </w:r>
      </w:ins>
      <w:del w:id="92164" w:author="מנוע מכני" w:date="2026-10-05T11:32:12Z">
        <w:r w:rsidR="00DA02D6">
          <w:rPr>
            <w:rFonts w:hint="cs"/>
            <w:rtl/>
          </w:rPr>
          <w:delText xml:space="preserve">מ''ח</w:delText>
        </w:r>
      </w:del>
      <w:r>
        <w:rPr>
          <w:rtl/>
        </w:rPr>
        <w:t xml:space="preserve"> </w:t>
      </w:r>
      <w:ins w:id="98639" w:author="מנוע מכני" w:date="2026-10-05T11:32:12Z">
        <w:r>
          <w:rPr>
            <w:rtl/>
          </w:rPr>
          <w:t xml:space="preserve">איך</w:t>
        </w:r>
      </w:ins>
      <w:del w:id="98640" w:author="מנוע מכני" w:date="2026-10-05T11:32:12Z">
        <w:r>
          <w:rPr>
            <w:rtl/>
          </w:rPr>
          <w:delText xml:space="preserve">היכי</w:delText>
        </w:r>
      </w:del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del w:id="90264" w:author="מנוע עיצוב" w:date="2026-10-05T11:33:53Z"/>
          <w:rtl/>
        </w:rPr>
      </w:pPr>
      <w:del w:id="90261" w:author="מנוע עיצוב" w:date="2026-10-05T11:33:53Z">
        <w:r>
          <w:rPr>
            <w:rtl/>
          </w:rPr>
          <w:delText xml:space="preserve">•</w:delText>
        </w:r>
      </w:del>
      <w:ins w:id="97097" w:author="מנוע מכני" w:date="2026-10-05T11:32:12Z">
        <w:r>
          <w:rPr>
            <w:rtl/>
          </w:rPr>
          <w:t xml:space="preserve"> </w:t>
        </w:r>
      </w:ins>
      <w:del w:id="97098" w:author="מנוע מכני" w:date="2026-10-05T11:32:12Z">
        <w:r>
          <w:rPr>
            <w:rtl/>
          </w:rPr>
          <w:delText xml:space="preserve">  </w:delText>
        </w:r>
      </w:del>
      <w:del w:id="90262" w:author="מנוע עיצוב" w:date="2026-10-05T11:33:53Z">
        <w:r>
          <w:rPr>
            <w:rtl/>
          </w:rPr>
          <w:delText xml:space="preserve">•</w:delText>
        </w:r>
      </w:del>
      <w:ins w:id="97099" w:author="מנוע מכני" w:date="2026-10-05T11:32:12Z">
        <w:r>
          <w:rPr>
            <w:rtl/>
          </w:rPr>
          <w:t xml:space="preserve"> </w:t>
        </w:r>
      </w:ins>
      <w:del w:id="97100" w:author="מנוע מכני" w:date="2026-10-05T11:32:12Z">
        <w:r>
          <w:rPr>
            <w:rtl/>
          </w:rPr>
          <w:delText xml:space="preserve">  </w:delText>
        </w:r>
      </w:del>
      <w:del w:id="90263" w:author="מנוע עיצוב" w:date="2026-10-05T11:33:53Z">
        <w:r>
          <w:rPr>
            <w:rtl/>
          </w:rPr>
          <w:delText xml:space="preserve">•</w:delText>
        </w:r>
      </w:del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ins w:id="95819" w:author="מנוע מכני" w:date="2026-10-05T11:32:12Z">
        <w:r>
          <w:rPr>
            <w:rtl/>
          </w:rPr>
          <w:t xml:space="preserve">מ"ד</w:t>
        </w:r>
      </w:ins>
      <w:del w:id="95820" w:author="מנוע מכני" w:date="2026-10-05T11:32:12Z">
        <w:r w:rsidR="00F40753">
          <w:rPr>
            <w:rtl/>
          </w:rPr>
          <w:delText xml:space="preserve">מר סבר</w:delText>
        </w:r>
      </w:del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>
          <w:ins w:id="100394" w:author="מנוע מכני" w:date="2026-10-05T11:32:12Z"/>
        </w:rPr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del w:id="100395" w:author="מנוע מכני" w:date="2026-10-05T11:32:12Z">
        <w:r>
          <w:rPr>
            <w:rtl/>
          </w:rPr>
          <w:delText xml:space="preserve"> </w:delText>
        </w:r>
      </w:del>
      <w:r w:rsidR="00AD25D8">
        <w:rPr>
          <w:rtl/>
        </w:rPr>
        <w:tab/>
      </w:r>
      <w:r w:rsidR="00AD25D8">
        <w:rPr>
          <w:rFonts w:hint="cs"/>
          <w:rtl/>
        </w:rPr>
        <w:t xml:space="preserve">'עשרים וארבע'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'שש שש'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r w:rsidR="00F40753">
        <w:rPr>
          <w:rtl/>
        </w:rPr>
        <w:t>מספר</w:t>
      </w:r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>
          <w:ins w:id="100396" w:author="מנוע מכני" w:date="2026-10-05T11:32:12Z"/>
        </w:rPr>
      </w:pPr>
      <w:r>
        <w:t>תניא</w:t>
      </w:r>
      <w:r w:rsidR="00AD25D8">
        <w:t xml:space="preserve"> א</w:t>
      </w:r>
      <w:ins w:id="92165" w:author="מנוע מכני" w:date="2026-10-05T11:32:12Z">
        <w:r>
          <w:t xml:space="preserve">ר"י</w:t>
        </w:r>
      </w:ins>
      <w:del w:id="92166" w:author="מנוע מכני" w:date="2026-10-05T11:32:12Z">
        <w:r w:rsidR="00AD25D8">
          <w:delText xml:space="preserve">ר''י</w:delText>
        </w:r>
      </w:del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del w:id="10039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>
          <w:ins w:id="100398" w:author="מנוע מכני" w:date="2026-10-05T11:32:12Z"/>
        </w:rPr>
      </w:pPr>
      <w:ins w:id="92167" w:author="מנוע מכני" w:date="2026-10-05T11:32:12Z">
        <w:r>
          <w:t xml:space="preserve">א"ל</w:t>
        </w:r>
      </w:ins>
      <w:del w:id="92168" w:author="מנוע מכני" w:date="2026-10-05T11:32:12Z">
        <w:r>
          <w:delText xml:space="preserve">א''ל</w:delText>
        </w:r>
      </w:del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del w:id="10039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del w:id="90268" w:author="מנוע עיצוב" w:date="2026-10-05T11:33:53Z"/>
          <w:rtl/>
        </w:rPr>
      </w:pPr>
      <w:del w:id="90265" w:author="מנוע עיצוב" w:date="2026-10-05T11:33:53Z">
        <w:r>
          <w:rPr>
            <w:rtl/>
          </w:rPr>
          <w:delText xml:space="preserve">•</w:delText>
        </w:r>
      </w:del>
      <w:ins w:id="97101" w:author="מנוע מכני" w:date="2026-10-05T11:32:12Z">
        <w:r>
          <w:rPr>
            <w:rtl/>
          </w:rPr>
          <w:t xml:space="preserve"> </w:t>
        </w:r>
      </w:ins>
      <w:del w:id="97102" w:author="מנוע מכני" w:date="2026-10-05T11:32:12Z">
        <w:r>
          <w:rPr>
            <w:rtl/>
          </w:rPr>
          <w:delText xml:space="preserve">  </w:delText>
        </w:r>
      </w:del>
      <w:del w:id="90266" w:author="מנוע עיצוב" w:date="2026-10-05T11:33:53Z">
        <w:r>
          <w:rPr>
            <w:rtl/>
          </w:rPr>
          <w:delText xml:space="preserve">•</w:delText>
        </w:r>
      </w:del>
      <w:ins w:id="97103" w:author="מנוע מכני" w:date="2026-10-05T11:32:12Z">
        <w:r>
          <w:rPr>
            <w:rtl/>
          </w:rPr>
          <w:t xml:space="preserve"> </w:t>
        </w:r>
      </w:ins>
      <w:del w:id="97104" w:author="מנוע מכני" w:date="2026-10-05T11:32:12Z">
        <w:r>
          <w:rPr>
            <w:rtl/>
          </w:rPr>
          <w:delText xml:space="preserve">  </w:delText>
        </w:r>
      </w:del>
      <w:del w:id="90267" w:author="מנוע עיצוב" w:date="2026-10-05T11:33:53Z">
        <w:r>
          <w:rPr>
            <w:rtl/>
          </w:rPr>
          <w:delText xml:space="preserve">•</w:delText>
        </w:r>
      </w:del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>
          <w:ins w:id="100400" w:author="מנוע מכני" w:date="2026-10-05T11:32:12Z"/>
        </w:rPr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del w:id="10040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>
          <w:ins w:id="100402" w:author="מנוע מכני" w:date="2026-10-05T11:32:12Z"/>
        </w:rPr>
      </w:pPr>
      <w:ins w:id="95821" w:author="מנוע מכני" w:date="2026-10-05T11:32:12Z">
        <w:r>
          <w:t xml:space="preserve">מ"ד</w:t>
        </w:r>
      </w:ins>
      <w:del w:id="95822" w:author="מנוע מכני" w:date="2026-10-05T11:32:12Z">
        <w:r>
          <w:delText xml:space="preserve">מר סבר</w:delText>
        </w:r>
      </w:del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del w:id="10040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  <w:pPrChange w:id="9048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5" w:author="מנוע מכני" w:date="2026-10-05T11:32:12Z">
        <w:r>
          <w:rPr>
            <w:rtl/>
          </w:rPr>
          <w:t xml:space="preserve"> </w:t>
        </w:r>
      </w:ins>
      <w:del w:id="971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07" w:author="מנוע מכני" w:date="2026-10-05T11:32:12Z">
        <w:r>
          <w:rPr>
            <w:rtl/>
          </w:rPr>
          <w:t xml:space="preserve"> </w:t>
        </w:r>
      </w:ins>
      <w:del w:id="9710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  <w:pPrChange w:id="9049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09" w:author="מנוע מכני" w:date="2026-10-05T11:32:12Z">
        <w:r>
          <w:rPr>
            <w:rtl/>
          </w:rPr>
          <w:t xml:space="preserve"> </w:t>
        </w:r>
      </w:ins>
      <w:del w:id="9711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1" w:author="מנוע מכני" w:date="2026-10-05T11:32:12Z">
        <w:r>
          <w:rPr>
            <w:rtl/>
          </w:rPr>
          <w:t xml:space="preserve"> </w:t>
        </w:r>
      </w:ins>
      <w:del w:id="9711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ins w:id="94039" w:author="מנוע מכני" w:date="2026-10-05T11:32:12Z">
        <w:r>
          <w:rPr>
            <w:rtl/>
          </w:rPr>
          <w:t xml:space="preserve">כדאמרו</w:t>
        </w:r>
      </w:ins>
      <w:del w:id="94040" w:author="מנוע מכני" w:date="2026-10-05T11:32:12Z">
        <w:r>
          <w:rPr>
            <w:rtl/>
          </w:rPr>
          <w:delText xml:space="preserve">כדאמרי</w:delText>
        </w:r>
      </w:del>
      <w:r>
        <w:rPr>
          <w:rtl/>
        </w:rPr>
        <w:t xml:space="preserve"> </w:t>
      </w:r>
      <w:ins w:id="98641" w:author="מנוע מכני" w:date="2026-10-05T11:32:12Z">
        <w:r>
          <w:rPr>
            <w:rtl/>
          </w:rPr>
          <w:t xml:space="preserve">אנשים</w:t>
        </w:r>
      </w:ins>
      <w:del w:id="98642" w:author="מנוע מכני" w:date="2026-10-05T11:32:12Z">
        <w:r>
          <w:rPr>
            <w:rtl/>
          </w:rPr>
          <w:delText xml:space="preserve">אינשי</w:delText>
        </w:r>
      </w:del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ins w:id="97491" w:author="מנוע מכני" w:date="2026-10-05T11:32:12Z">
        <w:r>
          <w:rPr>
            <w:rtl/>
          </w:rPr>
          <w:t xml:space="preserve">להם</w:t>
        </w:r>
      </w:ins>
      <w:del w:id="9749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>
          <w:ins w:id="100404" w:author="מנוע מכני" w:date="2026-10-05T11:32:12Z"/>
        </w:rPr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del w:id="1004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ins w:id="92951" w:author="מנוע מכני" w:date="2026-10-05T11:32:12Z">
        <w:r>
          <w:rPr>
            <w:rStyle w:val="2fb"/>
            <w:rtl/>
          </w:rPr>
          <w:t xml:space="preserve">ר"פ</w:t>
        </w:r>
      </w:ins>
      <w:del w:id="9295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ins w:id="95415" w:author="מנוע מכני" w:date="2026-10-05T11:32:12Z">
        <w:r>
          <w:rPr>
            <w:rFonts w:hint="cs"/>
            <w:rtl/>
          </w:rPr>
          <w:t xml:space="preserve">כלום</w:t>
        </w:r>
      </w:ins>
      <w:del w:id="95416" w:author="מנוע מכני" w:date="2026-10-05T11:32:12Z">
        <w:r>
          <w:rPr>
            <w:rFonts w:hint="cs"/>
            <w:rtl/>
          </w:rPr>
          <w:delText xml:space="preserve">מידי</w:delText>
        </w:r>
      </w:del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>
          <w:ins w:id="100406" w:author="מנוע מכני" w:date="2026-10-05T11:32:12Z"/>
        </w:rPr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del w:id="1004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ins w:id="92169" w:author="מנוע מכני" w:date="2026-10-05T11:32:12Z">
        <w:r>
          <w:rPr>
            <w:rFonts w:hint="cs"/>
            <w:rtl/>
          </w:rPr>
          <w:t xml:space="preserve">מ"ל</w:t>
        </w:r>
      </w:ins>
      <w:del w:id="92170" w:author="מנוע מכני" w:date="2026-10-05T11:32:12Z">
        <w:r w:rsidR="00FC3C06">
          <w:rPr>
            <w:rFonts w:hint="cs"/>
            <w:rtl/>
          </w:rPr>
          <w:delText xml:space="preserve">מ''ל</w:delText>
        </w:r>
      </w:del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ins w:id="921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172" w:author="מנוע מכני" w:date="2026-10-05T11:32:12Z">
        <w:r w:rsidR="00FC3C06">
          <w:rPr>
            <w:rFonts w:hint="cs"/>
            <w:rtl/>
          </w:rPr>
          <w:delText xml:space="preserve">ר''י</w:delText>
        </w:r>
      </w:del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  <w:pPrChange w:id="9049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3" w:author="מנוע מכני" w:date="2026-10-05T11:32:12Z">
        <w:r>
          <w:rPr>
            <w:rtl/>
          </w:rPr>
          <w:t xml:space="preserve"> </w:t>
        </w:r>
      </w:ins>
      <w:del w:id="9711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5" w:author="מנוע מכני" w:date="2026-10-05T11:32:12Z">
        <w:r>
          <w:rPr>
            <w:rtl/>
          </w:rPr>
          <w:t xml:space="preserve"> </w:t>
        </w:r>
      </w:ins>
      <w:del w:id="971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  <w:pPrChange w:id="9049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17" w:author="מנוע מכני" w:date="2026-10-05T11:32:12Z">
        <w:r>
          <w:rPr>
            <w:rtl/>
          </w:rPr>
          <w:t xml:space="preserve"> </w:t>
        </w:r>
      </w:ins>
      <w:del w:id="971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19" w:author="מנוע מכני" w:date="2026-10-05T11:32:12Z">
        <w:r>
          <w:rPr>
            <w:rtl/>
          </w:rPr>
          <w:t xml:space="preserve"> </w:t>
        </w:r>
      </w:ins>
      <w:del w:id="971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ins w:id="95417" w:author="מנוע מכני" w:date="2026-10-05T11:32:12Z">
        <w:r>
          <w:rPr>
            <w:rtl/>
          </w:rPr>
          <w:t xml:space="preserve">מה</w:t>
        </w:r>
      </w:ins>
      <w:del w:id="95418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ins w:id="94043" w:author="מנוע מכני" w:date="2026-10-05T11:32:12Z">
        <w:r>
          <w:rPr>
            <w:rtl/>
          </w:rPr>
          <w:t xml:space="preserve">כאן</w:t>
        </w:r>
      </w:ins>
      <w:del w:id="9404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תייש ובנו, </w:t>
      </w:r>
      <w:ins w:id="94041" w:author="מנוע מכני" w:date="2026-10-05T11:32:12Z">
        <w:r>
          <w:rPr>
            <w:rtl/>
          </w:rPr>
          <w:t xml:space="preserve">אמרו</w:t>
        </w:r>
      </w:ins>
      <w:del w:id="94042" w:author="מנוע מכני" w:date="2026-10-05T11:32:12Z">
        <w:r>
          <w:rPr>
            <w:rtl/>
          </w:rPr>
          <w:delText xml:space="preserve">אמרי</w:delText>
        </w:r>
      </w:del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>
          <w:ins w:id="100408" w:author="מנוע מכני" w:date="2026-10-05T11:32:12Z"/>
        </w:rPr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del w:id="1004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ins w:id="95419" w:author="מנוע מכני" w:date="2026-10-05T11:32:12Z">
        <w:r>
          <w:rPr>
            <w:rtl/>
          </w:rPr>
          <w:t xml:space="preserve">שמא</w:t>
        </w:r>
      </w:ins>
      <w:del w:id="95420" w:author="מנוע מכני" w:date="2026-10-05T11:32:12Z">
        <w:r>
          <w:rPr>
            <w:rtl/>
          </w:rPr>
          <w:delText xml:space="preserve">דלמא</w:delText>
        </w:r>
      </w:del>
      <w:r>
        <w:rPr>
          <w:rtl/>
        </w:rPr>
        <w:t xml:space="preserve"> אזיל לגבי חכם ושרי </w:t>
      </w:r>
      <w:ins w:id="95421" w:author="מנוע מכני" w:date="2026-10-05T11:32:12Z">
        <w:r>
          <w:rPr>
            <w:rtl/>
          </w:rPr>
          <w:t xml:space="preserve">לו</w:t>
        </w:r>
      </w:ins>
      <w:del w:id="954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  <w:ins w:id="94045" w:author="מנוע מכני" w:date="2026-10-05T11:32:12Z">
        <w:r>
          <w:rPr>
            <w:rtl/>
          </w:rPr>
          <w:t xml:space="preserve">סבר</w:t>
        </w:r>
      </w:ins>
      <w:del w:id="94046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3" w:author="מנוע מכני" w:date="2026-10-05T11:32:12Z">
        <w:r>
          <w:rPr>
            <w:rFonts w:hint="cs"/>
            <w:rtl/>
          </w:rPr>
          <w:t xml:space="preserve">מ"ד</w:t>
        </w:r>
      </w:ins>
      <w:del w:id="9217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ins w:id="92175" w:author="מנוע מכני" w:date="2026-10-05T11:32:12Z">
        <w:r>
          <w:rPr>
            <w:rFonts w:hint="cs"/>
            <w:rtl/>
          </w:rPr>
          <w:t xml:space="preserve">א"צ</w:t>
        </w:r>
      </w:ins>
      <w:del w:id="92176" w:author="מנוע מכני" w:date="2026-10-05T11:32:12Z">
        <w:r>
          <w:rPr>
            <w:rFonts w:hint="cs"/>
            <w:rtl/>
          </w:rPr>
          <w:delText xml:space="preserve">א''צ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r w:rsidR="00F40753">
        <w:rPr>
          <w:rtl/>
        </w:rPr>
        <w:t xml:space="preserve">דמדרינן </w:t>
      </w:r>
      <w:ins w:id="95423" w:author="מנוע מכני" w:date="2026-10-05T11:32:12Z">
        <w:r>
          <w:rPr>
            <w:rtl/>
          </w:rPr>
          <w:t xml:space="preserve">לו</w:t>
        </w:r>
      </w:ins>
      <w:del w:id="954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ברבים</w:t>
      </w:r>
      <w:ins w:id="97121" w:author="מנוע מכני" w:date="2026-10-05T11:32:12Z">
        <w:r>
          <w:rPr>
            <w:rtl/>
          </w:rPr>
          <w:t xml:space="preserve">,</w:t>
        </w:r>
      </w:ins>
      <w:del w:id="97122" w:author="מנוע מכני" w:date="2026-10-05T11:32:12Z">
        <w:r w:rsidR="000B5F7F">
          <w:rPr>
            <w:rtl/>
          </w:rPr>
          <w:delText xml:space="preserve">;</w:delText>
        </w:r>
      </w:del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ins w:id="92177" w:author="מנוע מכני" w:date="2026-10-05T11:32:12Z">
        <w:r>
          <w:rPr>
            <w:rFonts w:hint="cs"/>
            <w:rtl/>
          </w:rPr>
          <w:t xml:space="preserve">מ"ד</w:t>
        </w:r>
      </w:ins>
      <w:del w:id="9217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r>
        <w:rPr>
          <w:rtl/>
        </w:rPr>
        <w:t>מדרינן</w:t>
      </w:r>
      <w:r w:rsidR="00F40753">
        <w:rPr>
          <w:rtl/>
        </w:rPr>
        <w:t xml:space="preserve"> </w:t>
      </w:r>
      <w:ins w:id="95425" w:author="מנוע מכני" w:date="2026-10-05T11:32:12Z">
        <w:r>
          <w:rPr>
            <w:rtl/>
          </w:rPr>
          <w:t xml:space="preserve">לו</w:t>
        </w:r>
      </w:ins>
      <w:del w:id="9542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>
          <w:ins w:id="100410" w:author="מנוע מכני" w:date="2026-10-05T11:32:12Z"/>
        </w:rPr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del w:id="1004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del w:id="90272" w:author="מנוע עיצוב" w:date="2026-10-05T11:33:53Z"/>
          <w:rtl/>
        </w:rPr>
      </w:pPr>
      <w:del w:id="90269" w:author="מנוע עיצוב" w:date="2026-10-05T11:33:53Z">
        <w:r>
          <w:rPr>
            <w:rtl/>
          </w:rPr>
          <w:delText xml:space="preserve">•</w:delText>
        </w:r>
      </w:del>
      <w:ins w:id="97123" w:author="מנוע מכני" w:date="2026-10-05T11:32:12Z">
        <w:r>
          <w:rPr>
            <w:rtl/>
          </w:rPr>
          <w:t xml:space="preserve"> </w:t>
        </w:r>
      </w:ins>
      <w:del w:id="97124" w:author="מנוע מכני" w:date="2026-10-05T11:32:12Z">
        <w:r>
          <w:rPr>
            <w:rtl/>
          </w:rPr>
          <w:delText xml:space="preserve">  </w:delText>
        </w:r>
      </w:del>
      <w:del w:id="90270" w:author="מנוע עיצוב" w:date="2026-10-05T11:33:53Z">
        <w:r>
          <w:rPr>
            <w:rtl/>
          </w:rPr>
          <w:delText xml:space="preserve">•</w:delText>
        </w:r>
      </w:del>
      <w:ins w:id="97125" w:author="מנוע מכני" w:date="2026-10-05T11:32:12Z">
        <w:r>
          <w:rPr>
            <w:rtl/>
          </w:rPr>
          <w:t xml:space="preserve"> </w:t>
        </w:r>
      </w:ins>
      <w:del w:id="97126" w:author="מנוע מכני" w:date="2026-10-05T11:32:12Z">
        <w:r>
          <w:rPr>
            <w:rtl/>
          </w:rPr>
          <w:delText xml:space="preserve">  </w:delText>
        </w:r>
      </w:del>
      <w:del w:id="90271" w:author="מנוע עיצוב" w:date="2026-10-05T11:33:53Z">
        <w:r>
          <w:rPr>
            <w:rtl/>
          </w:rPr>
          <w:delText xml:space="preserve">•</w:delText>
        </w:r>
      </w:del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ins w:id="94049" w:author="מנוע מכני" w:date="2026-10-05T11:32:12Z">
        <w:r>
          <w:rPr>
            <w:rFonts w:hint="cs"/>
            <w:rtl/>
          </w:rPr>
          <w:t xml:space="preserve">כאן</w:t>
        </w:r>
      </w:ins>
      <w:del w:id="94050" w:author="מנוע מכני" w:date="2026-10-05T11:32:12Z">
        <w:r>
          <w:rPr>
            <w:rFonts w:hint="cs"/>
            <w:rtl/>
          </w:rPr>
          <w:delText xml:space="preserve">הכא</w:delText>
        </w:r>
      </w:del>
      <w:r>
        <w:rPr>
          <w:rFonts w:hint="cs"/>
          <w:rtl/>
        </w:rPr>
        <w:t xml:space="preserve"> סגי שיקבל על עצמו אבל </w:t>
      </w:r>
      <w:ins w:id="94047" w:author="מנוע מכני" w:date="2026-10-05T11:32:12Z">
        <w:r>
          <w:rPr>
            <w:rFonts w:hint="cs"/>
            <w:rtl/>
          </w:rPr>
          <w:t xml:space="preserve">שם</w:t>
        </w:r>
      </w:ins>
      <w:del w:id="94048" w:author="מנוע מכני" w:date="2026-10-05T11:32:12Z">
        <w:r>
          <w:rPr>
            <w:rFonts w:hint="cs"/>
            <w:rtl/>
          </w:rPr>
          <w:delText xml:space="preserve">התם</w:delText>
        </w:r>
      </w:del>
      <w:r>
        <w:rPr>
          <w:rFonts w:hint="cs"/>
          <w:rtl/>
        </w:rPr>
        <w:t xml:space="preserve"> מדרינן </w:t>
      </w:r>
      <w:ins w:id="95427" w:author="מנוע מכני" w:date="2026-10-05T11:32:12Z">
        <w:r>
          <w:rPr>
            <w:rFonts w:hint="cs"/>
            <w:rtl/>
          </w:rPr>
          <w:t xml:space="preserve">לו</w:t>
        </w:r>
      </w:ins>
      <w:del w:id="95428" w:author="מנוע מכני" w:date="2026-10-05T11:32:12Z">
        <w:r>
          <w:rPr>
            <w:rFonts w:hint="cs"/>
            <w:rtl/>
          </w:rPr>
          <w:delText xml:space="preserve">ליה</w:delText>
        </w:r>
      </w:del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  <w:pPrChange w:id="9049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27" w:author="מנוע מכני" w:date="2026-10-05T11:32:12Z">
        <w:r>
          <w:rPr>
            <w:rtl/>
          </w:rPr>
          <w:t xml:space="preserve"> </w:t>
        </w:r>
      </w:ins>
      <w:del w:id="9712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29" w:author="מנוע מכני" w:date="2026-10-05T11:32:12Z">
        <w:r>
          <w:rPr>
            <w:rtl/>
          </w:rPr>
          <w:t xml:space="preserve"> </w:t>
        </w:r>
      </w:ins>
      <w:del w:id="971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>
          <w:ins w:id="100412" w:author="מנוע מכני" w:date="2026-10-05T11:32:12Z"/>
        </w:rPr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del w:id="1004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r>
        <w:rPr>
          <w:rtl/>
        </w:rPr>
        <w:t>כל אשר נשמת רוח חיים באפיו</w:t>
      </w:r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ins w:id="98057" w:author="מנוע מכני" w:date="2026-10-05T11:32:12Z">
        <w:r>
          <w:rPr>
            <w:rFonts w:hint="cs"/>
            <w:rtl/>
          </w:rPr>
          <w:t xml:space="preserve">ראשו</w:t>
        </w:r>
      </w:ins>
      <w:del w:id="98058" w:author="מנוע מכני" w:date="2026-10-05T11:32:12Z">
        <w:r w:rsidR="00461FA2">
          <w:rPr>
            <w:rFonts w:hint="cs"/>
            <w:rtl/>
          </w:rPr>
          <w:delText xml:space="preserve">רישיה</w:delText>
        </w:r>
      </w:del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ins w:id="97131" w:author="מנוע מכני" w:date="2026-10-05T11:32:12Z">
        <w:r>
          <w:rPr>
            <w:rtl/>
          </w:rPr>
          <w:t xml:space="preserve">,</w:t>
        </w:r>
      </w:ins>
      <w:del w:id="97132" w:author="מנוע מכני" w:date="2026-10-05T11:32:12Z">
        <w:r w:rsidR="000B5F7F">
          <w:rPr>
            <w:rtl/>
          </w:rPr>
          <w:delText xml:space="preserve">;</w:delText>
        </w:r>
      </w:del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ins w:id="94051" w:author="מנוע מכני" w:date="2026-10-05T11:32:12Z">
        <w:r>
          <w:rPr>
            <w:rtl/>
          </w:rPr>
          <w:t xml:space="preserve">גם</w:t>
        </w:r>
      </w:ins>
      <w:del w:id="940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ins w:id="94053" w:author="מנוע מכני" w:date="2026-10-05T11:32:12Z">
        <w:r>
          <w:rPr>
            <w:rtl/>
          </w:rPr>
          <w:t xml:space="preserve">גם</w:t>
        </w:r>
      </w:ins>
      <w:del w:id="9405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>דכיון ד</w:t>
      </w:r>
      <w:r>
        <w:rPr>
          <w:rFonts w:hint="cs"/>
          <w:rtl/>
        </w:rPr>
        <w:t xml:space="preserve">הוציא ראשו </w:t>
      </w:r>
      <w:ins w:id="98169" w:author="מנוע מכני" w:date="2026-10-05T11:32:12Z">
        <w:r>
          <w:rPr>
            <w:rFonts w:hint="cs"/>
            <w:rtl/>
          </w:rPr>
          <w:t xml:space="preserve">היה</w:t>
        </w:r>
      </w:ins>
      <w:del w:id="98170" w:author="מנוע מכני" w:date="2026-10-05T11:32:12Z">
        <w:r>
          <w:rPr>
            <w:rFonts w:hint="cs"/>
            <w:rtl/>
          </w:rPr>
          <w:delText xml:space="preserve">הוה</w:delText>
        </w:r>
      </w:del>
      <w:r>
        <w:rPr>
          <w:rFonts w:hint="cs"/>
          <w:rtl/>
        </w:rPr>
        <w:t xml:space="preserve"> לידה </w:t>
      </w:r>
    </w:p>
    <w:p>
      <w:pPr>
        <w:pStyle w:val="38"/>
        <w:rPr>
          <w:ins w:id="100414" w:author="מנוע מכני" w:date="2026-10-05T11:32:12Z"/>
        </w:rPr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del w:id="100415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דתנינא כבר דא</w:t>
      </w:r>
      <w:ins w:id="92179" w:author="מנוע מכני" w:date="2026-10-05T11:32:12Z">
        <w:r>
          <w:rPr>
            <w:rFonts w:hint="cs"/>
            <w:rtl/>
          </w:rPr>
          <w:t xml:space="preserve">ע"פ</w:t>
        </w:r>
      </w:ins>
      <w:del w:id="92180" w:author="מנוע מכני" w:date="2026-10-05T11:32:12Z">
        <w:r>
          <w:rPr>
            <w:rFonts w:hint="cs"/>
            <w:rtl/>
          </w:rPr>
          <w:delText xml:space="preserve">ע''פ</w:delText>
        </w:r>
      </w:del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ins w:id="92181" w:author="מנוע מכני" w:date="2026-10-05T11:32:12Z">
        <w:r>
          <w:rPr>
            <w:rFonts w:hint="cs"/>
            <w:rtl/>
          </w:rPr>
          <w:t xml:space="preserve">ר"ז</w:t>
        </w:r>
      </w:ins>
      <w:del w:id="92182" w:author="מנוע מכני" w:date="2026-10-05T11:32:12Z">
        <w:r>
          <w:rPr>
            <w:rFonts w:hint="cs"/>
            <w:rtl/>
          </w:rPr>
          <w:delText xml:space="preserve">ר''ז</w:delText>
        </w:r>
      </w:del>
      <w:r>
        <w:rPr>
          <w:rFonts w:hint="cs"/>
          <w:rtl/>
        </w:rPr>
        <w:t xml:space="preserve"> כילוד </w:t>
      </w:r>
    </w:p>
    <w:p>
      <w:pPr>
        <w:pStyle w:val="38"/>
        <w:rPr>
          <w:ins w:id="100416" w:author="מנוע מכני" w:date="2026-10-05T11:32:12Z"/>
        </w:rPr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del w:id="10041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דק</w:t>
      </w:r>
      <w:ins w:id="92183" w:author="מנוע מכני" w:date="2026-10-05T11:32:12Z">
        <w:r>
          <w:rPr>
            <w:rFonts w:hint="cs"/>
            <w:rtl/>
          </w:rPr>
          <w:t xml:space="preserve">מ"ל</w:t>
        </w:r>
      </w:ins>
      <w:del w:id="92184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באדם ד</w:t>
      </w:r>
      <w:ins w:id="92185" w:author="מנוע מכני" w:date="2026-10-05T11:32:12Z">
        <w:r>
          <w:rPr>
            <w:rFonts w:hint="cs"/>
            <w:rtl/>
          </w:rPr>
          <w:t xml:space="preserve">א"א</w:t>
        </w:r>
      </w:ins>
      <w:del w:id="92186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מבהמה </w:t>
      </w:r>
      <w:ins w:id="95431" w:author="מנוע מכני" w:date="2026-10-05T11:32:12Z">
        <w:r>
          <w:rPr>
            <w:rFonts w:hint="cs"/>
            <w:rtl/>
          </w:rPr>
          <w:t xml:space="preserve">דאין</w:t>
        </w:r>
      </w:ins>
      <w:del w:id="95432" w:author="מנוע מכני" w:date="2026-10-05T11:32:12Z">
        <w:r>
          <w:rPr>
            <w:rFonts w:hint="cs"/>
            <w:rtl/>
          </w:rPr>
          <w:delText xml:space="preserve">דלית</w:delText>
        </w:r>
      </w:del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ins w:id="92187" w:author="מנוע מכני" w:date="2026-10-05T11:32:12Z">
        <w:r>
          <w:rPr>
            <w:rFonts w:hint="cs"/>
            <w:rtl/>
          </w:rPr>
          <w:t xml:space="preserve">א"א</w:t>
        </w:r>
      </w:ins>
      <w:del w:id="9218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ins w:id="95429" w:author="מנוע מכני" w:date="2026-10-05T11:32:12Z">
        <w:r>
          <w:rPr>
            <w:rtl/>
          </w:rPr>
          <w:t xml:space="preserve">שלו</w:t>
        </w:r>
      </w:ins>
      <w:del w:id="9543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ins w:id="94057" w:author="מנוע מכני" w:date="2026-10-05T11:32:12Z">
        <w:r>
          <w:rPr>
            <w:rFonts w:hint="cs"/>
            <w:rtl/>
          </w:rPr>
          <w:t xml:space="preserve">שהרי</w:t>
        </w:r>
      </w:ins>
      <w:del w:id="9405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ins w:id="94055" w:author="מנוע מכני" w:date="2026-10-05T11:32:12Z">
        <w:r>
          <w:rPr>
            <w:rtl/>
          </w:rPr>
          <w:t xml:space="preserve">גם</w:t>
        </w:r>
      </w:ins>
      <w:del w:id="9405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del w:id="90650" w:author="מנוע עיצוב" w:date="2026-10-05T11:33:53Z"/>
          <w:b/>
          <w:bCs/>
          <w:rtl/>
        </w:rPr>
      </w:pPr>
    </w:p>
    <w:p>
      <w:pPr>
        <w:pStyle w:val="38"/>
        <w:rPr>
          <w:ins w:id="100418" w:author="מנוע מכני" w:date="2026-10-05T11:32:12Z"/>
        </w:rPr>
      </w:pPr>
      <w:r>
        <w:t>א</w:t>
      </w:r>
      <w:r w:rsidR="00257D66">
        <w:t xml:space="preserve">רש</w:t>
      </w:r>
      <w:ins w:id="92189" w:author="מנוע מכני" w:date="2026-10-05T11:32:12Z">
        <w:r>
          <w:t xml:space="preserve">ב"ל</w:t>
        </w:r>
      </w:ins>
      <w:del w:id="92190" w:author="מנוע מכני" w:date="2026-10-05T11:32:12Z">
        <w:r w:rsidR="00257D66">
          <w:delText xml:space="preserve">ב''ל</w:delText>
        </w:r>
      </w:del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del w:id="1004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r>
        <w:rPr>
          <w:rtl/>
        </w:rPr>
        <w:t>יכיר</w:t>
      </w:r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433" w:author="מנוע מכני" w:date="2026-10-05T11:32:12Z">
        <w:r>
          <w:rPr>
            <w:rtl/>
          </w:rPr>
          <w:t xml:space="preserve">התורה</w:t>
        </w:r>
      </w:ins>
      <w:del w:id="9543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20" w:author="מנוע מכני" w:date="2026-10-05T11:32:12Z"/>
        </w:rPr>
      </w:pPr>
      <w:r>
        <w:t>ור</w:t>
      </w:r>
      <w:ins w:id="92191" w:author="מנוע מכני" w:date="2026-10-05T11:32:12Z">
        <w:r>
          <w:t xml:space="preserve">י"ו</w:t>
        </w:r>
      </w:ins>
      <w:del w:id="92192" w:author="מנוע מכני" w:date="2026-10-05T11:32:12Z">
        <w:r w:rsidR="00257D66">
          <w:delText xml:space="preserve">י''ו</w:delText>
        </w:r>
      </w:del>
      <w:del w:id="100959" w:author="מנוע מכני" w:date="2026-10-05T11:32:12Z">
        <w:r>
          <w:delText xml:space="preserve"> אמר</w:delText>
        </w:r>
      </w:del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del w:id="1004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ins w:id="92193" w:author="מנוע מכני" w:date="2026-10-05T11:32:12Z">
        <w:r>
          <w:rPr>
            <w:rtl/>
          </w:rPr>
          <w:t xml:space="preserve">ת"ר</w:t>
        </w:r>
      </w:ins>
      <w:del w:id="92194" w:author="מנוע מכני" w:date="2026-10-05T11:32:12Z">
        <w:r>
          <w:rPr>
            <w:rtl/>
          </w:rPr>
          <w:delText xml:space="preserve">ת</w:delText>
        </w:r>
        <w:r w:rsidR="00257D66">
          <w:rPr>
            <w:rFonts w:hint="cs"/>
            <w:rtl/>
          </w:rPr>
          <w:delText xml:space="preserve">''ר</w:delText>
        </w:r>
      </w:del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>
          <w:ins w:id="100422" w:author="מנוע מכני" w:date="2026-10-05T11:32:12Z"/>
        </w:rPr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del w:id="100423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r>
        <w:rPr>
          <w:rtl/>
        </w:rPr>
        <w:t>יכיר</w:t>
      </w:r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>
          <w:ins w:id="100424" w:author="מנוע מכני" w:date="2026-10-05T11:32:12Z"/>
        </w:rPr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del w:id="100425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ins w:id="97133" w:author="מנוע מכני" w:date="2026-10-05T11:32:12Z">
        <w:r>
          <w:rPr>
            <w:rtl/>
          </w:rPr>
          <w:t xml:space="preserve">,</w:t>
        </w:r>
      </w:ins>
      <w:del w:id="97134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26" w:author="מנוע מכני" w:date="2026-10-05T11:32:12Z"/>
        </w:rPr>
      </w:pPr>
      <w:r>
        <w:t xml:space="preserve">אביי </w:t>
      </w:r>
      <w:r w:rsidR="00994662">
        <w:t xml:space="preserve">[</w:t>
      </w:r>
      <w:ins w:id="92195" w:author="מנוע מכני" w:date="2026-10-05T11:32:12Z">
        <w:r>
          <w:t xml:space="preserve">ר"כ</w:t>
        </w:r>
      </w:ins>
      <w:del w:id="92196" w:author="מנוע מכני" w:date="2026-10-05T11:32:12Z">
        <w:r w:rsidR="00994662">
          <w:delText xml:space="preserve">ר''כ</w:delText>
        </w:r>
      </w:del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del w:id="100427" w:author="מנוע מכני" w:date="2026-10-05T11:32:12Z">
        <w:r>
          <w:rPr>
            <w:rtl/>
          </w:rPr>
          <w:delText xml:space="preserve"> </w:delText>
        </w:r>
      </w:del>
      <w:r w:rsidR="00994662">
        <w:rPr>
          <w:rFonts w:hint="cs"/>
          <w:rtl/>
        </w:rPr>
        <w:t>'</w:t>
      </w:r>
      <w:r>
        <w:rPr>
          <w:rtl/>
        </w:rPr>
        <w:t>הכרת פניהם ענתה בם</w:t>
      </w:r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>
          <w:ins w:id="100428" w:author="מנוע מכני" w:date="2026-10-05T11:32:12Z"/>
        </w:rPr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del w:id="10042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 xml:space="preserve">הוחזקו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>
          <w:ins w:id="100430" w:author="מנוע מכני" w:date="2026-10-05T11:32:12Z"/>
        </w:rPr>
      </w:pPr>
      <w:r>
        <w:t xml:space="preserve">וא</w:t>
      </w:r>
      <w:ins w:id="92197" w:author="מנוע מכני" w:date="2026-10-05T11:32:12Z">
        <w:r>
          <w:t xml:space="preserve">ב"א</w:t>
        </w:r>
      </w:ins>
      <w:del w:id="92198" w:author="מנוע מכני" w:date="2026-10-05T11:32:12Z">
        <w:r>
          <w:delText xml:space="preserve">ב''א</w:delText>
        </w:r>
      </w:del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del w:id="10043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del w:id="90651" w:author="מנוע עיצוב" w:date="2026-10-05T11:33:53Z"/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ins w:id="98329" w:author="מנוע מכני" w:date="2026-10-05T11:32:12Z">
        <w:r>
          <w:rPr>
            <w:rtl/>
          </w:rPr>
          <w:t xml:space="preserve">נכרי</w:t>
        </w:r>
      </w:ins>
      <w:del w:id="98330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</w:p>
    <w:p>
      <w:pPr>
        <w:pStyle w:val="38"/>
        <w:rPr>
          <w:ins w:id="100432" w:author="מנוע מכני" w:date="2026-10-05T11:32:12Z"/>
        </w:rPr>
      </w:pPr>
      <w:r w:rsidRPr="00994662">
        <w:t xml:space="preserve">ר</w:t>
      </w:r>
      <w:ins w:id="92199" w:author="מנוע מכני" w:date="2026-10-05T11:32:12Z">
        <w:r>
          <w:t xml:space="preserve">י"ו</w:t>
        </w:r>
      </w:ins>
      <w:del w:id="92200" w:author="מנוע מכני" w:date="2026-10-05T11:32:12Z">
        <w:r w:rsidRPr="00994662">
          <w:delText xml:space="preserve">י''ו</w:delText>
        </w:r>
      </w:del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del w:id="1004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לו בכור לנחלה, </w:t>
      </w:r>
      <w:ins w:id="98171" w:author="מנוע מכני" w:date="2026-10-05T11:32:12Z">
        <w:r>
          <w:rPr>
            <w:rFonts w:hint="cs"/>
            <w:rtl/>
          </w:rPr>
          <w:t xml:space="preserve">דהיה</w:t>
        </w:r>
      </w:ins>
      <w:del w:id="98172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הוה</w:delText>
        </w:r>
      </w:del>
      <w:r w:rsidR="00F40753">
        <w:rPr>
          <w:rtl/>
        </w:rPr>
        <w:t xml:space="preserve"> </w:t>
      </w:r>
      <w:ins w:id="95435" w:author="מנוע מכני" w:date="2026-10-05T11:32:12Z">
        <w:r>
          <w:rPr>
            <w:rtl/>
          </w:rPr>
          <w:t xml:space="preserve">לו</w:t>
        </w:r>
      </w:ins>
      <w:del w:id="954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ראשית אונו, </w:t>
      </w:r>
    </w:p>
    <w:p>
      <w:pPr>
        <w:pStyle w:val="38"/>
        <w:rPr>
          <w:ins w:id="100434" w:author="מנוע מכני" w:date="2026-10-05T11:32:12Z"/>
        </w:rPr>
      </w:pPr>
      <w:r w:rsidRPr="00994662">
        <w:t xml:space="preserve">ורש</w:t>
      </w:r>
      <w:ins w:id="92201" w:author="מנוע מכני" w:date="2026-10-05T11:32:12Z">
        <w:r>
          <w:t xml:space="preserve">ב"ל</w:t>
        </w:r>
      </w:ins>
      <w:del w:id="92202" w:author="מנוע מכני" w:date="2026-10-05T11:32:12Z">
        <w:r w:rsidRPr="00994662">
          <w:delText xml:space="preserve">ב''ל</w:delText>
        </w:r>
      </w:del>
      <w:r>
        <w:t>:</w:t>
      </w:r>
    </w:p>
    <w:p w14:paraId="1FFB9D13" w14:textId="77777777" w:rsidR="00B874E6" w:rsidRDefault="00994662" w:rsidP="00994662">
      <w:pPr>
        <w:rPr>
          <w:rtl/>
        </w:rPr>
      </w:pPr>
      <w:del w:id="1004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4" w:author="מנוע מכני" w:date="2026-10-05T11:32:12Z"/>
        </w:rPr>
      </w:pPr>
      <w:r w:rsidRPr="00994662">
        <w:t xml:space="preserve">ואזדו </w:t>
      </w:r>
      <w:ins w:id="95437" w:author="מנוע מכני" w:date="2026-10-05T11:32:12Z">
        <w:r>
          <w:t xml:space="preserve">לשיטתם</w:t>
        </w:r>
      </w:ins>
      <w:del w:id="95438" w:author="מנוע מכני" w:date="2026-10-05T11:32:12Z">
        <w:r w:rsidRPr="00994662">
          <w:delText xml:space="preserve">לטעמייהו</w:delText>
        </w:r>
      </w:del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del w:id="1008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דהיו לו בנים בהיותו </w:t>
      </w:r>
      <w:ins w:id="98331" w:author="מנוע מכני" w:date="2026-10-05T11:32:12Z">
        <w:r>
          <w:rPr>
            <w:rtl/>
          </w:rPr>
          <w:t xml:space="preserve">נכרי</w:t>
        </w:r>
      </w:ins>
      <w:del w:id="98332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ins w:id="9220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4" w:author="מנוע מכני" w:date="2026-10-05T11:32:12Z">
        <w:r w:rsidR="00994662">
          <w:rPr>
            <w:rFonts w:hint="cs"/>
            <w:rtl/>
          </w:rPr>
          <w:delText xml:space="preserve">י''ו</w:delText>
        </w:r>
      </w:del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>
          <w:ins w:id="100436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del w:id="92739" w:author="מנוע מכני" w:date="2026-10-05T11:32:12Z">
        <w:r>
          <w:delText xml:space="preserve">    </w:delText>
        </w:r>
      </w:del>
      <w:r>
        <w:tab/>
      </w:r>
      <w:r>
        <w:tab/>
      </w:r>
      <w:r w:rsidR="00F40753">
        <w:t>ור</w:t>
      </w:r>
      <w:r w:rsidR="00994662">
        <w:t xml:space="preserve">ש</w:t>
      </w:r>
      <w:ins w:id="92205" w:author="מנוע מכני" w:date="2026-10-05T11:32:12Z">
        <w:r>
          <w:t xml:space="preserve">ב"ל</w:t>
        </w:r>
      </w:ins>
      <w:del w:id="92206" w:author="מנוע מכני" w:date="2026-10-05T11:32:12Z">
        <w:r w:rsidR="00994662">
          <w:delText xml:space="preserve">ב''ל</w:delText>
        </w:r>
      </w:del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del w:id="100437" w:author="מנוע מכני" w:date="2026-10-05T11:32:12Z">
        <w:r w:rsidR="00994662">
          <w:rPr>
            <w:rtl/>
          </w:rPr>
          <w:delText xml:space="preserve"> </w:delText>
        </w:r>
      </w:del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>
          <w:ins w:id="100866" w:author="מנוע מכני" w:date="2026-10-05T11:32:12Z"/>
        </w:rPr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del w:id="100867" w:author="מנוע מכני" w:date="2026-10-05T11:32:12Z">
        <w:r>
          <w:rPr>
            <w:rtl/>
          </w:rPr>
          <w:delText xml:space="preserve"> </w:delText>
        </w:r>
      </w:del>
      <w:r w:rsidR="00B528D6">
        <w:rPr>
          <w:rFonts w:hint="cs"/>
          <w:rtl/>
        </w:rPr>
        <w:t xml:space="preserve">לרשב'ל אפי' </w:t>
      </w:r>
      <w:ins w:id="94059" w:author="מנוע מכני" w:date="2026-10-05T11:32:12Z">
        <w:r>
          <w:rPr>
            <w:rFonts w:hint="cs"/>
            <w:rtl/>
          </w:rPr>
          <w:t xml:space="preserve">מקום</w:t>
        </w:r>
      </w:ins>
      <w:del w:id="94060" w:author="מנוע מכני" w:date="2026-10-05T11:32:12Z">
        <w:r w:rsidR="00B528D6">
          <w:rPr>
            <w:rFonts w:hint="cs"/>
            <w:rtl/>
          </w:rPr>
          <w:delText xml:space="preserve">היכא</w:delText>
        </w:r>
      </w:del>
      <w:r w:rsidR="00B528D6">
        <w:rPr>
          <w:rFonts w:hint="cs"/>
          <w:rtl/>
        </w:rPr>
        <w:t xml:space="preserve"> </w:t>
      </w:r>
      <w:ins w:id="94061" w:author="מנוע מכני" w:date="2026-10-05T11:32:12Z">
        <w:r>
          <w:rPr>
            <w:rFonts w:hint="cs"/>
            <w:rtl/>
          </w:rPr>
          <w:t xml:space="preserve">דלא</w:t>
        </w:r>
      </w:ins>
      <w:del w:id="94062" w:author="מנוע מכני" w:date="2026-10-05T11:32:12Z">
        <w:r w:rsidR="00B528D6">
          <w:rPr>
            <w:rFonts w:hint="cs"/>
            <w:rtl/>
          </w:rPr>
          <w:delText xml:space="preserve">דלאו</w:delText>
        </w:r>
      </w:del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ins w:id="922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08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ins w:id="9220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210" w:author="מנוע מכני" w:date="2026-10-05T11:32:12Z">
        <w:r w:rsidR="00B528D6">
          <w:rPr>
            <w:rFonts w:hint="cs"/>
            <w:rtl/>
          </w:rPr>
          <w:delText xml:space="preserve">ר''ל</w:delText>
        </w:r>
      </w:del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ins w:id="92211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212" w:author="מנוע מכני" w:date="2026-10-05T11:32:12Z">
        <w:r w:rsidR="00B528D6">
          <w:rPr>
            <w:rFonts w:hint="cs"/>
            <w:rtl/>
          </w:rPr>
          <w:delText xml:space="preserve">י''ו</w:delText>
        </w:r>
      </w:del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del w:id="90652" w:author="מנוע עיצוב" w:date="2026-10-05T11:33:53Z"/>
          <w:rtl/>
        </w:rPr>
      </w:pPr>
    </w:p>
    <w:p>
      <w:pPr>
        <w:pStyle w:val="38"/>
        <w:rPr>
          <w:ins w:id="100438" w:author="מנוע מכני" w:date="2026-10-05T11:32:12Z"/>
        </w:rPr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del w:id="10043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ins w:id="92213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4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>
          <w:ins w:id="100440" w:author="מנוע מכני" w:date="2026-10-05T11:32:12Z"/>
        </w:rPr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del w:id="10044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בנים בהיותו </w:t>
      </w:r>
      <w:ins w:id="98333" w:author="מנוע מכני" w:date="2026-10-05T11:32:12Z">
        <w:r>
          <w:rPr>
            <w:rtl/>
          </w:rPr>
          <w:t xml:space="preserve">נכרי</w:t>
        </w:r>
      </w:ins>
      <w:del w:id="98334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, ונתגייר יש לו בכור לנחלה! </w:t>
      </w:r>
    </w:p>
    <w:p>
      <w:pPr>
        <w:pStyle w:val="38"/>
        <w:rPr>
          <w:ins w:id="100442" w:author="מנוע מכני" w:date="2026-10-05T11:32:12Z"/>
        </w:rPr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del w:id="10044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ins w:id="92215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216" w:author="מנוע מכני" w:date="2026-10-05T11:32:12Z">
        <w:r w:rsidR="007C3ABE">
          <w:rPr>
            <w:rFonts w:hint="cs"/>
            <w:rtl/>
          </w:rPr>
          <w:delText xml:space="preserve">ה''ג</w:delText>
        </w:r>
      </w:del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ins w:id="98643" w:author="מנוע מכני" w:date="2026-10-05T11:32:12Z">
        <w:r>
          <w:rPr>
            <w:rtl/>
          </w:rPr>
          <w:t xml:space="preserve">הוא</w:t>
        </w:r>
      </w:ins>
      <w:del w:id="98644" w:author="מנוע מכני" w:date="2026-10-05T11:32:12Z">
        <w:r>
          <w:rPr>
            <w:rtl/>
          </w:rPr>
          <w:delText xml:space="preserve">איהו</w:delText>
        </w:r>
      </w:del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del w:id="90653" w:author="מנוע עיצוב" w:date="2026-10-05T11:33:53Z"/>
          <w:rtl/>
        </w:rPr>
      </w:pPr>
    </w:p>
    <w:p>
      <w:pPr>
        <w:pStyle w:val="38"/>
        <w:rPr>
          <w:ins w:id="100444" w:author="מנוע מכני" w:date="2026-10-05T11:32:12Z"/>
        </w:rPr>
      </w:pPr>
      <w:r>
        <w:lastRenderedPageBreak/>
        <w:t xml:space="preserve">רא</w:t>
      </w:r>
      <w:ins w:id="92217" w:author="מנוע מכני" w:date="2026-10-05T11:32:12Z">
        <w:r>
          <w:t xml:space="preserve">ב"א</w:t>
        </w:r>
      </w:ins>
      <w:del w:id="92218" w:author="מנוע מכני" w:date="2026-10-05T11:32:12Z">
        <w:r>
          <w:lastRenderedPageBreak/>
          <w:delText xml:space="preserve">ב''א</w:delText>
        </w:r>
      </w:del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del w:id="1004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ins w:id="94065" w:author="מנוע מכני" w:date="2026-10-05T11:32:12Z">
        <w:r>
          <w:rPr>
            <w:rFonts w:hint="cs"/>
            <w:rtl/>
          </w:rPr>
          <w:t xml:space="preserve">לא</w:t>
        </w:r>
      </w:ins>
      <w:del w:id="94066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מכהן ולוי ד</w:t>
      </w:r>
      <w:ins w:id="92219" w:author="מנוע מכני" w:date="2026-10-05T11:32:12Z">
        <w:r>
          <w:rPr>
            <w:rFonts w:hint="cs"/>
            <w:rtl/>
          </w:rPr>
          <w:t xml:space="preserve">א"ה</w:t>
        </w:r>
      </w:ins>
      <w:del w:id="9222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אפי' ישראלית </w:t>
      </w:r>
      <w:ins w:id="94063" w:author="מנוע מכני" w:date="2026-10-05T11:32:12Z">
        <w:r>
          <w:rPr>
            <w:rFonts w:hint="cs"/>
            <w:rtl/>
          </w:rPr>
          <w:t xml:space="preserve">גם</w:t>
        </w:r>
      </w:ins>
      <w:del w:id="94064" w:author="מנוע מכני" w:date="2026-10-05T11:32:12Z">
        <w:r>
          <w:rPr>
            <w:rFonts w:hint="cs"/>
            <w:rtl/>
          </w:rPr>
          <w:delText xml:space="preserve">נמי</w:delText>
        </w:r>
      </w:del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>
          <w:ins w:id="100446" w:author="מנוע מכני" w:date="2026-10-05T11:32:12Z"/>
        </w:rPr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del w:id="100447" w:author="מנוע מכני" w:date="2026-10-05T11:32:12Z">
        <w:r>
          <w:rPr>
            <w:rFonts w:hint="cs"/>
            <w:rtl/>
          </w:rPr>
          <w:delText xml:space="preserve"> </w:delText>
        </w:r>
      </w:del>
      <w:r w:rsidR="00F40753">
        <w:rPr>
          <w:rtl/>
        </w:rPr>
        <w:t xml:space="preserve">דאיעבר </w:t>
      </w:r>
      <w:ins w:id="98335" w:author="מנוע מכני" w:date="2026-10-05T11:32:12Z">
        <w:r>
          <w:rPr>
            <w:rtl/>
          </w:rPr>
          <w:t xml:space="preserve">מנכרי</w:t>
        </w:r>
      </w:ins>
      <w:del w:id="98336" w:author="מנוע מכני" w:date="2026-10-05T11:32:12Z">
        <w:r w:rsidR="00F40753">
          <w:rPr>
            <w:rtl/>
          </w:rPr>
          <w:delText xml:space="preserve">מ</w:delText>
        </w:r>
        <w:r w:rsidR="00824319">
          <w:rPr>
            <w:rtl/>
          </w:rPr>
          <w:delText xml:space="preserve">עכו"ם</w:delText>
        </w:r>
      </w:del>
      <w:ins w:id="97135" w:author="מנוע מכני" w:date="2026-10-05T11:32:12Z">
        <w:r>
          <w:rPr>
            <w:rtl/>
          </w:rPr>
          <w:t xml:space="preserve">,</w:t>
        </w:r>
      </w:ins>
      <w:del w:id="97136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ins w:id="92221" w:author="מנוע מכני" w:date="2026-10-05T11:32:12Z">
        <w:r>
          <w:rPr>
            <w:rFonts w:hint="cs"/>
            <w:rtl/>
          </w:rPr>
          <w:t xml:space="preserve">מ"ד</w:t>
        </w:r>
      </w:ins>
      <w:del w:id="92222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del w:id="90654" w:author="מנוע עיצוב" w:date="2026-10-05T11:33:53Z"/>
          <w:rtl/>
        </w:rPr>
      </w:pPr>
    </w:p>
    <w:p>
      <w:pPr>
        <w:pStyle w:val="38"/>
        <w:rPr>
          <w:ins w:id="100448" w:author="מנוע מכני" w:date="2026-10-05T11:32:12Z"/>
        </w:rPr>
      </w:pPr>
      <w:r>
        <w:t>מ</w:t>
      </w:r>
      <w:r w:rsidR="00933C77">
        <w:t xml:space="preserve">בד</w:t>
      </w:r>
      <w:ins w:id="92223" w:author="מנוע מכני" w:date="2026-10-05T11:32:12Z">
        <w:r>
          <w:t xml:space="preserve">ר"י</w:t>
        </w:r>
      </w:ins>
      <w:del w:id="92224" w:author="מנוע מכני" w:date="2026-10-05T11:32:12Z">
        <w:r w:rsidR="00933C77">
          <w:delText xml:space="preserve">ר''י</w:delText>
        </w:r>
      </w:del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del w:id="10044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דאיעבר מישראל, ושאני </w:t>
      </w:r>
      <w:ins w:id="94067" w:author="מנוע מכני" w:date="2026-10-05T11:32:12Z">
        <w:r>
          <w:rPr>
            <w:rtl/>
          </w:rPr>
          <w:t xml:space="preserve">שם</w:t>
        </w:r>
      </w:ins>
      <w:del w:id="94068" w:author="מנוע מכני" w:date="2026-10-05T11:32:12Z">
        <w:r>
          <w:rPr>
            <w:rtl/>
          </w:rPr>
          <w:delText xml:space="preserve">התם</w:delText>
        </w:r>
      </w:del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r>
        <w:rPr>
          <w:rtl/>
        </w:rPr>
        <w:t>פטר רחם</w:t>
      </w:r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ins w:id="95439" w:author="מנוע מכני" w:date="2026-10-05T11:32:12Z">
        <w:r>
          <w:rPr>
            <w:rtl/>
          </w:rPr>
          <w:t xml:space="preserve">התורה</w:t>
        </w:r>
      </w:ins>
      <w:del w:id="9544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450" w:author="מנוע מכני" w:date="2026-10-05T11:32:12Z"/>
        </w:rPr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del w:id="10045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>
          <w:ins w:id="100452" w:author="מנוע מכני" w:date="2026-10-05T11:32:12Z"/>
        </w:rPr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del w:id="10045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ins w:id="98645" w:author="מנוע מכני" w:date="2026-10-05T11:32:12Z">
        <w:r>
          <w:rPr>
            <w:rtl/>
          </w:rPr>
          <w:t xml:space="preserve">עומדת</w:t>
        </w:r>
      </w:ins>
      <w:del w:id="98646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>
          <w:ins w:id="100454" w:author="מנוע מכני" w:date="2026-10-05T11:32:12Z"/>
        </w:rPr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del w:id="1004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כהנת, כיון </w:t>
      </w:r>
      <w:ins w:id="97955" w:author="מנוע מכני" w:date="2026-10-05T11:32:12Z">
        <w:r>
          <w:rPr>
            <w:rtl/>
          </w:rPr>
          <w:t xml:space="preserve">דאם </w:t>
        </w:r>
      </w:ins>
      <w:del w:id="97956" w:author="מנוע מכני" w:date="2026-10-05T11:32:12Z">
        <w:r w:rsidR="00F40753">
          <w:rPr>
            <w:rtl/>
          </w:rPr>
          <w:delText xml:space="preserve">דאי </w:delText>
        </w:r>
      </w:del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ins w:id="92225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226" w:author="מנוע מכני" w:date="2026-10-05T11:32:12Z">
        <w:r w:rsidR="00FB2C1A">
          <w:rPr>
            <w:rFonts w:hint="cs"/>
            <w:rtl/>
          </w:rPr>
          <w:delText xml:space="preserve">ר''י</w:delText>
        </w:r>
      </w:del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ins w:id="9222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28" w:author="מנוע מכני" w:date="2026-10-05T11:32:12Z">
        <w:r>
          <w:rPr>
            <w:rFonts w:hint="cs"/>
            <w:rtl/>
          </w:rPr>
          <w:delText xml:space="preserve">ר''פ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del w:id="90655" w:author="מנוע עיצוב" w:date="2026-10-05T11:33:53Z"/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>
          <w:ins w:id="100456" w:author="מנוע מכני" w:date="2026-10-05T11:32:12Z"/>
        </w:rPr>
      </w:pPr>
      <w:r w:rsidRPr="00EB1A59">
        <w:t xml:space="preserve">ל</w:t>
      </w:r>
      <w:ins w:id="92229" w:author="מנוע מכני" w:date="2026-10-05T11:32:12Z">
        <w:r>
          <w:t xml:space="preserve">ר"ח</w:t>
        </w:r>
      </w:ins>
      <w:del w:id="92230" w:author="מנוע מכני" w:date="2026-10-05T11:32:12Z">
        <w:r w:rsidRPr="00EB1A59">
          <w:delText xml:space="preserve">ר''ח</w:delText>
        </w:r>
      </w:del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del w:id="1004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ins w:id="9223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ר"ה</w:t>
        </w:r>
      </w:ins>
      <w:del w:id="92232" w:author="מנוע מכני" w:date="2026-10-05T11:32:12Z">
        <w:r w:rsidRPr="00EB1A59">
          <w:rPr>
            <w:rFonts w:hint="cs"/>
            <w:b/>
            <w:bCs/>
            <w:rtl/>
          </w:rPr>
          <w:delText xml:space="preserve">ר''ה</w:delText>
        </w:r>
      </w:del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ins w:id="94069" w:author="מנוע מכני" w:date="2026-10-05T11:32:12Z">
        <w:r>
          <w:rPr>
            <w:rtl/>
          </w:rPr>
          <w:t xml:space="preserve">מקום</w:t>
        </w:r>
      </w:ins>
      <w:del w:id="94070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ins w:id="92233" w:author="מנוע מכני" w:date="2026-10-05T11:32:12Z">
        <w:r>
          <w:rPr>
            <w:rtl/>
          </w:rPr>
          <w:t xml:space="preserve">ו"ע</w:t>
        </w:r>
      </w:ins>
      <w:del w:id="92234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071" w:author="מנוע מכני" w:date="2026-10-05T11:32:12Z">
        <w:r>
          <w:rPr>
            <w:rtl/>
          </w:rPr>
          <w:t xml:space="preserve">חלקו</w:t>
        </w:r>
      </w:ins>
      <w:del w:id="94072" w:author="מנוע מכני" w:date="2026-10-05T11:32:12Z">
        <w:r w:rsidR="00F40753">
          <w:rPr>
            <w:rtl/>
          </w:rPr>
          <w:delText xml:space="preserve">פליגי</w:delText>
        </w:r>
      </w:del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>
          <w:ins w:id="100458" w:author="מנוע מכני" w:date="2026-10-05T11:32:12Z"/>
        </w:rPr>
      </w:pPr>
      <w:ins w:id="94073" w:author="מנוע מכני" w:date="2026-10-05T11:32:12Z">
        <w:r>
          <w:t xml:space="preserve">וחלקו</w:t>
        </w:r>
      </w:ins>
    </w:p>
    <w:p w14:paraId="11371D20" w14:textId="77777777" w:rsidR="00FB2C1A" w:rsidRDefault="00FB2C1A" w:rsidP="00FB2C1A">
      <w:pPr>
        <w:rPr>
          <w:rtl/>
        </w:rPr>
      </w:pPr>
      <w:del w:id="94074" w:author="מנוע מכני" w:date="2026-10-05T11:32:12Z">
        <w:r w:rsidRPr="00EB1A59">
          <w:rPr>
            <w:rFonts w:hint="cs"/>
            <w:b/>
            <w:bCs/>
            <w:rtl/>
          </w:rPr>
          <w:delText xml:space="preserve">ו</w:delText>
        </w:r>
        <w:r w:rsidR="00F40753" w:rsidRPr="00EB1A59">
          <w:rPr>
            <w:b/>
            <w:bCs/>
            <w:rtl/>
          </w:rPr>
          <w:delText xml:space="preserve">פליגי</w:delText>
        </w:r>
      </w:del>
      <w:del w:id="10045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- </w:t>
      </w:r>
      <w:ins w:id="94075" w:author="מנוע מכני" w:date="2026-10-05T11:32:12Z">
        <w:r>
          <w:rPr>
            <w:rtl/>
          </w:rPr>
          <w:t xml:space="preserve">מקום</w:t>
        </w:r>
      </w:ins>
      <w:del w:id="9407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דמת האב בתוך שלשים יום, </w:t>
      </w:r>
    </w:p>
    <w:p>
      <w:pPr>
        <w:pStyle w:val="38"/>
        <w:rPr>
          <w:ins w:id="100460" w:author="מנוע מכני" w:date="2026-10-05T11:32:12Z"/>
        </w:rPr>
      </w:pPr>
      <w:r>
        <w:t xml:space="preserve">ל</w:t>
      </w:r>
      <w:ins w:id="92235" w:author="מנוע מכני" w:date="2026-10-05T11:32:12Z">
        <w:r>
          <w:t xml:space="preserve">ר"ח</w:t>
        </w:r>
      </w:ins>
      <w:del w:id="92236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del w:id="1004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הבן חייב לפדות את עצמו - </w:t>
      </w:r>
      <w:ins w:id="94077" w:author="מנוע מכני" w:date="2026-10-05T11:32:12Z">
        <w:r>
          <w:rPr>
            <w:rtl/>
          </w:rPr>
          <w:t xml:space="preserve">שהרי</w:t>
        </w:r>
      </w:ins>
      <w:del w:id="94078" w:author="מנוע מכני" w:date="2026-10-05T11:32:12Z">
        <w:r w:rsidR="00F40753">
          <w:rPr>
            <w:rtl/>
          </w:rPr>
          <w:delText xml:space="preserve">דהא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>
          <w:ins w:id="100462" w:author="מנוע מכני" w:date="2026-10-05T11:32:12Z"/>
        </w:rPr>
      </w:pPr>
      <w:r w:rsidRPr="00EB1A59">
        <w:t xml:space="preserve">רב</w:t>
      </w:r>
      <w:ins w:id="92237" w:author="מנוע מכני" w:date="2026-10-05T11:32:12Z">
        <w:r>
          <w:t xml:space="preserve">ר"ה</w:t>
        </w:r>
      </w:ins>
      <w:del w:id="92238" w:author="מנוע מכני" w:date="2026-10-05T11:32:12Z">
        <w:r w:rsidRPr="00EB1A59">
          <w:delText xml:space="preserve">ר''ה</w:delText>
        </w:r>
      </w:del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del w:id="10046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del w:id="90656" w:author="מנוע עיצוב" w:date="2026-10-05T11:33:53Z"/>
          <w:rtl/>
        </w:rPr>
      </w:pPr>
    </w:p>
    <w:p>
      <w:pPr>
        <w:pStyle w:val="38"/>
        <w:rPr>
          <w:ins w:id="100464" w:author="מנוע מכני" w:date="2026-10-05T11:32:12Z"/>
        </w:rPr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del w:id="1004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ins w:id="95441" w:author="מנוע מכני" w:date="2026-10-05T11:32:12Z">
        <w:r>
          <w:rPr>
            <w:rtl/>
          </w:rPr>
          <w:t xml:space="preserve">ולמה</w:t>
        </w:r>
      </w:ins>
      <w:del w:id="95442" w:author="מנוע מכני" w:date="2026-10-05T11:32:12Z">
        <w:r w:rsidR="00F40753">
          <w:rPr>
            <w:rtl/>
          </w:rPr>
          <w:delText xml:space="preserve">ואמאי</w:delText>
        </w:r>
      </w:del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ins w:id="95443" w:author="מנוע מכני" w:date="2026-10-05T11:32:12Z">
        <w:r>
          <w:rPr>
            <w:rtl/>
          </w:rPr>
          <w:t xml:space="preserve">לו</w:t>
        </w:r>
      </w:ins>
      <w:del w:id="9544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אתינא מכח </w:t>
      </w:r>
      <w:ins w:id="98647" w:author="מנוע מכני" w:date="2026-10-05T11:32:12Z">
        <w:r>
          <w:rPr>
            <w:rtl/>
          </w:rPr>
          <w:t xml:space="preserve">אדם</w:t>
        </w:r>
      </w:ins>
      <w:del w:id="98648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דלא מצית לאשתעויי דינא בהדיה! שאני </w:t>
      </w:r>
      <w:ins w:id="98337" w:author="מנוע מכני" w:date="2026-10-05T11:32:12Z">
        <w:r>
          <w:rPr>
            <w:rtl/>
          </w:rPr>
          <w:t xml:space="preserve">נכרי</w:t>
        </w:r>
      </w:ins>
      <w:del w:id="98338" w:author="מנוע מכני" w:date="2026-10-05T11:32:12Z">
        <w:r w:rsidR="00824319">
          <w:rPr>
            <w:rtl/>
          </w:rPr>
          <w:delText xml:space="preserve">עכו"ם</w:delText>
        </w:r>
      </w:del>
      <w:r>
        <w:rPr>
          <w:rtl/>
        </w:rPr>
        <w:t xml:space="preserve"> - </w:t>
      </w:r>
      <w:ins w:id="95447" w:author="מנוע מכני" w:date="2026-10-05T11:32:12Z">
        <w:r>
          <w:rPr>
            <w:rtl/>
          </w:rPr>
          <w:t xml:space="preserve">דאין</w:t>
        </w:r>
      </w:ins>
      <w:del w:id="95448" w:author="מנוע מכני" w:date="2026-10-05T11:32:12Z">
        <w:r>
          <w:rPr>
            <w:rtl/>
          </w:rPr>
          <w:delText xml:space="preserve">דלית</w:delText>
        </w:r>
      </w:del>
      <w:r>
        <w:rPr>
          <w:rtl/>
        </w:rPr>
        <w:t xml:space="preserve"> </w:t>
      </w:r>
      <w:ins w:id="95445" w:author="מנוע מכני" w:date="2026-10-05T11:32:12Z">
        <w:r>
          <w:rPr>
            <w:rtl/>
          </w:rPr>
          <w:t xml:space="preserve">לו</w:t>
        </w:r>
      </w:ins>
      <w:del w:id="9544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>
          <w:ins w:id="100466" w:author="מנוע מכני" w:date="2026-10-05T11:32:12Z"/>
        </w:rPr>
      </w:pPr>
      <w:ins w:id="92239" w:author="מנוע מכני" w:date="2026-10-05T11:32:12Z">
        <w:r>
          <w:t xml:space="preserve">ר"ש</w:t>
        </w:r>
      </w:ins>
      <w:del w:id="92240" w:author="מנוע מכני" w:date="2026-10-05T11:32:12Z">
        <w:r>
          <w:delText xml:space="preserve">ר''ש</w:delText>
        </w:r>
      </w:del>
      <w:r>
        <w:t xml:space="preserve"> י</w:t>
      </w:r>
      <w:r w:rsidR="00F40753">
        <w:t xml:space="preserve">אסיניא </w:t>
      </w:r>
      <w:r>
        <w:t xml:space="preserve">מרש</w:t>
      </w:r>
      <w:ins w:id="92241" w:author="מנוע מכני" w:date="2026-10-05T11:32:12Z">
        <w:r>
          <w:t xml:space="preserve">ב"ל</w:t>
        </w:r>
      </w:ins>
      <w:del w:id="9224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del w:id="10046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del w:id="90276" w:author="מנוע עיצוב" w:date="2026-10-05T11:33:53Z"/>
          <w:rtl/>
        </w:rPr>
      </w:pPr>
      <w:del w:id="90273" w:author="מנוע עיצוב" w:date="2026-10-05T11:33:53Z">
        <w:r>
          <w:rPr>
            <w:rtl/>
          </w:rPr>
          <w:delText xml:space="preserve">•</w:delText>
        </w:r>
      </w:del>
      <w:ins w:id="97137" w:author="מנוע מכני" w:date="2026-10-05T11:32:12Z">
        <w:r>
          <w:rPr>
            <w:rtl/>
          </w:rPr>
          <w:t xml:space="preserve"> </w:t>
        </w:r>
      </w:ins>
      <w:del w:id="97138" w:author="מנוע מכני" w:date="2026-10-05T11:32:12Z">
        <w:r>
          <w:rPr>
            <w:rtl/>
          </w:rPr>
          <w:delText xml:space="preserve">  </w:delText>
        </w:r>
      </w:del>
      <w:del w:id="90274" w:author="מנוע עיצוב" w:date="2026-10-05T11:33:53Z">
        <w:r>
          <w:rPr>
            <w:rtl/>
          </w:rPr>
          <w:delText xml:space="preserve">•</w:delText>
        </w:r>
      </w:del>
      <w:ins w:id="97139" w:author="מנוע מכני" w:date="2026-10-05T11:32:12Z">
        <w:r>
          <w:rPr>
            <w:rtl/>
          </w:rPr>
          <w:t xml:space="preserve"> </w:t>
        </w:r>
      </w:ins>
      <w:del w:id="97140" w:author="מנוע מכני" w:date="2026-10-05T11:32:12Z">
        <w:r>
          <w:rPr>
            <w:rtl/>
          </w:rPr>
          <w:delText xml:space="preserve">  </w:delText>
        </w:r>
      </w:del>
      <w:del w:id="90275" w:author="מנוע עיצוב" w:date="2026-10-05T11:33:53Z">
        <w:r>
          <w:rPr>
            <w:rtl/>
          </w:rPr>
          <w:delText xml:space="preserve">•</w:delText>
        </w:r>
      </w:del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ins w:id="95449" w:author="מנוע מכני" w:date="2026-10-05T11:32:12Z">
        <w:r>
          <w:rPr>
            <w:rtl/>
          </w:rPr>
          <w:t xml:space="preserve">ולמה</w:t>
        </w:r>
      </w:ins>
      <w:del w:id="95450" w:author="מנוע מכני" w:date="2026-10-05T11:32:12Z">
        <w:r>
          <w:rPr>
            <w:rtl/>
          </w:rPr>
          <w:lastRenderedPageBreak/>
          <w:delText xml:space="preserve">ואמאי</w:delText>
        </w:r>
      </w:del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ins w:id="95451" w:author="מנוע מכני" w:date="2026-10-05T11:32:12Z">
        <w:r>
          <w:rPr>
            <w:rtl/>
          </w:rPr>
          <w:t xml:space="preserve">זה</w:t>
        </w:r>
      </w:ins>
      <w:del w:id="95452" w:author="מנוע מכני" w:date="2026-10-05T11:32:12Z">
        <w:r w:rsidR="00590B02">
          <w:rPr>
            <w:rtl/>
          </w:rPr>
          <w:delText xml:space="preserve">האי</w:delText>
        </w:r>
      </w:del>
      <w:r w:rsidR="00590B02">
        <w:rPr>
          <w:rtl/>
        </w:rPr>
        <w:t xml:space="preserve"> ולידחייה, ולגבי </w:t>
      </w:r>
      <w:ins w:id="95453" w:author="מנוע מכני" w:date="2026-10-05T11:32:12Z">
        <w:r>
          <w:rPr>
            <w:rtl/>
          </w:rPr>
          <w:t xml:space="preserve">זה</w:t>
        </w:r>
      </w:ins>
      <w:del w:id="95454" w:author="מנוע מכני" w:date="2026-10-05T11:32:12Z">
        <w:r w:rsidR="00590B02"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ins w:id="92243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44" w:author="מנוע מכני" w:date="2026-10-05T11:32:12Z">
        <w:r w:rsidR="00EB1A59">
          <w:rPr>
            <w:rFonts w:hint="cs"/>
            <w:rtl/>
          </w:rPr>
          <w:delText xml:space="preserve">י''ר</w:delText>
        </w:r>
      </w:del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ins w:id="95455" w:author="מנוע מכני" w:date="2026-10-05T11:32:12Z">
        <w:r>
          <w:rPr>
            <w:rtl/>
          </w:rPr>
          <w:t xml:space="preserve">מעמידים</w:t>
        </w:r>
      </w:ins>
      <w:del w:id="95456" w:author="מנוע מכני" w:date="2026-10-05T11:32:12Z">
        <w:r>
          <w:rPr>
            <w:rtl/>
          </w:rPr>
          <w:delText xml:space="preserve">מוקמינן</w:delText>
        </w:r>
      </w:del>
      <w:r>
        <w:rPr>
          <w:rtl/>
        </w:rPr>
        <w:t xml:space="preserve"> לה קמן דבהרשאה! </w:t>
      </w:r>
    </w:p>
    <w:p>
      <w:pPr>
        <w:pStyle w:val="38"/>
        <w:rPr>
          <w:ins w:id="100468" w:author="מנוע מכני" w:date="2026-10-05T11:32:12Z"/>
        </w:rPr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del w:id="100469" w:author="מנוע מכני" w:date="2026-10-05T11:32:12Z">
        <w:r w:rsidR="00EB1A59">
          <w:rPr>
            <w:rtl/>
          </w:rPr>
          <w:delText xml:space="preserve"> </w:delText>
        </w:r>
      </w:del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  <w:pPrChange w:id="9049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1" w:author="מנוע מכני" w:date="2026-10-05T11:32:12Z">
        <w:r>
          <w:rPr>
            <w:rtl/>
          </w:rPr>
          <w:t xml:space="preserve"> </w:t>
        </w:r>
      </w:ins>
      <w:del w:id="971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3" w:author="מנוע מכני" w:date="2026-10-05T11:32:12Z">
        <w:r>
          <w:rPr>
            <w:rtl/>
          </w:rPr>
          <w:t xml:space="preserve"> </w:t>
        </w:r>
      </w:ins>
      <w:del w:id="9714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  <w:pPrChange w:id="9049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45" w:author="מנוע מכני" w:date="2026-10-05T11:32:12Z">
        <w:r>
          <w:rPr>
            <w:rtl/>
          </w:rPr>
          <w:t xml:space="preserve"> </w:t>
        </w:r>
      </w:ins>
      <w:del w:id="971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47" w:author="מנוע מכני" w:date="2026-10-05T11:32:12Z">
        <w:r>
          <w:rPr>
            <w:rtl/>
          </w:rPr>
          <w:t xml:space="preserve"> </w:t>
        </w:r>
      </w:ins>
      <w:del w:id="971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ins w:id="94079" w:author="מנוע מכני" w:date="2026-10-05T11:32:12Z">
        <w:r>
          <w:rPr>
            <w:rtl/>
          </w:rPr>
          <w:t xml:space="preserve">צריך</w:t>
        </w:r>
      </w:ins>
      <w:del w:id="94080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לחמש סלעים </w:t>
      </w:r>
      <w:ins w:id="94083" w:author="מנוע מכני" w:date="2026-10-05T11:32:12Z">
        <w:r>
          <w:rPr>
            <w:rtl/>
          </w:rPr>
          <w:t xml:space="preserve">גם</w:t>
        </w:r>
      </w:ins>
      <w:del w:id="940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ins w:id="94081" w:author="מנוע מכני" w:date="2026-10-05T11:32:12Z">
        <w:r>
          <w:rPr>
            <w:rtl/>
          </w:rPr>
          <w:t xml:space="preserve">צריך</w:t>
        </w:r>
      </w:ins>
      <w:del w:id="94082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ins w:id="94085" w:author="מנוע מכני" w:date="2026-10-05T11:32:12Z">
        <w:r>
          <w:rPr>
            <w:rtl/>
          </w:rPr>
          <w:t xml:space="preserve">צריך</w:t>
        </w:r>
      </w:ins>
      <w:del w:id="94086" w:author="מנוע מכני" w:date="2026-10-05T11:32:12Z">
        <w:r>
          <w:rPr>
            <w:rtl/>
          </w:rPr>
          <w:delText xml:space="preserve">בעינן</w:delText>
        </w:r>
      </w:del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ins w:id="94089" w:author="מנוע מכני" w:date="2026-10-05T11:32:12Z">
        <w:r>
          <w:rPr>
            <w:rtl/>
          </w:rPr>
          <w:t xml:space="preserve">גם</w:t>
        </w:r>
      </w:ins>
      <w:del w:id="9409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ins w:id="94087" w:author="מנוע מכני" w:date="2026-10-05T11:32:12Z">
        <w:r>
          <w:rPr>
            <w:rtl/>
          </w:rPr>
          <w:t xml:space="preserve">סבר</w:t>
        </w:r>
      </w:ins>
      <w:del w:id="94088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ins w:id="97149" w:author="מנוע מכני" w:date="2026-10-05T11:32:12Z">
        <w:r>
          <w:rPr>
            <w:rtl/>
          </w:rPr>
          <w:t xml:space="preserve">,</w:t>
        </w:r>
      </w:ins>
      <w:del w:id="97150" w:author="מנוע מכני" w:date="2026-10-05T11:32:12Z">
        <w:r w:rsidR="000B5F7F">
          <w:rPr>
            <w:rtl/>
          </w:rPr>
          <w:delText xml:space="preserve">;</w:delText>
        </w:r>
      </w:del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ins w:id="94091" w:author="מנוע מכני" w:date="2026-10-05T11:32:12Z">
        <w:r>
          <w:rPr>
            <w:rtl/>
          </w:rPr>
          <w:t xml:space="preserve">לשיטתו</w:t>
        </w:r>
      </w:ins>
      <w:del w:id="94092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ins w:id="94093" w:author="מנוע מכני" w:date="2026-10-05T11:32:12Z">
        <w:r>
          <w:rPr>
            <w:rtl/>
          </w:rPr>
          <w:t xml:space="preserve">סבר</w:t>
        </w:r>
      </w:ins>
      <w:del w:id="9409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  <w:pPrChange w:id="9049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1" w:author="מנוע מכני" w:date="2026-10-05T11:32:12Z">
        <w:r>
          <w:rPr>
            <w:rtl/>
          </w:rPr>
          <w:t xml:space="preserve"> </w:t>
        </w:r>
      </w:ins>
      <w:del w:id="971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3" w:author="מנוע מכני" w:date="2026-10-05T11:32:12Z">
        <w:r>
          <w:rPr>
            <w:rtl/>
          </w:rPr>
          <w:t xml:space="preserve"> </w:t>
        </w:r>
      </w:ins>
      <w:del w:id="971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  <w:pPrChange w:id="9049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55" w:author="מנוע מכני" w:date="2026-10-05T11:32:12Z">
        <w:r>
          <w:rPr>
            <w:rtl/>
          </w:rPr>
          <w:t xml:space="preserve"> </w:t>
        </w:r>
      </w:ins>
      <w:del w:id="9715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57" w:author="מנוע מכני" w:date="2026-10-05T11:32:12Z">
        <w:r>
          <w:rPr>
            <w:rtl/>
          </w:rPr>
          <w:t xml:space="preserve"> </w:t>
        </w:r>
      </w:ins>
      <w:del w:id="9715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אימת? אילימא דמית לאחר ל' יום - </w:t>
      </w:r>
      <w:ins w:id="98173" w:author="מנוע מכני" w:date="2026-10-05T11:32:12Z">
        <w:r>
          <w:rPr>
            <w:rtl/>
          </w:rPr>
          <w:t xml:space="preserve">בזה</w:t>
        </w:r>
      </w:ins>
      <w:del w:id="98174" w:author="מנוע מכני" w:date="2026-10-05T11:32:12Z">
        <w:r>
          <w:rPr>
            <w:rtl/>
          </w:rPr>
          <w:delText xml:space="preserve">בהא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ins w:id="97493" w:author="מנוע מכני" w:date="2026-10-05T11:32:12Z">
        <w:r>
          <w:rPr>
            <w:rtl/>
          </w:rPr>
          <w:t xml:space="preserve">להם</w:t>
        </w:r>
      </w:ins>
      <w:del w:id="97494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ins w:id="95459" w:author="מנוע מכני" w:date="2026-10-05T11:32:12Z">
        <w:r>
          <w:rPr>
            <w:rtl/>
          </w:rPr>
          <w:t xml:space="preserve">זה</w:t>
        </w:r>
      </w:ins>
      <w:del w:id="95460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ומדחי </w:t>
      </w:r>
      <w:ins w:id="95457" w:author="מנוע מכני" w:date="2026-10-05T11:32:12Z">
        <w:r>
          <w:rPr>
            <w:rtl/>
          </w:rPr>
          <w:t xml:space="preserve">לו</w:t>
        </w:r>
      </w:ins>
      <w:del w:id="9545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ins w:id="95463" w:author="מנוע מכני" w:date="2026-10-05T11:32:12Z">
        <w:r>
          <w:rPr>
            <w:rtl/>
          </w:rPr>
          <w:t xml:space="preserve">זה</w:t>
        </w:r>
      </w:ins>
      <w:del w:id="95464" w:author="מנוע מכני" w:date="2026-10-05T11:32:12Z">
        <w:r>
          <w:rPr>
            <w:rtl/>
          </w:rPr>
          <w:lastRenderedPageBreak/>
          <w:delText xml:space="preserve">האי</w:delText>
        </w:r>
      </w:del>
      <w:r>
        <w:rPr>
          <w:rtl/>
        </w:rPr>
        <w:lastRenderedPageBreak/>
        <w:t xml:space="preserve"> - ומדחי </w:t>
      </w:r>
      <w:ins w:id="95461" w:author="מנוע מכני" w:date="2026-10-05T11:32:12Z">
        <w:r>
          <w:rPr>
            <w:rtl/>
          </w:rPr>
          <w:t xml:space="preserve">לו</w:t>
        </w:r>
      </w:ins>
      <w:del w:id="95462" w:author="מנוע מכני" w:date="2026-10-05T11:32:12Z">
        <w:r>
          <w:rPr>
            <w:rtl/>
          </w:rPr>
          <w:lastRenderedPageBreak/>
          <w:delText xml:space="preserve">ליה</w:delText>
        </w:r>
      </w:del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ins w:id="94095" w:author="מנוע מכני" w:date="2026-10-05T11:32:12Z">
        <w:r>
          <w:rPr>
            <w:rtl/>
          </w:rPr>
          <w:t xml:space="preserve">גם</w:t>
        </w:r>
      </w:ins>
      <w:del w:id="94096" w:author="מנוע מכני" w:date="2026-10-05T11:32:12Z">
        <w:r>
          <w:rPr>
            <w:rtl/>
          </w:rPr>
          <w:lastRenderedPageBreak/>
          <w:delText xml:space="preserve">נמי</w:delText>
        </w:r>
      </w:del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ins w:id="95465" w:author="מנוע מכני" w:date="2026-10-05T11:32:12Z">
        <w:r>
          <w:rPr>
            <w:rtl/>
          </w:rPr>
          <w:t xml:space="preserve">זה</w:t>
        </w:r>
      </w:ins>
      <w:del w:id="95466" w:author="מנוע מכני" w:date="2026-10-05T11:32:12Z">
        <w:r w:rsidR="008E0BCD">
          <w:rPr>
            <w:rtl/>
          </w:rPr>
          <w:delText xml:space="preserve">האי</w:delText>
        </w:r>
      </w:del>
      <w:r>
        <w:rPr>
          <w:rtl/>
        </w:rPr>
        <w:t xml:space="preserve"> ולידחייה, וליזיל לגבי </w:t>
      </w:r>
      <w:ins w:id="95467" w:author="מנוע מכני" w:date="2026-10-05T11:32:12Z">
        <w:r>
          <w:rPr>
            <w:rtl/>
          </w:rPr>
          <w:t xml:space="preserve">זה</w:t>
        </w:r>
      </w:ins>
      <w:del w:id="95468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del w:id="90657" w:author="מנוע עיצוב" w:date="2026-10-05T11:33:53Z"/>
          <w:rtl/>
        </w:rPr>
      </w:pPr>
    </w:p>
    <w:p>
      <w:pPr>
        <w:pStyle w:val="38"/>
        <w:rPr>
          <w:ins w:id="100470" w:author="מנוע מכני" w:date="2026-10-05T11:32:12Z"/>
        </w:rPr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del w:id="100471" w:author="מנוע מכני" w:date="2026-10-05T11:32:12Z">
        <w:r w:rsidRPr="00C96C37">
          <w:rPr>
            <w:b/>
            <w:bCs/>
            <w:rtl/>
          </w:rPr>
          <w:delText xml:space="preserve"> </w:delText>
        </w:r>
      </w:del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ins w:id="92245" w:author="מנוע מכני" w:date="2026-10-05T11:32:12Z">
        <w:r>
          <w:rPr>
            <w:rtl/>
          </w:rPr>
          <w:t xml:space="preserve">ע"ח</w:t>
        </w:r>
      </w:ins>
      <w:del w:id="92246" w:author="מנוע מכני" w:date="2026-10-05T11:32:12Z">
        <w:r>
          <w:rPr>
            <w:rtl/>
          </w:rPr>
          <w:delText xml:space="preserve">ע</w:delText>
        </w:r>
        <w:r w:rsidR="008E0BCD">
          <w:rPr>
            <w:rFonts w:hint="cs"/>
            <w:rtl/>
          </w:rPr>
          <w:delText xml:space="preserve">''ח</w:delText>
        </w:r>
      </w:del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ins w:id="92247" w:author="מנוע מכני" w:date="2026-10-05T11:32:12Z">
        <w:r>
          <w:rPr>
            <w:rtl/>
          </w:rPr>
          <w:t xml:space="preserve">א"ל</w:t>
        </w:r>
      </w:ins>
      <w:del w:id="92248" w:author="מנוע מכני" w:date="2026-10-05T11:32:12Z">
        <w:r>
          <w:rPr>
            <w:rtl/>
          </w:rPr>
          <w:delText xml:space="preserve">א</w:delText>
        </w:r>
        <w:r w:rsidR="008E0BCD">
          <w:rPr>
            <w:rFonts w:hint="cs"/>
            <w:rtl/>
          </w:rPr>
          <w:delText xml:space="preserve">''ל</w:delText>
        </w:r>
      </w:del>
      <w:r w:rsidR="008E0BCD">
        <w:rPr>
          <w:rtl/>
        </w:rPr>
        <w:t xml:space="preserve">, </w:t>
      </w:r>
      <w:ins w:id="97957" w:author="מנוע מכני" w:date="2026-10-05T11:32:12Z">
        <w:r>
          <w:rPr>
            <w:rtl/>
          </w:rPr>
          <w:t xml:space="preserve">אם </w:t>
        </w:r>
      </w:ins>
      <w:del w:id="97958" w:author="מנוע מכני" w:date="2026-10-05T11:32:12Z">
        <w:r w:rsidR="008E0BCD">
          <w:rPr>
            <w:rtl/>
          </w:rPr>
          <w:delText xml:space="preserve">אי </w:delText>
        </w:r>
      </w:del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ins w:id="97959" w:author="מנוע מכני" w:date="2026-10-05T11:32:12Z">
        <w:r>
          <w:rPr>
            <w:rFonts w:hint="cs"/>
            <w:rtl/>
          </w:rPr>
          <w:t xml:space="preserve">ואם </w:t>
        </w:r>
      </w:ins>
      <w:del w:id="97960" w:author="מנוע מכני" w:date="2026-10-05T11:32:12Z">
        <w:r w:rsidR="00532DDB">
          <w:rPr>
            <w:rFonts w:hint="cs"/>
            <w:rtl/>
          </w:rPr>
          <w:delText xml:space="preserve">ואי </w:delText>
        </w:r>
      </w:del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>
          <w:ins w:id="100472" w:author="מנוע מכני" w:date="2026-10-05T11:32:12Z"/>
        </w:rPr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del w:id="1004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ins w:id="94097" w:author="מנוע מכני" w:date="2026-10-05T11:32:12Z">
        <w:r>
          <w:rPr>
            <w:rtl/>
          </w:rPr>
          <w:t xml:space="preserve">יש</w:t>
        </w:r>
      </w:ins>
      <w:del w:id="94098" w:author="מנוע מכני" w:date="2026-10-05T11:32:12Z">
        <w:r>
          <w:rPr>
            <w:rtl/>
          </w:rPr>
          <w:delText xml:space="preserve">איכא</w:delText>
        </w:r>
      </w:del>
      <w:r>
        <w:rPr>
          <w:rtl/>
        </w:rPr>
        <w:t xml:space="preserve"> </w:t>
      </w:r>
      <w:ins w:id="95471" w:author="מנוע מכני" w:date="2026-10-05T11:32:12Z">
        <w:r>
          <w:rPr>
            <w:rtl/>
          </w:rPr>
          <w:t xml:space="preserve">כלום</w:t>
        </w:r>
      </w:ins>
      <w:del w:id="95472" w:author="מנוע מכני" w:date="2026-10-05T11:32:12Z">
        <w:r>
          <w:rPr>
            <w:rtl/>
          </w:rPr>
          <w:delText xml:space="preserve">מידי</w:delText>
        </w:r>
      </w:del>
      <w:r>
        <w:rPr>
          <w:rtl/>
        </w:rPr>
        <w:t xml:space="preserve"> </w:t>
      </w:r>
      <w:ins w:id="95469" w:author="מנוע מכני" w:date="2026-10-05T11:32:12Z">
        <w:r>
          <w:rPr>
            <w:rtl/>
          </w:rPr>
          <w:t xml:space="preserve">דלו</w:t>
        </w:r>
      </w:ins>
      <w:del w:id="95470" w:author="מנוע מכני" w:date="2026-10-05T11:32:12Z">
        <w:r>
          <w:rPr>
            <w:rtl/>
          </w:rPr>
          <w:delText xml:space="preserve">דלדידיה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ins w:id="95473" w:author="מנוע מכני" w:date="2026-10-05T11:32:12Z">
        <w:r>
          <w:rPr>
            <w:rtl/>
          </w:rPr>
          <w:t xml:space="preserve">לו</w:t>
        </w:r>
      </w:ins>
      <w:del w:id="954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ולערב מצי תבע </w:t>
      </w:r>
      <w:ins w:id="95475" w:author="מנוע מכני" w:date="2026-10-05T11:32:12Z">
        <w:r>
          <w:rPr>
            <w:rtl/>
          </w:rPr>
          <w:t xml:space="preserve">לו</w:t>
        </w:r>
      </w:ins>
      <w:del w:id="9547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? </w:t>
      </w:r>
    </w:p>
    <w:p>
      <w:pPr>
        <w:pStyle w:val="38"/>
        <w:rPr>
          <w:ins w:id="100474" w:author="מנוע מכני" w:date="2026-10-05T11:32:12Z"/>
        </w:rPr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del w:id="1004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>
          <w:ins w:id="100476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del w:id="1004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לעולם שמת לאחר ל' יום, </w:t>
      </w:r>
      <w:ins w:id="97961" w:author="מנוע מכני" w:date="2026-10-05T11:32:12Z">
        <w:r>
          <w:rPr>
            <w:rtl/>
          </w:rPr>
          <w:t xml:space="preserve">ואם </w:t>
        </w:r>
      </w:ins>
      <w:del w:id="97962" w:author="מנוע מכני" w:date="2026-10-05T11:32:12Z">
        <w:r>
          <w:rPr>
            <w:rtl/>
          </w:rPr>
          <w:delText xml:space="preserve">ואי </w:delText>
        </w:r>
      </w:del>
      <w:ins w:id="94099" w:author="מנוע מכני" w:date="2026-10-05T11:32:12Z">
        <w:r>
          <w:rPr>
            <w:rtl/>
          </w:rPr>
          <w:t xml:space="preserve">דיש</w:t>
        </w:r>
      </w:ins>
      <w:del w:id="94100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נכסי </w:t>
      </w:r>
      <w:ins w:id="94101" w:author="מנוע מכני" w:date="2026-10-05T11:32:12Z">
        <w:r>
          <w:rPr>
            <w:rtl/>
          </w:rPr>
          <w:t xml:space="preserve">הרבה</w:t>
        </w:r>
      </w:ins>
      <w:del w:id="94102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ins w:id="94103" w:author="מנוע מכני" w:date="2026-10-05T11:32:12Z">
        <w:r>
          <w:rPr>
            <w:rtl/>
          </w:rPr>
          <w:t xml:space="preserve">וכאן</w:t>
        </w:r>
      </w:ins>
      <w:del w:id="94104" w:author="מנוע מכני" w:date="2026-10-05T11:32:12Z">
        <w:r>
          <w:rPr>
            <w:rtl/>
          </w:rPr>
          <w:delText xml:space="preserve">וה</w:delText>
        </w:r>
        <w:r w:rsidR="008E0BCD">
          <w:rPr>
            <w:rFonts w:hint="cs"/>
            <w:rtl/>
          </w:rPr>
          <w:delText xml:space="preserve">כא</w:delText>
        </w:r>
      </w:del>
      <w:r w:rsidR="008E0BCD">
        <w:rPr>
          <w:rFonts w:hint="cs"/>
          <w:rtl/>
        </w:rPr>
        <w:t xml:space="preserve"> אין לו אלא חמש סלעים ולכ</w:t>
      </w:r>
      <w:ins w:id="92249" w:author="מנוע מכני" w:date="2026-10-05T11:32:12Z">
        <w:r>
          <w:rPr>
            <w:rFonts w:hint="cs"/>
            <w:rtl/>
          </w:rPr>
          <w:t xml:space="preserve">ו"ע</w:t>
        </w:r>
      </w:ins>
      <w:del w:id="92250" w:author="מנוע מכני" w:date="2026-10-05T11:32:12Z">
        <w:r w:rsidR="008E0BCD">
          <w:rPr>
            <w:rFonts w:hint="cs"/>
            <w:rtl/>
          </w:rPr>
          <w:delText xml:space="preserve">ו''ע</w:delText>
        </w:r>
      </w:del>
      <w:r w:rsidR="008E0BCD">
        <w:rPr>
          <w:rFonts w:hint="cs"/>
          <w:rtl/>
        </w:rPr>
        <w:t xml:space="preserve"> </w:t>
      </w:r>
      <w:ins w:id="95477" w:author="מנוע מכני" w:date="2026-10-05T11:32:12Z">
        <w:r>
          <w:rPr>
            <w:rFonts w:hint="cs"/>
            <w:rtl/>
          </w:rPr>
          <w:t xml:space="preserve">יש</w:t>
        </w:r>
      </w:ins>
      <w:del w:id="95478" w:author="מנוע מכני" w:date="2026-10-05T11:32:12Z">
        <w:r w:rsidR="008E0BCD">
          <w:rPr>
            <w:rFonts w:hint="cs"/>
            <w:rtl/>
          </w:rPr>
          <w:delText xml:space="preserve">אית</w:delText>
        </w:r>
      </w:del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ins w:id="92251" w:author="מנוע מכני" w:date="2026-10-05T11:32:12Z">
        <w:r>
          <w:rPr>
            <w:rtl/>
          </w:rPr>
          <w:t xml:space="preserve">ו"ע</w:t>
        </w:r>
      </w:ins>
      <w:del w:id="92252" w:author="מנוע מכני" w:date="2026-10-05T11:32:12Z">
        <w:r>
          <w:rPr>
            <w:rtl/>
          </w:rPr>
          <w:delText xml:space="preserve">ו</w:delText>
        </w:r>
        <w:r w:rsidR="008E0BC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: מלוה הכתובה בתורה </w:t>
      </w:r>
      <w:ins w:id="94105" w:author="מנוע מכני" w:date="2026-10-05T11:32:12Z">
        <w:r>
          <w:rPr>
            <w:rtl/>
          </w:rPr>
          <w:t xml:space="preserve">לא</w:t>
        </w:r>
      </w:ins>
      <w:del w:id="94106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ככתובה בשטר דמיא: ודכ</w:t>
      </w:r>
      <w:ins w:id="92253" w:author="מנוע מכני" w:date="2026-10-05T11:32:12Z">
        <w:r>
          <w:rPr>
            <w:rtl/>
          </w:rPr>
          <w:t xml:space="preserve">ו"ע</w:t>
        </w:r>
      </w:ins>
      <w:del w:id="92254" w:author="מנוע מכני" w:date="2026-10-05T11:32:12Z">
        <w:r>
          <w:rPr>
            <w:rtl/>
          </w:rPr>
          <w:delText xml:space="preserve">ו</w:delText>
        </w:r>
        <w:r w:rsidR="00165FBC">
          <w:rPr>
            <w:rFonts w:hint="cs"/>
            <w:rtl/>
          </w:rPr>
          <w:delText xml:space="preserve">''ע</w:delText>
        </w:r>
      </w:del>
      <w:r w:rsidR="00165FBC">
        <w:rPr>
          <w:rFonts w:hint="cs"/>
          <w:rtl/>
        </w:rPr>
        <w:t xml:space="preserve"> </w:t>
      </w:r>
      <w:ins w:id="95479" w:author="מנוע מכני" w:date="2026-10-05T11:32:12Z">
        <w:r>
          <w:rPr>
            <w:rFonts w:hint="cs"/>
            <w:rtl/>
          </w:rPr>
          <w:t xml:space="preserve">יש</w:t>
        </w:r>
      </w:ins>
      <w:del w:id="95480" w:author="מנוע מכני" w:date="2026-10-05T11:32:12Z">
        <w:r w:rsidR="00165FBC">
          <w:rPr>
            <w:rFonts w:hint="cs"/>
            <w:rtl/>
          </w:rPr>
          <w:delText xml:space="preserve">אי</w:delText>
        </w:r>
        <w:r>
          <w:rPr>
            <w:rtl/>
          </w:rPr>
          <w:delText xml:space="preserve">ת</w:delText>
        </w:r>
      </w:del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ins w:id="92255" w:author="מנוע מכני" w:date="2026-10-05T11:32:12Z">
        <w:r>
          <w:rPr>
            <w:rStyle w:val="2fb"/>
            <w:rtl/>
          </w:rPr>
          <w:t xml:space="preserve">ר"פ</w:t>
        </w:r>
      </w:ins>
      <w:del w:id="92256" w:author="מנוע מכני" w:date="2026-10-05T11:32:12Z">
        <w:r w:rsidR="00165FBC"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''פ</w:delText>
        </w:r>
      </w:del>
      <w:r>
        <w:rPr>
          <w:rtl/>
        </w:rPr>
        <w:t xml:space="preserve"> </w:t>
      </w:r>
    </w:p>
    <w:p>
      <w:pPr>
        <w:pStyle w:val="38"/>
        <w:rPr>
          <w:ins w:id="100478" w:author="מנוע מכני" w:date="2026-10-05T11:32:12Z"/>
        </w:rPr>
      </w:pPr>
      <w:r>
        <w:t>דא</w:t>
      </w:r>
      <w:ins w:id="92257" w:author="מנוע מכני" w:date="2026-10-05T11:32:12Z">
        <w:r>
          <w:t xml:space="preserve">ר"פ</w:t>
        </w:r>
      </w:ins>
      <w:del w:id="92258" w:author="מנוע מכני" w:date="2026-10-05T11:32:12Z">
        <w:r w:rsidR="00165FBC">
          <w:delText xml:space="preserve">ר''פ</w:delText>
        </w:r>
      </w:del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del w:id="10047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ins w:id="94107" w:author="מנוע מכני" w:date="2026-10-05T11:32:12Z">
        <w:r>
          <w:rPr>
            <w:rtl/>
          </w:rPr>
          <w:t xml:space="preserve">וכאן</w:t>
        </w:r>
      </w:ins>
      <w:del w:id="94108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בחמש ולא בחצי חמש </w:t>
      </w:r>
      <w:ins w:id="98175" w:author="מנוע מכני" w:date="2026-10-05T11:32:12Z">
        <w:r>
          <w:rPr>
            <w:rtl/>
          </w:rPr>
          <w:t xml:space="preserve">חלקו</w:t>
        </w:r>
      </w:ins>
      <w:del w:id="98176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ins w:id="94109" w:author="מנוע מכני" w:date="2026-10-05T11:32:12Z">
        <w:r>
          <w:rPr>
            <w:rtl/>
          </w:rPr>
          <w:t xml:space="preserve">א"כ</w:t>
        </w:r>
      </w:ins>
      <w:del w:id="94110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</w:t>
      </w:r>
      <w:ins w:id="92259" w:author="מנוע מכני" w:date="2026-10-05T11:32:12Z">
        <w:r>
          <w:rPr>
            <w:rStyle w:val="2fb"/>
            <w:rtl/>
          </w:rPr>
          <w:t xml:space="preserve">ר"י</w:t>
        </w:r>
      </w:ins>
      <w:del w:id="92260" w:author="מנוע מכני" w:date="2026-10-05T11:32:12Z">
        <w:r>
          <w:rPr>
            <w:rtl/>
          </w:rPr>
          <w:delText xml:space="preserve">ר</w:delText>
        </w:r>
        <w:r w:rsidR="00165FBC">
          <w:rPr>
            <w:rFonts w:hint="cs"/>
            <w:rtl/>
          </w:rPr>
          <w:delText xml:space="preserve">''י</w:delText>
        </w:r>
      </w:del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ins w:id="98651" w:author="מנוע מכני" w:date="2026-10-05T11:32:12Z">
        <w:r>
          <w:rPr>
            <w:rtl/>
          </w:rPr>
          <w:t xml:space="preserve">אדם</w:t>
        </w:r>
      </w:ins>
      <w:del w:id="98652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 </w:t>
      </w:r>
      <w:ins w:id="98649" w:author="מנוע מכני" w:date="2026-10-05T11:32:12Z">
        <w:r>
          <w:rPr>
            <w:rtl/>
          </w:rPr>
          <w:t xml:space="preserve">צריך</w:t>
        </w:r>
      </w:ins>
      <w:del w:id="98650" w:author="מנוע מכני" w:date="2026-10-05T11:32:12Z">
        <w:r>
          <w:rPr>
            <w:rtl/>
          </w:rPr>
          <w:delText xml:space="preserve">מיבעי</w:delText>
        </w:r>
      </w:del>
      <w:r>
        <w:rPr>
          <w:rtl/>
        </w:rPr>
        <w:t xml:space="preserve"> </w:t>
      </w:r>
      <w:ins w:id="95481" w:author="מנוע מכני" w:date="2026-10-05T11:32:12Z">
        <w:r>
          <w:rPr>
            <w:rtl/>
          </w:rPr>
          <w:t xml:space="preserve">לו</w:t>
        </w:r>
      </w:ins>
      <w:del w:id="9548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0" w:author="מנוע מכני" w:date="2026-10-05T11:32:12Z"/>
        </w:rPr>
      </w:pPr>
      <w:r>
        <w:t xml:space="preserve">ועוד, </w:t>
      </w:r>
      <w:r>
        <w:t xml:space="preserve">תניא</w:t>
      </w:r>
      <w:r>
        <w:t xml:space="preserve"> </w:t>
      </w:r>
      <w:ins w:id="92261" w:author="מנוע מכני" w:date="2026-10-05T11:32:12Z">
        <w:r>
          <w:t xml:space="preserve">ר"י</w:t>
        </w:r>
      </w:ins>
      <w:del w:id="92262" w:author="מנוע מכני" w:date="2026-10-05T11:32:12Z">
        <w:r>
          <w:delText xml:space="preserve">ר</w:delText>
        </w:r>
        <w:r w:rsidR="00D0256F">
          <w:delText xml:space="preserve">'</w:delText>
        </w:r>
        <w:r>
          <w:delText xml:space="preserve">'</w:delText>
        </w:r>
        <w:r w:rsidR="00D0256F">
          <w:delText xml:space="preserve">י</w:delText>
        </w:r>
      </w:del>
      <w:del w:id="100960" w:author="מנוע מכני" w:date="2026-10-05T11:32:12Z">
        <w:r>
          <w:delText xml:space="preserve"> אומר</w:delText>
        </w:r>
      </w:del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del w:id="1004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ins w:id="94111" w:author="מנוע מכני" w:date="2026-10-05T11:32:12Z">
        <w:r>
          <w:rPr>
            <w:rtl/>
          </w:rPr>
          <w:t xml:space="preserve">לא</w:t>
        </w:r>
      </w:ins>
      <w:del w:id="94112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פטורין</w:t>
      </w:r>
      <w:ins w:id="97159" w:author="מנוע מכני" w:date="2026-10-05T11:32:12Z">
        <w:r>
          <w:rPr>
            <w:rtl/>
          </w:rPr>
          <w:t xml:space="preserve">,</w:t>
        </w:r>
      </w:ins>
      <w:del w:id="97160" w:author="מנוע מכני" w:date="2026-10-05T11:32:12Z">
        <w:r w:rsidR="000B5F7F">
          <w:rPr>
            <w:rtl/>
          </w:rPr>
          <w:delText xml:space="preserve">;</w:delText>
        </w:r>
      </w:del>
    </w:p>
    <w:p w14:paraId="383EA10D" w14:textId="77777777" w:rsidR="00CB40BD" w:rsidRDefault="00F40753" w:rsidP="00CB40BD">
      <w:pPr>
        <w:rPr>
          <w:rtl/>
        </w:rPr>
      </w:pPr>
      <w:ins w:id="95483" w:author="מנוע מכני" w:date="2026-10-05T11:32:12Z">
        <w:r>
          <w:rPr>
            <w:rtl/>
          </w:rPr>
          <w:t xml:space="preserve">מה</w:t>
        </w:r>
      </w:ins>
      <w:del w:id="95484" w:author="מנוע מכני" w:date="2026-10-05T11:32:12Z">
        <w:r>
          <w:rPr>
            <w:rtl/>
          </w:rPr>
          <w:delText xml:space="preserve">מ</w:delText>
        </w:r>
        <w:r w:rsidR="00CB40BD">
          <w:rPr>
            <w:rtl/>
          </w:rPr>
          <w:delText xml:space="preserve">אי</w:delText>
        </w:r>
      </w:del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ins w:id="92953" w:author="מנוע מכני" w:date="2026-10-05T11:32:12Z">
        <w:r>
          <w:rPr>
            <w:rtl/>
          </w:rPr>
          <w:t xml:space="preserve">ואפי'</w:t>
        </w:r>
      </w:ins>
      <w:del w:id="92954" w:author="מנוע מכני" w:date="2026-10-05T11:32:12Z">
        <w:r>
          <w:rPr>
            <w:rtl/>
          </w:rPr>
          <w:delText xml:space="preserve">ואפילו</w:delText>
        </w:r>
      </w:del>
      <w:r>
        <w:rPr>
          <w:rtl/>
        </w:rPr>
        <w:t xml:space="preserve"> חצי חמש, </w:t>
      </w:r>
      <w:ins w:id="94113" w:author="מנוע מכני" w:date="2026-10-05T11:32:12Z">
        <w:r>
          <w:rPr>
            <w:rtl/>
          </w:rPr>
          <w:t xml:space="preserve">א"כ</w:t>
        </w:r>
      </w:ins>
      <w:del w:id="94114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- </w:t>
      </w:r>
      <w:ins w:id="95485" w:author="מנוע מכני" w:date="2026-10-05T11:32:12Z">
        <w:r>
          <w:rPr>
            <w:rtl/>
          </w:rPr>
          <w:t xml:space="preserve">מה</w:t>
        </w:r>
      </w:ins>
      <w:del w:id="954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איריא עשרה? </w:t>
      </w:r>
      <w:ins w:id="92955" w:author="מנוע מכני" w:date="2026-10-05T11:32:12Z">
        <w:r>
          <w:rPr>
            <w:rtl/>
          </w:rPr>
          <w:t xml:space="preserve">אפי'</w:t>
        </w:r>
      </w:ins>
      <w:del w:id="9295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בציר מעשרה </w:t>
      </w:r>
      <w:ins w:id="94115" w:author="מנוע מכני" w:date="2026-10-05T11:32:12Z">
        <w:r>
          <w:rPr>
            <w:rtl/>
          </w:rPr>
          <w:t xml:space="preserve">גם</w:t>
        </w:r>
      </w:ins>
      <w:del w:id="9411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>
      <w:pPr>
        <w:pStyle w:val="38"/>
        <w:rPr>
          <w:ins w:id="100482" w:author="מנוע מכני" w:date="2026-10-05T11:32:12Z"/>
        </w:rPr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del w:id="1004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ins w:id="95487" w:author="מנוע מכני" w:date="2026-10-05T11:32:12Z">
        <w:r>
          <w:rPr>
            <w:rtl/>
          </w:rPr>
          <w:t xml:space="preserve">לו</w:t>
        </w:r>
      </w:ins>
      <w:del w:id="95488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! </w:t>
      </w:r>
    </w:p>
    <w:p>
      <w:pPr>
        <w:pStyle w:val="38"/>
        <w:rPr>
          <w:ins w:id="100484" w:author="מנוע מכני" w:date="2026-10-05T11:32:12Z"/>
        </w:rPr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del w:id="1004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דכ</w:t>
      </w:r>
      <w:ins w:id="92263" w:author="מנוע מכני" w:date="2026-10-05T11:32:12Z">
        <w:r>
          <w:rPr>
            <w:rtl/>
          </w:rPr>
          <w:t xml:space="preserve">ו"ע</w:t>
        </w:r>
      </w:ins>
      <w:del w:id="92264" w:author="מנוע מכני" w:date="2026-10-05T11:32:12Z">
        <w:r>
          <w:rPr>
            <w:rtl/>
          </w:rPr>
          <w:delText xml:space="preserve">ו</w:delText>
        </w:r>
        <w:r w:rsidR="00CB40BD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חמש ולא חצי חמש, </w:t>
      </w:r>
      <w:ins w:id="94119" w:author="מנוע מכני" w:date="2026-10-05T11:32:12Z">
        <w:r>
          <w:rPr>
            <w:rtl/>
          </w:rPr>
          <w:t xml:space="preserve">וכאן</w:t>
        </w:r>
      </w:ins>
      <w:del w:id="94120" w:author="מנוע מכני" w:date="2026-10-05T11:32:12Z">
        <w:r>
          <w:rPr>
            <w:rtl/>
          </w:rPr>
          <w:delText xml:space="preserve">והכא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ins w:id="92265" w:author="מנוע מכני" w:date="2026-10-05T11:32:12Z">
        <w:r>
          <w:rPr>
            <w:rStyle w:val="2fb"/>
            <w:rtl/>
          </w:rPr>
          <w:t xml:space="preserve">ר"א</w:t>
        </w:r>
      </w:ins>
      <w:del w:id="92266" w:author="מנוע מכני" w:date="2026-10-05T11:32:12Z">
        <w:r>
          <w:rPr>
            <w:rtl/>
          </w:rPr>
          <w:delText xml:space="preserve">ר</w:delText>
        </w:r>
        <w:r w:rsidR="00CB40BD">
          <w:rPr>
            <w:rFonts w:hint="cs"/>
            <w:rtl/>
          </w:rPr>
          <w:delText xml:space="preserve">''א</w:delText>
        </w:r>
      </w:del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ins w:id="92267" w:author="מנוע מכני" w:date="2026-10-05T11:32:12Z">
        <w:r>
          <w:rPr>
            <w:rStyle w:val="2fb"/>
            <w:rFonts w:hint="cs"/>
            <w:rtl/>
          </w:rPr>
          <w:t xml:space="preserve">ר"פ</w:t>
        </w:r>
      </w:ins>
      <w:del w:id="92268" w:author="מנוע מכני" w:date="2026-10-05T11:32:12Z">
        <w:r w:rsidR="00CB40BD">
          <w:rPr>
            <w:rFonts w:hint="cs"/>
            <w:rtl/>
          </w:rPr>
          <w:delText xml:space="preserve">ר''פ</w:delText>
        </w:r>
      </w:del>
      <w:r w:rsidR="00CB40BD">
        <w:rPr>
          <w:rFonts w:hint="cs"/>
          <w:rtl/>
        </w:rPr>
        <w:t xml:space="preserve"> </w:t>
      </w:r>
      <w:ins w:id="94117" w:author="מנוע מכני" w:date="2026-10-05T11:32:12Z">
        <w:r>
          <w:rPr>
            <w:rFonts w:hint="cs"/>
            <w:rtl/>
          </w:rPr>
          <w:t xml:space="preserve">חלקו</w:t>
        </w:r>
      </w:ins>
      <w:del w:id="94118" w:author="מנוע מכני" w:date="2026-10-05T11:32:12Z">
        <w:r w:rsidR="00CB40BD">
          <w:rPr>
            <w:rFonts w:hint="cs"/>
            <w:rtl/>
          </w:rPr>
          <w:delText xml:space="preserve">פליגי</w:delText>
        </w:r>
      </w:del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ins w:id="94121" w:author="מנוע מכני" w:date="2026-10-05T11:32:12Z">
        <w:r>
          <w:rPr>
            <w:rFonts w:hint="cs"/>
            <w:rtl/>
          </w:rPr>
          <w:t xml:space="preserve">ויש</w:t>
        </w:r>
      </w:ins>
      <w:del w:id="94122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אימת?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ins w:id="97495" w:author="מנוע מכני" w:date="2026-10-05T11:32:12Z">
        <w:r>
          <w:rPr>
            <w:rtl/>
          </w:rPr>
          <w:t xml:space="preserve">להם</w:t>
        </w:r>
      </w:ins>
      <w:del w:id="97496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נכסי! </w:t>
      </w:r>
    </w:p>
    <w:p>
      <w:pPr>
        <w:pStyle w:val="38"/>
        <w:rPr>
          <w:ins w:id="100486" w:author="מנוע מכני" w:date="2026-10-05T11:32:12Z"/>
        </w:rPr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del w:id="1004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בתוך שלשים כי חלקו </w:t>
      </w:r>
      <w:ins w:id="95489" w:author="מנוע מכני" w:date="2026-10-05T11:32:12Z">
        <w:r>
          <w:rPr>
            <w:rtl/>
          </w:rPr>
          <w:t xml:space="preserve">למה</w:t>
        </w:r>
      </w:ins>
      <w:del w:id="95490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מחייב ר' יהודה? ליזיל לגבי </w:t>
      </w:r>
      <w:ins w:id="95491" w:author="מנוע מכני" w:date="2026-10-05T11:32:12Z">
        <w:r>
          <w:rPr>
            <w:rtl/>
          </w:rPr>
          <w:t xml:space="preserve">זה</w:t>
        </w:r>
      </w:ins>
      <w:del w:id="95492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לידחייה, וגבי </w:t>
      </w:r>
      <w:ins w:id="95493" w:author="מנוע מכני" w:date="2026-10-05T11:32:12Z">
        <w:r>
          <w:rPr>
            <w:rtl/>
          </w:rPr>
          <w:t xml:space="preserve">זה</w:t>
        </w:r>
      </w:ins>
      <w:del w:id="95494" w:author="מנוע מכני" w:date="2026-10-05T11:32:12Z">
        <w:r>
          <w:rPr>
            <w:rtl/>
          </w:rPr>
          <w:delText xml:space="preserve">האי</w:delText>
        </w:r>
      </w:del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del w:id="90658" w:author="מנוע עיצוב" w:date="2026-10-05T11:33:53Z"/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69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70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ins w:id="92271" w:author="מנוע מכני" w:date="2026-10-05T11:32:12Z">
        <w:r>
          <w:rPr>
            <w:rtl/>
          </w:rPr>
          <w:t xml:space="preserve">ע"ח</w:t>
        </w:r>
      </w:ins>
      <w:del w:id="92272" w:author="מנוע מכני" w:date="2026-10-05T11:32:12Z">
        <w:r>
          <w:rPr>
            <w:rtl/>
          </w:rPr>
          <w:delText xml:space="preserve">ע</w:delText>
        </w:r>
        <w:r>
          <w:rPr>
            <w:rFonts w:hint="cs"/>
            <w:rtl/>
          </w:rPr>
          <w:delText xml:space="preserve">''ח</w:delText>
        </w:r>
      </w:del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ins w:id="97963" w:author="מנוע מכני" w:date="2026-10-05T11:32:12Z">
        <w:r>
          <w:rPr>
            <w:rtl/>
          </w:rPr>
          <w:t xml:space="preserve">אם </w:t>
        </w:r>
      </w:ins>
      <w:del w:id="97964" w:author="מנוע מכני" w:date="2026-10-05T11:32:12Z">
        <w:r w:rsidR="00D0256F">
          <w:rPr>
            <w:rtl/>
          </w:rPr>
          <w:delText xml:space="preserve">אי </w:delText>
        </w:r>
      </w:del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מנתא די</w:t>
      </w:r>
      <w:r w:rsidR="00D0256F">
        <w:rPr>
          <w:rtl/>
        </w:rPr>
        <w:t xml:space="preserve">דך קא שקילנא, </w:t>
      </w:r>
      <w:ins w:id="97965" w:author="מנוע מכני" w:date="2026-10-05T11:32:12Z">
        <w:r>
          <w:rPr>
            <w:rtl/>
          </w:rPr>
          <w:t xml:space="preserve">ואם </w:t>
        </w:r>
      </w:ins>
      <w:del w:id="97966" w:author="מנוע מכני" w:date="2026-10-05T11:32:12Z">
        <w:r w:rsidR="00D0256F">
          <w:rPr>
            <w:rtl/>
          </w:rPr>
          <w:delText xml:space="preserve">ואי </w:delText>
        </w:r>
      </w:del>
      <w:r w:rsidR="00D0256F">
        <w:rPr>
          <w:rtl/>
        </w:rPr>
        <w:t xml:space="preserve">בחברך מסיקנא</w:t>
      </w:r>
      <w:ins w:id="97161" w:author="מנוע מכני" w:date="2026-10-05T11:32:12Z">
        <w:r>
          <w:rPr>
            <w:rtl/>
          </w:rPr>
          <w:t xml:space="preserve"> </w:t>
        </w:r>
      </w:ins>
      <w:del w:id="97162" w:author="מנוע מכני" w:date="2026-10-05T11:32:12Z">
        <w:r w:rsidR="00D0256F">
          <w:rPr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>
          <w:ins w:id="100488" w:author="מנוע מכני" w:date="2026-10-05T11:32:12Z"/>
        </w:rPr>
      </w:pPr>
      <w:del w:id="100961" w:author="מנוע מכני" w:date="2026-10-05T11:32:12Z">
        <w:r>
          <w:delText xml:space="preserve">אמר </w:delText>
        </w:r>
      </w:del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del w:id="1004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ins w:id="97623" w:author="מנוע מכני" w:date="2026-10-05T11:32:12Z">
        <w:r>
          <w:rPr>
            <w:rtl/>
          </w:rPr>
          <w:t xml:space="preserve">ראשון</w:t>
        </w:r>
      </w:ins>
      <w:del w:id="97624" w:author="מנוע מכני" w:date="2026-10-05T11:32:12Z">
        <w:r>
          <w:rPr>
            <w:rtl/>
          </w:rPr>
          <w:delText xml:space="preserve">קמא</w:delText>
        </w:r>
      </w:del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  <w:pPrChange w:id="9049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3" w:author="מנוע מכני" w:date="2026-10-05T11:32:12Z">
        <w:r>
          <w:rPr>
            <w:rtl/>
          </w:rPr>
          <w:t xml:space="preserve"> </w:t>
        </w:r>
      </w:ins>
      <w:del w:id="971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5" w:author="מנוע מכני" w:date="2026-10-05T11:32:12Z">
        <w:r>
          <w:rPr>
            <w:rtl/>
          </w:rPr>
          <w:t xml:space="preserve"> </w:t>
        </w:r>
      </w:ins>
      <w:del w:id="971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  <w:pPrChange w:id="9049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67" w:author="מנוע מכני" w:date="2026-10-05T11:32:12Z">
        <w:r>
          <w:rPr>
            <w:rtl/>
          </w:rPr>
          <w:t xml:space="preserve"> </w:t>
        </w:r>
      </w:ins>
      <w:del w:id="971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69" w:author="מנוע מכני" w:date="2026-10-05T11:32:12Z">
        <w:r>
          <w:rPr>
            <w:rtl/>
          </w:rPr>
          <w:t xml:space="preserve"> </w:t>
        </w:r>
      </w:ins>
      <w:del w:id="971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>
          <w:ins w:id="100490" w:author="מנוע מכני" w:date="2026-10-05T11:32:12Z"/>
        </w:rPr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del w:id="100491" w:author="מנוע מכני" w:date="2026-10-05T11:32:12Z">
        <w:r>
          <w:rPr>
            <w:rFonts w:hint="cs"/>
            <w:rtl/>
          </w:rPr>
          <w:delText xml:space="preserve"> </w:delText>
        </w:r>
      </w:del>
      <w:ins w:id="94123" w:author="מנוע מכני" w:date="2026-10-05T11:32:12Z">
        <w:r>
          <w:rPr>
            <w:rFonts w:hint="cs"/>
            <w:rtl/>
          </w:rPr>
          <w:t xml:space="preserve">דאמרו</w:t>
        </w:r>
      </w:ins>
      <w:del w:id="94124" w:author="מנוע מכני" w:date="2026-10-05T11:32:12Z">
        <w:r>
          <w:rPr>
            <w:rFonts w:hint="cs"/>
            <w:rtl/>
          </w:rPr>
          <w:delText xml:space="preserve">דאמרי</w:delText>
        </w:r>
      </w:del>
      <w:r>
        <w:rPr>
          <w:rFonts w:hint="cs"/>
          <w:rtl/>
        </w:rPr>
        <w:t xml:space="preserve"> נהרדעא ד</w:t>
      </w:r>
      <w:r>
        <w:rPr>
          <w:rtl/>
        </w:rPr>
        <w:t xml:space="preserve">לא כתבינן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ins w:id="94125" w:author="מנוע מכני" w:date="2026-10-05T11:32:12Z">
        <w:r>
          <w:rPr>
            <w:rtl/>
          </w:rPr>
          <w:t xml:space="preserve">מקום</w:t>
        </w:r>
      </w:ins>
      <w:del w:id="94126" w:author="מנוע מכני" w:date="2026-10-05T11:32:12Z">
        <w:r w:rsidR="00F40753">
          <w:rPr>
            <w:rtl/>
          </w:rPr>
          <w:delText xml:space="preserve">הי</w:delText>
        </w:r>
        <w:r>
          <w:rPr>
            <w:rtl/>
          </w:rPr>
          <w:delText xml:space="preserve">כא</w:delText>
        </w:r>
      </w:del>
      <w:r>
        <w:rPr>
          <w:rtl/>
        </w:rPr>
        <w:t xml:space="preserve"> דכפריה, אבל </w:t>
      </w:r>
      <w:ins w:id="94127" w:author="מנוע מכני" w:date="2026-10-05T11:32:12Z">
        <w:r>
          <w:rPr>
            <w:rtl/>
          </w:rPr>
          <w:t xml:space="preserve">מקום</w:t>
        </w:r>
      </w:ins>
      <w:del w:id="94128" w:author="מנוע מכני" w:date="2026-10-05T11:32:12Z">
        <w:r>
          <w:rPr>
            <w:rtl/>
          </w:rPr>
          <w:delText xml:space="preserve">היכא</w:delText>
        </w:r>
      </w:del>
      <w:r>
        <w:rPr>
          <w:rtl/>
        </w:rPr>
        <w:t xml:space="preserve"> דלא כפריה </w:t>
      </w:r>
      <w:r w:rsidR="00F40753">
        <w:rPr>
          <w:rtl/>
        </w:rPr>
        <w:t>כתבינן</w:t>
      </w:r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del w:id="90280" w:author="מנוע עיצוב" w:date="2026-10-05T11:33:53Z"/>
          <w:rtl/>
        </w:rPr>
      </w:pPr>
      <w:del w:id="90277" w:author="מנוע עיצוב" w:date="2026-10-05T11:33:53Z">
        <w:r>
          <w:rPr>
            <w:rtl/>
          </w:rPr>
          <w:delText xml:space="preserve">•</w:delText>
        </w:r>
      </w:del>
      <w:ins w:id="97171" w:author="מנוע מכני" w:date="2026-10-05T11:32:12Z">
        <w:r>
          <w:rPr>
            <w:rtl/>
          </w:rPr>
          <w:t xml:space="preserve"> </w:t>
        </w:r>
      </w:ins>
      <w:del w:id="97172" w:author="מנוע מכני" w:date="2026-10-05T11:32:12Z">
        <w:r>
          <w:rPr>
            <w:rtl/>
          </w:rPr>
          <w:delText xml:space="preserve">  </w:delText>
        </w:r>
      </w:del>
      <w:del w:id="90278" w:author="מנוע עיצוב" w:date="2026-10-05T11:33:53Z">
        <w:r>
          <w:rPr>
            <w:rtl/>
          </w:rPr>
          <w:delText xml:space="preserve">•</w:delText>
        </w:r>
      </w:del>
      <w:ins w:id="97173" w:author="מנוע מכני" w:date="2026-10-05T11:32:12Z">
        <w:r>
          <w:rPr>
            <w:rtl/>
          </w:rPr>
          <w:t xml:space="preserve"> </w:t>
        </w:r>
      </w:ins>
      <w:del w:id="97174" w:author="מנוע מכני" w:date="2026-10-05T11:32:12Z">
        <w:r>
          <w:rPr>
            <w:rtl/>
          </w:rPr>
          <w:delText xml:space="preserve">  </w:delText>
        </w:r>
      </w:del>
      <w:del w:id="90279" w:author="מנוע עיצוב" w:date="2026-10-05T11:33:53Z">
        <w:r>
          <w:rPr>
            <w:rtl/>
          </w:rPr>
          <w:delText xml:space="preserve">•</w:delText>
        </w:r>
      </w:del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>
          <w:ins w:id="100492" w:author="מנוע מכני" w:date="2026-10-05T11:32:12Z"/>
        </w:rPr>
      </w:pPr>
      <w:r>
        <w:t xml:space="preserve">תנא </w:t>
      </w:r>
      <w:ins w:id="92957" w:author="מנוע מכני" w:date="2026-10-05T11:32:12Z">
        <w:r>
          <w:t xml:space="preserve">ר"ה</w:t>
        </w:r>
      </w:ins>
      <w:del w:id="92958" w:author="מנוע מכני" w:date="2026-10-05T11:32:12Z">
        <w:r>
          <w:delText xml:space="preserve">רב הונא</w:delText>
        </w:r>
      </w:del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del w:id="1004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ins w:id="92273" w:author="מנוע מכני" w:date="2026-10-05T11:32:12Z">
        <w:r>
          <w:rPr>
            <w:rtl/>
          </w:rPr>
          <w:t xml:space="preserve">ח"ל</w:t>
        </w:r>
      </w:ins>
      <w:del w:id="92274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ins w:id="92275" w:author="מנוע מכני" w:date="2026-10-05T11:32:12Z">
        <w:r>
          <w:rPr>
            <w:rtl/>
          </w:rPr>
          <w:t xml:space="preserve">ח"ל</w:t>
        </w:r>
      </w:ins>
      <w:del w:id="92276" w:author="מנוע מכני" w:date="2026-10-05T11:32:12Z">
        <w:r w:rsidR="00F40753">
          <w:rPr>
            <w:rtl/>
          </w:rPr>
          <w:delText xml:space="preserve">ח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ins w:id="95495" w:author="מנוע מכני" w:date="2026-10-05T11:32:12Z">
        <w:r>
          <w:rPr>
            <w:rtl/>
          </w:rPr>
          <w:t xml:space="preserve">לו</w:t>
        </w:r>
      </w:ins>
      <w:del w:id="95496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  <w:pPrChange w:id="9050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75" w:author="מנוע מכני" w:date="2026-10-05T11:32:12Z">
        <w:r>
          <w:rPr>
            <w:rtl/>
          </w:rPr>
          <w:t xml:space="preserve"> </w:t>
        </w:r>
      </w:ins>
      <w:del w:id="971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77" w:author="מנוע מכני" w:date="2026-10-05T11:32:12Z">
        <w:r>
          <w:rPr>
            <w:rtl/>
          </w:rPr>
          <w:t xml:space="preserve"> </w:t>
        </w:r>
      </w:ins>
      <w:del w:id="971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>
          <w:ins w:id="100494" w:author="מנוע מכני" w:date="2026-10-05T11:32:12Z"/>
        </w:rPr>
      </w:pPr>
      <w:r>
        <w:t>טעמייהו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del w:id="10049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ins w:id="94129" w:author="מנוע מכני" w:date="2026-10-05T11:32:12Z">
        <w:r>
          <w:rPr>
            <w:rtl/>
          </w:rPr>
          <w:t xml:space="preserve">שם</w:t>
        </w:r>
      </w:ins>
      <w:del w:id="9413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ומעלה, אף </w:t>
      </w:r>
      <w:ins w:id="94131" w:author="מנוע מכני" w:date="2026-10-05T11:32:12Z">
        <w:r>
          <w:rPr>
            <w:rtl/>
          </w:rPr>
          <w:t xml:space="preserve">כאן</w:t>
        </w:r>
      </w:ins>
      <w:del w:id="94132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</w:t>
      </w:r>
      <w:ins w:id="94133" w:author="מנוע מכני" w:date="2026-10-05T11:32:12Z">
        <w:r>
          <w:rPr>
            <w:rtl/>
          </w:rPr>
          <w:t xml:space="preserve">גם</w:t>
        </w:r>
      </w:ins>
      <w:del w:id="94134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ומעלה</w:t>
      </w:r>
      <w:ins w:id="97179" w:author="מנוע מכני" w:date="2026-10-05T11:32:12Z">
        <w:r>
          <w:rPr>
            <w:rtl/>
          </w:rPr>
          <w:t xml:space="preserve">,</w:t>
        </w:r>
      </w:ins>
      <w:del w:id="97180" w:author="מנוע מכני" w:date="2026-10-05T11:32:12Z">
        <w:r w:rsidR="000B5F7F">
          <w:rPr>
            <w:rtl/>
          </w:rPr>
          <w:delText xml:space="preserve">;</w:delText>
        </w:r>
      </w:del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ins w:id="92277" w:author="מנוע מכני" w:date="2026-10-05T11:32:12Z">
        <w:r>
          <w:rPr>
            <w:rtl/>
          </w:rPr>
          <w:t xml:space="preserve">ק"ל</w:t>
        </w:r>
      </w:ins>
      <w:del w:id="92278" w:author="מנוע מכני" w:date="2026-10-05T11:32:12Z">
        <w:r>
          <w:rPr>
            <w:rtl/>
          </w:rPr>
          <w:delText xml:space="preserve">ק</w:delText>
        </w:r>
        <w:r w:rsidR="0055145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r>
        <w:rPr>
          <w:rtl/>
        </w:rPr>
        <w:t>ומעלה</w:t>
      </w:r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ins w:id="97181" w:author="מנוע מכני" w:date="2026-10-05T11:32:12Z">
        <w:r>
          <w:rPr>
            <w:rtl/>
          </w:rPr>
          <w:t xml:space="preserve">,</w:t>
        </w:r>
      </w:ins>
      <w:del w:id="9718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496" w:author="מנוע מכני" w:date="2026-10-05T11:32:12Z"/>
        </w:rPr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del w:id="10049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כי אין מלמדין - </w:t>
      </w:r>
      <w:ins w:id="97625" w:author="מנוע מכני" w:date="2026-10-05T11:32:12Z">
        <w:r>
          <w:rPr>
            <w:rtl/>
          </w:rPr>
          <w:t xml:space="preserve">לעולם</w:t>
        </w:r>
      </w:ins>
      <w:del w:id="97626" w:author="מנוע מכני" w:date="2026-10-05T11:32:12Z">
        <w:r w:rsidR="00F40753">
          <w:rPr>
            <w:rtl/>
          </w:rPr>
          <w:delText xml:space="preserve">לעלמא</w:delText>
        </w:r>
      </w:del>
      <w:r w:rsidR="00F40753">
        <w:rPr>
          <w:rtl/>
        </w:rPr>
        <w:t xml:space="preserve">, אבל לגופייהו - מלמדין? ומשום </w:t>
      </w:r>
      <w:ins w:id="95499" w:author="מנוע מכני" w:date="2026-10-05T11:32:12Z">
        <w:r>
          <w:rPr>
            <w:rtl/>
          </w:rPr>
          <w:t xml:space="preserve">כך</w:t>
        </w:r>
      </w:ins>
      <w:del w:id="95500" w:author="מנוע מכני" w:date="2026-10-05T11:32:12Z">
        <w:r w:rsidR="00F40753">
          <w:rPr>
            <w:rtl/>
          </w:rPr>
          <w:delText xml:space="preserve">הכי</w:delText>
        </w:r>
      </w:del>
      <w:r w:rsidR="00F40753">
        <w:rPr>
          <w:rtl/>
        </w:rPr>
        <w:t xml:space="preserve">: מספקינן </w:t>
      </w:r>
      <w:ins w:id="95497" w:author="מנוע מכני" w:date="2026-10-05T11:32:12Z">
        <w:r>
          <w:rPr>
            <w:rtl/>
          </w:rPr>
          <w:t xml:space="preserve">לו</w:t>
        </w:r>
      </w:ins>
      <w:del w:id="95498" w:author="מנוע מכני" w:date="2026-10-05T11:32:12Z">
        <w:r w:rsidR="00F40753"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>
      <w:pPr>
        <w:pStyle w:val="38"/>
        <w:rPr>
          <w:ins w:id="100498" w:author="מנוע מכני" w:date="2026-10-05T11:32:12Z"/>
        </w:rPr>
      </w:pPr>
      <w:r>
        <w:t>א</w:t>
      </w:r>
      <w:ins w:id="92279" w:author="מנוע מכני" w:date="2026-10-05T11:32:12Z">
        <w:r>
          <w:t xml:space="preserve">ר"א</w:t>
        </w:r>
      </w:ins>
      <w:del w:id="92280" w:author="מנוע מכני" w:date="2026-10-05T11:32:12Z">
        <w:r w:rsidR="00C94E8B">
          <w:delText xml:space="preserve">ר''א</w:delText>
        </w:r>
      </w:del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del w:id="1004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  <w:pPrChange w:id="9050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3" w:author="מנוע מכני" w:date="2026-10-05T11:32:12Z">
        <w:r>
          <w:rPr>
            <w:rtl/>
          </w:rPr>
          <w:t xml:space="preserve"> </w:t>
        </w:r>
      </w:ins>
      <w:del w:id="971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5" w:author="מנוע מכני" w:date="2026-10-05T11:32:12Z">
        <w:r>
          <w:rPr>
            <w:rtl/>
          </w:rPr>
          <w:t xml:space="preserve"> </w:t>
        </w:r>
      </w:ins>
      <w:del w:id="971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  <w:pPrChange w:id="9050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87" w:author="מנוע מכני" w:date="2026-10-05T11:32:12Z">
        <w:r>
          <w:rPr>
            <w:rtl/>
          </w:rPr>
          <w:t xml:space="preserve"> </w:t>
        </w:r>
      </w:ins>
      <w:del w:id="971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189" w:author="מנוע מכני" w:date="2026-10-05T11:32:12Z">
        <w:r>
          <w:rPr>
            <w:rtl/>
          </w:rPr>
          <w:t xml:space="preserve"> </w:t>
        </w:r>
      </w:ins>
      <w:del w:id="971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ins w:id="92281" w:author="מנוע מכני" w:date="2026-10-05T11:32:12Z">
        <w:r>
          <w:rPr>
            <w:rFonts w:hint="cs"/>
            <w:rtl/>
          </w:rPr>
          <w:t xml:space="preserve">ו"ע</w:t>
        </w:r>
      </w:ins>
      <w:del w:id="92282" w:author="מנוע מכני" w:date="2026-10-05T11:32:12Z">
        <w:r>
          <w:rPr>
            <w:rFonts w:hint="cs"/>
            <w:rtl/>
          </w:rPr>
          <w:delText xml:space="preserve">ו''ע</w:delText>
        </w:r>
      </w:del>
      <w:r w:rsidR="00F40753">
        <w:rPr>
          <w:rtl/>
        </w:rPr>
        <w:t xml:space="preserve">: מעכשיו - אין בנו פדוי, לאחר שלשים יום </w:t>
      </w:r>
      <w:ins w:id="98653" w:author="מנוע מכני" w:date="2026-10-05T11:32:12Z">
        <w:r>
          <w:rPr>
            <w:rtl/>
          </w:rPr>
          <w:t xml:space="preserve">וישנם</w:t>
        </w:r>
      </w:ins>
      <w:del w:id="98654" w:author="מנוע מכני" w:date="2026-10-05T11:32:12Z">
        <w:r w:rsidR="00F40753">
          <w:rPr>
            <w:rtl/>
          </w:rPr>
          <w:delText xml:space="preserve">ואיתנהו</w:delText>
        </w:r>
      </w:del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ins w:id="94135" w:author="מנוע מכני" w:date="2026-10-05T11:32:12Z">
        <w:r>
          <w:rPr>
            <w:rtl/>
          </w:rPr>
          <w:t xml:space="preserve">חלקו</w:t>
        </w:r>
      </w:ins>
      <w:del w:id="94136" w:author="מנוע מכני" w:date="2026-10-05T11:32:12Z">
        <w:r>
          <w:rPr>
            <w:rtl/>
          </w:rPr>
          <w:delText xml:space="preserve">פליגי</w:delText>
        </w:r>
      </w:del>
      <w:r>
        <w:rPr>
          <w:rtl/>
        </w:rPr>
        <w:t xml:space="preserve"> - לאחר שלשים יום ונתעכלו המעות</w:t>
      </w:r>
      <w:ins w:id="97191" w:author="מנוע מכני" w:date="2026-10-05T11:32:12Z">
        <w:r>
          <w:rPr>
            <w:rtl/>
          </w:rPr>
          <w:t xml:space="preserve">,</w:t>
        </w:r>
      </w:ins>
      <w:del w:id="97192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00" w:author="מנוע מכני" w:date="2026-10-05T11:32:12Z"/>
        </w:rPr>
      </w:pPr>
      <w:r>
        <w:tab/>
      </w:r>
      <w:r>
        <w:t>ל</w:t>
      </w:r>
      <w:r w:rsidR="00F40753">
        <w:t xml:space="preserve">רב</w:t>
      </w:r>
      <w:del w:id="100962" w:author="מנוע מכני" w:date="2026-10-05T11:32:12Z">
        <w:r w:rsidR="00F40753">
          <w:delText xml:space="preserve"> אמר</w:delText>
        </w:r>
      </w:del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del w:id="1005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ins w:id="92283" w:author="מנוע מכני" w:date="2026-10-05T11:32:12Z">
        <w:r>
          <w:rPr>
            <w:rFonts w:hint="cs"/>
            <w:rtl/>
          </w:rPr>
          <w:t xml:space="preserve">ה"ג</w:t>
        </w:r>
      </w:ins>
      <w:del w:id="92284" w:author="מנוע מכני" w:date="2026-10-05T11:32:12Z">
        <w:r>
          <w:rPr>
            <w:rFonts w:hint="cs"/>
            <w:rtl/>
          </w:rPr>
          <w:delText xml:space="preserve">ה''ג</w:delText>
        </w:r>
      </w:del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>
          <w:ins w:id="100502" w:author="מנוע מכני" w:date="2026-10-05T11:32:12Z"/>
        </w:rPr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del w:id="100503" w:author="מנוע מכני" w:date="2026-10-05T11:32:12Z">
        <w:r w:rsidR="00F40753">
          <w:rPr>
            <w:rtl/>
          </w:rPr>
          <w:delText xml:space="preserve"> </w:delText>
        </w:r>
      </w:del>
      <w:ins w:id="94137" w:author="מנוע מכני" w:date="2026-10-05T11:32:12Z">
        <w:r>
          <w:rPr>
            <w:rtl/>
          </w:rPr>
          <w:t xml:space="preserve">שם</w:t>
        </w:r>
      </w:ins>
      <w:del w:id="94138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- בידו לקדשה מעכשיו, </w:t>
      </w:r>
      <w:ins w:id="94139" w:author="מנוע מכני" w:date="2026-10-05T11:32:12Z">
        <w:r>
          <w:rPr>
            <w:rtl/>
          </w:rPr>
          <w:t xml:space="preserve">כאן</w:t>
        </w:r>
      </w:ins>
      <w:del w:id="94140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ins w:id="94143" w:author="מנוע מכני" w:date="2026-10-05T11:32:12Z">
        <w:r>
          <w:rPr>
            <w:rtl/>
          </w:rPr>
          <w:t xml:space="preserve">מקום</w:t>
        </w:r>
      </w:ins>
      <w:del w:id="94144" w:author="מנוע מכני" w:date="2026-10-05T11:32:12Z">
        <w:r w:rsidR="001E07F0">
          <w:rPr>
            <w:rtl/>
          </w:rPr>
          <w:delText xml:space="preserve">היכא</w:delText>
        </w:r>
      </w:del>
      <w:r w:rsidR="001E07F0">
        <w:rPr>
          <w:rtl/>
        </w:rPr>
        <w:t xml:space="preserve"> </w:t>
      </w:r>
      <w:ins w:id="94141" w:author="מנוע מכני" w:date="2026-10-05T11:32:12Z">
        <w:r>
          <w:rPr>
            <w:rtl/>
          </w:rPr>
          <w:t xml:space="preserve">דחלקו</w:t>
        </w:r>
      </w:ins>
      <w:del w:id="94142" w:author="מנוע מכני" w:date="2026-10-05T11:32:12Z">
        <w:r w:rsidR="001E07F0">
          <w:rPr>
            <w:rtl/>
          </w:rPr>
          <w:delText xml:space="preserve">דפליגי</w:delText>
        </w:r>
      </w:del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ins w:id="94145" w:author="מנוע מכני" w:date="2026-10-05T11:32:12Z">
        <w:r>
          <w:rPr>
            <w:b/>
            <w:bCs/>
            <w:rtl/>
          </w:rPr>
          <w:t xml:space="preserve">כאן</w:t>
        </w:r>
      </w:ins>
      <w:del w:id="94146" w:author="מנוע מכני" w:date="2026-10-05T11:32:12Z">
        <w:r w:rsidRPr="00B323CF">
          <w:rPr>
            <w:b/>
            <w:bCs/>
            <w:rtl/>
          </w:rPr>
          <w:delText xml:space="preserve">הכא</w:delText>
        </w:r>
      </w:del>
      <w:r w:rsidRPr="00B323CF">
        <w:rPr>
          <w:b/>
          <w:bCs/>
          <w:rtl/>
        </w:rPr>
        <w:t xml:space="preserve"> הלכתא </w:t>
      </w:r>
      <w:ins w:id="95501" w:author="מנוע מכני" w:date="2026-10-05T11:32:12Z">
        <w:r>
          <w:rPr>
            <w:b/>
            <w:bCs/>
            <w:rtl/>
          </w:rPr>
          <w:t xml:space="preserve">כמותו</w:t>
        </w:r>
      </w:ins>
      <w:del w:id="95502" w:author="מנוע מכני" w:date="2026-10-05T11:32:12Z">
        <w:r w:rsidRPr="00B323CF">
          <w:rPr>
            <w:b/>
            <w:bCs/>
            <w:rtl/>
          </w:rPr>
          <w:delText xml:space="preserve">כוותיה</w:delText>
        </w:r>
      </w:del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>
          <w:ins w:id="100504" w:author="מנוע מכני" w:date="2026-10-05T11:32:12Z"/>
        </w:rPr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del w:id="1005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ins w:id="95823" w:author="מנוע מכני" w:date="2026-10-05T11:32:12Z">
        <w:r>
          <w:rPr>
            <w:rtl/>
          </w:rPr>
          <w:t xml:space="preserve">אף</w:t>
        </w:r>
      </w:ins>
      <w:del w:id="95824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ins w:id="94147" w:author="מנוע מכני" w:date="2026-10-05T11:32:12Z">
        <w:r>
          <w:rPr>
            <w:rFonts w:hint="cs"/>
            <w:rtl/>
          </w:rPr>
          <w:t xml:space="preserve">כאן</w:t>
        </w:r>
      </w:ins>
      <w:del w:id="94148" w:author="מנוע מכני" w:date="2026-10-05T11:32:12Z">
        <w:r w:rsidR="00872B76">
          <w:rPr>
            <w:rFonts w:hint="cs"/>
            <w:rtl/>
          </w:rPr>
          <w:delText xml:space="preserve">הכא</w:delText>
        </w:r>
      </w:del>
      <w:r w:rsidR="00872B76">
        <w:rPr>
          <w:rFonts w:hint="cs"/>
          <w:rtl/>
        </w:rPr>
        <w:t xml:space="preserve"> מיירי </w:t>
      </w:r>
      <w:ins w:id="98655" w:author="מנוע מכני" w:date="2026-10-05T11:32:12Z">
        <w:r>
          <w:rPr>
            <w:rtl/>
          </w:rPr>
          <w:t xml:space="preserve">דישנם</w:t>
        </w:r>
      </w:ins>
      <w:del w:id="98656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del w:id="90659" w:author="מנוע עיצוב" w:date="2026-10-05T11:33:53Z"/>
          <w:rtl/>
        </w:rPr>
      </w:pPr>
    </w:p>
    <w:p>
      <w:pPr>
        <w:pStyle w:val="38"/>
        <w:rPr>
          <w:ins w:id="100506" w:author="מנוע מכני" w:date="2026-10-05T11:32:12Z"/>
        </w:rPr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del w:id="10050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בחזקת שלא נפדה עד שיביא ראיה שנפדה! </w:t>
      </w:r>
      <w:ins w:id="94149" w:author="מנוע מכני" w:date="2026-10-05T11:32:12Z">
        <w:r>
          <w:rPr>
            <w:rtl/>
          </w:rPr>
          <w:t xml:space="preserve">שם</w:t>
        </w:r>
      </w:ins>
      <w:del w:id="94150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</w:t>
      </w:r>
      <w:ins w:id="94151" w:author="מנוע מכני" w:date="2026-10-05T11:32:12Z">
        <w:r>
          <w:rPr>
            <w:rtl/>
          </w:rPr>
          <w:t xml:space="preserve">גם</w:t>
        </w:r>
      </w:ins>
      <w:del w:id="94152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- </w:t>
      </w:r>
      <w:ins w:id="98657" w:author="מנוע מכני" w:date="2026-10-05T11:32:12Z">
        <w:r>
          <w:rPr>
            <w:rtl/>
          </w:rPr>
          <w:t xml:space="preserve">דישנם</w:t>
        </w:r>
      </w:ins>
      <w:del w:id="98658" w:author="מנוע מכני" w:date="2026-10-05T11:32:12Z">
        <w:r w:rsidR="00F40753">
          <w:rPr>
            <w:rtl/>
          </w:rPr>
          <w:delText xml:space="preserve">דאיתנהו</w:delText>
        </w:r>
      </w:del>
      <w:r w:rsidR="00F40753">
        <w:rPr>
          <w:rtl/>
        </w:rPr>
        <w:t xml:space="preserve"> למעות בעינייהו</w:t>
      </w:r>
      <w:r w:rsidR="0057284B">
        <w:rPr>
          <w:rtl/>
        </w:rPr>
        <w:t>.</w:t>
      </w:r>
    </w:p>
    <w:p>
      <w:pPr>
        <w:pStyle w:val="38"/>
        <w:rPr>
          <w:ins w:id="100508" w:author="מנוע מכני" w:date="2026-10-05T11:32:12Z"/>
        </w:rPr>
      </w:pPr>
      <w:r>
        <w:lastRenderedPageBreak/>
        <w:t xml:space="preserve">תני תנא </w:t>
      </w:r>
      <w:ins w:id="95503" w:author="מנוע מכני" w:date="2026-10-05T11:32:12Z">
        <w:r>
          <w:t xml:space="preserve">לפניו</w:t>
        </w:r>
      </w:ins>
      <w:del w:id="95504" w:author="מנוע מכני" w:date="2026-10-05T11:32:12Z">
        <w:r>
          <w:lastRenderedPageBreak/>
          <w:delText xml:space="preserve">קמיה</w:delText>
        </w:r>
      </w:del>
      <w:r>
        <w:lastRenderedPageBreak/>
        <w:t xml:space="preserve"> ד</w:t>
      </w:r>
      <w:ins w:id="92285" w:author="מנוע מכני" w:date="2026-10-05T11:32:12Z">
        <w:r>
          <w:t xml:space="preserve">ר"י</w:t>
        </w:r>
      </w:ins>
      <w:del w:id="92286" w:author="מנוע מכני" w:date="2026-10-05T11:32:12Z">
        <w:r>
          <w:lastRenderedPageBreak/>
          <w:delText xml:space="preserve">ר</w:delText>
        </w:r>
        <w:r w:rsidR="00B323CF">
          <w:delText xml:space="preserve">''י</w:delText>
        </w:r>
      </w:del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del w:id="1005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ins w:id="98659" w:author="מנוע מכני" w:date="2026-10-05T11:32:12Z">
        <w:r>
          <w:rPr>
            <w:rtl/>
          </w:rPr>
          <w:t xml:space="preserve">דעומדת</w:t>
        </w:r>
      </w:ins>
      <w:del w:id="98660" w:author="מנוע מכני" w:date="2026-10-05T11:32:12Z">
        <w:r>
          <w:rPr>
            <w:rtl/>
          </w:rPr>
          <w:delText xml:space="preserve">דקיימא</w:delText>
        </w:r>
      </w:del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ins w:id="94153" w:author="מנוע מכני" w:date="2026-10-05T11:32:12Z">
        <w:r>
          <w:rPr>
            <w:rtl/>
          </w:rPr>
          <w:t xml:space="preserve">כאן</w:t>
        </w:r>
      </w:ins>
      <w:del w:id="9415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del w:id="90284" w:author="מנוע עיצוב" w:date="2026-10-05T11:33:53Z"/>
          <w:rtl/>
        </w:rPr>
      </w:pPr>
      <w:del w:id="90281" w:author="מנוע עיצוב" w:date="2026-10-05T11:33:53Z">
        <w:r>
          <w:rPr>
            <w:rtl/>
          </w:rPr>
          <w:delText xml:space="preserve">•</w:delText>
        </w:r>
      </w:del>
      <w:ins w:id="97193" w:author="מנוע מכני" w:date="2026-10-05T11:32:12Z">
        <w:r>
          <w:rPr>
            <w:rtl/>
          </w:rPr>
          <w:t xml:space="preserve"> </w:t>
        </w:r>
      </w:ins>
      <w:del w:id="97194" w:author="מנוע מכני" w:date="2026-10-05T11:32:12Z">
        <w:r>
          <w:rPr>
            <w:rtl/>
          </w:rPr>
          <w:delText xml:space="preserve">  </w:delText>
        </w:r>
      </w:del>
      <w:del w:id="90282" w:author="מנוע עיצוב" w:date="2026-10-05T11:33:53Z">
        <w:r>
          <w:rPr>
            <w:rtl/>
          </w:rPr>
          <w:delText xml:space="preserve">•</w:delText>
        </w:r>
      </w:del>
      <w:ins w:id="97195" w:author="מנוע מכני" w:date="2026-10-05T11:32:12Z">
        <w:r>
          <w:rPr>
            <w:rtl/>
          </w:rPr>
          <w:t xml:space="preserve"> </w:t>
        </w:r>
      </w:ins>
      <w:del w:id="97196" w:author="מנוע מכני" w:date="2026-10-05T11:32:12Z">
        <w:r>
          <w:rPr>
            <w:rtl/>
          </w:rPr>
          <w:delText xml:space="preserve">  </w:delText>
        </w:r>
      </w:del>
      <w:del w:id="90283" w:author="מנוע עיצוב" w:date="2026-10-05T11:33:53Z">
        <w:r>
          <w:rPr>
            <w:rtl/>
          </w:rPr>
          <w:delText xml:space="preserve">•</w:delText>
        </w:r>
      </w:del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ins w:id="92287" w:author="מנוע מכני" w:date="2026-10-05T11:32:12Z">
        <w:r>
          <w:rPr>
            <w:rStyle w:val="2fb"/>
            <w:rFonts w:hint="cs"/>
            <w:rtl/>
          </w:rPr>
          <w:t xml:space="preserve">י"ר</w:t>
        </w:r>
      </w:ins>
      <w:del w:id="92288" w:author="מנוע מכני" w:date="2026-10-05T11:32:12Z">
        <w:r>
          <w:rPr>
            <w:rFonts w:hint="cs"/>
            <w:rtl/>
          </w:rPr>
          <w:delText xml:space="preserve">י''ר</w:delText>
        </w:r>
      </w:del>
      <w:r w:rsidR="00F40753">
        <w:rPr>
          <w:rtl/>
        </w:rPr>
        <w:t xml:space="preserve">: הכל מודים </w:t>
      </w:r>
      <w:ins w:id="94155" w:author="מנוע מכני" w:date="2026-10-05T11:32:12Z">
        <w:r>
          <w:rPr>
            <w:rtl/>
          </w:rPr>
          <w:t xml:space="preserve">מקום</w:t>
        </w:r>
      </w:ins>
      <w:del w:id="94156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57" w:author="מנוע מכני" w:date="2026-10-05T11:32:12Z">
        <w:r>
          <w:rPr>
            <w:rtl/>
          </w:rPr>
          <w:t xml:space="preserve">דאין</w:t>
        </w:r>
      </w:ins>
      <w:del w:id="94158" w:author="מנוע מכני" w:date="2026-10-05T11:32:12Z">
        <w:r w:rsidR="00F40753">
          <w:rPr>
            <w:rtl/>
          </w:rPr>
          <w:delText xml:space="preserve">דליכא</w:delText>
        </w:r>
      </w:del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ins w:id="95505" w:author="מנוע מכני" w:date="2026-10-05T11:32:12Z">
        <w:r>
          <w:rPr>
            <w:rtl/>
          </w:rPr>
          <w:t xml:space="preserve">שלו</w:t>
        </w:r>
      </w:ins>
      <w:del w:id="95506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עדיף, </w:t>
      </w:r>
    </w:p>
    <w:p>
      <w:pPr>
        <w:pStyle w:val="38"/>
        <w:rPr>
          <w:ins w:id="100510" w:author="מנוע מכני" w:date="2026-10-05T11:32:12Z"/>
        </w:rPr>
      </w:pPr>
      <w:ins w:id="94159" w:author="מנוע מכני" w:date="2026-10-05T11:32:12Z">
        <w:r>
          <w:t xml:space="preserve">וחלקו</w:t>
        </w:r>
      </w:ins>
    </w:p>
    <w:p w14:paraId="625052EE" w14:textId="77777777" w:rsidR="00401830" w:rsidRDefault="00401830" w:rsidP="00401830">
      <w:pPr>
        <w:rPr>
          <w:rtl/>
        </w:rPr>
      </w:pPr>
      <w:del w:id="94160" w:author="מנוע מכני" w:date="2026-10-05T11:32:12Z">
        <w:r>
          <w:rPr>
            <w:rFonts w:hint="cs"/>
            <w:rtl/>
          </w:rPr>
          <w:delText xml:space="preserve">ופליגי</w:delText>
        </w:r>
      </w:del>
      <w:del w:id="100511" w:author="מנוע מכני" w:date="2026-10-05T11:32:12Z">
        <w:r>
          <w:rPr>
            <w:rFonts w:hint="cs"/>
            <w:rtl/>
          </w:rPr>
          <w:delText xml:space="preserve"> </w:delText>
        </w:r>
      </w:del>
      <w:ins w:id="94161" w:author="מנוע מכני" w:date="2026-10-05T11:32:12Z">
        <w:r>
          <w:rPr>
            <w:rtl/>
          </w:rPr>
          <w:t xml:space="preserve">מקום</w:t>
        </w:r>
      </w:ins>
      <w:del w:id="94162" w:author="מנוע מכני" w:date="2026-10-05T11:32:12Z">
        <w:r w:rsidR="00F40753">
          <w:rPr>
            <w:rtl/>
          </w:rPr>
          <w:delText xml:space="preserve">היכא</w:delText>
        </w:r>
      </w:del>
      <w:r w:rsidR="00F40753">
        <w:rPr>
          <w:rtl/>
        </w:rPr>
        <w:t xml:space="preserve"> </w:t>
      </w:r>
      <w:ins w:id="94163" w:author="מנוע מכני" w:date="2026-10-05T11:32:12Z">
        <w:r>
          <w:rPr>
            <w:rtl/>
          </w:rPr>
          <w:t xml:space="preserve">דיש</w:t>
        </w:r>
      </w:ins>
      <w:del w:id="94164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חמש משועבדות וחמש בני חורין</w:t>
      </w:r>
      <w:ins w:id="97197" w:author="מנוע מכני" w:date="2026-10-05T11:32:12Z">
        <w:r>
          <w:rPr>
            <w:rtl/>
          </w:rPr>
          <w:t xml:space="preserve">,</w:t>
        </w:r>
      </w:ins>
      <w:del w:id="97198" w:author="מנוע מכני" w:date="2026-10-05T11:32:12Z">
        <w:r w:rsidR="000B5F7F">
          <w:rPr>
            <w:rtl/>
          </w:rPr>
          <w:delText xml:space="preserve">;</w:delText>
        </w:r>
      </w:del>
    </w:p>
    <w:p>
      <w:pPr>
        <w:pStyle w:val="38"/>
        <w:rPr>
          <w:ins w:id="100512" w:author="מנוע מכני" w:date="2026-10-05T11:32:12Z"/>
        </w:rPr>
      </w:pPr>
      <w:r>
        <w:t xml:space="preserve">ל</w:t>
      </w:r>
      <w:ins w:id="92289" w:author="מנוע מכני" w:date="2026-10-05T11:32:12Z">
        <w:r>
          <w:t xml:space="preserve">ר"י</w:t>
        </w:r>
      </w:ins>
      <w:del w:id="92290" w:author="מנוע מכני" w:date="2026-10-05T11:32:12Z">
        <w:r>
          <w:delText xml:space="preserve">ר''י</w:delText>
        </w:r>
      </w:del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del w:id="100513" w:author="מנוע מכני" w:date="2026-10-05T11:32:12Z">
        <w:r w:rsidR="00C14B58">
          <w:rPr>
            <w:rtl/>
          </w:rPr>
          <w:delText xml:space="preserve"> </w:delText>
        </w:r>
      </w:del>
      <w:r w:rsidR="00C14B58">
        <w:rPr>
          <w:rtl/>
        </w:rPr>
        <w:t xml:space="preserve">מלוה הכתובה בתורה ככתובה בשטר דמיא, </w:t>
      </w:r>
      <w:ins w:id="95507" w:author="מנוע מכני" w:date="2026-10-05T11:32:12Z">
        <w:r>
          <w:rPr>
            <w:rtl/>
          </w:rPr>
          <w:t xml:space="preserve">ושלו</w:t>
        </w:r>
      </w:ins>
      <w:del w:id="95508" w:author="מנוע מכני" w:date="2026-10-05T11:32:12Z">
        <w:r w:rsidR="00C14B58">
          <w:rPr>
            <w:rtl/>
          </w:rPr>
          <w:delText xml:space="preserve">ודידיה</w:delText>
        </w:r>
      </w:del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>
          <w:ins w:id="100514" w:author="מנוע מכני" w:date="2026-10-05T11:32:12Z"/>
        </w:rPr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del w:id="1005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מלוה הכתובה בתורה </w:t>
      </w:r>
      <w:ins w:id="94165" w:author="מנוע מכני" w:date="2026-10-05T11:32:12Z">
        <w:r>
          <w:rPr>
            <w:rtl/>
          </w:rPr>
          <w:t xml:space="preserve">לא</w:t>
        </w:r>
      </w:ins>
      <w:del w:id="94166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ככתובה בשטר דמיא, הלכך - מצוה </w:t>
      </w:r>
      <w:ins w:id="95509" w:author="מנוע מכני" w:date="2026-10-05T11:32:12Z">
        <w:r>
          <w:rPr>
            <w:rtl/>
          </w:rPr>
          <w:t xml:space="preserve">שלו</w:t>
        </w:r>
      </w:ins>
      <w:del w:id="9551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  <w:pPrChange w:id="9050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199" w:author="מנוע מכני" w:date="2026-10-05T11:32:12Z">
        <w:r>
          <w:rPr>
            <w:rtl/>
          </w:rPr>
          <w:t xml:space="preserve"> </w:t>
        </w:r>
      </w:ins>
      <w:del w:id="9720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1" w:author="מנוע מכני" w:date="2026-10-05T11:32:12Z">
        <w:r>
          <w:rPr>
            <w:rtl/>
          </w:rPr>
          <w:t xml:space="preserve"> </w:t>
        </w:r>
      </w:ins>
      <w:del w:id="9720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  <w:pPrChange w:id="9050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03" w:author="מנוע מכני" w:date="2026-10-05T11:32:12Z">
        <w:r>
          <w:rPr>
            <w:rtl/>
          </w:rPr>
          <w:t xml:space="preserve"> </w:t>
        </w:r>
      </w:ins>
      <w:del w:id="9720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05" w:author="מנוע מכני" w:date="2026-10-05T11:32:12Z">
        <w:r>
          <w:rPr>
            <w:rtl/>
          </w:rPr>
          <w:t xml:space="preserve"> </w:t>
        </w:r>
      </w:ins>
      <w:del w:id="9720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516" w:author="מנוע מכני" w:date="2026-10-05T11:32:12Z"/>
        </w:rPr>
      </w:pPr>
      <w:r w:rsidRPr="00C14B58">
        <w:t>מנה צורי</w:t>
      </w:r>
      <w:ins w:id="97207" w:author="מנוע מכני" w:date="2026-10-05T11:32:12Z">
        <w:r>
          <w:t xml:space="preserve"> </w:t>
        </w:r>
      </w:ins>
      <w:del w:id="97208" w:author="מנוע מכני" w:date="2026-10-05T11:32:12Z">
        <w:r w:rsidR="00C14B58">
          <w:delText xml:space="preserve"> </w:delText>
        </w:r>
        <w:r>
          <w:delText xml:space="preserve"> </w:delText>
        </w:r>
      </w:del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del w:id="1005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>
          <w:ins w:id="100518" w:author="מנוע מכני" w:date="2026-10-05T11:32:12Z"/>
        </w:rPr>
      </w:pPr>
      <w:ins w:id="92291" w:author="מנוע מכני" w:date="2026-10-05T11:32:12Z">
        <w:r>
          <w:t xml:space="preserve">ר"ח</w:t>
        </w:r>
      </w:ins>
      <w:del w:id="92292" w:author="מנוע מכני" w:date="2026-10-05T11:32:12Z">
        <w:r>
          <w:delText xml:space="preserve">ר''ח</w:delText>
        </w:r>
      </w:del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del w:id="1005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ins w:id="95511" w:author="מנוע מכני" w:date="2026-10-05T11:32:12Z">
        <w:r>
          <w:rPr>
            <w:rtl/>
          </w:rPr>
          <w:t xml:space="preserve">מהם</w:t>
        </w:r>
      </w:ins>
      <w:del w:id="9551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>
          <w:ins w:id="100520" w:author="מנוע מכני" w:date="2026-10-05T11:32:12Z"/>
        </w:rPr>
      </w:pPr>
      <w:r>
        <w:t>ר</w:t>
      </w:r>
      <w:ins w:id="92293" w:author="מנוע מכני" w:date="2026-10-05T11:32:12Z">
        <w:r>
          <w:t xml:space="preserve">י"ו</w:t>
        </w:r>
      </w:ins>
      <w:del w:id="92294" w:author="מנוע מכני" w:date="2026-10-05T11:32:12Z">
        <w:r w:rsidR="00C14B58">
          <w:delText xml:space="preserve">י''ו</w:delText>
        </w:r>
      </w:del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del w:id="1005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ins w:id="92295" w:author="מנוע מכני" w:date="2026-10-05T11:32:12Z">
        <w:r>
          <w:rPr>
            <w:rFonts w:hint="cs"/>
            <w:rtl/>
          </w:rPr>
          <w:t xml:space="preserve">כ"ה</w:t>
        </w:r>
      </w:ins>
      <w:del w:id="92296" w:author="מנוע מכני" w:date="2026-10-05T11:32:12Z">
        <w:r w:rsidR="00C14B58">
          <w:rPr>
            <w:rFonts w:hint="cs"/>
            <w:rtl/>
          </w:rPr>
          <w:delText xml:space="preserve">כ''ה</w:delText>
        </w:r>
      </w:del>
      <w:r w:rsidR="00C14B58">
        <w:rPr>
          <w:rtl/>
        </w:rPr>
        <w:t xml:space="preserve"> זוז, דל </w:t>
      </w:r>
      <w:ins w:id="95513" w:author="מנוע מכני" w:date="2026-10-05T11:32:12Z">
        <w:r>
          <w:rPr>
            <w:rtl/>
          </w:rPr>
          <w:t xml:space="preserve">מהם</w:t>
        </w:r>
      </w:ins>
      <w:del w:id="95514" w:author="מנוע מכני" w:date="2026-10-05T11:32:12Z">
        <w:r w:rsidR="00C14B58">
          <w:rPr>
            <w:rtl/>
          </w:rPr>
          <w:delText xml:space="preserve">מינייהו</w:delText>
        </w:r>
      </w:del>
      <w:r w:rsidR="00C14B58">
        <w:rPr>
          <w:rtl/>
        </w:rPr>
        <w:t xml:space="preserve"> שתותא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del w:id="90660" w:author="מנוע עיצוב" w:date="2026-10-05T11:33:53Z"/>
          <w:rtl/>
        </w:rPr>
      </w:pPr>
    </w:p>
    <w:p w14:paraId="654EF65E" w14:textId="77777777" w:rsidR="00C14B58" w:rsidRDefault="00F40753" w:rsidP="00F40753">
      <w:pPr>
        <w:rPr>
          <w:rtl/>
        </w:rPr>
      </w:pPr>
      <w:ins w:id="95515" w:author="מנוע מכני" w:date="2026-10-05T11:32:12Z">
        <w:r>
          <w:rPr>
            <w:rtl/>
          </w:rPr>
          <w:t xml:space="preserve">אלו</w:t>
        </w:r>
      </w:ins>
      <w:del w:id="95516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עשרין וחד נכי דנקא הוי! אלא: דל שתותא וזוזא, והנך לפדיון הבן</w:t>
      </w:r>
      <w:ins w:id="97209" w:author="מנוע מכני" w:date="2026-10-05T11:32:12Z">
        <w:r>
          <w:rPr>
            <w:rtl/>
          </w:rPr>
          <w:t xml:space="preserve">,</w:t>
        </w:r>
      </w:ins>
      <w:del w:id="97210" w:author="מנוע מכני" w:date="2026-10-05T11:32:12Z">
        <w:r w:rsidR="000B5F7F">
          <w:rPr>
            <w:rtl/>
          </w:rPr>
          <w:delText xml:space="preserve">;</w:delText>
        </w:r>
      </w:del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>
          <w:ins w:id="100868" w:author="מנוע מכני" w:date="2026-10-05T11:32:12Z"/>
        </w:rPr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del w:id="1008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דל זוז ושתות, והנך לפדיון הבן, דהוי </w:t>
      </w:r>
      <w:ins w:id="97497" w:author="מנוע מכני" w:date="2026-10-05T11:32:12Z">
        <w:r>
          <w:rPr>
            <w:rtl/>
          </w:rPr>
          <w:t xml:space="preserve">להם</w:t>
        </w:r>
      </w:ins>
      <w:del w:id="97498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ins w:id="97211" w:author="מנוע מכני" w:date="2026-10-05T11:32:12Z">
        <w:r>
          <w:rPr>
            <w:rFonts w:hint="cs"/>
            <w:rtl/>
          </w:rPr>
          <w:t xml:space="preserve"> </w:t>
        </w:r>
      </w:ins>
      <w:del w:id="97212" w:author="מנוע מכני" w:date="2026-10-05T11:32:12Z">
        <w:r w:rsidR="00D025F3">
          <w:rPr>
            <w:rFonts w:hint="cs"/>
            <w:rtl/>
          </w:rPr>
          <w:delText xml:space="preserve"> </w:delText>
        </w:r>
        <w:r w:rsidR="00C14B58">
          <w:rPr>
            <w:rtl/>
          </w:rPr>
          <w:delText xml:space="preserve"> </w:delText>
        </w:r>
      </w:del>
      <w:ins w:id="92297" w:author="מנוע מכני" w:date="2026-10-05T11:32:12Z">
        <w:r>
          <w:rPr>
            <w:rFonts w:hint="cs"/>
            <w:rtl/>
          </w:rPr>
          <w:t xml:space="preserve">כ"ח</w:t>
        </w:r>
      </w:ins>
      <w:del w:id="92298" w:author="מנוע מכני" w:date="2026-10-05T11:32:12Z">
        <w:r w:rsidR="00C14B58">
          <w:rPr>
            <w:rFonts w:hint="cs"/>
            <w:rtl/>
          </w:rPr>
          <w:delText xml:space="preserve">כ''ח</w:delText>
        </w:r>
      </w:del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del w:id="90661" w:author="מנוע עיצוב" w:date="2026-10-05T11:33:53Z"/>
          <w:rtl/>
        </w:rPr>
      </w:pPr>
    </w:p>
    <w:p>
      <w:pPr>
        <w:pStyle w:val="38"/>
        <w:rPr>
          <w:ins w:id="100522" w:author="מנוע מכני" w:date="2026-10-05T11:32:12Z"/>
        </w:rPr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del w:id="1005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סילעים דאורייתא </w:t>
      </w:r>
      <w:ins w:id="92299" w:author="מנוע מכני" w:date="2026-10-05T11:32:12Z">
        <w:r>
          <w:rPr>
            <w:rFonts w:hint="cs"/>
            <w:rtl/>
          </w:rPr>
          <w:t xml:space="preserve">ל"ג</w:t>
        </w:r>
      </w:ins>
      <w:del w:id="92300" w:author="מנוע מכני" w:date="2026-10-05T11:32:12Z">
        <w:r>
          <w:rPr>
            <w:rFonts w:hint="cs"/>
            <w:rtl/>
          </w:rPr>
          <w:delText xml:space="preserve">ל''ג</w:delText>
        </w:r>
      </w:del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ומתרגמינן עשרין מעין, ותניא שש מעה כסף - דינר</w:t>
      </w:r>
      <w:r w:rsidR="0057284B">
        <w:rPr>
          <w:rtl/>
        </w:rPr>
        <w:t>.</w:t>
      </w:r>
    </w:p>
    <w:p>
      <w:pPr>
        <w:pStyle w:val="38"/>
        <w:rPr>
          <w:ins w:id="100524" w:author="מנוע מכני" w:date="2026-10-05T11:32:12Z"/>
        </w:rPr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del w:id="1005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והלא סלע של קדש ארבעים ושמנה פונדיונין, פונדיון זה מה טיבו - קילבון לפרוטרוט! בתר דאוסיפו עילוייהו,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ins w:id="92301" w:author="מנוע מכני" w:date="2026-10-05T11:32:12Z">
        <w:r>
          <w:rPr>
            <w:rStyle w:val="2fb"/>
            <w:rtl/>
          </w:rPr>
          <w:t xml:space="preserve">ר"א</w:t>
        </w:r>
      </w:ins>
      <w:del w:id="9230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''א</w:delText>
        </w:r>
      </w:del>
      <w:r>
        <w:rPr>
          <w:rtl/>
        </w:rPr>
        <w:t xml:space="preserve"> שדר </w:t>
      </w:r>
      <w:ins w:id="95519" w:author="מנוע מכני" w:date="2026-10-05T11:32:12Z">
        <w:r>
          <w:rPr>
            <w:rtl/>
          </w:rPr>
          <w:t xml:space="preserve">לו</w:t>
        </w:r>
      </w:ins>
      <w:del w:id="9552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</w:t>
      </w:r>
      <w:ins w:id="92303" w:author="מנוע מכני" w:date="2026-10-05T11:32:12Z">
        <w:r>
          <w:rPr>
            <w:rFonts w:hint="cs"/>
            <w:rtl/>
          </w:rPr>
          <w:t xml:space="preserve">י"ז</w:t>
        </w:r>
      </w:ins>
      <w:del w:id="92304" w:author="מנוע מכני" w:date="2026-10-05T11:32:12Z">
        <w:r w:rsidR="00D025F3">
          <w:rPr>
            <w:rFonts w:hint="cs"/>
            <w:rtl/>
          </w:rPr>
          <w:delText xml:space="preserve">י''ז</w:delText>
        </w:r>
      </w:del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ins w:id="92305" w:author="מנוע מכני" w:date="2026-10-05T11:32:12Z">
        <w:r>
          <w:rPr>
            <w:rStyle w:val="2fb"/>
            <w:rFonts w:hint="cs"/>
            <w:rtl/>
          </w:rPr>
          <w:t xml:space="preserve">ד"ר</w:t>
        </w:r>
      </w:ins>
      <w:del w:id="92306" w:author="מנוע מכני" w:date="2026-10-05T11:32:12Z">
        <w:r w:rsidR="00D025F3">
          <w:rPr>
            <w:rFonts w:hint="cs"/>
            <w:rtl/>
          </w:rPr>
          <w:delText xml:space="preserve">ד''ר</w:delText>
        </w:r>
      </w:del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ins w:id="95521" w:author="מנוע מכני" w:date="2026-10-05T11:32:12Z">
        <w:r>
          <w:rPr>
            <w:rtl/>
          </w:rPr>
          <w:t xml:space="preserve">לו</w:t>
        </w:r>
      </w:ins>
      <w:del w:id="9552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: לישדר לי מר </w:t>
      </w:r>
      <w:ins w:id="95517" w:author="מנוע מכני" w:date="2026-10-05T11:32:12Z">
        <w:r>
          <w:rPr>
            <w:rtl/>
          </w:rPr>
          <w:t xml:space="preserve">שלושה</w:t>
        </w:r>
      </w:ins>
      <w:del w:id="95518" w:author="מנוע מכני" w:date="2026-10-05T11:32:12Z">
        <w:r>
          <w:rPr>
            <w:rtl/>
          </w:rPr>
          <w:delText xml:space="preserve">תלתא</w:delText>
        </w:r>
      </w:del>
      <w:r>
        <w:rPr>
          <w:rtl/>
        </w:rPr>
        <w:t xml:space="preserve"> יתירתא </w:t>
      </w:r>
      <w:ins w:id="94167" w:author="מנוע מכני" w:date="2026-10-05T11:32:12Z">
        <w:r>
          <w:rPr>
            <w:rtl/>
          </w:rPr>
          <w:t xml:space="preserve">דיש</w:t>
        </w:r>
      </w:ins>
      <w:del w:id="94168" w:author="מנוע מכני" w:date="2026-10-05T11:32:12Z">
        <w:r>
          <w:rPr>
            <w:rtl/>
          </w:rPr>
          <w:delText xml:space="preserve">דאיכא</w:delText>
        </w:r>
      </w:del>
      <w:r>
        <w:rPr>
          <w:rtl/>
        </w:rPr>
        <w:t xml:space="preserve"> עלוייהו! </w:t>
      </w:r>
    </w:p>
    <w:p>
      <w:pPr>
        <w:pStyle w:val="38"/>
        <w:rPr>
          <w:ins w:id="100526" w:author="מנוע מכני" w:date="2026-10-05T11:32:12Z"/>
        </w:rPr>
      </w:pPr>
      <w:r>
        <w:lastRenderedPageBreak/>
        <w:t xml:space="preserve">שלח </w:t>
      </w:r>
      <w:ins w:id="95525" w:author="מנוע מכני" w:date="2026-10-05T11:32:12Z">
        <w:r>
          <w:t xml:space="preserve">לו</w:t>
        </w:r>
      </w:ins>
      <w:del w:id="95526" w:author="מנוע מכני" w:date="2026-10-05T11:32:12Z">
        <w:r>
          <w:lastRenderedPageBreak/>
          <w:delText xml:space="preserve">ליה</w:delText>
        </w:r>
      </w:del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del w:id="1005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לשדר לי מר </w:t>
      </w:r>
      <w:ins w:id="95523" w:author="מנוע מכני" w:date="2026-10-05T11:32:12Z">
        <w:r>
          <w:rPr>
            <w:rtl/>
          </w:rPr>
          <w:t xml:space="preserve">שלושה</w:t>
        </w:r>
      </w:ins>
      <w:del w:id="95524" w:author="מנוע מכני" w:date="2026-10-05T11:32:12Z">
        <w:r>
          <w:rPr>
            <w:rtl/>
          </w:rPr>
          <w:lastRenderedPageBreak/>
          <w:delText xml:space="preserve">תלתא</w:delText>
        </w:r>
      </w:del>
      <w:r>
        <w:rPr>
          <w:rtl/>
        </w:rPr>
        <w:lastRenderedPageBreak/>
        <w:t xml:space="preserve"> אחרינא דאוסיפו עילוייהו! </w:t>
      </w:r>
      <w:r w:rsidR="00D025F3">
        <w:rPr>
          <w:rStyle w:val="2fb"/>
          <w:rFonts w:hint="cs"/>
          <w:rtl/>
        </w:rPr>
        <w:t xml:space="preserve">א</w:t>
      </w:r>
      <w:ins w:id="92307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308" w:author="מנוע מכני" w:date="2026-10-05T11:32:12Z">
        <w:r w:rsidR="00D025F3">
          <w:rPr>
            <w:rFonts w:hint="cs"/>
            <w:rtl/>
          </w:rPr>
          <w:delText xml:space="preserve">ר''ח</w:delText>
        </w:r>
      </w:del>
      <w:r>
        <w:rPr>
          <w:rtl/>
        </w:rPr>
        <w:t>: כל כסף האמור בתורה סתם - סלע, דנביאים - ליטרין, דכתובין - קינטרין</w:t>
      </w:r>
      <w:ins w:id="97213" w:author="מנוע מכני" w:date="2026-10-05T11:32:12Z">
        <w:r>
          <w:rPr>
            <w:rtl/>
          </w:rPr>
          <w:t xml:space="preserve">,</w:t>
        </w:r>
      </w:ins>
      <w:del w:id="97214" w:author="מנוע מכני" w:date="2026-10-05T11:32:12Z">
        <w:r w:rsidR="000B5F7F">
          <w:rPr>
            <w:rtl/>
          </w:rPr>
          <w:delText xml:space="preserve">;</w:delText>
        </w:r>
      </w:del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ins w:id="94169" w:author="מנוע מכני" w:date="2026-10-05T11:32:12Z">
        <w:r>
          <w:rPr>
            <w:rtl/>
          </w:rPr>
          <w:t xml:space="preserve">ויש</w:t>
        </w:r>
      </w:ins>
      <w:del w:id="94170" w:author="מנוע מכני" w:date="2026-10-05T11:32:12Z">
        <w:r>
          <w:rPr>
            <w:rtl/>
          </w:rPr>
          <w:delText xml:space="preserve">ואיכא</w:delText>
        </w:r>
      </w:del>
      <w:r>
        <w:rPr>
          <w:rtl/>
        </w:rPr>
        <w:t xml:space="preserve"> דוכתא דקא קרו לקינטרא תיקלא</w:t>
      </w:r>
      <w:r w:rsidR="0057284B">
        <w:rPr>
          <w:rtl/>
        </w:rPr>
        <w:t>.</w:t>
      </w:r>
    </w:p>
    <w:p>
      <w:pPr>
        <w:pStyle w:val="38"/>
        <w:rPr>
          <w:ins w:id="100528" w:author="מנוע מכני" w:date="2026-10-05T11:32:12Z"/>
        </w:rPr>
      </w:pPr>
      <w:r>
        <w:t>א</w:t>
      </w:r>
      <w:ins w:id="92309" w:author="מנוע מכני" w:date="2026-10-05T11:32:12Z">
        <w:r>
          <w:t xml:space="preserve">ר"א</w:t>
        </w:r>
      </w:ins>
      <w:del w:id="92310" w:author="מנוע מכני" w:date="2026-10-05T11:32:12Z">
        <w:r w:rsidR="00D025F3">
          <w:delText xml:space="preserve">ר''א</w:delText>
        </w:r>
      </w:del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del w:id="1005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ins w:id="94171" w:author="מנוע מכני" w:date="2026-10-05T11:32:12Z">
        <w:r>
          <w:rPr>
            <w:rtl/>
          </w:rPr>
          <w:t xml:space="preserve">רוב</w:t>
        </w:r>
      </w:ins>
      <w:del w:id="94172" w:author="מנוע מכני" w:date="2026-10-05T11:32:12Z">
        <w:r>
          <w:rPr>
            <w:rtl/>
          </w:rPr>
          <w:delText xml:space="preserve">רובא</w:delText>
        </w:r>
      </w:del>
      <w:r>
        <w:rPr>
          <w:rtl/>
        </w:rPr>
        <w:t xml:space="preserve"> </w:t>
      </w:r>
      <w:ins w:id="97627" w:author="מנוע מכני" w:date="2026-10-05T11:32:12Z">
        <w:r>
          <w:rPr>
            <w:rtl/>
          </w:rPr>
          <w:t xml:space="preserve">דעולם</w:t>
        </w:r>
      </w:ins>
      <w:del w:id="97628" w:author="מנוע מכני" w:date="2026-10-05T11:32:12Z">
        <w:r>
          <w:rPr>
            <w:rtl/>
          </w:rPr>
          <w:delText xml:space="preserve">דעלמא</w:delText>
        </w:r>
      </w:del>
      <w:r>
        <w:rPr>
          <w:rtl/>
        </w:rPr>
        <w:t xml:space="preserve">? </w:t>
      </w:r>
    </w:p>
    <w:p>
      <w:pPr>
        <w:pStyle w:val="38"/>
        <w:rPr>
          <w:ins w:id="100530" w:author="מנוע מכני" w:date="2026-10-05T11:32:12Z"/>
        </w:rPr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del w:id="1005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>
          <w:ins w:id="100532" w:author="מנוע מכני" w:date="2026-10-05T11:32:12Z"/>
        </w:rPr>
      </w:pPr>
      <w:ins w:id="92311" w:author="מנוע מכני" w:date="2026-10-05T11:32:12Z">
        <w:r>
          <w:t xml:space="preserve">ר"י</w:t>
        </w:r>
      </w:ins>
      <w:del w:id="92312" w:author="מנוע מכני" w:date="2026-10-05T11:32:12Z">
        <w:r>
          <w:delText xml:space="preserve">ר''י</w:delText>
        </w:r>
      </w:del>
      <w:r>
        <w:t xml:space="preserve"> מ</w:t>
      </w:r>
      <w:ins w:id="92313" w:author="מנוע מכני" w:date="2026-10-05T11:32:12Z">
        <w:r>
          <w:t xml:space="preserve">ר"א</w:t>
        </w:r>
      </w:ins>
      <w:del w:id="92314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del w:id="1005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r>
        <w:rPr>
          <w:rtl/>
        </w:rPr>
        <w:t>כי יתן איש אל רעהו כסף או כלים לשמור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>
          <w:ins w:id="100870" w:author="מנוע מכני" w:date="2026-10-05T11:32:12Z"/>
        </w:rPr>
      </w:pPr>
      <w:r>
        <w:t xml:space="preserve">שאני </w:t>
      </w:r>
      <w:ins w:id="94173" w:author="מנוע מכני" w:date="2026-10-05T11:32:12Z">
        <w:r>
          <w:t xml:space="preserve">שם</w:t>
        </w:r>
      </w:ins>
      <w:del w:id="94174" w:author="מנוע מכני" w:date="2026-10-05T11:32:12Z">
        <w:r>
          <w:delText xml:space="preserve">התם</w:delText>
        </w:r>
      </w:del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del w:id="10087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r>
        <w:rPr>
          <w:rtl/>
        </w:rPr>
        <w:t>וצרת הכסף בידך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ins w:id="97215" w:author="מנוע מכני" w:date="2026-10-05T11:32:12Z">
        <w:r>
          <w:rPr>
            <w:rtl/>
          </w:rPr>
          <w:t xml:space="preserve">,</w:t>
        </w:r>
      </w:ins>
      <w:del w:id="97216" w:author="מנוע מכני" w:date="2026-10-05T11:32:12Z">
        <w:r w:rsidR="000B5F7F">
          <w:rPr>
            <w:rtl/>
          </w:rPr>
          <w:delText xml:space="preserve">;</w:delText>
        </w:r>
      </w:del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r>
        <w:rPr>
          <w:rtl/>
        </w:rPr>
        <w:t>ונתן הכסף וקם לו</w:t>
      </w:r>
      <w:r w:rsidR="00D025F3">
        <w:rPr>
          <w:rFonts w:hint="cs"/>
          <w:rtl/>
        </w:rPr>
        <w:t xml:space="preserve">' </w:t>
      </w:r>
    </w:p>
    <w:p>
      <w:pPr>
        <w:pStyle w:val="38"/>
        <w:rPr>
          <w:ins w:id="100534" w:author="מנוע מכני" w:date="2026-10-05T11:32:12Z"/>
        </w:rPr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del w:id="10053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הקדש שוה מנה שחיללו על שוה פרוטה מחולל! הקדש </w:t>
      </w:r>
      <w:ins w:id="94175" w:author="מנוע מכני" w:date="2026-10-05T11:32:12Z">
        <w:r>
          <w:rPr>
            <w:rtl/>
          </w:rPr>
          <w:t xml:space="preserve">גם</w:t>
        </w:r>
      </w:ins>
      <w:del w:id="94176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r>
        <w:rPr>
          <w:rtl/>
        </w:rPr>
        <w:t>ויצאה חנם אין כסף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ins w:id="97967" w:author="מנוע מכני" w:date="2026-10-05T11:32:12Z">
        <w:r>
          <w:rPr>
            <w:rtl/>
          </w:rPr>
          <w:t xml:space="preserve">אם </w:t>
        </w:r>
      </w:ins>
      <w:del w:id="97968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איתמר </w:t>
      </w:r>
      <w:ins w:id="95527" w:author="מנוע מכני" w:date="2026-10-05T11:32:12Z">
        <w:r>
          <w:rPr>
            <w:rtl/>
          </w:rPr>
          <w:t xml:space="preserve">כך</w:t>
        </w:r>
      </w:ins>
      <w:del w:id="95528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איתמר, </w:t>
      </w:r>
    </w:p>
    <w:p>
      <w:pPr>
        <w:pStyle w:val="38"/>
        <w:rPr>
          <w:ins w:id="100536" w:author="מנוע מכני" w:date="2026-10-05T11:32:12Z"/>
        </w:rPr>
      </w:pPr>
      <w:r>
        <w:t xml:space="preserve">א</w:t>
      </w:r>
      <w:ins w:id="92315" w:author="מנוע מכני" w:date="2026-10-05T11:32:12Z">
        <w:r>
          <w:t xml:space="preserve">ר"י</w:t>
        </w:r>
      </w:ins>
      <w:del w:id="92316" w:author="מנוע מכני" w:date="2026-10-05T11:32:12Z">
        <w:r>
          <w:delText xml:space="preserve">ר''י</w:delText>
        </w:r>
      </w:del>
      <w:r>
        <w:t xml:space="preserve"> מ</w:t>
      </w:r>
      <w:ins w:id="92317" w:author="מנוע מכני" w:date="2026-10-05T11:32:12Z">
        <w:r>
          <w:t xml:space="preserve">ר"א</w:t>
        </w:r>
      </w:ins>
      <w:del w:id="92318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del w:id="10053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>
          <w:ins w:id="100538" w:author="מנוע מכני" w:date="2026-10-05T11:32:12Z"/>
        </w:rPr>
      </w:pPr>
      <w:r>
        <w:t xml:space="preserve">וק</w:t>
      </w:r>
      <w:ins w:id="92319" w:author="מנוע מכני" w:date="2026-10-05T11:32:12Z">
        <w:r>
          <w:t xml:space="preserve">מ"ל</w:t>
        </w:r>
      </w:ins>
      <w:del w:id="92320" w:author="מנוע מכני" w:date="2026-10-05T11:32:12Z">
        <w:r>
          <w:delText xml:space="preserve">מ''ל</w:delText>
        </w:r>
      </w:del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del w:id="1005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ins w:id="98661" w:author="מנוע מכני" w:date="2026-10-05T11:32:12Z">
        <w:r>
          <w:rPr>
            <w:rtl/>
          </w:rPr>
          <w:t xml:space="preserve">הוצרך</w:t>
        </w:r>
      </w:ins>
      <w:del w:id="98662" w:author="מנוע מכני" w:date="2026-10-05T11:32:12Z">
        <w:r>
          <w:rPr>
            <w:rtl/>
          </w:rPr>
          <w:delText xml:space="preserve">איצטרי</w:delText>
        </w:r>
        <w:r>
          <w:rPr>
            <w:rFonts w:hint="cs"/>
            <w:rtl/>
          </w:rPr>
          <w:delText xml:space="preserve">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ins w:id="98663" w:author="מנוע מכני" w:date="2026-10-05T11:32:12Z">
        <w:r>
          <w:rPr>
            <w:rtl/>
          </w:rPr>
          <w:t xml:space="preserve">אנשים</w:t>
        </w:r>
      </w:ins>
      <w:del w:id="98664" w:author="מנוע מכני" w:date="2026-10-05T11:32:12Z">
        <w:r w:rsidR="00F40753">
          <w:rPr>
            <w:rtl/>
          </w:rPr>
          <w:delText xml:space="preserve">אינשי</w:delText>
        </w:r>
      </w:del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ins w:id="98665" w:author="מנוע מכני" w:date="2026-10-05T11:32:12Z">
        <w:r>
          <w:rPr>
            <w:rtl/>
          </w:rPr>
          <w:t xml:space="preserve">אדם</w:t>
        </w:r>
      </w:ins>
      <w:del w:id="98666" w:author="מנוע מכני" w:date="2026-10-05T11:32:12Z">
        <w:r>
          <w:rPr>
            <w:rtl/>
          </w:rPr>
          <w:delText xml:space="preserve">גברא</w:delText>
        </w:r>
      </w:del>
      <w:r>
        <w:rPr>
          <w:rtl/>
        </w:rPr>
        <w:t xml:space="preserve">, </w:t>
      </w:r>
      <w:ins w:id="95531" w:author="מנוע מכני" w:date="2026-10-05T11:32:12Z">
        <w:r>
          <w:rPr>
            <w:rtl/>
          </w:rPr>
          <w:t xml:space="preserve">בא</w:t>
        </w:r>
      </w:ins>
      <w:del w:id="95532" w:author="מנוע מכני" w:date="2026-10-05T11:32:12Z">
        <w:r>
          <w:rPr>
            <w:rtl/>
          </w:rPr>
          <w:delText xml:space="preserve">אתא</w:delText>
        </w:r>
      </w:del>
      <w:r>
        <w:rPr>
          <w:rtl/>
        </w:rPr>
        <w:t xml:space="preserve"> </w:t>
      </w:r>
      <w:ins w:id="95529" w:author="מנוע מכני" w:date="2026-10-05T11:32:12Z">
        <w:r>
          <w:rPr>
            <w:rtl/>
          </w:rPr>
          <w:t xml:space="preserve">ללפניו</w:t>
        </w:r>
      </w:ins>
      <w:del w:id="95530" w:author="מנוע מכני" w:date="2026-10-05T11:32:12Z">
        <w:r>
          <w:rPr>
            <w:rtl/>
          </w:rPr>
          <w:delText xml:space="preserve">לקמיה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ins w:id="92321" w:author="מנוע מכני" w:date="2026-10-05T11:32:12Z">
        <w:r>
          <w:rPr>
            <w:rStyle w:val="2fb"/>
            <w:rtl/>
          </w:rPr>
          <w:t xml:space="preserve">ר"ה</w:t>
        </w:r>
      </w:ins>
      <w:del w:id="92322" w:author="מנוע מכני" w:date="2026-10-05T11:32:12Z">
        <w:r>
          <w:rPr>
            <w:rtl/>
          </w:rPr>
          <w:delText xml:space="preserve">ר</w:delText>
        </w:r>
        <w:r w:rsidR="00D025F3">
          <w:rPr>
            <w:rFonts w:hint="cs"/>
            <w:rtl/>
          </w:rPr>
          <w:delText xml:space="preserve">''ה</w:delText>
        </w:r>
      </w:del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>
          <w:ins w:id="100540" w:author="מנוע מכני" w:date="2026-10-05T11:32:12Z"/>
        </w:rPr>
      </w:pPr>
      <w:ins w:id="92323" w:author="מנוע מכני" w:date="2026-10-05T11:32:12Z">
        <w:r>
          <w:t xml:space="preserve">א"ל</w:t>
        </w:r>
      </w:ins>
      <w:del w:id="9232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del w:id="10054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הב </w:t>
      </w:r>
      <w:ins w:id="95533" w:author="מנוע מכני" w:date="2026-10-05T11:32:12Z">
        <w:r>
          <w:rPr>
            <w:rtl/>
          </w:rPr>
          <w:t xml:space="preserve">לו</w:t>
        </w:r>
      </w:ins>
      <w:del w:id="9553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ins w:id="92325" w:author="מנוע מכני" w:date="2026-10-05T11:32:12Z">
        <w:r>
          <w:rPr>
            <w:rFonts w:hint="cs"/>
            <w:rtl/>
          </w:rPr>
          <w:t xml:space="preserve">ו"ל</w:t>
        </w:r>
      </w:ins>
      <w:del w:id="92326" w:author="מנוע מכני" w:date="2026-10-05T11:32:12Z">
        <w:r>
          <w:rPr>
            <w:rFonts w:hint="cs"/>
            <w:rtl/>
          </w:rPr>
          <w:delText xml:space="preserve">ו''ל</w:delText>
        </w:r>
      </w:del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ins w:id="95535" w:author="מנוע מכני" w:date="2026-10-05T11:32:12Z">
        <w:r>
          <w:rPr>
            <w:rtl/>
          </w:rPr>
          <w:t xml:space="preserve">לו</w:t>
        </w:r>
      </w:ins>
      <w:del w:id="9553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del w:id="90662" w:author="מנוע עיצוב" w:date="2026-10-05T11:33:53Z"/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ins w:id="92327" w:author="מנוע מכני" w:date="2026-10-05T11:32:12Z">
        <w:r>
          <w:rPr>
            <w:rFonts w:hint="cs"/>
            <w:rtl/>
          </w:rPr>
          <w:t xml:space="preserve">ש"ר</w:t>
        </w:r>
      </w:ins>
      <w:del w:id="92328" w:author="מנוע מכני" w:date="2026-10-05T11:32:12Z">
        <w:r>
          <w:rPr>
            <w:rFonts w:hint="cs"/>
            <w:rtl/>
          </w:rPr>
          <w:delText xml:space="preserve">ש''ר</w:delText>
        </w:r>
      </w:del>
      <w:r>
        <w:rPr>
          <w:rFonts w:hint="cs"/>
          <w:rtl/>
        </w:rPr>
        <w:t xml:space="preserve"> </w:t>
      </w:r>
      <w:ins w:id="98667" w:author="מנוע מכני" w:date="2026-10-05T11:32:12Z">
        <w:r>
          <w:rPr>
            <w:rtl/>
          </w:rPr>
          <w:t xml:space="preserve">הוצרך</w:t>
        </w:r>
      </w:ins>
      <w:del w:id="98668" w:author="מנוע מכני" w:date="2026-10-05T11:32:12Z">
        <w:r w:rsidR="00F40753">
          <w:rPr>
            <w:rtl/>
          </w:rPr>
          <w:delText xml:space="preserve">איצטריך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ins w:id="92329" w:author="מנוע מכני" w:date="2026-10-05T11:32:12Z">
        <w:r>
          <w:rPr>
            <w:rFonts w:hint="cs"/>
            <w:rtl/>
          </w:rPr>
          <w:t xml:space="preserve">ד"א</w:t>
        </w:r>
      </w:ins>
      <w:del w:id="92330" w:author="מנוע מכני" w:date="2026-10-05T11:32:12Z">
        <w:r>
          <w:rPr>
            <w:rFonts w:hint="cs"/>
            <w:rtl/>
          </w:rPr>
          <w:delText xml:space="preserve">ד''א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ins w:id="95539" w:author="מנוע מכני" w:date="2026-10-05T11:32:12Z">
        <w:r>
          <w:rPr>
            <w:rtl/>
          </w:rPr>
          <w:t xml:space="preserve">בהם</w:t>
        </w:r>
      </w:ins>
      <w:del w:id="95540" w:author="מנוע מכני" w:date="2026-10-05T11:32:12Z">
        <w:r w:rsidR="00F40753">
          <w:rPr>
            <w:rtl/>
          </w:rPr>
          <w:delText xml:space="preserve">בהו</w:delText>
        </w:r>
      </w:del>
      <w:r w:rsidR="00F40753">
        <w:rPr>
          <w:rtl/>
        </w:rPr>
        <w:t xml:space="preserve"> שקלים אימא זוזי </w:t>
      </w:r>
      <w:ins w:id="95537" w:author="מנוע מכני" w:date="2026-10-05T11:32:12Z">
        <w:r>
          <w:rPr>
            <w:rtl/>
          </w:rPr>
          <w:t xml:space="preserve">סתם</w:t>
        </w:r>
      </w:ins>
      <w:del w:id="95538" w:author="מנוע מכני" w:date="2026-10-05T11:32:12Z">
        <w:r w:rsidR="00F40753">
          <w:rPr>
            <w:rtl/>
          </w:rPr>
          <w:delText xml:space="preserve">בעלמא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>
          <w:ins w:id="100542" w:author="מנוע מכני" w:date="2026-10-05T11:32:12Z"/>
        </w:rPr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del w:id="100543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r>
        <w:rPr>
          <w:rtl/>
        </w:rPr>
        <w:t>וצרת הכסף בידך</w:t>
      </w:r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>
          <w:ins w:id="100544" w:author="מנוע מכני" w:date="2026-10-05T11:32:12Z"/>
        </w:rPr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del w:id="10054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  <w:pPrChange w:id="9050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17" w:author="מנוע מכני" w:date="2026-10-05T11:32:12Z">
        <w:r>
          <w:rPr>
            <w:rtl/>
          </w:rPr>
          <w:t xml:space="preserve"> </w:t>
        </w:r>
      </w:ins>
      <w:del w:id="972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19" w:author="מנוע מכני" w:date="2026-10-05T11:32:12Z">
        <w:r>
          <w:rPr>
            <w:rtl/>
          </w:rPr>
          <w:t xml:space="preserve"> </w:t>
        </w:r>
      </w:ins>
      <w:del w:id="972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  <w:pPrChange w:id="9050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1" w:author="מנוע מכני" w:date="2026-10-05T11:32:12Z">
        <w:r>
          <w:rPr>
            <w:rtl/>
          </w:rPr>
          <w:t xml:space="preserve"> </w:t>
        </w:r>
      </w:ins>
      <w:del w:id="972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23" w:author="מנוע מכני" w:date="2026-10-05T11:32:12Z">
        <w:r>
          <w:rPr>
            <w:rtl/>
          </w:rPr>
          <w:t xml:space="preserve"> </w:t>
        </w:r>
      </w:ins>
      <w:del w:id="972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>
          <w:ins w:id="100546" w:author="מנוע מכני" w:date="2026-10-05T11:32:12Z"/>
        </w:rPr>
      </w:pPr>
      <w:ins w:id="92331" w:author="מנוע מכני" w:date="2026-10-05T11:32:12Z">
        <w:r>
          <w:t xml:space="preserve">מ"ט</w:t>
        </w:r>
      </w:ins>
      <w:del w:id="92332" w:author="מנוע מכני" w:date="2026-10-05T11:32:12Z">
        <w:r>
          <w:delText xml:space="preserve">מ''ט</w:delText>
        </w:r>
      </w:del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del w:id="10054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r w:rsidR="00F40753">
        <w:rPr>
          <w:rtl/>
        </w:rPr>
        <w:t>ופדויו מבן חדש 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ins w:id="95543" w:author="מנוע מכני" w:date="2026-10-05T11:32:12Z">
        <w:r>
          <w:rPr>
            <w:rtl/>
          </w:rPr>
          <w:t xml:space="preserve">מה</w:t>
        </w:r>
      </w:ins>
      <w:del w:id="9554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ins w:id="95541" w:author="מנוע מכני" w:date="2026-10-05T11:32:12Z">
        <w:r>
          <w:rPr>
            <w:rtl/>
          </w:rPr>
          <w:t xml:space="preserve">דברים</w:t>
        </w:r>
      </w:ins>
      <w:del w:id="95542" w:author="מנוע מכני" w:date="2026-10-05T11:32:12Z">
        <w:r w:rsidR="00F40753">
          <w:rPr>
            <w:rtl/>
          </w:rPr>
          <w:delText xml:space="preserve">מילי</w:delText>
        </w:r>
      </w:del>
      <w:r w:rsidR="00F40753">
        <w:rPr>
          <w:rtl/>
        </w:rPr>
        <w:t xml:space="preserve">, </w:t>
      </w:r>
      <w:ins w:id="95545" w:author="מנוע מכני" w:date="2026-10-05T11:32:12Z">
        <w:r>
          <w:rPr>
            <w:rtl/>
          </w:rPr>
          <w:t xml:space="preserve">ומה</w:t>
        </w:r>
      </w:ins>
      <w:del w:id="95546" w:author="מנוע מכני" w:date="2026-10-05T11:32:12Z">
        <w:r w:rsidR="00F40753">
          <w:rPr>
            <w:rtl/>
          </w:rPr>
          <w:delText xml:space="preserve">ומאי</w:delText>
        </w:r>
      </w:del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ins w:id="97225" w:author="מנוע מכני" w:date="2026-10-05T11:32:12Z">
        <w:r>
          <w:rPr>
            <w:rtl/>
          </w:rPr>
          <w:t xml:space="preserve">,</w:t>
        </w:r>
      </w:ins>
      <w:del w:id="97226" w:author="מנוע מכני" w:date="2026-10-05T11:32:12Z">
        <w:r w:rsidR="000B5F7F">
          <w:rPr>
            <w:rtl/>
          </w:rPr>
          <w:delText xml:space="preserve">;</w:delText>
        </w:r>
      </w:del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ופדויו מבן חדש</w:t>
      </w:r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del w:id="90663" w:author="מנוע עיצוב" w:date="2026-10-05T11:33:53Z"/>
          <w:rtl/>
        </w:rPr>
      </w:pPr>
    </w:p>
    <w:p>
      <w:pPr>
        <w:pStyle w:val="38"/>
        <w:rPr>
          <w:ins w:id="100548" w:author="מנוע מכני" w:date="2026-10-05T11:32:12Z"/>
        </w:rPr>
      </w:pPr>
      <w:ins w:id="92333" w:author="מנוע מכני" w:date="2026-10-05T11:32:12Z">
        <w:del w:id="100982" w:author="מנוע מכני" w:date="2026-10-05T11:32:12Z">
          <w:r>
            <w:delText xml:space="preserve">א"ל</w:delText>
          </w:r>
          <w:r w:rsidR="00F40753">
            <w:delText xml:space="preserve"> </w:delText>
          </w:r>
        </w:del>
      </w:ins>
      <w:del w:id="92334" w:author="מנוע מכני" w:date="2026-10-05T11:32:12Z">
        <w:r>
          <w:delText xml:space="preserve">א''ל</w:delText>
        </w:r>
      </w:del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del w:id="1005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>
          <w:ins w:id="100550" w:author="מנוע מכני" w:date="2026-10-05T11:32:12Z"/>
        </w:rPr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del w:id="100551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מרצע</w:t>
      </w:r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ins w:id="9233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6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r>
        <w:rPr>
          <w:rtl/>
        </w:rPr>
        <w:t>ולקחת</w:t>
      </w:r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>
          <w:ins w:id="100552" w:author="מנוע מכני" w:date="2026-10-05T11:32:12Z"/>
        </w:rPr>
      </w:pPr>
      <w:r>
        <w:t xml:space="preserve">רבי</w:t>
      </w:r>
      <w:del w:id="100963" w:author="מנוע מכני" w:date="2026-10-05T11:32:12Z">
        <w:r>
          <w:delText xml:space="preserve"> אומר</w:delText>
        </w:r>
      </w:del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del w:id="10055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>
          <w:ins w:id="100554" w:author="מנוע מכני" w:date="2026-10-05T11:32:12Z"/>
        </w:rPr>
      </w:pPr>
      <w:ins w:id="94177" w:author="מנוע מכני" w:date="2026-10-05T11:32:12Z">
        <w:r>
          <w:t xml:space="preserve">ואומרים</w:t>
        </w:r>
      </w:ins>
      <w:del w:id="94178" w:author="מנוע מכני" w:date="2026-10-05T11:32:12Z">
        <w:r>
          <w:delText xml:space="preserve">ואמרינן</w:delText>
        </w:r>
      </w:del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del w:id="100555" w:author="מנוע מכני" w:date="2026-10-05T11:32:12Z">
        <w:r>
          <w:rPr>
            <w:rtl/>
          </w:rPr>
          <w:delText xml:space="preserve"> </w:delText>
        </w:r>
      </w:del>
      <w:ins w:id="94179" w:author="מנוע מכני" w:date="2026-10-05T11:32:12Z">
        <w:r>
          <w:rPr>
            <w:rFonts w:hint="cs"/>
            <w:rtl/>
          </w:rPr>
          <w:t xml:space="preserve">דחלקו</w:t>
        </w:r>
      </w:ins>
      <w:del w:id="94180" w:author="מנוע מכני" w:date="2026-10-05T11:32:12Z">
        <w:r w:rsidR="00EE07CF">
          <w:rPr>
            <w:rFonts w:hint="cs"/>
            <w:rtl/>
          </w:rPr>
          <w:delText xml:space="preserve">דפליגי</w:delText>
        </w:r>
      </w:del>
      <w:ins w:id="97227" w:author="מנוע מכני" w:date="2026-10-05T11:32:12Z">
        <w:r>
          <w:rPr>
            <w:rFonts w:hint="cs"/>
            <w:rtl/>
          </w:rPr>
          <w:t xml:space="preserve"> </w:t>
        </w:r>
      </w:ins>
      <w:del w:id="97228" w:author="מנוע מכני" w:date="2026-10-05T11:32:12Z">
        <w:r w:rsidR="00EE07CF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ins w:id="9233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338" w:author="מנוע מכני" w:date="2026-10-05T11:32:12Z">
        <w:r w:rsidR="00EE07CF">
          <w:rPr>
            <w:rFonts w:hint="cs"/>
            <w:rtl/>
          </w:rPr>
          <w:delText xml:space="preserve">ב''י</w:delText>
        </w:r>
      </w:del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ins w:id="95547" w:author="מנוע מכני" w:date="2026-10-05T11:32:12Z">
        <w:r>
          <w:rPr>
            <w:rtl/>
          </w:rPr>
          <w:t xml:space="preserve">סתם</w:t>
        </w:r>
      </w:ins>
      <w:del w:id="95548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>
          <w:ins w:id="100556" w:author="מנוע מכני" w:date="2026-10-05T11:32:12Z"/>
        </w:rPr>
      </w:pPr>
      <w:ins w:id="94181" w:author="מנוע מכני" w:date="2026-10-05T11:32:12Z">
        <w:r>
          <w:t xml:space="preserve">וכאן</w:t>
        </w:r>
      </w:ins>
      <w:del w:id="94182" w:author="מנוע מכני" w:date="2026-10-05T11:32:12Z">
        <w:r>
          <w:delText xml:space="preserve">והכא</w:delText>
        </w:r>
      </w:del>
      <w:r>
        <w:t xml:space="preserve"> - כדתנא ד</w:t>
      </w:r>
      <w:ins w:id="92339" w:author="מנוע מכני" w:date="2026-10-05T11:32:12Z">
        <w:r>
          <w:t xml:space="preserve">ר"י</w:t>
        </w:r>
      </w:ins>
      <w:del w:id="92340" w:author="מנוע מכני" w:date="2026-10-05T11:32:12Z">
        <w:r w:rsidR="00EE07CF">
          <w:delText xml:space="preserve">ר''י</w:delText>
        </w:r>
      </w:del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del w:id="100557" w:author="מנוע מכני" w:date="2026-10-05T11:32:12Z">
        <w:r>
          <w:rPr>
            <w:rtl/>
          </w:rPr>
          <w:delText xml:space="preserve"> </w:delText>
        </w:r>
      </w:del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ins w:id="94185" w:author="מנוע מכני" w:date="2026-10-05T11:32:12Z">
        <w:r>
          <w:rPr>
            <w:rtl/>
          </w:rPr>
          <w:t xml:space="preserve">אמרו</w:t>
        </w:r>
      </w:ins>
      <w:del w:id="94186" w:author="מנוע מכני" w:date="2026-10-05T11:32:12Z">
        <w:r>
          <w:rPr>
            <w:rtl/>
          </w:rPr>
          <w:lastRenderedPageBreak/>
          <w:delText xml:space="preserve">אמרי</w:delText>
        </w:r>
      </w:del>
      <w:r>
        <w:rPr>
          <w:rtl/>
        </w:rPr>
        <w:lastRenderedPageBreak/>
        <w:t xml:space="preserve"> </w:t>
      </w:r>
      <w:ins w:id="94183" w:author="מנוע מכני" w:date="2026-10-05T11:32:12Z">
        <w:r>
          <w:rPr>
            <w:rtl/>
          </w:rPr>
          <w:t xml:space="preserve">כדאומרים</w:t>
        </w:r>
      </w:ins>
      <w:del w:id="94184" w:author="מנוע מכני" w:date="2026-10-05T11:32:12Z">
        <w:r>
          <w:rPr>
            <w:rtl/>
          </w:rPr>
          <w:lastRenderedPageBreak/>
          <w:delText xml:space="preserve">כדאמרינן</w:delText>
        </w:r>
      </w:del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  <w:pPrChange w:id="9050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29" w:author="מנוע מכני" w:date="2026-10-05T11:32:12Z">
        <w:r>
          <w:rPr>
            <w:rtl/>
          </w:rPr>
          <w:t xml:space="preserve"> </w:t>
        </w:r>
      </w:ins>
      <w:del w:id="9723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31" w:author="מנוע מכני" w:date="2026-10-05T11:32:12Z">
        <w:r>
          <w:rPr>
            <w:rtl/>
          </w:rPr>
          <w:t xml:space="preserve"> </w:t>
        </w:r>
      </w:ins>
      <w:del w:id="9723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ins w:id="94187" w:author="מנוע מכני" w:date="2026-10-05T11:32:12Z">
        <w:r>
          <w:rPr>
            <w:rtl/>
          </w:rPr>
          <w:t xml:space="preserve">לא</w:t>
        </w:r>
      </w:ins>
      <w:del w:id="9418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</w:t>
      </w:r>
      <w:ins w:id="95549" w:author="מנוע מכני" w:date="2026-10-05T11:32:12Z">
        <w:r>
          <w:rPr>
            <w:rtl/>
          </w:rPr>
          <w:t xml:space="preserve">שלו</w:t>
        </w:r>
      </w:ins>
      <w:del w:id="95550" w:author="מנוע מכני" w:date="2026-10-05T11:32:12Z">
        <w:r>
          <w:rPr>
            <w:rtl/>
          </w:rPr>
          <w:delText xml:space="preserve">דידיה</w:delText>
        </w:r>
      </w:del>
      <w:r>
        <w:rPr>
          <w:rtl/>
        </w:rPr>
        <w:t xml:space="preserve"> </w:t>
      </w:r>
      <w:ins w:id="95551" w:author="מנוע מכני" w:date="2026-10-05T11:32:12Z">
        <w:r>
          <w:rPr>
            <w:rtl/>
          </w:rPr>
          <w:t xml:space="preserve">הם</w:t>
        </w:r>
      </w:ins>
      <w:del w:id="95552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del w:id="90288" w:author="מנוע עיצוב" w:date="2026-10-05T11:33:53Z"/>
          <w:rtl/>
        </w:rPr>
      </w:pPr>
      <w:del w:id="90285" w:author="מנוע עיצוב" w:date="2026-10-05T11:33:53Z">
        <w:r>
          <w:rPr>
            <w:rtl/>
          </w:rPr>
          <w:delText xml:space="preserve">•</w:delText>
        </w:r>
      </w:del>
      <w:ins w:id="97233" w:author="מנוע מכני" w:date="2026-10-05T11:32:12Z">
        <w:r>
          <w:rPr>
            <w:rtl/>
          </w:rPr>
          <w:t xml:space="preserve"> </w:t>
        </w:r>
      </w:ins>
      <w:del w:id="97234" w:author="מנוע מכני" w:date="2026-10-05T11:32:12Z">
        <w:r>
          <w:rPr>
            <w:rtl/>
          </w:rPr>
          <w:delText xml:space="preserve">  </w:delText>
        </w:r>
      </w:del>
      <w:del w:id="90286" w:author="מנוע עיצוב" w:date="2026-10-05T11:33:53Z">
        <w:r>
          <w:rPr>
            <w:rtl/>
          </w:rPr>
          <w:delText xml:space="preserve">•</w:delText>
        </w:r>
      </w:del>
      <w:ins w:id="97235" w:author="מנוע מכני" w:date="2026-10-05T11:32:12Z">
        <w:r>
          <w:rPr>
            <w:rtl/>
          </w:rPr>
          <w:t xml:space="preserve"> </w:t>
        </w:r>
      </w:ins>
      <w:del w:id="97236" w:author="מנוע מכני" w:date="2026-10-05T11:32:12Z">
        <w:r>
          <w:rPr>
            <w:rtl/>
          </w:rPr>
          <w:delText xml:space="preserve">  </w:delText>
        </w:r>
      </w:del>
      <w:del w:id="90287" w:author="מנוע עיצוב" w:date="2026-10-05T11:33:53Z">
        <w:r>
          <w:rPr>
            <w:rtl/>
          </w:rPr>
          <w:delText xml:space="preserve">•</w:delText>
        </w:r>
      </w:del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>
          <w:ins w:id="100558" w:author="מנוע מכני" w:date="2026-10-05T11:32:12Z"/>
        </w:rPr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del w:id="1005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>
          <w:ins w:id="100560" w:author="מנוע מכני" w:date="2026-10-05T11:32:12Z"/>
        </w:rPr>
      </w:pPr>
      <w:r>
        <w:t xml:space="preserve">תני תנא </w:t>
      </w:r>
      <w:ins w:id="95553" w:author="מנוע מכני" w:date="2026-10-05T11:32:12Z">
        <w:r>
          <w:t xml:space="preserve">לפניו</w:t>
        </w:r>
      </w:ins>
      <w:del w:id="95554" w:author="מנוע מכני" w:date="2026-10-05T11:32:12Z">
        <w:r>
          <w:delText xml:space="preserve">קמיה</w:delText>
        </w:r>
      </w:del>
      <w:r>
        <w:t xml:space="preserve"> </w:t>
      </w:r>
      <w:ins w:id="92959" w:author="מנוע מכני" w:date="2026-10-05T11:32:12Z">
        <w:r>
          <w:t xml:space="preserve">דר"נ</w:t>
        </w:r>
      </w:ins>
      <w:del w:id="92960" w:author="מנוע מכני" w:date="2026-10-05T11:32:12Z">
        <w:r>
          <w:delText xml:space="preserve">דרב נחמן</w:delText>
        </w:r>
      </w:del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del w:id="1005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>
          <w:ins w:id="100562" w:author="מנוע מכני" w:date="2026-10-05T11:32:12Z"/>
        </w:rPr>
      </w:pPr>
      <w:r>
        <w:t xml:space="preserve">א"ל</w:t>
      </w:r>
      <w:r>
        <w:t xml:space="preserve"> </w:t>
      </w:r>
      <w:ins w:id="92961" w:author="מנוע מכני" w:date="2026-10-05T11:32:12Z">
        <w:r>
          <w:t xml:space="preserve">ר"נ</w:t>
        </w:r>
      </w:ins>
      <w:del w:id="92962" w:author="מנוע מכני" w:date="2026-10-05T11:32:12Z">
        <w:r>
          <w:delText xml:space="preserve">רב נחמן</w:delText>
        </w:r>
      </w:del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del w:id="1005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ins w:id="97237" w:author="מנוע מכני" w:date="2026-10-05T11:32:12Z">
        <w:r>
          <w:rPr>
            <w:rtl/>
          </w:rPr>
          <w:t xml:space="preserve">,</w:t>
        </w:r>
      </w:ins>
      <w:del w:id="97238" w:author="מנוע מכני" w:date="2026-10-05T11:32:12Z">
        <w:r w:rsidR="000B5F7F">
          <w:rPr>
            <w:rtl/>
          </w:rPr>
          <w:delText xml:space="preserve">;</w:delText>
        </w:r>
      </w:del>
      <w:r w:rsidR="00110923">
        <w:rPr>
          <w:rFonts w:hint="cs"/>
          <w:rtl/>
        </w:rPr>
        <w:t xml:space="preserve"> </w:t>
      </w:r>
    </w:p>
    <w:p>
      <w:pPr>
        <w:pStyle w:val="38"/>
        <w:rPr>
          <w:ins w:id="100564" w:author="מנוע מכני" w:date="2026-10-05T11:32:12Z"/>
        </w:rPr>
      </w:pPr>
      <w:ins w:id="94189" w:author="מנוע מכני" w:date="2026-10-05T11:32:12Z">
        <w:r>
          <w:t xml:space="preserve">ואמרו</w:t>
        </w:r>
      </w:ins>
      <w:del w:id="94190" w:author="מנוע מכני" w:date="2026-10-05T11:32:12Z">
        <w:r>
          <w:delText xml:space="preserve">ואמרי</w:delText>
        </w:r>
      </w:del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del w:id="10056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זו דברי </w:t>
      </w:r>
      <w:ins w:id="92963" w:author="מנוע מכני" w:date="2026-10-05T11:32:12Z">
        <w:r>
          <w:rPr>
            <w:rStyle w:val="2fb"/>
            <w:rtl/>
          </w:rPr>
          <w:t xml:space="preserve">ר"א</w:t>
        </w:r>
      </w:ins>
      <w:del w:id="92964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>
          <w:ins w:id="100566" w:author="מנוע מכני" w:date="2026-10-05T11:32:12Z"/>
        </w:rPr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del w:id="100567" w:author="מנוע מכני" w:date="2026-10-05T11:32:12Z">
        <w:r w:rsidRPr="00110923">
          <w:rPr>
            <w:b/>
            <w:bCs/>
            <w:rtl/>
          </w:rPr>
          <w:delText xml:space="preserve"> </w:delText>
        </w:r>
      </w:del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del w:id="90292" w:author="מנוע עיצוב" w:date="2026-10-05T11:33:53Z"/>
          <w:rtl/>
        </w:rPr>
      </w:pPr>
      <w:del w:id="90289" w:author="מנוע עיצוב" w:date="2026-10-05T11:33:53Z">
        <w:r>
          <w:rPr>
            <w:rtl/>
          </w:rPr>
          <w:delText xml:space="preserve">•</w:delText>
        </w:r>
      </w:del>
      <w:ins w:id="97239" w:author="מנוע מכני" w:date="2026-10-05T11:32:12Z">
        <w:r>
          <w:rPr>
            <w:rtl/>
          </w:rPr>
          <w:t xml:space="preserve"> </w:t>
        </w:r>
      </w:ins>
      <w:del w:id="97240" w:author="מנוע מכני" w:date="2026-10-05T11:32:12Z">
        <w:r>
          <w:rPr>
            <w:rtl/>
          </w:rPr>
          <w:delText xml:space="preserve">  </w:delText>
        </w:r>
      </w:del>
      <w:del w:id="90290" w:author="מנוע עיצוב" w:date="2026-10-05T11:33:53Z">
        <w:r>
          <w:rPr>
            <w:rtl/>
          </w:rPr>
          <w:delText xml:space="preserve">•</w:delText>
        </w:r>
      </w:del>
      <w:ins w:id="97241" w:author="מנוע מכני" w:date="2026-10-05T11:32:12Z">
        <w:r>
          <w:rPr>
            <w:rtl/>
          </w:rPr>
          <w:t xml:space="preserve"> </w:t>
        </w:r>
      </w:ins>
      <w:del w:id="97242" w:author="מנוע מכני" w:date="2026-10-05T11:32:12Z">
        <w:r>
          <w:rPr>
            <w:rtl/>
          </w:rPr>
          <w:delText xml:space="preserve">  </w:delText>
        </w:r>
      </w:del>
      <w:del w:id="90291" w:author="מנוע עיצוב" w:date="2026-10-05T11:33:53Z">
        <w:r>
          <w:rPr>
            <w:rtl/>
          </w:rPr>
          <w:delText xml:space="preserve">•</w:delText>
        </w:r>
      </w:del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>
          <w:ins w:id="100568" w:author="מנוע מכני" w:date="2026-10-05T11:32:12Z"/>
        </w:rPr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del w:id="100569" w:author="מנוע מכני" w:date="2026-10-05T11:32:12Z">
        <w:r w:rsidR="00110923">
          <w:rPr>
            <w:rtl/>
          </w:rPr>
          <w:delText xml:space="preserve"> </w:delText>
        </w:r>
      </w:del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ins w:id="92965" w:author="מנוע מכני" w:date="2026-10-05T11:32:12Z">
        <w:r>
          <w:rPr>
            <w:rStyle w:val="2fb"/>
            <w:rtl/>
          </w:rPr>
          <w:t xml:space="preserve">ר"ח</w:t>
        </w:r>
      </w:ins>
      <w:del w:id="92966" w:author="מנוע מכני" w:date="2026-10-05T11:32:12Z">
        <w:r>
          <w:rPr>
            <w:rtl/>
          </w:rPr>
          <w:delText xml:space="preserve">רבי חנינא</w:delText>
        </w:r>
      </w:del>
      <w:r>
        <w:rPr>
          <w:rtl/>
        </w:rPr>
        <w:t xml:space="preserve"> </w:t>
      </w:r>
      <w:ins w:id="98177" w:author="מנוע מכני" w:date="2026-10-05T11:32:12Z">
        <w:r>
          <w:rPr>
            <w:rtl/>
          </w:rPr>
          <w:t xml:space="preserve">היה</w:t>
        </w:r>
      </w:ins>
      <w:del w:id="98178" w:author="מנוע מכני" w:date="2026-10-05T11:32:12Z">
        <w:r>
          <w:rPr>
            <w:rtl/>
          </w:rPr>
          <w:delText xml:space="preserve">הוה</w:delText>
        </w:r>
      </w:del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>
          <w:ins w:id="100570" w:author="מנוע מכני" w:date="2026-10-05T11:32:12Z"/>
        </w:rPr>
      </w:pPr>
      <w:ins w:id="92341" w:author="מנוע מכני" w:date="2026-10-05T11:32:12Z">
        <w:r>
          <w:t xml:space="preserve">א"ל</w:t>
        </w:r>
      </w:ins>
      <w:del w:id="92342" w:author="מנוע מכני" w:date="2026-10-05T11:32:12Z">
        <w:r>
          <w:delText xml:space="preserve">א''ל</w:delText>
        </w:r>
      </w:del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del w:id="1005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ins w:id="92343" w:author="מנוע מכני" w:date="2026-10-05T11:32:12Z">
        <w:r>
          <w:rPr>
            <w:rFonts w:hint="cs"/>
            <w:rtl/>
          </w:rPr>
          <w:t xml:space="preserve">י"ז</w:t>
        </w:r>
      </w:ins>
      <w:del w:id="92344" w:author="מנוע מכני" w:date="2026-10-05T11:32:12Z">
        <w:r>
          <w:rPr>
            <w:rFonts w:hint="cs"/>
            <w:rtl/>
          </w:rPr>
          <w:delText xml:space="preserve">י''ז</w:delText>
        </w:r>
      </w:del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ins w:id="98669" w:author="מנוע מכני" w:date="2026-10-05T11:32:12Z">
        <w:r>
          <w:rPr>
            <w:rtl/>
          </w:rPr>
          <w:t xml:space="preserve">לפיכך</w:t>
        </w:r>
      </w:ins>
      <w:del w:id="98670" w:author="מנוע מכני" w:date="2026-10-05T11:32:12Z">
        <w:r w:rsidR="00F40753">
          <w:rPr>
            <w:rtl/>
          </w:rPr>
          <w:delText xml:space="preserve">הילכך</w:delText>
        </w:r>
      </w:del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del w:id="90296" w:author="מנוע עיצוב" w:date="2026-10-05T11:33:53Z"/>
          <w:rtl/>
        </w:rPr>
      </w:pPr>
      <w:del w:id="90293" w:author="מנוע עיצוב" w:date="2026-10-05T11:33:53Z">
        <w:r>
          <w:rPr>
            <w:rtl/>
          </w:rPr>
          <w:delText xml:space="preserve">•</w:delText>
        </w:r>
      </w:del>
      <w:ins w:id="97243" w:author="מנוע מכני" w:date="2026-10-05T11:32:12Z">
        <w:r>
          <w:rPr>
            <w:rtl/>
          </w:rPr>
          <w:t xml:space="preserve"> </w:t>
        </w:r>
      </w:ins>
      <w:del w:id="97244" w:author="מנוע מכני" w:date="2026-10-05T11:32:12Z">
        <w:r>
          <w:rPr>
            <w:rtl/>
          </w:rPr>
          <w:delText xml:space="preserve">  </w:delText>
        </w:r>
      </w:del>
      <w:del w:id="90294" w:author="מנוע עיצוב" w:date="2026-10-05T11:33:53Z">
        <w:r>
          <w:rPr>
            <w:rtl/>
          </w:rPr>
          <w:delText xml:space="preserve">•</w:delText>
        </w:r>
      </w:del>
      <w:ins w:id="97245" w:author="מנוע מכני" w:date="2026-10-05T11:32:12Z">
        <w:r>
          <w:rPr>
            <w:rtl/>
          </w:rPr>
          <w:t xml:space="preserve"> </w:t>
        </w:r>
      </w:ins>
      <w:del w:id="97246" w:author="מנוע מכני" w:date="2026-10-05T11:32:12Z">
        <w:r>
          <w:rPr>
            <w:rtl/>
          </w:rPr>
          <w:delText xml:space="preserve">  </w:delText>
        </w:r>
      </w:del>
      <w:del w:id="90295" w:author="מנוע עיצוב" w:date="2026-10-05T11:33:53Z">
        <w:r>
          <w:rPr>
            <w:rtl/>
          </w:rPr>
          <w:delText xml:space="preserve">•</w:delText>
        </w:r>
      </w:del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ins w:id="98671" w:author="מנוע מכני" w:date="2026-10-05T11:32:12Z">
        <w:r>
          <w:rPr>
            <w:rtl/>
          </w:rPr>
          <w:t xml:space="preserve">באה</w:t>
        </w:r>
      </w:ins>
      <w:del w:id="98672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2" w:author="מנוע מכני" w:date="2026-10-05T11:32:12Z"/>
        </w:rPr>
      </w:pPr>
      <w:ins w:id="92345" w:author="מנוע מכני" w:date="2026-10-05T11:32:12Z">
        <w:r>
          <w:t xml:space="preserve">ר"ד</w:t>
        </w:r>
      </w:ins>
      <w:del w:id="92346" w:author="מנוע מכני" w:date="2026-10-05T11:32:12Z">
        <w:r>
          <w:delText xml:space="preserve">ר</w:delText>
        </w:r>
        <w:r w:rsidR="00110923">
          <w:delText xml:space="preserve">''ד</w:delText>
        </w:r>
      </w:del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del w:id="100573" w:author="מנוע מכני" w:date="2026-10-05T11:32:12Z">
        <w:r>
          <w:rPr>
            <w:rtl/>
          </w:rPr>
          <w:delText xml:space="preserve"> </w:delText>
        </w:r>
      </w:del>
      <w:r w:rsidR="00110923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>
          <w:ins w:id="100574" w:author="מנוע מכני" w:date="2026-10-05T11:32:12Z"/>
        </w:rPr>
      </w:pPr>
      <w:r>
        <w:t xml:space="preserve">מתקיף </w:t>
      </w:r>
      <w:ins w:id="92347" w:author="מנוע מכני" w:date="2026-10-05T11:32:12Z">
        <w:r>
          <w:t xml:space="preserve">ר"פ</w:t>
        </w:r>
      </w:ins>
      <w:del w:id="92348" w:author="מנוע מכני" w:date="2026-10-05T11:32:12Z">
        <w:r w:rsidR="00110923">
          <w:delText xml:space="preserve">ר''פ</w:delText>
        </w:r>
      </w:del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del w:id="1005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ins w:id="92349" w:author="מנוע מכני" w:date="2026-10-05T11:32:12Z">
        <w:r>
          <w:rPr>
            <w:rStyle w:val="2fb"/>
            <w:rFonts w:hint="cs"/>
            <w:rtl/>
          </w:rPr>
          <w:t xml:space="preserve">ר"ל</w:t>
        </w:r>
      </w:ins>
      <w:del w:id="92350" w:author="מנוע מכני" w:date="2026-10-05T11:32:12Z">
        <w:r>
          <w:rPr>
            <w:rFonts w:hint="cs"/>
            <w:rtl/>
          </w:rPr>
          <w:delText xml:space="preserve">ר''ל</w:delText>
        </w:r>
      </w:del>
      <w:r w:rsidR="00F40753">
        <w:rPr>
          <w:rtl/>
        </w:rPr>
        <w:t xml:space="preserve"> - ארישא איתמר מת לאחר שלשים יום - </w:t>
      </w:r>
      <w:ins w:id="95825" w:author="מנוע מכני" w:date="2026-10-05T11:32:12Z">
        <w:r>
          <w:rPr>
            <w:rtl/>
          </w:rPr>
          <w:t xml:space="preserve">אף</w:t>
        </w:r>
      </w:ins>
      <w:del w:id="95826" w:author="מנוע מכני" w:date="2026-10-05T11:32:12Z">
        <w:r w:rsidR="00FA1A10">
          <w:rPr>
            <w:rtl/>
          </w:rPr>
          <w:delText xml:space="preserve">אע"פ</w:delText>
        </w:r>
      </w:del>
      <w:r w:rsidR="00F40753">
        <w:rPr>
          <w:rtl/>
        </w:rPr>
        <w:t xml:space="preserve"> שלא נתן יתן </w:t>
      </w:r>
      <w:ins w:id="97629" w:author="מנוע מכני" w:date="2026-10-05T11:32:12Z">
        <w:r>
          <w:rPr>
            <w:rtl/>
          </w:rPr>
          <w:t xml:space="preserve">מנין</w:t>
        </w:r>
      </w:ins>
      <w:del w:id="97630" w:author="מנוע מכני" w:date="2026-10-05T11:32:12Z">
        <w:r w:rsidR="00F40753">
          <w:rPr>
            <w:rtl/>
          </w:rPr>
          <w:delText xml:space="preserve">מנא</w:delText>
        </w:r>
      </w:del>
      <w:r w:rsidR="00F40753">
        <w:rPr>
          <w:rtl/>
        </w:rPr>
        <w:t xml:space="preserve"> לן? </w:t>
      </w:r>
    </w:p>
    <w:p>
      <w:pPr>
        <w:pStyle w:val="38"/>
        <w:rPr>
          <w:ins w:id="100576" w:author="מנוע מכני" w:date="2026-10-05T11:32:12Z"/>
        </w:rPr>
      </w:pPr>
      <w:r>
        <w:t xml:space="preserve">ארש</w:t>
      </w:r>
      <w:ins w:id="92351" w:author="מנוע מכני" w:date="2026-10-05T11:32:12Z">
        <w:r>
          <w:t xml:space="preserve">ב"ל</w:t>
        </w:r>
      </w:ins>
      <w:del w:id="92352" w:author="מנוע מכני" w:date="2026-10-05T11:32:12Z">
        <w:r>
          <w:delText xml:space="preserve">ב''ל</w:delText>
        </w:r>
      </w:del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del w:id="100577" w:author="מנוע מכני" w:date="2026-10-05T11:32:12Z">
        <w:r w:rsidR="00F40753">
          <w:rPr>
            <w:rtl/>
          </w:rPr>
          <w:delText xml:space="preserve"> </w:delText>
        </w:r>
      </w:del>
      <w:ins w:id="98673" w:author="מנוע מכני" w:date="2026-10-05T11:32:12Z">
        <w:r>
          <w:rPr>
            <w:rtl/>
          </w:rPr>
          <w:t xml:space="preserve">באה</w:t>
        </w:r>
      </w:ins>
      <w:del w:id="98674" w:author="מנוע מכני" w:date="2026-10-05T11:32:12Z">
        <w:r w:rsidR="00F40753">
          <w:rPr>
            <w:rtl/>
          </w:rPr>
          <w:delText xml:space="preserve">אתיא</w:delText>
        </w:r>
      </w:del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>
          <w:ins w:id="100578" w:author="מנוע מכני" w:date="2026-10-05T11:32:12Z"/>
        </w:rPr>
      </w:pPr>
      <w:ins w:id="92353" w:author="מנוע מכני" w:date="2026-10-05T11:32:12Z">
        <w:r>
          <w:t xml:space="preserve">ר"ד</w:t>
        </w:r>
      </w:ins>
      <w:del w:id="92354" w:author="מנוע מכני" w:date="2026-10-05T11:32:12Z">
        <w:r>
          <w:delText xml:space="preserve">ר</w:delText>
        </w:r>
        <w:r w:rsidR="00E761C5">
          <w:delText xml:space="preserve">''ד</w:delText>
        </w:r>
      </w:del>
      <w:r w:rsidR="00E761C5">
        <w:t xml:space="preserve"> מר</w:t>
      </w:r>
      <w:ins w:id="92355" w:author="מנוע מכני" w:date="2026-10-05T11:32:12Z">
        <w:r>
          <w:t xml:space="preserve">י"ו</w:t>
        </w:r>
      </w:ins>
      <w:del w:id="92356" w:author="מנוע מכני" w:date="2026-10-05T11:32:12Z">
        <w:r w:rsidR="00E761C5">
          <w:delText xml:space="preserve">י''ו</w:delText>
        </w:r>
      </w:del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del w:id="100579" w:author="מנוע מכני" w:date="2026-10-05T11:32:12Z">
        <w:r>
          <w:rPr>
            <w:rtl/>
          </w:rPr>
          <w:delText xml:space="preserve"> </w:delText>
        </w:r>
      </w:del>
      <w:r w:rsidR="00E761C5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  <w:pPrChange w:id="9050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47" w:author="מנוע מכני" w:date="2026-10-05T11:32:12Z">
        <w:r>
          <w:rPr>
            <w:rtl/>
          </w:rPr>
          <w:t xml:space="preserve"> </w:t>
        </w:r>
      </w:ins>
      <w:del w:id="972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49" w:author="מנוע מכני" w:date="2026-10-05T11:32:12Z">
        <w:r>
          <w:rPr>
            <w:rtl/>
          </w:rPr>
          <w:t xml:space="preserve"> </w:t>
        </w:r>
      </w:ins>
      <w:del w:id="972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  <w:pPrChange w:id="9050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51" w:author="מנוע מכני" w:date="2026-10-05T11:32:12Z">
        <w:r>
          <w:rPr>
            <w:rtl/>
          </w:rPr>
          <w:t xml:space="preserve"> </w:t>
        </w:r>
      </w:ins>
      <w:del w:id="972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53" w:author="מנוע מכני" w:date="2026-10-05T11:32:12Z">
        <w:r>
          <w:rPr>
            <w:rtl/>
          </w:rPr>
          <w:t xml:space="preserve"> </w:t>
        </w:r>
      </w:ins>
      <w:del w:id="9725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ולו משפט הבכורה</w:t>
      </w:r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r w:rsidR="00F40753">
        <w:rPr>
          <w:rtl/>
        </w:rPr>
        <w:t>בכל אשר ימצא לו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r>
        <w:rPr>
          <w:rtl/>
        </w:rPr>
        <w:t>בכל אשר ימצא לו</w:t>
      </w:r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del w:id="90300" w:author="מנוע עיצוב" w:date="2026-10-05T11:33:53Z"/>
          <w:rtl/>
        </w:rPr>
      </w:pPr>
      <w:del w:id="90297" w:author="מנוע עיצוב" w:date="2026-10-05T11:33:53Z">
        <w:r>
          <w:rPr>
            <w:rtl/>
          </w:rPr>
          <w:delText xml:space="preserve">•</w:delText>
        </w:r>
      </w:del>
      <w:ins w:id="97255" w:author="מנוע מכני" w:date="2026-10-05T11:32:12Z">
        <w:r>
          <w:rPr>
            <w:rtl/>
          </w:rPr>
          <w:t xml:space="preserve"> </w:t>
        </w:r>
      </w:ins>
      <w:del w:id="97256" w:author="מנוע מכני" w:date="2026-10-05T11:32:12Z">
        <w:r>
          <w:rPr>
            <w:rtl/>
          </w:rPr>
          <w:delText xml:space="preserve">  </w:delText>
        </w:r>
      </w:del>
      <w:del w:id="90298" w:author="מנוע עיצוב" w:date="2026-10-05T11:33:53Z">
        <w:r>
          <w:rPr>
            <w:rtl/>
          </w:rPr>
          <w:delText xml:space="preserve">•</w:delText>
        </w:r>
      </w:del>
      <w:ins w:id="97257" w:author="מנוע מכני" w:date="2026-10-05T11:32:12Z">
        <w:r>
          <w:rPr>
            <w:rtl/>
          </w:rPr>
          <w:t xml:space="preserve"> </w:t>
        </w:r>
      </w:ins>
      <w:del w:id="97258" w:author="מנוע מכני" w:date="2026-10-05T11:32:12Z">
        <w:r>
          <w:rPr>
            <w:rtl/>
          </w:rPr>
          <w:delText xml:space="preserve">  </w:delText>
        </w:r>
      </w:del>
      <w:del w:id="90299" w:author="מנוע עיצוב" w:date="2026-10-05T11:33:53Z">
        <w:r>
          <w:rPr>
            <w:rtl/>
          </w:rPr>
          <w:delText xml:space="preserve">•</w:delText>
        </w:r>
      </w:del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>
          <w:ins w:id="100580" w:author="מנוע מכני" w:date="2026-10-05T11:32:12Z"/>
        </w:rPr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del w:id="1005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del w:id="90304" w:author="מנוע עיצוב" w:date="2026-10-05T11:33:53Z"/>
          <w:rtl/>
        </w:rPr>
      </w:pPr>
      <w:del w:id="90301" w:author="מנוע עיצוב" w:date="2026-10-05T11:33:53Z">
        <w:r>
          <w:rPr>
            <w:rtl/>
          </w:rPr>
          <w:delText xml:space="preserve">•</w:delText>
        </w:r>
      </w:del>
      <w:ins w:id="97259" w:author="מנוע מכני" w:date="2026-10-05T11:32:12Z">
        <w:r>
          <w:rPr>
            <w:rtl/>
          </w:rPr>
          <w:t xml:space="preserve"> </w:t>
        </w:r>
      </w:ins>
      <w:del w:id="97260" w:author="מנוע מכני" w:date="2026-10-05T11:32:12Z">
        <w:r>
          <w:rPr>
            <w:rtl/>
          </w:rPr>
          <w:delText xml:space="preserve">  </w:delText>
        </w:r>
      </w:del>
      <w:del w:id="90302" w:author="מנוע עיצוב" w:date="2026-10-05T11:33:53Z">
        <w:r>
          <w:rPr>
            <w:rtl/>
          </w:rPr>
          <w:delText xml:space="preserve">•</w:delText>
        </w:r>
      </w:del>
      <w:ins w:id="97261" w:author="מנוע מכני" w:date="2026-10-05T11:32:12Z">
        <w:r>
          <w:rPr>
            <w:rtl/>
          </w:rPr>
          <w:t xml:space="preserve"> </w:t>
        </w:r>
      </w:ins>
      <w:del w:id="97262" w:author="מנוע מכני" w:date="2026-10-05T11:32:12Z">
        <w:r>
          <w:rPr>
            <w:rtl/>
          </w:rPr>
          <w:delText xml:space="preserve">  </w:delText>
        </w:r>
      </w:del>
      <w:del w:id="90303" w:author="מנוע עיצוב" w:date="2026-10-05T11:33:53Z">
        <w:r>
          <w:rPr>
            <w:rtl/>
          </w:rPr>
          <w:delText xml:space="preserve">•</w:delText>
        </w:r>
      </w:del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ins w:id="95555" w:author="מנוע מכני" w:date="2026-10-05T11:32:12Z">
        <w:r>
          <w:rPr>
            <w:rtl/>
          </w:rPr>
          <w:t xml:space="preserve">התורה</w:t>
        </w:r>
      </w:ins>
      <w:del w:id="95556" w:author="מנוע מכני" w:date="2026-10-05T11:32:12Z">
        <w:r w:rsidR="00F40753"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2" w:author="מנוע מכני" w:date="2026-10-05T11:32:12Z"/>
        </w:rPr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del w:id="1005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r w:rsidR="00F40753">
        <w:rPr>
          <w:rtl/>
        </w:rPr>
        <w:t>יקום על שם אחיו המת</w:t>
      </w:r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>
          <w:ins w:id="100584" w:author="מנוע מכני" w:date="2026-10-05T11:32:12Z"/>
        </w:rPr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del w:id="1005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דבין יבום לחלוקה </w:t>
      </w:r>
      <w:ins w:id="94191" w:author="מנוע מכני" w:date="2026-10-05T11:32:12Z">
        <w:r>
          <w:rPr>
            <w:rtl/>
          </w:rPr>
          <w:t xml:space="preserve">גם</w:t>
        </w:r>
      </w:ins>
      <w:del w:id="94192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ins w:id="94193" w:author="מנוע מכני" w:date="2026-10-05T11:32:12Z">
        <w:r>
          <w:rPr>
            <w:rtl/>
          </w:rPr>
          <w:t xml:space="preserve">גם</w:t>
        </w:r>
      </w:ins>
      <w:del w:id="9419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del w:id="90308" w:author="מנוע עיצוב" w:date="2026-10-05T11:33:53Z"/>
          <w:rtl/>
        </w:rPr>
      </w:pPr>
      <w:del w:id="90305" w:author="מנוע עיצוב" w:date="2026-10-05T11:33:53Z">
        <w:r>
          <w:rPr>
            <w:rtl/>
          </w:rPr>
          <w:delText xml:space="preserve">•</w:delText>
        </w:r>
      </w:del>
      <w:ins w:id="97263" w:author="מנוע מכני" w:date="2026-10-05T11:32:12Z">
        <w:r>
          <w:rPr>
            <w:rtl/>
          </w:rPr>
          <w:t xml:space="preserve"> </w:t>
        </w:r>
      </w:ins>
      <w:del w:id="97264" w:author="מנוע מכני" w:date="2026-10-05T11:32:12Z">
        <w:r>
          <w:rPr>
            <w:rtl/>
          </w:rPr>
          <w:delText xml:space="preserve">  </w:delText>
        </w:r>
      </w:del>
      <w:del w:id="90306" w:author="מנוע עיצוב" w:date="2026-10-05T11:33:53Z">
        <w:r>
          <w:rPr>
            <w:rtl/>
          </w:rPr>
          <w:delText xml:space="preserve">•</w:delText>
        </w:r>
      </w:del>
      <w:ins w:id="97265" w:author="מנוע מכני" w:date="2026-10-05T11:32:12Z">
        <w:r>
          <w:rPr>
            <w:rtl/>
          </w:rPr>
          <w:t xml:space="preserve"> </w:t>
        </w:r>
      </w:ins>
      <w:del w:id="97266" w:author="מנוע מכני" w:date="2026-10-05T11:32:12Z">
        <w:r>
          <w:rPr>
            <w:rtl/>
          </w:rPr>
          <w:delText xml:space="preserve">  </w:delText>
        </w:r>
      </w:del>
      <w:del w:id="90307" w:author="מנוע עיצוב" w:date="2026-10-05T11:33:53Z">
        <w:r>
          <w:rPr>
            <w:rtl/>
          </w:rPr>
          <w:delText xml:space="preserve">•</w:delText>
        </w:r>
      </w:del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ins w:id="98179" w:author="מנוע מכני" w:date="2026-10-05T11:32:12Z">
        <w:r>
          <w:rPr>
            <w:rtl/>
          </w:rPr>
          <w:t xml:space="preserve">והיו</w:t>
        </w:r>
      </w:ins>
      <w:del w:id="98180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שובלי, שלפופי </w:t>
      </w:r>
      <w:ins w:id="98181" w:author="מנוע מכני" w:date="2026-10-05T11:32:12Z">
        <w:r>
          <w:rPr>
            <w:rtl/>
          </w:rPr>
          <w:t xml:space="preserve">והיו</w:t>
        </w:r>
      </w:ins>
      <w:del w:id="98182" w:author="מנוע מכני" w:date="2026-10-05T11:32:12Z">
        <w:r>
          <w:rPr>
            <w:rtl/>
          </w:rPr>
          <w:delText xml:space="preserve">והוו</w:delText>
        </w:r>
      </w:del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  <w:pPrChange w:id="9051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67" w:author="מנוע מכני" w:date="2026-10-05T11:32:12Z">
        <w:r>
          <w:rPr>
            <w:rtl/>
          </w:rPr>
          <w:t xml:space="preserve"> </w:t>
        </w:r>
      </w:ins>
      <w:del w:id="9726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69" w:author="מנוע מכני" w:date="2026-10-05T11:32:12Z">
        <w:r>
          <w:rPr>
            <w:rtl/>
          </w:rPr>
          <w:t xml:space="preserve"> </w:t>
        </w:r>
      </w:ins>
      <w:del w:id="9727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ins w:id="92357" w:author="מנוע מכני" w:date="2026-10-05T11:32:12Z">
        <w:r>
          <w:rPr>
            <w:rFonts w:hint="cs"/>
            <w:rtl/>
          </w:rPr>
          <w:t xml:space="preserve">ב"ב</w:t>
        </w:r>
      </w:ins>
      <w:del w:id="92358" w:author="מנוע מכני" w:date="2026-10-05T11:32:12Z">
        <w:r w:rsidR="00F916A7">
          <w:rPr>
            <w:rFonts w:hint="cs"/>
            <w:rtl/>
          </w:rPr>
          <w:delText xml:space="preserve">ב''ב</w:delText>
        </w:r>
      </w:del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  <w:pPrChange w:id="9051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71" w:author="מנוע מכני" w:date="2026-10-05T11:32:12Z">
        <w:r>
          <w:rPr>
            <w:rtl/>
          </w:rPr>
          <w:t xml:space="preserve"> </w:t>
        </w:r>
      </w:ins>
      <w:del w:id="9727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73" w:author="מנוע מכני" w:date="2026-10-05T11:32:12Z">
        <w:r>
          <w:rPr>
            <w:rtl/>
          </w:rPr>
          <w:t xml:space="preserve"> </w:t>
        </w:r>
      </w:ins>
      <w:del w:id="9727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ins w:id="92359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360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ins w:id="95557" w:author="מנוע מכני" w:date="2026-10-05T11:32:12Z">
        <w:r>
          <w:rPr>
            <w:rtl/>
          </w:rPr>
          <w:t xml:space="preserve">התורה</w:t>
        </w:r>
      </w:ins>
      <w:del w:id="9555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ins w:id="95561" w:author="מנוע מכני" w:date="2026-10-05T11:32:12Z">
        <w:r>
          <w:rPr>
            <w:rtl/>
          </w:rPr>
          <w:t xml:space="preserve">ואלו</w:t>
        </w:r>
      </w:ins>
      <w:del w:id="9556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ins w:id="95559" w:author="מנוע מכני" w:date="2026-10-05T11:32:12Z">
        <w:r>
          <w:rPr>
            <w:rtl/>
          </w:rPr>
          <w:t xml:space="preserve">התורה</w:t>
        </w:r>
      </w:ins>
      <w:del w:id="95560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del w:id="90312" w:author="מנוע עיצוב" w:date="2026-10-05T11:33:53Z"/>
          <w:rtl/>
        </w:rPr>
      </w:pPr>
      <w:del w:id="90309" w:author="מנוע עיצוב" w:date="2026-10-05T11:33:53Z">
        <w:r>
          <w:rPr>
            <w:rtl/>
          </w:rPr>
          <w:delText xml:space="preserve">•</w:delText>
        </w:r>
      </w:del>
      <w:ins w:id="97275" w:author="מנוע מכני" w:date="2026-10-05T11:32:12Z">
        <w:r>
          <w:rPr>
            <w:rtl/>
          </w:rPr>
          <w:t xml:space="preserve"> </w:t>
        </w:r>
      </w:ins>
      <w:del w:id="97276" w:author="מנוע מכני" w:date="2026-10-05T11:32:12Z">
        <w:r>
          <w:rPr>
            <w:rtl/>
          </w:rPr>
          <w:delText xml:space="preserve">  </w:delText>
        </w:r>
      </w:del>
      <w:del w:id="90310" w:author="מנוע עיצוב" w:date="2026-10-05T11:33:53Z">
        <w:r>
          <w:rPr>
            <w:rtl/>
          </w:rPr>
          <w:delText xml:space="preserve">•</w:delText>
        </w:r>
      </w:del>
      <w:ins w:id="97277" w:author="מנוע מכני" w:date="2026-10-05T11:32:12Z">
        <w:r>
          <w:rPr>
            <w:rtl/>
          </w:rPr>
          <w:t xml:space="preserve"> </w:t>
        </w:r>
      </w:ins>
      <w:del w:id="97278" w:author="מנוע מכני" w:date="2026-10-05T11:32:12Z">
        <w:r>
          <w:rPr>
            <w:rtl/>
          </w:rPr>
          <w:delText xml:space="preserve">  </w:delText>
        </w:r>
      </w:del>
      <w:del w:id="90311" w:author="מנוע עיצוב" w:date="2026-10-05T11:33:53Z">
        <w:r>
          <w:rPr>
            <w:rtl/>
          </w:rPr>
          <w:delText xml:space="preserve">•</w:delText>
        </w:r>
      </w:del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ins w:id="95563" w:author="מנוע מכני" w:date="2026-10-05T11:32:12Z">
        <w:r>
          <w:rPr>
            <w:rtl/>
          </w:rPr>
          <w:t xml:space="preserve">התורה</w:t>
        </w:r>
      </w:ins>
      <w:del w:id="95564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del w:id="90316" w:author="מנוע עיצוב" w:date="2026-10-05T11:33:53Z"/>
          <w:rtl/>
        </w:rPr>
      </w:pPr>
      <w:del w:id="90313" w:author="מנוע עיצוב" w:date="2026-10-05T11:33:53Z">
        <w:r>
          <w:rPr>
            <w:rtl/>
          </w:rPr>
          <w:delText xml:space="preserve">•</w:delText>
        </w:r>
      </w:del>
      <w:ins w:id="97279" w:author="מנוע מכני" w:date="2026-10-05T11:32:12Z">
        <w:r>
          <w:rPr>
            <w:rtl/>
          </w:rPr>
          <w:t xml:space="preserve"> </w:t>
        </w:r>
      </w:ins>
      <w:del w:id="97280" w:author="מנוע מכני" w:date="2026-10-05T11:32:12Z">
        <w:r>
          <w:rPr>
            <w:rtl/>
          </w:rPr>
          <w:delText xml:space="preserve">  </w:delText>
        </w:r>
      </w:del>
      <w:del w:id="90314" w:author="מנוע עיצוב" w:date="2026-10-05T11:33:53Z">
        <w:r>
          <w:rPr>
            <w:rtl/>
          </w:rPr>
          <w:delText xml:space="preserve">•</w:delText>
        </w:r>
      </w:del>
      <w:ins w:id="97281" w:author="מנוע מכני" w:date="2026-10-05T11:32:12Z">
        <w:r>
          <w:rPr>
            <w:rtl/>
          </w:rPr>
          <w:t xml:space="preserve"> </w:t>
        </w:r>
      </w:ins>
      <w:del w:id="97282" w:author="מנוע מכני" w:date="2026-10-05T11:32:12Z">
        <w:r>
          <w:rPr>
            <w:rtl/>
          </w:rPr>
          <w:delText xml:space="preserve">  </w:delText>
        </w:r>
      </w:del>
      <w:del w:id="90315" w:author="מנוע עיצוב" w:date="2026-10-05T11:33:53Z">
        <w:r>
          <w:rPr>
            <w:rtl/>
          </w:rPr>
          <w:delText xml:space="preserve">•</w:delText>
        </w:r>
      </w:del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r>
        <w:rPr>
          <w:rtl/>
        </w:rPr>
        <w:t xml:space="preserve">טעמייהו דרבנן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67" w:author="מנוע מכני" w:date="2026-10-05T11:32:12Z">
        <w:r>
          <w:rPr>
            <w:rtl/>
          </w:rPr>
          <w:t xml:space="preserve">ואלו</w:t>
        </w:r>
      </w:ins>
      <w:del w:id="95568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5" w:author="מנוע מכני" w:date="2026-10-05T11:32:12Z">
        <w:r>
          <w:rPr>
            <w:rtl/>
          </w:rPr>
          <w:t xml:space="preserve">כולם</w:t>
        </w:r>
      </w:ins>
      <w:del w:id="9419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ירושה </w:t>
      </w:r>
      <w:ins w:id="95565" w:author="מנוע מכני" w:date="2026-10-05T11:32:12Z">
        <w:r>
          <w:rPr>
            <w:rtl/>
          </w:rPr>
          <w:t xml:space="preserve">הם</w:t>
        </w:r>
      </w:ins>
      <w:del w:id="95566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לתת לו פי שנים</w:t>
      </w:r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ins w:id="92967" w:author="מנוע מכני" w:date="2026-10-05T11:32:12Z">
        <w:r>
          <w:rPr>
            <w:rStyle w:val="2fb"/>
            <w:rtl/>
          </w:rPr>
          <w:t xml:space="preserve">ר"א</w:t>
        </w:r>
      </w:ins>
      <w:del w:id="92968" w:author="מנוע מכני" w:date="2026-10-05T11:32:12Z">
        <w:r>
          <w:rPr>
            <w:rtl/>
          </w:rPr>
          <w:delText xml:space="preserve">רבי אלעזר</w:delText>
        </w:r>
      </w:del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ins w:id="92361" w:author="מנוע מכני" w:date="2026-10-05T11:32:12Z">
        <w:ins w:id="98059" w:author="מנוע מכני" w:date="2026-10-05T11:32:12Z">
          <w:r>
            <w:rPr>
              <w:rtl/>
            </w:rPr>
            <w:t xml:space="preserve">סבר</w:t>
          </w:r>
        </w:ins>
        <w:del w:id="98060" w:author="מנוע מכני" w:date="2026-10-05T11:32:12Z">
          <w:r>
            <w:rPr>
              <w:rtl/>
            </w:rPr>
            <w:delText xml:space="preserve">ס"ל</w:delText>
          </w:r>
        </w:del>
      </w:ins>
      <w:del w:id="92362" w:author="מנוע מכני" w:date="2026-10-05T11:32:12Z">
        <w:r>
          <w:rPr>
            <w:rtl/>
          </w:rPr>
          <w:delText xml:space="preserve">ס</w:delText>
        </w:r>
        <w:r w:rsidR="001C5788">
          <w:rPr>
            <w:rFonts w:hint="cs"/>
            <w:rtl/>
          </w:rPr>
          <w:delText xml:space="preserve">''ל</w:delText>
        </w:r>
      </w:del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ins w:id="94199" w:author="מנוע מכני" w:date="2026-10-05T11:32:12Z">
        <w:r>
          <w:rPr>
            <w:rtl/>
          </w:rPr>
          <w:t xml:space="preserve">דאמרו</w:t>
        </w:r>
      </w:ins>
      <w:del w:id="94200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ins w:id="95571" w:author="מנוע מכני" w:date="2026-10-05T11:32:12Z">
        <w:r>
          <w:rPr>
            <w:rtl/>
          </w:rPr>
          <w:t xml:space="preserve">ואלו</w:t>
        </w:r>
      </w:ins>
      <w:del w:id="9557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4197" w:author="מנוע מכני" w:date="2026-10-05T11:32:12Z">
        <w:r>
          <w:rPr>
            <w:rtl/>
          </w:rPr>
          <w:t xml:space="preserve">כולם</w:t>
        </w:r>
      </w:ins>
      <w:del w:id="94198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- מתנה </w:t>
      </w:r>
      <w:ins w:id="95569" w:author="מנוע מכני" w:date="2026-10-05T11:32:12Z">
        <w:r>
          <w:rPr>
            <w:rtl/>
          </w:rPr>
          <w:t xml:space="preserve">הם</w:t>
        </w:r>
      </w:ins>
      <w:del w:id="95570" w:author="מנוע מכני" w:date="2026-10-05T11:32:12Z">
        <w:r>
          <w:rPr>
            <w:rtl/>
          </w:rPr>
          <w:delText xml:space="preserve">נינהו</w:delText>
        </w:r>
      </w:del>
      <w:ins w:id="97283" w:author="מנוע מכני" w:date="2026-10-05T11:32:12Z">
        <w:r>
          <w:rPr>
            <w:rtl/>
          </w:rPr>
          <w:t xml:space="preserve">,</w:t>
        </w:r>
      </w:ins>
      <w:del w:id="97284" w:author="מנוע מכני" w:date="2026-10-05T11:32:12Z">
        <w:r w:rsidR="000B5F7F">
          <w:rPr>
            <w:rtl/>
          </w:rPr>
          <w:delText xml:space="preserve">;</w:delText>
        </w:r>
      </w:del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r>
        <w:rPr>
          <w:rtl/>
        </w:rPr>
        <w:t>לתת לו פי שנים</w:t>
      </w:r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ins w:id="95573" w:author="מנוע מכני" w:date="2026-10-05T11:32:12Z">
        <w:r>
          <w:rPr>
            <w:rtl/>
          </w:rPr>
          <w:t xml:space="preserve">התורה</w:t>
        </w:r>
      </w:ins>
      <w:del w:id="9557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ins w:id="95575" w:author="מנוע מכני" w:date="2026-10-05T11:32:12Z">
        <w:r>
          <w:rPr>
            <w:rtl/>
          </w:rPr>
          <w:t xml:space="preserve">התורה</w:t>
        </w:r>
      </w:ins>
      <w:del w:id="95576" w:author="מנוע מכני" w:date="2026-10-05T11:32:12Z">
        <w:r>
          <w:rPr>
            <w:rtl/>
          </w:rPr>
          <w:delText xml:space="preserve">רחמנא</w:delText>
        </w:r>
      </w:del>
      <w:r w:rsidR="0057284B">
        <w:rPr>
          <w:rtl/>
        </w:rPr>
        <w:t>.</w:t>
      </w:r>
    </w:p>
    <w:p>
      <w:pPr>
        <w:pStyle w:val="38"/>
        <w:rPr>
          <w:ins w:id="100586" w:author="מנוע מכני" w:date="2026-10-05T11:32:12Z"/>
        </w:rPr>
      </w:pPr>
      <w:ins w:id="92363" w:author="מנוע מכני" w:date="2026-10-05T11:32:12Z">
        <w:r>
          <w:t xml:space="preserve">ר"א</w:t>
        </w:r>
      </w:ins>
      <w:del w:id="92364" w:author="מנוע מכני" w:date="2026-10-05T11:32:12Z">
        <w:r>
          <w:delText xml:space="preserve">ר''א</w:delText>
        </w:r>
      </w:del>
      <w:r>
        <w:t xml:space="preserve"> </w:t>
      </w:r>
      <w:ins w:id="92969" w:author="מנוע מכני" w:date="2026-10-05T11:32:12Z">
        <w:r>
          <w:t xml:space="preserve">מרי"ו</w:t>
        </w:r>
      </w:ins>
      <w:del w:id="92970" w:author="מנוע מכני" w:date="2026-10-05T11:32:12Z">
        <w:r>
          <w:delText xml:space="preserve">מ</w:delText>
        </w:r>
        <w:r w:rsidR="00F40753">
          <w:delText xml:space="preserve">רבי יוחנן</w:delText>
        </w:r>
      </w:del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del w:id="10058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del w:id="90664" w:author="מנוע עיצוב" w:date="2026-10-05T11:33:53Z"/>
          <w:rtl/>
        </w:rPr>
      </w:pPr>
    </w:p>
    <w:p>
      <w:pPr>
        <w:pStyle w:val="38"/>
        <w:rPr>
          <w:ins w:id="100588" w:author="מנוע מכני" w:date="2026-10-05T11:32:12Z"/>
        </w:rPr>
      </w:pPr>
      <w:ins w:id="98675" w:author="מנוע מכני" w:date="2026-10-05T11:32:12Z">
        <w:r>
          <w:t xml:space="preserve">מקשה</w:t>
        </w:r>
      </w:ins>
      <w:del w:id="98676" w:author="מנוע מכני" w:date="2026-10-05T11:32:12Z">
        <w:r>
          <w:delText xml:space="preserve">מותיב</w:delText>
        </w:r>
      </w:del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del w:id="1005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ואלו שאין חוזרין ביובל, הבכורה? </w:t>
      </w:r>
    </w:p>
    <w:p>
      <w:pPr>
        <w:pStyle w:val="38"/>
        <w:rPr>
          <w:ins w:id="100590" w:author="מנוע מכני" w:date="2026-10-05T11:32:12Z"/>
        </w:rPr>
      </w:pPr>
      <w:r>
        <w:t>א</w:t>
      </w:r>
      <w:r w:rsidR="009A5148">
        <w:t xml:space="preserve">"ל</w:t>
      </w:r>
      <w:r w:rsidR="009A5148">
        <w:t xml:space="preserve"> </w:t>
      </w:r>
      <w:ins w:id="92365" w:author="מנוע מכני" w:date="2026-10-05T11:32:12Z">
        <w:r>
          <w:t xml:space="preserve">ר"א</w:t>
        </w:r>
      </w:ins>
      <w:del w:id="92366" w:author="מנוע מכני" w:date="2026-10-05T11:32:12Z">
        <w:r w:rsidR="009A5148">
          <w:delText xml:space="preserve">ר''א</w:delText>
        </w:r>
      </w:del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del w:id="100591" w:author="מנוע מכני" w:date="2026-10-05T11:32:12Z">
        <w:r w:rsidR="009A5148">
          <w:rPr>
            <w:rtl/>
          </w:rPr>
          <w:delText xml:space="preserve"> </w:delText>
        </w:r>
      </w:del>
      <w:ins w:id="95577" w:author="מנוע מכני" w:date="2026-10-05T11:32:12Z">
        <w:r>
          <w:rPr>
            <w:rtl/>
          </w:rPr>
          <w:t xml:space="preserve">מה</w:t>
        </w:r>
      </w:ins>
      <w:del w:id="95578" w:author="מנוע מכני" w:date="2026-10-05T11:32:12Z">
        <w:r w:rsidR="009A5148">
          <w:rPr>
            <w:rtl/>
          </w:rPr>
          <w:delText xml:space="preserve">מאי</w:delText>
        </w:r>
      </w:del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>
          <w:ins w:id="100592" w:author="מנוע מכני" w:date="2026-10-05T11:32:12Z"/>
        </w:rPr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del w:id="1005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מכלל ד</w:t>
      </w:r>
      <w:ins w:id="92367" w:author="מנוע מכני" w:date="2026-10-05T11:32:12Z">
        <w:r>
          <w:rPr>
            <w:rtl/>
          </w:rPr>
          <w:t xml:space="preserve">מ"ד</w:t>
        </w:r>
      </w:ins>
      <w:del w:id="92368" w:author="מנוע מכני" w:date="2026-10-05T11:32:12Z">
        <w:r>
          <w:rPr>
            <w:rtl/>
          </w:rPr>
          <w:delText xml:space="preserve">מ</w:delText>
        </w:r>
        <w:r w:rsidR="001C5788">
          <w:rPr>
            <w:rFonts w:hint="cs"/>
            <w:rtl/>
          </w:rPr>
          <w:delText xml:space="preserve">''ד</w:delText>
        </w:r>
      </w:del>
      <w:r>
        <w:rPr>
          <w:rtl/>
        </w:rPr>
        <w:t xml:space="preserve"> חוזרין חוזרין לבטלה </w:t>
      </w:r>
      <w:ins w:id="95579" w:author="מנוע מכני" w:date="2026-10-05T11:32:12Z">
        <w:r>
          <w:rPr>
            <w:rtl/>
          </w:rPr>
          <w:t xml:space="preserve">אומר</w:t>
        </w:r>
      </w:ins>
      <w:del w:id="95580" w:author="מנוע מכני" w:date="2026-10-05T11:32:12Z">
        <w:r>
          <w:rPr>
            <w:rtl/>
          </w:rPr>
          <w:delText xml:space="preserve">קאמר</w:delText>
        </w:r>
      </w:del>
      <w:r>
        <w:rPr>
          <w:rtl/>
        </w:rPr>
        <w:t xml:space="preserve">? </w:t>
      </w:r>
    </w:p>
    <w:p>
      <w:pPr>
        <w:pStyle w:val="38"/>
        <w:rPr>
          <w:ins w:id="100594" w:author="מנוע מכני" w:date="2026-10-05T11:32:12Z"/>
        </w:rPr>
      </w:pPr>
      <w:r>
        <w:t xml:space="preserve">קרי </w:t>
      </w:r>
      <w:ins w:id="92369" w:author="מנוע מכני" w:date="2026-10-05T11:32:12Z">
        <w:r>
          <w:t xml:space="preserve">ר"ח</w:t>
        </w:r>
      </w:ins>
      <w:del w:id="92370" w:author="מנוע מכני" w:date="2026-10-05T11:32:12Z">
        <w:r>
          <w:delText xml:space="preserve">ר</w:delText>
        </w:r>
        <w:r w:rsidR="009A5148">
          <w:delText xml:space="preserve">''ח</w:delText>
        </w:r>
      </w:del>
      <w:r w:rsidR="009A5148">
        <w:t xml:space="preserve"> </w:t>
      </w:r>
      <w:ins w:id="95581" w:author="מנוע מכני" w:date="2026-10-05T11:32:12Z">
        <w:r>
          <w:t xml:space="preserve">עליו</w:t>
        </w:r>
      </w:ins>
      <w:del w:id="95582" w:author="מנוע מכני" w:date="2026-10-05T11:32:12Z">
        <w:r w:rsidR="009A5148">
          <w:delText xml:space="preserve">עליה</w:delText>
        </w:r>
      </w:del>
      <w:r w:rsidR="009A5148">
        <w:t xml:space="preserve"> ד</w:t>
      </w:r>
      <w:ins w:id="92371" w:author="מנוע מכני" w:date="2026-10-05T11:32:12Z">
        <w:r>
          <w:t xml:space="preserve">ר"ש</w:t>
        </w:r>
      </w:ins>
      <w:del w:id="92372" w:author="מנוע מכני" w:date="2026-10-05T11:32:12Z">
        <w:r w:rsidR="009A5148">
          <w:delText xml:space="preserve">ר''ש</w:delText>
        </w:r>
      </w:del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del w:id="1005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ins w:id="9237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374" w:author="מנוע מכני" w:date="2026-10-05T11:32:12Z">
        <w:r>
          <w:rPr>
            <w:rFonts w:hint="cs"/>
            <w:rtl/>
          </w:rPr>
          <w:delText xml:space="preserve">י''ו</w:delText>
        </w:r>
      </w:del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ins w:id="9237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376" w:author="מנוע מכני" w:date="2026-10-05T11:32:12Z">
        <w:r>
          <w:rPr>
            <w:rFonts w:hint="cs"/>
            <w:rtl/>
          </w:rPr>
          <w:delText xml:space="preserve">ר''א</w:delText>
        </w:r>
      </w:del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ins w:id="92377" w:author="מנוע מכני" w:date="2026-10-05T11:32:12Z">
        <w:r>
          <w:rPr>
            <w:rStyle w:val="2fb"/>
            <w:rFonts w:hint="cs"/>
            <w:rtl/>
          </w:rPr>
          <w:t xml:space="preserve">ב"ש</w:t>
        </w:r>
      </w:ins>
      <w:del w:id="92378" w:author="מנוע מכני" w:date="2026-10-05T11:32:12Z">
        <w:r>
          <w:rPr>
            <w:rFonts w:hint="cs"/>
            <w:rtl/>
          </w:rPr>
          <w:delText xml:space="preserve">ב''ש</w:delText>
        </w:r>
      </w:del>
      <w:r w:rsidR="00F40753">
        <w:rPr>
          <w:rtl/>
        </w:rPr>
        <w:t xml:space="preserve">: </w:t>
      </w:r>
      <w:ins w:id="95583" w:author="מנוע מכני" w:date="2026-10-05T11:32:12Z">
        <w:r>
          <w:rPr>
            <w:rtl/>
          </w:rPr>
          <w:t xml:space="preserve">מה</w:t>
        </w:r>
      </w:ins>
      <w:del w:id="95584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del w:id="90665" w:author="מנוע עיצוב" w:date="2026-10-05T11:33:53Z"/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ins w:id="94201" w:author="מנוע מכני" w:date="2026-10-05T11:32:12Z">
        <w:r>
          <w:rPr>
            <w:rFonts w:hint="cs"/>
            <w:rtl/>
          </w:rPr>
          <w:t xml:space="preserve">דסבר</w:t>
        </w:r>
      </w:ins>
      <w:del w:id="9420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קסבר</w:delText>
        </w:r>
      </w:del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ins w:id="92379" w:author="מנוע מכני" w:date="2026-10-05T11:32:12Z">
        <w:r>
          <w:rPr>
            <w:rFonts w:hint="cs"/>
            <w:rtl/>
          </w:rPr>
          <w:t xml:space="preserve">ב"ע</w:t>
        </w:r>
      </w:ins>
      <w:del w:id="92380" w:author="מנוע מכני" w:date="2026-10-05T11:32:12Z">
        <w:r w:rsidR="001C5788">
          <w:rPr>
            <w:rFonts w:hint="cs"/>
            <w:rtl/>
          </w:rPr>
          <w:delText xml:space="preserve">ב''ע</w:delText>
        </w:r>
      </w:del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ins w:id="95585" w:author="מנוע מכני" w:date="2026-10-05T11:32:12Z">
        <w:r>
          <w:rPr>
            <w:rtl/>
          </w:rPr>
          <w:t xml:space="preserve">ומה</w:t>
        </w:r>
      </w:ins>
      <w:del w:id="95586" w:author="מנוע מכני" w:date="2026-10-05T11:32:12Z">
        <w:r>
          <w:rPr>
            <w:rtl/>
          </w:rPr>
          <w:delText xml:space="preserve">ומאי</w:delText>
        </w:r>
      </w:del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  <w:pPrChange w:id="9051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285" w:author="מנוע מכני" w:date="2026-10-05T11:32:12Z">
        <w:r>
          <w:rPr>
            <w:rtl/>
          </w:rPr>
          <w:t xml:space="preserve"> </w:t>
        </w:r>
      </w:ins>
      <w:del w:id="972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287" w:author="מנוע מכני" w:date="2026-10-05T11:32:12Z">
        <w:r>
          <w:rPr>
            <w:rtl/>
          </w:rPr>
          <w:t xml:space="preserve"> </w:t>
        </w:r>
      </w:ins>
      <w:del w:id="972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ins w:id="92381" w:author="מנוע מכני" w:date="2026-10-05T11:32:12Z">
        <w:r>
          <w:rPr>
            <w:rStyle w:val="2fb"/>
            <w:rtl/>
          </w:rPr>
          <w:t xml:space="preserve">ר"ע</w:t>
        </w:r>
      </w:ins>
      <w:del w:id="92382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''ע</w:delText>
        </w:r>
      </w:del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ins w:id="92383" w:author="מנוע מכני" w:date="2026-10-05T11:32:12Z">
        <w:r>
          <w:rPr>
            <w:rStyle w:val="2fb"/>
            <w:rFonts w:hint="cs"/>
            <w:rtl/>
          </w:rPr>
          <w:t xml:space="preserve">ר"ע</w:t>
        </w:r>
      </w:ins>
      <w:del w:id="92384" w:author="מנוע מכני" w:date="2026-10-05T11:32:12Z">
        <w:r w:rsidR="001F3D5F">
          <w:rPr>
            <w:rFonts w:hint="cs"/>
            <w:rtl/>
          </w:rPr>
          <w:delText xml:space="preserve">ר''ע</w:delText>
        </w:r>
      </w:del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ins w:id="92385" w:author="מנוע מכני" w:date="2026-10-05T11:32:12Z">
        <w:r>
          <w:rPr>
            <w:rStyle w:val="2fb"/>
            <w:rtl/>
          </w:rPr>
          <w:t xml:space="preserve">ר"ע</w:t>
        </w:r>
      </w:ins>
      <w:del w:id="92386" w:author="מנוע מכני" w:date="2026-10-05T11:32:12Z">
        <w:r>
          <w:rPr>
            <w:rtl/>
          </w:rPr>
          <w:delText xml:space="preserve">ר</w:delText>
        </w:r>
        <w:r w:rsidR="00BB4CD7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BB4CD7">
          <w:rPr>
            <w:rFonts w:hint="cs"/>
            <w:rtl/>
          </w:rPr>
          <w:delText xml:space="preserve">ע</w:delText>
        </w:r>
      </w:del>
      <w:r>
        <w:rPr>
          <w:rtl/>
        </w:rPr>
        <w:t>, כאן - ליקרב, כאן - ליקדש</w:t>
      </w:r>
      <w:ins w:id="97289" w:author="מנוע מכני" w:date="2026-10-05T11:32:12Z">
        <w:r>
          <w:rPr>
            <w:rtl/>
          </w:rPr>
          <w:t xml:space="preserve">,</w:t>
        </w:r>
      </w:ins>
      <w:del w:id="97290" w:author="מנוע מכני" w:date="2026-10-05T11:32:12Z">
        <w:r w:rsidR="000B5F7F">
          <w:rPr>
            <w:rtl/>
          </w:rPr>
          <w:delText xml:space="preserve">;</w:delText>
        </w:r>
      </w:del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ins w:id="94203" w:author="מנוע מכני" w:date="2026-10-05T11:32:12Z">
        <w:r>
          <w:rPr>
            <w:rtl/>
          </w:rPr>
          <w:t xml:space="preserve">גם</w:t>
        </w:r>
      </w:ins>
      <w:del w:id="9420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ins w:id="92387" w:author="מנוע מכני" w:date="2026-10-05T11:32:12Z">
        <w:r>
          <w:rPr>
            <w:rtl/>
          </w:rPr>
          <w:t xml:space="preserve">ש"מ</w:t>
        </w:r>
      </w:ins>
      <w:del w:id="92388" w:author="מנוע מכני" w:date="2026-10-05T11:32:12Z">
        <w:r>
          <w:rPr>
            <w:rtl/>
          </w:rPr>
          <w:delText xml:space="preserve">ש</w:delText>
        </w:r>
        <w:r w:rsidR="001F3D5F">
          <w:rPr>
            <w:rFonts w:hint="cs"/>
            <w:rtl/>
          </w:rPr>
          <w:delText xml:space="preserve">''</w:delText>
        </w:r>
        <w:r>
          <w:rPr>
            <w:rtl/>
          </w:rPr>
          <w:delText xml:space="preserve">מ</w:delText>
        </w:r>
      </w:del>
      <w:r w:rsidR="0057284B">
        <w:rPr>
          <w:rtl/>
        </w:rPr>
        <w:t>.</w:t>
      </w:r>
    </w:p>
    <w:p>
      <w:pPr>
        <w:pStyle w:val="38"/>
        <w:rPr>
          <w:ins w:id="100872" w:author="מנוע מכני" w:date="2026-10-05T11:32:12Z"/>
        </w:rPr>
      </w:pPr>
      <w:ins w:id="94205" w:author="מנוע מכני" w:date="2026-10-05T11:32:12Z">
        <w:r>
          <w:t xml:space="preserve">א"כ</w:t>
        </w:r>
      </w:ins>
      <w:del w:id="94206" w:author="מנוע מכני" w:date="2026-10-05T11:32:12Z">
        <w:r>
          <w:delText xml:space="preserve">אי הכי</w:delText>
        </w:r>
      </w:del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del w:id="10087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מאחר שאינו קרב </w:t>
      </w:r>
      <w:ins w:id="95587" w:author="מנוע מכני" w:date="2026-10-05T11:32:12Z">
        <w:r>
          <w:rPr>
            <w:rtl/>
          </w:rPr>
          <w:t xml:space="preserve">למה</w:t>
        </w:r>
      </w:ins>
      <w:del w:id="95588" w:author="מנוע מכני" w:date="2026-10-05T11:32:12Z">
        <w:r>
          <w:rPr>
            <w:rtl/>
          </w:rPr>
          <w:delText xml:space="preserve">אמאי</w:delText>
        </w:r>
      </w:del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del w:id="90320" w:author="מנוע עיצוב" w:date="2026-10-05T11:33:53Z"/>
          <w:rtl/>
        </w:rPr>
      </w:pPr>
      <w:del w:id="90317" w:author="מנוע עיצוב" w:date="2026-10-05T11:33:53Z">
        <w:r>
          <w:rPr>
            <w:rtl/>
          </w:rPr>
          <w:delText xml:space="preserve">•</w:delText>
        </w:r>
      </w:del>
      <w:ins w:id="97291" w:author="מנוע מכני" w:date="2026-10-05T11:32:12Z">
        <w:r>
          <w:rPr>
            <w:rtl/>
          </w:rPr>
          <w:t xml:space="preserve"> </w:t>
        </w:r>
      </w:ins>
      <w:del w:id="97292" w:author="מנוע מכני" w:date="2026-10-05T11:32:12Z">
        <w:r>
          <w:rPr>
            <w:rtl/>
          </w:rPr>
          <w:delText xml:space="preserve">  </w:delText>
        </w:r>
      </w:del>
      <w:del w:id="90318" w:author="מנוע עיצוב" w:date="2026-10-05T11:33:53Z">
        <w:r>
          <w:rPr>
            <w:rtl/>
          </w:rPr>
          <w:delText xml:space="preserve">•</w:delText>
        </w:r>
      </w:del>
      <w:ins w:id="97293" w:author="מנוע מכני" w:date="2026-10-05T11:32:12Z">
        <w:r>
          <w:rPr>
            <w:rtl/>
          </w:rPr>
          <w:t xml:space="preserve"> </w:t>
        </w:r>
      </w:ins>
      <w:del w:id="97294" w:author="מנוע מכני" w:date="2026-10-05T11:32:12Z">
        <w:r>
          <w:rPr>
            <w:rtl/>
          </w:rPr>
          <w:delText xml:space="preserve">  </w:delText>
        </w:r>
      </w:del>
      <w:del w:id="90319" w:author="מנוע עיצוב" w:date="2026-10-05T11:33:53Z">
        <w:r>
          <w:rPr>
            <w:rtl/>
          </w:rPr>
          <w:delText xml:space="preserve">•</w:delText>
        </w:r>
      </w:del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>
          <w:ins w:id="100874" w:author="מנוע מכני" w:date="2026-10-05T11:32:12Z"/>
        </w:rPr>
      </w:pPr>
      <w:ins w:id="94207" w:author="מנוע מכני" w:date="2026-10-05T11:32:12Z">
        <w:r>
          <w:t xml:space="preserve">א"כ</w:t>
        </w:r>
      </w:ins>
      <w:del w:id="94208" w:author="מנוע מכני" w:date="2026-10-05T11:32:12Z">
        <w:r>
          <w:delText xml:space="preserve">אי הכי</w:delText>
        </w:r>
      </w:del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del w:id="1008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אפי' האידנא </w:t>
      </w:r>
      <w:ins w:id="94209" w:author="מנוע מכני" w:date="2026-10-05T11:32:12Z">
        <w:r>
          <w:rPr>
            <w:rtl/>
          </w:rPr>
          <w:t xml:space="preserve">גם</w:t>
        </w:r>
      </w:ins>
      <w:del w:id="94210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ins w:id="94211" w:author="מנוע מכני" w:date="2026-10-05T11:32:12Z">
        <w:r>
          <w:rPr>
            <w:rFonts w:hint="cs"/>
            <w:rtl/>
          </w:rPr>
          <w:t xml:space="preserve">לא</w:t>
        </w:r>
      </w:ins>
      <w:del w:id="94212" w:author="מנוע מכני" w:date="2026-10-05T11:32:12Z">
        <w:r>
          <w:rPr>
            <w:rFonts w:hint="cs"/>
            <w:rtl/>
          </w:rPr>
          <w:delText xml:space="preserve">לאו</w:delText>
        </w:r>
      </w:del>
      <w:r>
        <w:rPr>
          <w:rFonts w:hint="cs"/>
          <w:rtl/>
        </w:rPr>
        <w:t xml:space="preserve"> משום גזירה דיתום ד</w:t>
      </w:r>
      <w:ins w:id="92389" w:author="מנוע מכני" w:date="2026-10-05T11:32:12Z">
        <w:r>
          <w:rPr>
            <w:rFonts w:hint="cs"/>
            <w:rtl/>
          </w:rPr>
          <w:t xml:space="preserve">א"ה</w:t>
        </w:r>
      </w:ins>
      <w:del w:id="92390" w:author="מנוע מכני" w:date="2026-10-05T11:32:12Z">
        <w:r>
          <w:rPr>
            <w:rFonts w:hint="cs"/>
            <w:rtl/>
          </w:rPr>
          <w:delText xml:space="preserve">א''ה</w:delText>
        </w:r>
      </w:del>
      <w:r>
        <w:rPr>
          <w:rFonts w:hint="cs"/>
          <w:rtl/>
        </w:rPr>
        <w:t xml:space="preserve"> </w:t>
      </w:r>
      <w:ins w:id="98677" w:author="מנוע מכני" w:date="2026-10-05T11:32:12Z">
        <w:r>
          <w:rPr>
            <w:rFonts w:hint="cs"/>
            <w:rtl/>
          </w:rPr>
          <w:t xml:space="preserve">מתחילה</w:t>
        </w:r>
      </w:ins>
      <w:del w:id="98678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ins w:id="94213" w:author="מנוע מכני" w:date="2026-10-05T11:32:12Z">
        <w:r>
          <w:rPr>
            <w:rFonts w:hint="cs"/>
            <w:rtl/>
          </w:rPr>
          <w:t xml:space="preserve">ולא</w:t>
        </w:r>
      </w:ins>
      <w:del w:id="94214" w:author="מנוע מכני" w:date="2026-10-05T11:32:12Z">
        <w:r>
          <w:rPr>
            <w:rFonts w:hint="cs"/>
            <w:rtl/>
          </w:rPr>
          <w:delText xml:space="preserve">ולאו</w:delText>
        </w:r>
      </w:del>
      <w:r>
        <w:rPr>
          <w:rFonts w:hint="cs"/>
          <w:rtl/>
        </w:rPr>
        <w:t xml:space="preserve"> משום הכרזה ד</w:t>
      </w:r>
      <w:ins w:id="92391" w:author="מנוע מכני" w:date="2026-10-05T11:32:12Z">
        <w:r>
          <w:rPr>
            <w:rFonts w:hint="cs"/>
            <w:rtl/>
          </w:rPr>
          <w:t xml:space="preserve">ה"נ</w:t>
        </w:r>
      </w:ins>
      <w:del w:id="92392" w:author="מנוע מכני" w:date="2026-10-05T11:32:12Z">
        <w:r>
          <w:rPr>
            <w:rFonts w:hint="cs"/>
            <w:rtl/>
          </w:rPr>
          <w:delText xml:space="preserve">ה''נ</w:delText>
        </w:r>
      </w:del>
      <w:r>
        <w:rPr>
          <w:rFonts w:hint="cs"/>
          <w:rtl/>
        </w:rPr>
        <w:t xml:space="preserve"> האידנא אפשר,</w:t>
      </w:r>
    </w:p>
    <w:p>
      <w:pPr>
        <w:pStyle w:val="38"/>
        <w:rPr>
          <w:ins w:id="100596" w:author="מנוע מכני" w:date="2026-10-05T11:32:12Z"/>
        </w:rPr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del w:id="100597" w:author="מנוע מכני" w:date="2026-10-05T11:32:12Z">
        <w:r w:rsidR="00F40753" w:rsidRPr="00895415">
          <w:rPr>
            <w:b/>
            <w:bCs/>
            <w:rtl/>
          </w:rPr>
          <w:delText xml:space="preserve"> </w:delText>
        </w:r>
      </w:del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ins w:id="97295" w:author="מנוע מכני" w:date="2026-10-05T11:32:12Z">
        <w:r>
          <w:rPr>
            <w:rtl/>
          </w:rPr>
          <w:t xml:space="preserve">,</w:t>
        </w:r>
      </w:ins>
      <w:del w:id="97296" w:author="מנוע מכני" w:date="2026-10-05T11:32:12Z">
        <w:r w:rsidR="000B5F7F">
          <w:rPr>
            <w:rtl/>
          </w:rPr>
          <w:delText xml:space="preserve">;</w:delText>
        </w:r>
      </w:del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ins w:id="92393" w:author="מנוע מכני" w:date="2026-10-05T11:32:12Z">
        <w:r>
          <w:rPr>
            <w:rFonts w:hint="cs"/>
            <w:b/>
            <w:bCs/>
            <w:rtl/>
          </w:rPr>
          <w:t xml:space="preserve">א"כ</w:t>
        </w:r>
      </w:ins>
      <w:del w:id="92394" w:author="מנוע מכני" w:date="2026-10-05T11:32:12Z">
        <w:r w:rsidRPr="00895415">
          <w:rPr>
            <w:rFonts w:hint="cs"/>
            <w:b/>
            <w:bCs/>
            <w:rtl/>
          </w:rPr>
          <w:delText xml:space="preserve">א''כ</w:delText>
        </w:r>
      </w:del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>
          <w:ins w:id="100598" w:author="מנוע מכני" w:date="2026-10-05T11:32:12Z"/>
        </w:rPr>
      </w:pPr>
      <w:r>
        <w:t xml:space="preserve">ו</w:t>
      </w:r>
      <w:ins w:id="92395" w:author="מנוע מכני" w:date="2026-10-05T11:32:12Z">
        <w:r>
          <w:t xml:space="preserve">א"א</w:t>
        </w:r>
      </w:ins>
    </w:p>
    <w:p w14:paraId="43148FF7" w14:textId="77777777" w:rsidR="001F3D5F" w:rsidRDefault="00E60CC6" w:rsidP="00895415">
      <w:pPr>
        <w:ind w:hanging="29"/>
        <w:rPr>
          <w:rtl/>
        </w:rPr>
      </w:pPr>
      <w:del w:id="92396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59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להקנות לאוזן </w:t>
      </w:r>
      <w:ins w:id="98339" w:author="מנוע מכני" w:date="2026-10-05T11:32:12Z">
        <w:r>
          <w:rPr>
            <w:rFonts w:hint="cs"/>
            <w:rtl/>
          </w:rPr>
          <w:t xml:space="preserve">לנכרי</w:t>
        </w:r>
      </w:ins>
      <w:del w:id="98340" w:author="מנוע מכני" w:date="2026-10-05T11:32:12Z">
        <w:r>
          <w:rPr>
            <w:rFonts w:hint="cs"/>
            <w:rtl/>
          </w:rPr>
          <w:delText xml:space="preserve">לעכ</w:delText>
        </w:r>
        <w:r>
          <w:rPr>
            <w:rFonts w:hint="cs"/>
            <w:rtl/>
          </w:rPr>
          <w:delText xml:space="preserve">ו"ם</w:delText>
        </w:r>
      </w:del>
      <w:ins w:id="92397" w:author="מנוע מכני" w:date="2026-10-05T11:32:12Z"/>
      <w:del w:id="92398" w:author="מנוע מכני" w:date="2026-10-05T11:32:12Z">
        <w:r>
          <w:rPr>
            <w:rFonts w:hint="cs"/>
            <w:rtl/>
          </w:rPr>
          <w:delText xml:space="preserve">ו''ם</w:delText>
        </w:r>
      </w:del>
      <w:r>
        <w:rPr>
          <w:rFonts w:hint="cs"/>
          <w:rtl/>
        </w:rPr>
        <w:t xml:space="preserve"> שלא יוקדש </w:t>
      </w:r>
      <w:ins w:id="98679" w:author="מנוע מכני" w:date="2026-10-05T11:32:12Z">
        <w:r>
          <w:rPr>
            <w:rFonts w:hint="cs"/>
            <w:rtl/>
          </w:rPr>
          <w:t xml:space="preserve">מתחילה</w:t>
        </w:r>
      </w:ins>
      <w:del w:id="98680" w:author="מנוע מכני" w:date="2026-10-05T11:32:12Z">
        <w:r>
          <w:rPr>
            <w:rFonts w:hint="cs"/>
            <w:rtl/>
          </w:rPr>
          <w:delText xml:space="preserve">מעיקרא</w:delText>
        </w:r>
      </w:del>
      <w:r>
        <w:rPr>
          <w:rFonts w:hint="cs"/>
          <w:rtl/>
        </w:rPr>
        <w:t xml:space="preserve"> ד</w:t>
      </w:r>
      <w:ins w:id="92399" w:author="מנוע מכני" w:date="2026-10-05T11:32:12Z">
        <w:r>
          <w:rPr>
            <w:rFonts w:hint="cs"/>
            <w:rtl/>
          </w:rPr>
          <w:t xml:space="preserve">א"א</w:t>
        </w:r>
      </w:ins>
      <w:del w:id="92400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עוד קודש שיצא ו</w:t>
      </w:r>
      <w:ins w:id="92401" w:author="מנוע מכני" w:date="2026-10-05T11:32:12Z">
        <w:r>
          <w:rPr>
            <w:rFonts w:hint="cs"/>
            <w:rtl/>
          </w:rPr>
          <w:t xml:space="preserve">א"א</w:t>
        </w:r>
      </w:ins>
      <w:del w:id="92402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דמפיק בריש עשרה ד'</w:t>
      </w:r>
      <w:r w:rsidR="00895415" w:rsidRPr="00895415">
        <w:rPr>
          <w:rtl/>
        </w:rPr>
        <w:t xml:space="preserve"> </w:t>
      </w:r>
      <w:r w:rsidR="00895415">
        <w:rPr>
          <w:rtl/>
        </w:rPr>
        <w:t xml:space="preserve">לא</w:t>
      </w:r>
      <w:r w:rsidR="00895415">
        <w:rPr>
          <w:rtl/>
        </w:rPr>
        <w:t xml:space="preserve"> יבקר בין טוב לרע</w:t>
      </w:r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>
          <w:ins w:id="100600" w:author="מנוע מכני" w:date="2026-10-05T11:32:12Z"/>
        </w:rPr>
      </w:pPr>
      <w:r>
        <w:t xml:space="preserve">ו</w:t>
      </w:r>
      <w:ins w:id="92403" w:author="מנוע מכני" w:date="2026-10-05T11:32:12Z">
        <w:r>
          <w:t xml:space="preserve">א"א</w:t>
        </w:r>
      </w:ins>
    </w:p>
    <w:p w14:paraId="6E888E67" w14:textId="77777777" w:rsidR="00895415" w:rsidRDefault="00895415" w:rsidP="00895415">
      <w:pPr>
        <w:ind w:left="425" w:firstLine="0"/>
        <w:rPr>
          <w:rtl/>
        </w:rPr>
      </w:pPr>
      <w:del w:id="92404" w:author="מנוע מכני" w:date="2026-10-05T11:32:12Z">
        <w:r>
          <w:rPr>
            <w:rFonts w:hint="cs"/>
            <w:rtl/>
          </w:rPr>
          <w:delText xml:space="preserve">א''א</w:delText>
        </w:r>
      </w:del>
      <w:del w:id="10060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ins w:id="94215" w:author="מנוע מכני" w:date="2026-10-05T11:32:12Z">
        <w:r>
          <w:rPr>
            <w:rtl/>
          </w:rPr>
          <w:t xml:space="preserve">וצריך</w:t>
        </w:r>
      </w:ins>
      <w:del w:id="94216" w:author="מנוע מכני" w:date="2026-10-05T11:32:12Z">
        <w:r w:rsidR="00F40753">
          <w:rPr>
            <w:rtl/>
          </w:rPr>
          <w:delText xml:space="preserve">ובעינן</w:delText>
        </w:r>
      </w:del>
      <w:r w:rsidR="00F40753">
        <w:rPr>
          <w:rtl/>
        </w:rPr>
        <w:t xml:space="preserve"> בהמה להקרבה - </w:t>
      </w:r>
      <w:ins w:id="94217" w:author="מנוע מכני" w:date="2026-10-05T11:32:12Z">
        <w:r>
          <w:rPr>
            <w:rtl/>
          </w:rPr>
          <w:t xml:space="preserve">ואין</w:t>
        </w:r>
      </w:ins>
      <w:del w:id="94218" w:author="מנוע מכני" w:date="2026-10-05T11:32:12Z">
        <w:r w:rsidR="00F40753">
          <w:rPr>
            <w:rtl/>
          </w:rPr>
          <w:delText xml:space="preserve">וליכא</w:delText>
        </w:r>
      </w:del>
      <w:ins w:id="97297" w:author="מנוע מכני" w:date="2026-10-05T11:32:12Z">
        <w:r>
          <w:rPr>
            <w:rtl/>
          </w:rPr>
          <w:t xml:space="preserve">,</w:t>
        </w:r>
      </w:ins>
      <w:del w:id="97298" w:author="מנוע מכני" w:date="2026-10-05T11:32:12Z">
        <w:r w:rsidR="000B5F7F">
          <w:rPr>
            <w:rtl/>
          </w:rPr>
          <w:delText xml:space="preserve">;</w:delText>
        </w:r>
      </w:del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ins w:id="92405" w:author="מנוע מכני" w:date="2026-10-05T11:32:12Z">
        <w:r>
          <w:rPr>
            <w:rFonts w:hint="cs"/>
            <w:rtl/>
          </w:rPr>
          <w:t xml:space="preserve">א"כ</w:t>
        </w:r>
      </w:ins>
      <w:del w:id="92406" w:author="מנוע מכני" w:date="2026-10-05T11:32:12Z">
        <w:r>
          <w:rPr>
            <w:rFonts w:hint="cs"/>
            <w:rtl/>
          </w:rPr>
          <w:delText xml:space="preserve">א''כ</w:delText>
        </w:r>
      </w:del>
      <w:r>
        <w:rPr>
          <w:rFonts w:hint="cs"/>
          <w:rtl/>
        </w:rPr>
        <w:t xml:space="preserve"> בבכור אפשר בפשוטין [אבל במעשר </w:t>
      </w:r>
      <w:ins w:id="92407" w:author="מנוע מכני" w:date="2026-10-05T11:32:12Z">
        <w:r>
          <w:rPr>
            <w:rFonts w:hint="cs"/>
            <w:rtl/>
          </w:rPr>
          <w:t xml:space="preserve">א"א</w:t>
        </w:r>
      </w:ins>
      <w:del w:id="92408" w:author="מנוע מכני" w:date="2026-10-05T11:32:12Z">
        <w:r>
          <w:rPr>
            <w:rFonts w:hint="cs"/>
            <w:rtl/>
          </w:rPr>
          <w:delText xml:space="preserve">א''א</w:delText>
        </w:r>
      </w:del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ins w:id="94219" w:author="מנוע מכני" w:date="2026-10-05T11:32:12Z">
        <w:r>
          <w:rPr>
            <w:rFonts w:hint="cs"/>
            <w:rtl/>
          </w:rPr>
          <w:t xml:space="preserve">שהרי</w:t>
        </w:r>
      </w:ins>
      <w:del w:id="94220" w:author="מנוע מכני" w:date="2026-10-05T11:32:12Z">
        <w:r>
          <w:rPr>
            <w:rFonts w:hint="cs"/>
            <w:rtl/>
          </w:rPr>
          <w:delText xml:space="preserve">דהא</w:delText>
        </w:r>
      </w:del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del w:id="90324" w:author="מנוע עיצוב" w:date="2026-10-05T11:33:53Z"/>
          <w:rtl/>
        </w:rPr>
      </w:pPr>
      <w:del w:id="90321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299" w:author="מנוע מכני" w:date="2026-10-05T11:32:12Z">
        <w:r>
          <w:rPr>
            <w:rtl/>
          </w:rPr>
          <w:t xml:space="preserve"> </w:t>
        </w:r>
      </w:ins>
      <w:del w:id="97300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2" w:author="מנוע עיצוב" w:date="2026-10-05T11:33:53Z">
        <w:r>
          <w:rPr>
            <w:rtl/>
          </w:rPr>
          <w:lastRenderedPageBreak/>
          <w:delText xml:space="preserve">•</w:delText>
        </w:r>
      </w:del>
      <w:ins w:id="97301" w:author="מנוע מכני" w:date="2026-10-05T11:32:12Z">
        <w:r>
          <w:rPr>
            <w:rtl/>
          </w:rPr>
          <w:t xml:space="preserve"> </w:t>
        </w:r>
      </w:ins>
      <w:del w:id="97302" w:author="מנוע מכני" w:date="2026-10-05T11:32:12Z">
        <w:r>
          <w:rPr>
            <w:rtl/>
          </w:rPr>
          <w:lastRenderedPageBreak/>
          <w:delText xml:space="preserve">  </w:delText>
        </w:r>
      </w:del>
      <w:del w:id="90323" w:author="מנוע עיצוב" w:date="2026-10-05T11:33:53Z">
        <w:r>
          <w:rPr>
            <w:rtl/>
          </w:rPr>
          <w:lastRenderedPageBreak/>
          <w:delText xml:space="preserve">•</w:delText>
        </w:r>
      </w:del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ins w:id="94221" w:author="מנוע מכני" w:date="2026-10-05T11:32:12Z">
        <w:r>
          <w:rPr>
            <w:rtl/>
          </w:rPr>
          <w:t xml:space="preserve">לא</w:t>
        </w:r>
      </w:ins>
      <w:del w:id="94222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</w:t>
      </w:r>
      <w:ins w:id="95589" w:author="מנוע מכני" w:date="2026-10-05T11:32:12Z">
        <w:r>
          <w:rPr>
            <w:rtl/>
          </w:rPr>
          <w:t xml:space="preserve">שלו</w:t>
        </w:r>
      </w:ins>
      <w:del w:id="95590" w:author="מנוע מכני" w:date="2026-10-05T11:32:12Z">
        <w:r w:rsidR="00F40753">
          <w:rPr>
            <w:rtl/>
          </w:rPr>
          <w:delText xml:space="preserve">דידיה</w:delText>
        </w:r>
      </w:del>
      <w:r w:rsidR="00F40753">
        <w:rPr>
          <w:rtl/>
        </w:rPr>
        <w:t xml:space="preserve"> </w:t>
      </w:r>
      <w:ins w:id="95591" w:author="מנוע מכני" w:date="2026-10-05T11:32:12Z">
        <w:r>
          <w:rPr>
            <w:rtl/>
          </w:rPr>
          <w:t xml:space="preserve">הם</w:t>
        </w:r>
      </w:ins>
      <w:del w:id="95592" w:author="מנוע מכני" w:date="2026-10-05T11:32:12Z">
        <w:r w:rsidR="00F40753">
          <w:rPr>
            <w:rtl/>
          </w:rPr>
          <w:delText xml:space="preserve">נינהו</w:delText>
        </w:r>
      </w:del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ins w:id="92409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0" w:author="מנוע מכני" w:date="2026-10-05T11:32:12Z">
        <w:r w:rsidR="00D938C8">
          <w:rPr>
            <w:rFonts w:hint="cs"/>
            <w:rtl/>
          </w:rPr>
          <w:delText xml:space="preserve">ה''ג</w:delText>
        </w:r>
      </w:del>
      <w:r>
        <w:rPr>
          <w:rtl/>
        </w:rPr>
        <w:t xml:space="preserve"> דממון בעלים הם, </w:t>
      </w:r>
    </w:p>
    <w:p>
      <w:pPr>
        <w:pStyle w:val="38"/>
        <w:rPr>
          <w:ins w:id="100602" w:author="מנוע מכני" w:date="2026-10-05T11:32:12Z"/>
        </w:rPr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del w:id="100603" w:author="מנוע מכני" w:date="2026-10-05T11:32:12Z">
        <w:r>
          <w:rPr>
            <w:rtl/>
          </w:rPr>
          <w:tab/>
          <w:delText xml:space="preserve"> </w:delText>
        </w:r>
      </w:del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ins w:id="92411" w:author="מנוע מכני" w:date="2026-10-05T11:32:12Z">
        <w:r>
          <w:rPr>
            <w:rStyle w:val="2fb"/>
            <w:rFonts w:hint="cs"/>
            <w:rtl/>
          </w:rPr>
          <w:t xml:space="preserve">ה"ג</w:t>
        </w:r>
      </w:ins>
      <w:del w:id="92412" w:author="מנוע מכני" w:date="2026-10-05T11:32:12Z">
        <w:r>
          <w:rPr>
            <w:rFonts w:hint="cs"/>
            <w:rtl/>
          </w:rPr>
          <w:delText xml:space="preserve">ה''ג</w:delText>
        </w:r>
      </w:del>
      <w:ins w:id="97303" w:author="מנוע מכני" w:date="2026-10-05T11:32:12Z">
        <w:r>
          <w:rPr>
            <w:rtl/>
          </w:rPr>
          <w:t xml:space="preserve">,</w:t>
        </w:r>
      </w:ins>
      <w:del w:id="97304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ins w:id="97305" w:author="מנוע מכני" w:date="2026-10-05T11:32:12Z">
        <w:r>
          <w:rPr>
            <w:rFonts w:hint="cs"/>
            <w:rtl/>
          </w:rPr>
          <w:t xml:space="preserve"> </w:t>
        </w:r>
      </w:ins>
      <w:del w:id="97306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ins w:id="97307" w:author="מנוע מכני" w:date="2026-10-05T11:32:12Z">
        <w:r>
          <w:rPr>
            <w:rtl/>
          </w:rPr>
          <w:t xml:space="preserve"> </w:t>
        </w:r>
      </w:ins>
      <w:del w:id="97308" w:author="מנוע מכני" w:date="2026-10-05T11:32:12Z">
        <w:r w:rsidR="00F40753">
          <w:rPr>
            <w:rtl/>
          </w:rPr>
          <w:delText xml:space="preserve">  </w:delText>
        </w:r>
      </w:del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>
          <w:ins w:id="100604" w:author="מנוע מכני" w:date="2026-10-05T11:32:12Z"/>
        </w:rPr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del w:id="10060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ins w:id="94223" w:author="מנוע מכני" w:date="2026-10-05T11:32:12Z">
        <w:r>
          <w:rPr>
            <w:rtl/>
          </w:rPr>
          <w:t xml:space="preserve">שם</w:t>
        </w:r>
      </w:ins>
      <w:del w:id="9422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דכל בהמה </w:t>
      </w:r>
      <w:ins w:id="94227" w:author="מנוע מכני" w:date="2026-10-05T11:32:12Z">
        <w:r>
          <w:rPr>
            <w:rtl/>
          </w:rPr>
          <w:t xml:space="preserve">לא</w:t>
        </w:r>
      </w:ins>
      <w:del w:id="9422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לעולה </w:t>
      </w:r>
      <w:ins w:id="98681" w:author="מנוע מכני" w:date="2026-10-05T11:32:12Z">
        <w:r>
          <w:rPr>
            <w:rtl/>
          </w:rPr>
          <w:t xml:space="preserve">עומדת</w:t>
        </w:r>
      </w:ins>
      <w:del w:id="98682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אבל </w:t>
      </w:r>
      <w:ins w:id="94225" w:author="מנוע מכני" w:date="2026-10-05T11:32:12Z">
        <w:r>
          <w:rPr>
            <w:rtl/>
          </w:rPr>
          <w:t xml:space="preserve">כאן</w:t>
        </w:r>
      </w:ins>
      <w:del w:id="94226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 דכל בהמה למעשר </w:t>
      </w:r>
      <w:ins w:id="98683" w:author="מנוע מכני" w:date="2026-10-05T11:32:12Z">
        <w:r>
          <w:rPr>
            <w:rtl/>
          </w:rPr>
          <w:t xml:space="preserve">עומדת</w:t>
        </w:r>
      </w:ins>
      <w:del w:id="98684" w:author="מנוע מכני" w:date="2026-10-05T11:32:12Z">
        <w:r w:rsidR="00F40753">
          <w:rPr>
            <w:rtl/>
          </w:rPr>
          <w:delText xml:space="preserve">קיימא</w:delText>
        </w:r>
      </w:del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ins w:id="95827" w:author="מנוע מכני" w:date="2026-10-05T11:32:12Z">
        <w:r>
          <w:rPr>
            <w:rtl/>
          </w:rPr>
          <w:t xml:space="preserve">אף</w:t>
        </w:r>
      </w:ins>
      <w:del w:id="95828" w:author="מנוע מכני" w:date="2026-10-05T11:32:12Z">
        <w:r>
          <w:rPr>
            <w:rtl/>
          </w:rPr>
          <w:delText xml:space="preserve">אע"ג</w:delText>
        </w:r>
      </w:del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del w:id="90328" w:author="מנוע עיצוב" w:date="2026-10-05T11:33:53Z"/>
          <w:rtl/>
        </w:rPr>
      </w:pPr>
      <w:del w:id="90325" w:author="מנוע עיצוב" w:date="2026-10-05T11:33:53Z">
        <w:r>
          <w:rPr>
            <w:rtl/>
          </w:rPr>
          <w:delText xml:space="preserve">•</w:delText>
        </w:r>
      </w:del>
      <w:ins w:id="97309" w:author="מנוע מכני" w:date="2026-10-05T11:32:12Z">
        <w:r>
          <w:rPr>
            <w:rtl/>
          </w:rPr>
          <w:t xml:space="preserve"> </w:t>
        </w:r>
      </w:ins>
      <w:del w:id="97310" w:author="מנוע מכני" w:date="2026-10-05T11:32:12Z">
        <w:r>
          <w:rPr>
            <w:rtl/>
          </w:rPr>
          <w:delText xml:space="preserve">  </w:delText>
        </w:r>
      </w:del>
      <w:del w:id="90326" w:author="מנוע עיצוב" w:date="2026-10-05T11:33:53Z">
        <w:r>
          <w:rPr>
            <w:rtl/>
          </w:rPr>
          <w:delText xml:space="preserve">•</w:delText>
        </w:r>
      </w:del>
      <w:ins w:id="97311" w:author="מנוע מכני" w:date="2026-10-05T11:32:12Z">
        <w:r>
          <w:rPr>
            <w:rtl/>
          </w:rPr>
          <w:t xml:space="preserve"> </w:t>
        </w:r>
      </w:ins>
      <w:del w:id="97312" w:author="מנוע מכני" w:date="2026-10-05T11:32:12Z">
        <w:r>
          <w:rPr>
            <w:rtl/>
          </w:rPr>
          <w:delText xml:space="preserve">  </w:delText>
        </w:r>
      </w:del>
      <w:del w:id="90327" w:author="מנוע עיצוב" w:date="2026-10-05T11:33:53Z">
        <w:r>
          <w:rPr>
            <w:rtl/>
          </w:rPr>
          <w:delText xml:space="preserve">•</w:delText>
        </w:r>
      </w:del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>
          <w:ins w:id="100606" w:author="מנוע מכני" w:date="2026-10-05T11:32:12Z"/>
        </w:rPr>
      </w:pPr>
      <w:ins w:id="92413" w:author="מנוע מכני" w:date="2026-10-05T11:32:12Z">
        <w:r>
          <w:t xml:space="preserve">ת"ל</w:t>
        </w:r>
      </w:ins>
      <w:del w:id="92414" w:author="מנוע מכני" w:date="2026-10-05T11:32:12Z">
        <w:r>
          <w:delText xml:space="preserve">ת''ל</w:delText>
        </w:r>
      </w:del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del w:id="10060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40753">
        <w:rPr>
          <w:rtl/>
        </w:rPr>
        <w:t>עשר תעשר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ins w:id="95593" w:author="מנוע מכני" w:date="2026-10-05T11:32:12Z">
        <w:r>
          <w:rPr>
            <w:rFonts w:hint="cs"/>
            <w:rtl/>
          </w:rPr>
          <w:t xml:space="preserve">מאלו</w:t>
        </w:r>
      </w:ins>
      <w:del w:id="95594" w:author="מנוע מכני" w:date="2026-10-05T11:32:12Z">
        <w:r w:rsidR="00152400">
          <w:rPr>
            <w:rFonts w:hint="cs"/>
            <w:rtl/>
          </w:rPr>
          <w:delText xml:space="preserve">מהני</w:delText>
        </w:r>
      </w:del>
      <w:ins w:id="97313" w:author="מנוע מכני" w:date="2026-10-05T11:32:12Z">
        <w:r>
          <w:rPr>
            <w:rFonts w:hint="cs"/>
            <w:rtl/>
          </w:rPr>
          <w:t xml:space="preserve"> </w:t>
        </w:r>
      </w:ins>
      <w:del w:id="97314" w:author="מנוע מכני" w:date="2026-10-05T11:32:12Z">
        <w:r w:rsidR="00152400">
          <w:rPr>
            <w:rFonts w:hint="cs"/>
            <w:rtl/>
          </w:rPr>
          <w:delText xml:space="preserve">  </w:delText>
        </w:r>
      </w:del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ins w:id="95595" w:author="מנוע מכני" w:date="2026-10-05T11:32:12Z">
        <w:r>
          <w:rPr>
            <w:rtl/>
          </w:rPr>
          <w:t xml:space="preserve">התורה</w:t>
        </w:r>
      </w:ins>
      <w:del w:id="95596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צאן</w:t>
      </w:r>
      <w:ins w:id="97315" w:author="מנוע מכני" w:date="2026-10-05T11:32:12Z">
        <w:r>
          <w:rPr>
            <w:rtl/>
          </w:rPr>
          <w:t xml:space="preserve">,</w:t>
        </w:r>
      </w:ins>
      <w:del w:id="97316" w:author="מנוע מכני" w:date="2026-10-05T11:32:12Z">
        <w:r w:rsidR="000B5F7F">
          <w:rPr>
            <w:rtl/>
          </w:rPr>
          <w:delText xml:space="preserve">;</w:delText>
        </w:r>
      </w:del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r w:rsidR="00F40753">
        <w:rPr>
          <w:rtl/>
        </w:rPr>
        <w:t>שנה שנה</w:t>
      </w:r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del w:id="90666" w:author="מנוע עיצוב" w:date="2026-10-05T11:33:53Z"/>
          <w:rtl/>
        </w:rPr>
      </w:pPr>
    </w:p>
    <w:p>
      <w:pPr>
        <w:pStyle w:val="38"/>
        <w:rPr>
          <w:ins w:id="100608" w:author="מנוע מכני" w:date="2026-10-05T11:32:12Z"/>
        </w:rPr>
      </w:pPr>
      <w:r>
        <w:t xml:space="preserve">תנן</w:t>
      </w:r>
      <w:r>
        <w:t xml:space="preserve"> </w:t>
      </w:r>
      <w:ins w:id="94229" w:author="מנוע מכני" w:date="2026-10-05T11:32:12Z">
        <w:r>
          <w:t xml:space="preserve">שם</w:t>
        </w:r>
      </w:ins>
      <w:del w:id="94230" w:author="מנוע מכני" w:date="2026-10-05T11:32:12Z">
        <w:r>
          <w:delText xml:space="preserve">התם</w:delText>
        </w:r>
      </w:del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del w:id="1006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>
          <w:ins w:id="100610" w:author="מנוע מכני" w:date="2026-10-05T11:32:12Z"/>
        </w:rPr>
      </w:pPr>
      <w:r>
        <w:t xml:space="preserve">מ</w:t>
      </w:r>
      <w:ins w:id="92415" w:author="מנוע מכני" w:date="2026-10-05T11:32:12Z">
        <w:r>
          <w:t xml:space="preserve">ה"מ</w:t>
        </w:r>
      </w:ins>
      <w:del w:id="92416" w:author="מנוע מכני" w:date="2026-10-05T11:32:12Z">
        <w:r>
          <w:delText xml:space="preserve">ה''מ</w:delText>
        </w:r>
      </w:del>
      <w:r>
        <w:t xml:space="preserve"> </w:t>
      </w:r>
      <w:ins w:id="92417" w:author="מנוע מכני" w:date="2026-10-05T11:32:12Z">
        <w:r>
          <w:t xml:space="preserve">ר"א</w:t>
        </w:r>
      </w:ins>
      <w:del w:id="92418" w:author="מנוע מכני" w:date="2026-10-05T11:32:12Z">
        <w:r>
          <w:delText xml:space="preserve">ר''א</w:delText>
        </w:r>
      </w:del>
      <w:r>
        <w:t xml:space="preserve"> מר</w:t>
      </w:r>
      <w:ins w:id="92419" w:author="מנוע מכני" w:date="2026-10-05T11:32:12Z">
        <w:r>
          <w:t xml:space="preserve">י"נ</w:t>
        </w:r>
      </w:ins>
      <w:del w:id="92420" w:author="מנוע מכני" w:date="2026-10-05T11:32:12Z">
        <w:r>
          <w:delText xml:space="preserve">י''נ</w:delText>
        </w:r>
      </w:del>
      <w:r>
        <w:t xml:space="preserve">[מרש</w:t>
      </w:r>
      <w:ins w:id="92421" w:author="מנוע מכני" w:date="2026-10-05T11:32:12Z">
        <w:r>
          <w:t xml:space="preserve">ב"ל</w:t>
        </w:r>
      </w:ins>
      <w:del w:id="92422" w:author="מנוע מכני" w:date="2026-10-05T11:32:12Z">
        <w:r>
          <w:delText xml:space="preserve">ב''ל</w:delText>
        </w:r>
      </w:del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del w:id="100611" w:author="מנוע מכני" w:date="2026-10-05T11:32:12Z">
        <w:r w:rsidR="00F40753">
          <w:rPr>
            <w:rtl/>
          </w:rPr>
          <w:delText xml:space="preserve"> </w:delText>
        </w:r>
      </w:del>
      <w:r>
        <w:rPr>
          <w:rFonts w:hint="cs"/>
          <w:rtl/>
        </w:rPr>
        <w:t>'</w:t>
      </w:r>
      <w:r w:rsidR="00F40753">
        <w:rPr>
          <w:rtl/>
        </w:rPr>
        <w:t>כל חלב יצהר וכל חלב תירוש ודגן</w:t>
      </w:r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>
          <w:ins w:id="100612" w:author="מנוע מכני" w:date="2026-10-05T11:32:12Z"/>
        </w:rPr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del w:id="10061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ins w:id="95597" w:author="מנוע מכני" w:date="2026-10-05T11:32:12Z">
        <w:r>
          <w:rPr>
            <w:rFonts w:hint="cs"/>
            <w:rtl/>
          </w:rPr>
          <w:t xml:space="preserve">כך</w:t>
        </w:r>
      </w:ins>
      <w:del w:id="95598" w:author="מנוע מכני" w:date="2026-10-05T11:32:12Z">
        <w:r>
          <w:rPr>
            <w:rFonts w:hint="cs"/>
            <w:rtl/>
          </w:rPr>
          <w:delText xml:space="preserve">הכי</w:delText>
        </w:r>
      </w:del>
      <w:r>
        <w:rPr>
          <w:rFonts w:hint="cs"/>
          <w:rtl/>
        </w:rPr>
        <w:t xml:space="preserve"> </w:t>
      </w:r>
      <w:ins w:id="98685" w:author="מנוע מכני" w:date="2026-10-05T11:32:12Z">
        <w:r>
          <w:rPr>
            <w:rFonts w:hint="cs"/>
            <w:rtl/>
          </w:rPr>
          <w:t xml:space="preserve">מביא</w:t>
        </w:r>
      </w:ins>
      <w:del w:id="98686" w:author="מנוע מכני" w:date="2026-10-05T11:32:12Z">
        <w:r>
          <w:rPr>
            <w:rFonts w:hint="cs"/>
            <w:rtl/>
          </w:rPr>
          <w:delText xml:space="preserve">מייתי</w:delText>
        </w:r>
      </w:del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ins w:id="95601" w:author="מנוע מכני" w:date="2026-10-05T11:32:12Z">
        <w:r>
          <w:rPr>
            <w:rtl/>
          </w:rPr>
          <w:t xml:space="preserve">סתם</w:t>
        </w:r>
      </w:ins>
      <w:del w:id="95602" w:author="מנוע מכני" w:date="2026-10-05T11:32:12Z">
        <w:r>
          <w:rPr>
            <w:rtl/>
          </w:rPr>
          <w:delText xml:space="preserve">בעלמא</w:delText>
        </w:r>
      </w:del>
      <w:r>
        <w:rPr>
          <w:rtl/>
        </w:rPr>
        <w:t xml:space="preserve"> </w:t>
      </w:r>
      <w:ins w:id="95603" w:author="מנוע מכני" w:date="2026-10-05T11:32:12Z">
        <w:r>
          <w:rPr>
            <w:rtl/>
          </w:rPr>
          <w:t xml:space="preserve">אלו</w:t>
        </w:r>
      </w:ins>
      <w:del w:id="95604" w:author="מנוע מכני" w:date="2026-10-05T11:32:12Z">
        <w:r>
          <w:rPr>
            <w:rtl/>
          </w:rPr>
          <w:delText xml:space="preserve">הני</w:delText>
        </w:r>
      </w:del>
      <w:r>
        <w:rPr>
          <w:rtl/>
        </w:rPr>
        <w:t xml:space="preserve"> - דרבנן </w:t>
      </w:r>
      <w:ins w:id="95599" w:author="מנוע מכני" w:date="2026-10-05T11:32:12Z">
        <w:r>
          <w:rPr>
            <w:rtl/>
          </w:rPr>
          <w:t xml:space="preserve">הם</w:t>
        </w:r>
      </w:ins>
      <w:del w:id="95600" w:author="מנוע מכני" w:date="2026-10-05T11:32:12Z">
        <w:r>
          <w:rPr>
            <w:rtl/>
          </w:rPr>
          <w:delText xml:space="preserve">נינהו</w:delText>
        </w:r>
      </w:del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ins w:id="94231" w:author="מנוע מכני" w:date="2026-10-05T11:32:12Z">
        <w:r>
          <w:rPr>
            <w:rtl/>
          </w:rPr>
          <w:t xml:space="preserve">גם</w:t>
        </w:r>
      </w:ins>
      <w:del w:id="94232" w:author="מנוע מכני" w:date="2026-10-05T11:32:12Z">
        <w:r>
          <w:rPr>
            <w:rtl/>
          </w:rPr>
          <w:delText xml:space="preserve">נמי</w:delText>
        </w:r>
      </w:del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del w:id="90667" w:author="מנוע עיצוב" w:date="2026-10-05T11:33:53Z"/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>'העשירי' תן עשירי לזה ותן עשירי לזה [שלא יתעשרו מבקר על צאן]</w:t>
      </w:r>
      <w:ins w:id="97317" w:author="מנוע מכני" w:date="2026-10-05T11:32:12Z">
        <w:r>
          <w:rPr>
            <w:rtl/>
          </w:rPr>
          <w:t xml:space="preserve"> </w:t>
        </w:r>
      </w:ins>
      <w:del w:id="97318" w:author="מנוע מכני" w:date="2026-10-05T11:32:12Z">
        <w:r w:rsidR="00F40753">
          <w:rPr>
            <w:rtl/>
          </w:rPr>
          <w:delText xml:space="preserve"> </w:delText>
        </w:r>
        <w:r w:rsidR="008A43E1">
          <w:rPr>
            <w:rFonts w:hint="cs"/>
            <w:rtl/>
          </w:rPr>
          <w:delText xml:space="preserve"> </w:delText>
        </w:r>
      </w:del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'צאן'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ins w:id="92423" w:author="מנוע מכני" w:date="2026-10-05T11:32:12Z">
        <w:r>
          <w:rPr>
            <w:rFonts w:hint="cs"/>
            <w:rtl/>
          </w:rPr>
          <w:t xml:space="preserve">מ"מ</w:t>
        </w:r>
      </w:ins>
      <w:del w:id="92424" w:author="מנוע מכני" w:date="2026-10-05T11:32:12Z">
        <w:r>
          <w:rPr>
            <w:rFonts w:hint="cs"/>
            <w:rtl/>
          </w:rPr>
          <w:delText xml:space="preserve">מ''מ</w:delText>
        </w:r>
      </w:del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>
          <w:ins w:id="100614" w:author="מנוע מכני" w:date="2026-10-05T11:32:12Z"/>
        </w:rPr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del w:id="10061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בלא ראשיתם </w:t>
      </w:r>
      <w:ins w:id="94233" w:author="מנוע מכני" w:date="2026-10-05T11:32:12Z">
        <w:r>
          <w:rPr>
            <w:rtl/>
          </w:rPr>
          <w:t xml:space="preserve">גם</w:t>
        </w:r>
      </w:ins>
      <w:del w:id="9423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ins w:id="92425" w:author="מנוע מכני" w:date="2026-10-05T11:32:12Z">
        <w:r>
          <w:rPr>
            <w:rFonts w:hint="cs"/>
            <w:rtl/>
          </w:rPr>
          <w:t xml:space="preserve">א"כ</w:t>
        </w:r>
      </w:ins>
      <w:del w:id="92426" w:author="מנוע מכני" w:date="2026-10-05T11:32:12Z">
        <w:r w:rsidR="000546D7">
          <w:rPr>
            <w:rFonts w:hint="cs"/>
            <w:rtl/>
          </w:rPr>
          <w:delText xml:space="preserve">א''כ</w:delText>
        </w:r>
      </w:del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>
          <w:ins w:id="100616" w:author="מנוע מכני" w:date="2026-10-05T11:32:12Z"/>
        </w:rPr>
      </w:pPr>
      <w:r>
        <w:t xml:space="preserve">מתקיף רהבד</w:t>
      </w:r>
      <w:ins w:id="92427" w:author="מנוע מכני" w:date="2026-10-05T11:32:12Z">
        <w:r>
          <w:t xml:space="preserve">ר"נ</w:t>
        </w:r>
      </w:ins>
      <w:del w:id="924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del w:id="10061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אימא לערבו לבקר בצאן! </w:t>
      </w:r>
    </w:p>
    <w:p>
      <w:pPr>
        <w:pStyle w:val="38"/>
        <w:rPr>
          <w:ins w:id="100618" w:author="מנוע מכני" w:date="2026-10-05T11:32:12Z"/>
        </w:rPr>
      </w:pPr>
      <w:ins w:id="92429" w:author="מנוע מכני" w:date="2026-10-05T11:32:12Z">
        <w:r>
          <w:t xml:space="preserve">א"ל</w:t>
        </w:r>
      </w:ins>
      <w:del w:id="92430" w:author="מנוע מכני" w:date="2026-10-05T11:32:12Z">
        <w:r>
          <w:delText xml:space="preserve">א''ל</w:delText>
        </w:r>
      </w:del>
      <w:r>
        <w:t xml:space="preserve"> </w:t>
      </w:r>
      <w:ins w:id="92431" w:author="מנוע מכני" w:date="2026-10-05T11:32:12Z">
        <w:r>
          <w:t xml:space="preserve">מ"ז</w:t>
        </w:r>
      </w:ins>
      <w:del w:id="92432" w:author="מנוע מכני" w:date="2026-10-05T11:32:12Z">
        <w:r>
          <w:delText xml:space="preserve">מ''ז</w:delText>
        </w:r>
      </w:del>
      <w:r>
        <w:t xml:space="preserve"> בד</w:t>
      </w:r>
      <w:ins w:id="92433" w:author="מנוע מכני" w:date="2026-10-05T11:32:12Z">
        <w:r>
          <w:t xml:space="preserve">ר"נ</w:t>
        </w:r>
      </w:ins>
      <w:del w:id="92434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del w:id="10061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ins w:id="95607" w:author="מנוע מכני" w:date="2026-10-05T11:32:12Z">
        <w:r>
          <w:rPr>
            <w:rtl/>
          </w:rPr>
          <w:t xml:space="preserve">יש</w:t>
        </w:r>
      </w:ins>
      <w:del w:id="95608" w:author="מנוע מכני" w:date="2026-10-05T11:32:12Z">
        <w:r w:rsidR="00F40753">
          <w:rPr>
            <w:rtl/>
          </w:rPr>
          <w:delText xml:space="preserve">אית</w:delText>
        </w:r>
      </w:del>
      <w:r w:rsidR="00F40753">
        <w:rPr>
          <w:rtl/>
        </w:rPr>
        <w:t xml:space="preserve"> </w:t>
      </w:r>
      <w:ins w:id="95605" w:author="מנוע מכני" w:date="2026-10-05T11:32:12Z">
        <w:r>
          <w:rPr>
            <w:rtl/>
          </w:rPr>
          <w:t xml:space="preserve">לו</w:t>
        </w:r>
      </w:ins>
      <w:del w:id="9560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4235" w:author="מנוע מכני" w:date="2026-10-05T11:32:12Z">
        <w:r>
          <w:rPr>
            <w:rtl/>
          </w:rPr>
          <w:t xml:space="preserve">גם</w:t>
        </w:r>
      </w:ins>
      <w:del w:id="94236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>
          <w:ins w:id="100620" w:author="מנוע מכני" w:date="2026-10-05T11:32:12Z"/>
        </w:rPr>
      </w:pPr>
      <w:r>
        <w:tab/>
      </w:r>
      <w:ins w:id="92435" w:author="מנוע מכני" w:date="2026-10-05T11:32:12Z">
        <w:r>
          <w:t xml:space="preserve">א"ד</w:t>
        </w:r>
      </w:ins>
      <w:del w:id="92436" w:author="מנוע מכני" w:date="2026-10-05T11:32:12Z">
        <w:r w:rsidR="008A43E1" w:rsidRPr="00AD3C3E">
          <w:delText xml:space="preserve">א</w:delText>
        </w:r>
        <w:r w:rsidR="008A43E1" w:rsidRPr="00AD3C3E">
          <w:delText xml:space="preserve">''ד</w:delText>
        </w:r>
      </w:del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del w:id="100621" w:author="מנוע מכני" w:date="2026-10-05T11:32:12Z">
        <w:r w:rsidR="000546D7" w:rsidRPr="00AD3C3E">
          <w:rPr>
            <w:b/>
            <w:bCs/>
            <w:rtl/>
          </w:rPr>
          <w:delText xml:space="preserve"> </w:delText>
        </w:r>
      </w:del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ins w:id="94237" w:author="מנוע מכני" w:date="2026-10-05T11:32:12Z">
        <w:r>
          <w:rPr>
            <w:rtl/>
          </w:rPr>
          <w:t xml:space="preserve">גם</w:t>
        </w:r>
      </w:ins>
      <w:del w:id="94238" w:author="מנוע מכני" w:date="2026-10-05T11:32:12Z">
        <w:r w:rsidR="00F40753">
          <w:rPr>
            <w:rtl/>
          </w:rPr>
          <w:delText xml:space="preserve">נמי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ins w:id="98687" w:author="מנוע מכני" w:date="2026-10-05T11:32:12Z">
        <w:r>
          <w:rPr>
            <w:rtl/>
          </w:rPr>
          <w:t xml:space="preserve">דהוקש</w:t>
        </w:r>
      </w:ins>
      <w:del w:id="98688" w:author="מנוע מכני" w:date="2026-10-05T11:32:12Z">
        <w:r w:rsidR="00F40753">
          <w:rPr>
            <w:rtl/>
          </w:rPr>
          <w:delText xml:space="preserve">דאיתקש</w:delText>
        </w:r>
      </w:del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r w:rsidR="00F40753">
        <w:rPr>
          <w:rtl/>
        </w:rPr>
        <w:t>שנה</w:t>
      </w:r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ins w:id="95609" w:author="מנוע מכני" w:date="2026-10-05T11:32:12Z">
        <w:r>
          <w:rPr>
            <w:rtl/>
          </w:rPr>
          <w:t xml:space="preserve">בו</w:t>
        </w:r>
      </w:ins>
      <w:del w:id="95610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ins w:id="95613" w:author="מנוע מכני" w:date="2026-10-05T11:32:12Z">
        <w:r>
          <w:rPr>
            <w:rtl/>
          </w:rPr>
          <w:t xml:space="preserve">אחת</w:t>
        </w:r>
      </w:ins>
      <w:del w:id="9561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 </w:t>
      </w:r>
      <w:ins w:id="95611" w:author="מנוע מכני" w:date="2026-10-05T11:32:12Z">
        <w:r>
          <w:rPr>
            <w:rtl/>
          </w:rPr>
          <w:t xml:space="preserve">ממנו</w:t>
        </w:r>
      </w:ins>
      <w:del w:id="95612" w:author="מנוע מכני" w:date="2026-10-05T11:32:12Z">
        <w:r w:rsidR="00F40753">
          <w:rPr>
            <w:rtl/>
          </w:rPr>
          <w:delText xml:space="preserve">מיניה</w:delText>
        </w:r>
      </w:del>
      <w:r w:rsidR="00F40753">
        <w:rPr>
          <w:rtl/>
        </w:rPr>
        <w:t xml:space="preserve"> </w:t>
      </w:r>
      <w:ins w:id="92971" w:author="מנוע מכני" w:date="2026-10-05T11:32:12Z">
        <w:r>
          <w:rPr>
            <w:rStyle w:val="2fb"/>
            <w:rtl/>
          </w:rPr>
          <w:t xml:space="preserve">ר"פ</w:t>
        </w:r>
      </w:ins>
      <w:del w:id="92972" w:author="מנוע מכני" w:date="2026-10-05T11:32:12Z">
        <w:r w:rsidR="00F40753">
          <w:rPr>
            <w:rtl/>
          </w:rPr>
          <w:delText xml:space="preserve">רב פפא</w:delText>
        </w:r>
      </w:del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  <w:pPrChange w:id="9051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19" w:author="מנוע מכני" w:date="2026-10-05T11:32:12Z">
        <w:r>
          <w:rPr>
            <w:rtl/>
          </w:rPr>
          <w:t xml:space="preserve"> </w:t>
        </w:r>
      </w:ins>
      <w:del w:id="973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1" w:author="מנוע מכני" w:date="2026-10-05T11:32:12Z">
        <w:r>
          <w:rPr>
            <w:rtl/>
          </w:rPr>
          <w:t xml:space="preserve"> </w:t>
        </w:r>
      </w:ins>
      <w:del w:id="973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  <w:pPrChange w:id="9051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23" w:author="מנוע מכני" w:date="2026-10-05T11:32:12Z">
        <w:r>
          <w:rPr>
            <w:rtl/>
          </w:rPr>
          <w:t xml:space="preserve"> </w:t>
        </w:r>
      </w:ins>
      <w:del w:id="9732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25" w:author="מנוע מכני" w:date="2026-10-05T11:32:12Z">
        <w:r>
          <w:rPr>
            <w:rtl/>
          </w:rPr>
          <w:t xml:space="preserve"> </w:t>
        </w:r>
      </w:ins>
      <w:del w:id="9732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22" w:author="מנוע מכני" w:date="2026-10-05T11:32:12Z"/>
        </w:rPr>
      </w:pPr>
      <w:r>
        <w:t xml:space="preserve">מ</w:t>
      </w:r>
      <w:ins w:id="92437" w:author="מנוע מכני" w:date="2026-10-05T11:32:12Z">
        <w:r>
          <w:t xml:space="preserve">ה"מ</w:t>
        </w:r>
      </w:ins>
      <w:del w:id="92438" w:author="מנוע מכני" w:date="2026-10-05T11:32:12Z">
        <w:r>
          <w:delText xml:space="preserve">ה''מ</w:delText>
        </w:r>
      </w:del>
      <w:r>
        <w:t xml:space="preserve"> מר</w:t>
      </w:r>
      <w:ins w:id="92439" w:author="מנוע מכני" w:date="2026-10-05T11:32:12Z">
        <w:r>
          <w:t xml:space="preserve">ב"ש</w:t>
        </w:r>
      </w:ins>
      <w:del w:id="92440" w:author="מנוע מכני" w:date="2026-10-05T11:32:12Z">
        <w:r>
          <w:delText xml:space="preserve">ב''ש</w:delText>
        </w:r>
      </w:del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del w:id="10062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ins w:id="95615" w:author="מנוע מכני" w:date="2026-10-05T11:32:12Z">
        <w:r>
          <w:rPr>
            <w:rtl/>
          </w:rPr>
          <w:t xml:space="preserve">בו</w:t>
        </w:r>
      </w:ins>
      <w:del w:id="95616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del w:id="90332" w:author="מנוע עיצוב" w:date="2026-10-05T11:33:53Z"/>
          <w:rtl/>
        </w:rPr>
      </w:pPr>
      <w:del w:id="90329" w:author="מנוע עיצוב" w:date="2026-10-05T11:33:53Z">
        <w:r>
          <w:rPr>
            <w:rtl/>
          </w:rPr>
          <w:delText xml:space="preserve">•</w:delText>
        </w:r>
      </w:del>
      <w:ins w:id="97327" w:author="מנוע מכני" w:date="2026-10-05T11:32:12Z">
        <w:r>
          <w:rPr>
            <w:rtl/>
          </w:rPr>
          <w:t xml:space="preserve"> </w:t>
        </w:r>
      </w:ins>
      <w:del w:id="97328" w:author="מנוע מכני" w:date="2026-10-05T11:32:12Z">
        <w:r>
          <w:rPr>
            <w:rtl/>
          </w:rPr>
          <w:delText xml:space="preserve">  </w:delText>
        </w:r>
      </w:del>
      <w:del w:id="90330" w:author="מנוע עיצוב" w:date="2026-10-05T11:33:53Z">
        <w:r>
          <w:rPr>
            <w:rtl/>
          </w:rPr>
          <w:delText xml:space="preserve">•</w:delText>
        </w:r>
      </w:del>
      <w:ins w:id="97329" w:author="מנוע מכני" w:date="2026-10-05T11:32:12Z">
        <w:r>
          <w:rPr>
            <w:rtl/>
          </w:rPr>
          <w:t xml:space="preserve"> </w:t>
        </w:r>
      </w:ins>
      <w:del w:id="97330" w:author="מנוע מכני" w:date="2026-10-05T11:32:12Z">
        <w:r>
          <w:rPr>
            <w:rtl/>
          </w:rPr>
          <w:delText xml:space="preserve">  </w:delText>
        </w:r>
      </w:del>
      <w:del w:id="90331" w:author="מנוע עיצוב" w:date="2026-10-05T11:33:53Z">
        <w:r>
          <w:rPr>
            <w:rtl/>
          </w:rPr>
          <w:delText xml:space="preserve">•</w:delText>
        </w:r>
      </w:del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ins w:id="95617" w:author="מנוע מכני" w:date="2026-10-05T11:32:12Z">
        <w:r>
          <w:rPr>
            <w:rtl/>
          </w:rPr>
          <w:t xml:space="preserve">מכך</w:t>
        </w:r>
      </w:ins>
      <w:del w:id="95618" w:author="מנוע מכני" w:date="2026-10-05T11:32:12Z">
        <w:r>
          <w:rPr>
            <w:rtl/>
          </w:rPr>
          <w:delText xml:space="preserve">מהכי</w:delText>
        </w:r>
      </w:del>
      <w:r>
        <w:rPr>
          <w:rtl/>
        </w:rPr>
        <w:t xml:space="preserve"> - מצטרפין, והא קתני ט"ז מיל, </w:t>
      </w:r>
      <w:ins w:id="98689" w:author="מנוע מכני" w:date="2026-10-05T11:32:12Z">
        <w:r>
          <w:rPr>
            <w:rtl/>
          </w:rPr>
          <w:t xml:space="preserve">יותר</w:t>
        </w:r>
      </w:ins>
      <w:del w:id="98690" w:author="מנוע מכני" w:date="2026-10-05T11:32:12Z">
        <w:r>
          <w:rPr>
            <w:rtl/>
          </w:rPr>
          <w:delText xml:space="preserve">טפי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>עי למיתנא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>
          <w:ins w:id="100624" w:author="מנוע מכני" w:date="2026-10-05T11:32:12Z"/>
        </w:rPr>
      </w:pPr>
      <w:r w:rsidRPr="000C64FA">
        <w:t>וכמה</w:t>
      </w:r>
      <w:r>
        <w:t xml:space="preserve">?</w:t>
      </w:r>
      <w:ins w:id="97331" w:author="מנוע מכני" w:date="2026-10-05T11:32:12Z">
        <w:r>
          <w:t xml:space="preserve"> </w:t>
        </w:r>
      </w:ins>
      <w:del w:id="97332" w:author="מנוע מכני" w:date="2026-10-05T11:32:12Z">
        <w:r>
          <w:delText xml:space="preserve"> </w:delText>
        </w:r>
        <w:r w:rsidR="000C64FA">
          <w:delText xml:space="preserve"> </w:delText>
        </w:r>
      </w:del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del w:id="1006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 מכאן וחמש מכאן וחמש מאמצע, </w:t>
      </w:r>
      <w:ins w:id="95619" w:author="מנוע מכני" w:date="2026-10-05T11:32:12Z">
        <w:r>
          <w:rPr>
            <w:rtl/>
          </w:rPr>
          <w:t xml:space="preserve">דאלו</w:t>
        </w:r>
      </w:ins>
      <w:del w:id="95620" w:author="מנוע מכני" w:date="2026-10-05T11:32:12Z">
        <w:r>
          <w:rPr>
            <w:rtl/>
          </w:rPr>
          <w:delText xml:space="preserve">דהני</w:delText>
        </w:r>
      </w:del>
      <w:r>
        <w:rPr>
          <w:rtl/>
        </w:rPr>
        <w:t xml:space="preserve"> חמש חזיא </w:t>
      </w:r>
      <w:ins w:id="94239" w:author="מנוע מכני" w:date="2026-10-05T11:32:12Z">
        <w:r>
          <w:rPr>
            <w:rtl/>
          </w:rPr>
          <w:t xml:space="preserve">לכאן</w:t>
        </w:r>
      </w:ins>
      <w:del w:id="94240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וחזיא </w:t>
      </w:r>
      <w:ins w:id="94241" w:author="מנוע מכני" w:date="2026-10-05T11:32:12Z">
        <w:r>
          <w:rPr>
            <w:rtl/>
          </w:rPr>
          <w:t xml:space="preserve">לכאן</w:t>
        </w:r>
      </w:ins>
      <w:del w:id="94242" w:author="מנוע מכני" w:date="2026-10-05T11:32:12Z">
        <w:r>
          <w:rPr>
            <w:rtl/>
          </w:rPr>
          <w:delText xml:space="preserve">להכא</w:delText>
        </w:r>
      </w:del>
      <w:r w:rsidR="0057284B">
        <w:rPr>
          <w:rtl/>
        </w:rPr>
        <w:t>.</w:t>
      </w:r>
    </w:p>
    <w:p>
      <w:pPr>
        <w:pStyle w:val="38"/>
        <w:rPr>
          <w:ins w:id="100626" w:author="מנוע מכני" w:date="2026-10-05T11:32:12Z"/>
        </w:rPr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del w:id="10062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אפי' חמש מכאן וה' מכאן ואחד באמצע, חזינן לרועה כמאן </w:t>
      </w:r>
      <w:ins w:id="98691" w:author="מנוע מכני" w:date="2026-10-05T11:32:12Z">
        <w:r>
          <w:rPr>
            <w:rtl/>
          </w:rPr>
          <w:t xml:space="preserve">דעומד</w:t>
        </w:r>
      </w:ins>
      <w:del w:id="98692" w:author="מנוע מכני" w:date="2026-10-05T11:32:12Z">
        <w:r w:rsidR="00F40753">
          <w:rPr>
            <w:rtl/>
          </w:rPr>
          <w:delText xml:space="preserve">דקאי</w:delText>
        </w:r>
      </w:del>
      <w:r w:rsidR="00F40753">
        <w:rPr>
          <w:rtl/>
        </w:rPr>
        <w:t xml:space="preserve"> </w:t>
      </w:r>
      <w:ins w:id="94243" w:author="מנוע מכני" w:date="2026-10-05T11:32:12Z">
        <w:r>
          <w:rPr>
            <w:rtl/>
          </w:rPr>
          <w:t xml:space="preserve">כאן</w:t>
        </w:r>
      </w:ins>
      <w:del w:id="94244" w:author="מנוע מכני" w:date="2026-10-05T11:32:12Z">
        <w:r w:rsidR="00F40753">
          <w:rPr>
            <w:rtl/>
          </w:rPr>
          <w:delText xml:space="preserve">הכא</w:delText>
        </w:r>
      </w:del>
      <w:r w:rsidR="00F40753">
        <w:rPr>
          <w:rtl/>
        </w:rPr>
        <w:t xml:space="preserve">, וקרינן </w:t>
      </w:r>
      <w:ins w:id="95621" w:author="מנוע מכני" w:date="2026-10-05T11:32:12Z">
        <w:r>
          <w:rPr>
            <w:rtl/>
          </w:rPr>
          <w:t xml:space="preserve">בו</w:t>
        </w:r>
      </w:ins>
      <w:del w:id="95622" w:author="מנוע מכני" w:date="2026-10-05T11:32:12Z">
        <w:r w:rsidR="00F40753">
          <w:rPr>
            <w:rtl/>
          </w:rPr>
          <w:delText xml:space="preserve">ביה</w:delText>
        </w:r>
      </w:del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>
          <w:ins w:id="100628" w:author="מנוע מכני" w:date="2026-10-05T11:32:12Z"/>
        </w:rPr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del w:id="10062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>
          <w:ins w:id="100630" w:author="מנוע מכני" w:date="2026-10-05T11:32:12Z"/>
        </w:rPr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del w:id="10063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ins w:id="94245" w:author="מנוע מכני" w:date="2026-10-05T11:32:12Z">
        <w:r>
          <w:rPr>
            <w:rtl/>
          </w:rPr>
          <w:t xml:space="preserve">לכאן</w:t>
        </w:r>
      </w:ins>
      <w:del w:id="94246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247" w:author="מנוע מכני" w:date="2026-10-05T11:32:12Z">
        <w:r>
          <w:rPr>
            <w:rtl/>
          </w:rPr>
          <w:t xml:space="preserve">ולכאן</w:t>
        </w:r>
      </w:ins>
      <w:del w:id="94248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>
      <w:pPr>
        <w:pStyle w:val="38"/>
        <w:rPr>
          <w:ins w:id="100632" w:author="מנוע מכני" w:date="2026-10-05T11:32:12Z"/>
        </w:rPr>
      </w:pPr>
      <w:r>
        <w:t xml:space="preserve">א</w:t>
      </w:r>
      <w:ins w:id="92441" w:author="מנוע מכני" w:date="2026-10-05T11:32:12Z">
        <w:r>
          <w:t xml:space="preserve">ר"פ</w:t>
        </w:r>
      </w:ins>
      <w:del w:id="92442" w:author="מנוע מכני" w:date="2026-10-05T11:32:12Z">
        <w:r>
          <w:delText xml:space="preserve">ר''פ</w:delText>
        </w:r>
      </w:del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del w:id="10063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ins w:id="92975" w:author="מנוע מכני" w:date="2026-10-05T11:32:12Z">
        <w:r>
          <w:rPr>
            <w:rtl/>
          </w:rPr>
          <w:t xml:space="preserve">אפי'</w:t>
        </w:r>
      </w:ins>
      <w:del w:id="92976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רועה מצרפן, </w:t>
      </w:r>
      <w:ins w:id="92973" w:author="מנוע מכני" w:date="2026-10-05T11:32:12Z">
        <w:r>
          <w:rPr>
            <w:rtl/>
          </w:rPr>
          <w:t xml:space="preserve">ואפי'</w:t>
        </w:r>
      </w:ins>
      <w:del w:id="92974" w:author="מנוע מכני" w:date="2026-10-05T11:32:12Z">
        <w:r w:rsidR="00F40753">
          <w:rPr>
            <w:rtl/>
          </w:rPr>
          <w:delText xml:space="preserve">ואפילו</w:delText>
        </w:r>
      </w:del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>
          <w:ins w:id="100634" w:author="מנוע מכני" w:date="2026-10-05T11:32:12Z"/>
        </w:rPr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del w:id="10063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כלבא דרועה </w:t>
      </w:r>
      <w:ins w:id="95625" w:author="מנוע מכני" w:date="2026-10-05T11:32:12Z">
        <w:r>
          <w:rPr>
            <w:rtl/>
          </w:rPr>
          <w:t xml:space="preserve">מה</w:t>
        </w:r>
      </w:ins>
      <w:del w:id="95626" w:author="מנוע מכני" w:date="2026-10-05T11:32:12Z">
        <w:r w:rsidR="00F40753">
          <w:rPr>
            <w:rtl/>
          </w:rPr>
          <w:delText xml:space="preserve">מאי</w:delText>
        </w:r>
      </w:del>
      <w:r w:rsidR="00F40753">
        <w:rPr>
          <w:rtl/>
        </w:rPr>
        <w:t xml:space="preserve">? כיון דקרי </w:t>
      </w:r>
      <w:ins w:id="95623" w:author="מנוע מכני" w:date="2026-10-05T11:32:12Z">
        <w:r>
          <w:rPr>
            <w:rtl/>
          </w:rPr>
          <w:t xml:space="preserve">לו</w:t>
        </w:r>
      </w:ins>
      <w:del w:id="9562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ins w:id="97631" w:author="מנוע מכני" w:date="2026-10-05T11:32:12Z">
        <w:r>
          <w:rPr>
            <w:rtl/>
          </w:rPr>
          <w:t xml:space="preserve">פעמים</w:t>
        </w:r>
      </w:ins>
      <w:del w:id="97632" w:author="מנוע מכני" w:date="2026-10-05T11:32:12Z">
        <w:r w:rsidR="00F40753">
          <w:rPr>
            <w:rtl/>
          </w:rPr>
          <w:delText xml:space="preserve">זימנין</w:delText>
        </w:r>
      </w:del>
      <w:r w:rsidR="00F40753">
        <w:rPr>
          <w:rtl/>
        </w:rPr>
        <w:t xml:space="preserve"> דלא אתי ומצטרך </w:t>
      </w:r>
      <w:ins w:id="98693" w:author="מנוע מכני" w:date="2026-10-05T11:32:12Z">
        <w:r>
          <w:rPr>
            <w:rtl/>
          </w:rPr>
          <w:t xml:space="preserve">הוא</w:t>
        </w:r>
      </w:ins>
      <w:del w:id="98694" w:author="מנוע מכני" w:date="2026-10-05T11:32:12Z">
        <w:r w:rsidR="00F40753">
          <w:rPr>
            <w:rtl/>
          </w:rPr>
          <w:delText xml:space="preserve">איהו</w:delText>
        </w:r>
      </w:del>
      <w:r w:rsidR="00F40753">
        <w:rPr>
          <w:rtl/>
        </w:rPr>
        <w:t xml:space="preserve"> </w:t>
      </w:r>
      <w:ins w:id="98739" w:author="מנוע מכני" w:date="2026-10-05T11:32:12Z">
        <w:r>
          <w:rPr>
            <w:rtl/>
          </w:rPr>
          <w:t xml:space="preserve">לילך</w:t>
        </w:r>
      </w:ins>
      <w:del w:id="98740" w:author="מנוע מכני" w:date="2026-10-05T11:32:12Z">
        <w:r w:rsidR="00F40753">
          <w:rPr>
            <w:rtl/>
          </w:rPr>
          <w:delText xml:space="preserve">למיזל</w:delText>
        </w:r>
      </w:del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del w:id="90336" w:author="מנוע עיצוב" w:date="2026-10-05T11:33:53Z"/>
          <w:rtl/>
        </w:rPr>
      </w:pPr>
      <w:del w:id="90333" w:author="מנוע עיצוב" w:date="2026-10-05T11:33:53Z">
        <w:r>
          <w:rPr>
            <w:rtl/>
          </w:rPr>
          <w:delText xml:space="preserve">•</w:delText>
        </w:r>
      </w:del>
      <w:ins w:id="97333" w:author="מנוע מכני" w:date="2026-10-05T11:32:12Z">
        <w:r>
          <w:rPr>
            <w:rtl/>
          </w:rPr>
          <w:t xml:space="preserve"> </w:t>
        </w:r>
      </w:ins>
      <w:del w:id="97334" w:author="מנוע מכני" w:date="2026-10-05T11:32:12Z">
        <w:r>
          <w:rPr>
            <w:rtl/>
          </w:rPr>
          <w:delText xml:space="preserve">  </w:delText>
        </w:r>
      </w:del>
      <w:del w:id="90334" w:author="מנוע עיצוב" w:date="2026-10-05T11:33:53Z">
        <w:r>
          <w:rPr>
            <w:rtl/>
          </w:rPr>
          <w:delText xml:space="preserve">•</w:delText>
        </w:r>
      </w:del>
      <w:ins w:id="97335" w:author="מנוע מכני" w:date="2026-10-05T11:32:12Z">
        <w:r>
          <w:rPr>
            <w:rtl/>
          </w:rPr>
          <w:t xml:space="preserve"> </w:t>
        </w:r>
      </w:ins>
      <w:del w:id="97336" w:author="מנוע מכני" w:date="2026-10-05T11:32:12Z">
        <w:r>
          <w:rPr>
            <w:rtl/>
          </w:rPr>
          <w:delText xml:space="preserve">  </w:delText>
        </w:r>
      </w:del>
      <w:del w:id="90335" w:author="מנוע עיצוב" w:date="2026-10-05T11:33:53Z">
        <w:r>
          <w:rPr>
            <w:rtl/>
          </w:rPr>
          <w:delText xml:space="preserve">•</w:delText>
        </w:r>
      </w:del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>
          <w:ins w:id="100636" w:author="מנוע מכני" w:date="2026-10-05T11:32:12Z"/>
        </w:rPr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del w:id="100637" w:author="מנוע מכני" w:date="2026-10-05T11:32:12Z">
        <w:r>
          <w:rPr>
            <w:rtl/>
          </w:rPr>
          <w:delText xml:space="preserve"> </w:delText>
        </w:r>
      </w:del>
      <w:ins w:id="98205" w:author="מנוע מכני" w:date="2026-10-05T11:32:12Z">
        <w:r>
          <w:rPr>
            <w:rtl/>
          </w:rPr>
          <w:t xml:space="preserve">דווקא ב</w:t>
        </w:r>
      </w:ins>
      <w:del w:id="98206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ins w:id="92443" w:author="מנוע מכני" w:date="2026-10-05T11:32:12Z">
        <w:r>
          <w:rPr>
            <w:rFonts w:hint="cs"/>
            <w:rtl/>
          </w:rPr>
          <w:t xml:space="preserve">צ"ל</w:t>
        </w:r>
      </w:ins>
      <w:del w:id="92444" w:author="מנוע מכני" w:date="2026-10-05T11:32:12Z">
        <w:r w:rsidR="001B5223">
          <w:rPr>
            <w:rFonts w:hint="cs"/>
            <w:rtl/>
          </w:rPr>
          <w:delText xml:space="preserve">צ''ל</w:delText>
        </w:r>
      </w:del>
      <w:r w:rsidR="001B5223">
        <w:rPr>
          <w:rtl/>
        </w:rPr>
        <w:t xml:space="preserve"> ח</w:t>
      </w:r>
      <w:ins w:id="92445" w:author="מנוע מכני" w:date="2026-10-05T11:32:12Z">
        <w:r>
          <w:rPr>
            <w:rtl/>
          </w:rPr>
          <w:t xml:space="preserve">ו"ל</w:t>
        </w:r>
      </w:ins>
      <w:del w:id="92446" w:author="מנוע מכני" w:date="2026-10-05T11:32:12Z">
        <w:r w:rsidR="001B5223"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ins w:id="92447" w:author="מנוע מכני" w:date="2026-10-05T11:32:12Z">
        <w:r>
          <w:rPr>
            <w:rtl/>
          </w:rPr>
          <w:t xml:space="preserve">ו"ל</w:t>
        </w:r>
      </w:ins>
      <w:del w:id="92448" w:author="מנוע מכני" w:date="2026-10-05T11:32:12Z">
        <w:r>
          <w:rPr>
            <w:rtl/>
          </w:rPr>
          <w:delText xml:space="preserve">ו</w:delText>
        </w:r>
        <w:r w:rsidR="001B5223">
          <w:rPr>
            <w:rFonts w:hint="cs"/>
            <w:rtl/>
          </w:rPr>
          <w:delText xml:space="preserve">''ל</w:delText>
        </w:r>
      </w:del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>
          <w:ins w:id="100638" w:author="מנוע מכני" w:date="2026-10-05T11:32:12Z"/>
        </w:rPr>
      </w:pPr>
      <w:r>
        <w:t xml:space="preserve">אלא ארח</w:t>
      </w:r>
      <w:ins w:id="92449" w:author="מנוע מכני" w:date="2026-10-05T11:32:12Z">
        <w:r>
          <w:t xml:space="preserve">ב"א</w:t>
        </w:r>
      </w:ins>
      <w:del w:id="92450" w:author="מנוע מכני" w:date="2026-10-05T11:32:12Z">
        <w:r>
          <w:delText xml:space="preserve">ב''א</w:delText>
        </w:r>
      </w:del>
      <w:r>
        <w:t xml:space="preserve"> מר</w:t>
      </w:r>
      <w:ins w:id="92451" w:author="מנוע מכני" w:date="2026-10-05T11:32:12Z">
        <w:r>
          <w:t xml:space="preserve">י"ו</w:t>
        </w:r>
      </w:ins>
      <w:del w:id="9245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del w:id="10063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>
          <w:ins w:id="100640" w:author="מנוע מכני" w:date="2026-10-05T11:32:12Z"/>
        </w:rPr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del w:id="100641" w:author="מנוע מכני" w:date="2026-10-05T11:32:12Z">
        <w:r>
          <w:rPr>
            <w:rtl/>
          </w:rPr>
          <w:delText xml:space="preserve"> </w:delText>
        </w:r>
      </w:del>
      <w:r w:rsidR="001B5223">
        <w:rPr>
          <w:rFonts w:hint="cs"/>
          <w:rtl/>
        </w:rPr>
        <w:t>'</w:t>
      </w:r>
      <w:r>
        <w:rPr>
          <w:rtl/>
        </w:rPr>
        <w:t>ותאר הגבול ועלה הגבול</w:t>
      </w:r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ins w:id="92453" w:author="מנוע מכני" w:date="2026-10-05T11:32:12Z">
        <w:r>
          <w:rPr>
            <w:rFonts w:hint="cs"/>
            <w:rtl/>
          </w:rPr>
          <w:t xml:space="preserve">ה"נ</w:t>
        </w:r>
      </w:ins>
      <w:del w:id="92454" w:author="מנוע מכני" w:date="2026-10-05T11:32:12Z">
        <w:r w:rsidR="001B5223">
          <w:rPr>
            <w:rFonts w:hint="cs"/>
            <w:rtl/>
          </w:rPr>
          <w:delText xml:space="preserve">ה''נ</w:delText>
        </w:r>
      </w:del>
      <w:r>
        <w:rPr>
          <w:rtl/>
        </w:rPr>
        <w:t xml:space="preserve"> הכתוב עשאו גבול בפני עצמו! </w:t>
      </w:r>
    </w:p>
    <w:p>
      <w:pPr>
        <w:pStyle w:val="38"/>
        <w:rPr>
          <w:ins w:id="100876" w:author="מנוע מכני" w:date="2026-10-05T11:32:12Z"/>
        </w:rPr>
      </w:pPr>
      <w:r>
        <w:t xml:space="preserve">שאני </w:t>
      </w:r>
      <w:ins w:id="94249" w:author="מנוע מכני" w:date="2026-10-05T11:32:12Z">
        <w:r>
          <w:t xml:space="preserve">שם</w:t>
        </w:r>
      </w:ins>
      <w:del w:id="94250" w:author="מנוע מכני" w:date="2026-10-05T11:32:12Z">
        <w:r>
          <w:delText xml:space="preserve">התם</w:delText>
        </w:r>
      </w:del>
      <w:r>
        <w:t xml:space="preserve">,</w:t>
      </w:r>
    </w:p>
    <w:p w14:paraId="2CCF7556" w14:textId="77777777" w:rsidR="001B5223" w:rsidRDefault="00F40753" w:rsidP="00C5567C">
      <w:pPr>
        <w:pStyle w:val="a"/>
      </w:pPr>
      <w:del w:id="10087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r>
        <w:rPr>
          <w:rtl/>
        </w:rPr>
        <w:t>זאת תהיה לכם הארץ לגבולותיה סביב</w:t>
      </w:r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ins w:id="92977" w:author="מנוע מכני" w:date="2026-10-05T11:32:12Z">
        <w:r>
          <w:rPr>
            <w:rtl/>
          </w:rPr>
          <w:t xml:space="preserve">א"י</w:t>
        </w:r>
      </w:ins>
      <w:del w:id="92978" w:author="מנוע מכני" w:date="2026-10-05T11:32:12Z">
        <w:r>
          <w:rPr>
            <w:rtl/>
          </w:rPr>
          <w:delText xml:space="preserve">ארץ ישראל</w:delText>
        </w:r>
      </w:del>
      <w:r>
        <w:rPr>
          <w:rtl/>
        </w:rPr>
        <w:t xml:space="preserve"> גבול אחד היא</w:t>
      </w:r>
      <w:ins w:id="97337" w:author="מנוע מכני" w:date="2026-10-05T11:32:12Z">
        <w:r>
          <w:rPr>
            <w:rtl/>
          </w:rPr>
          <w:t xml:space="preserve">,</w:t>
        </w:r>
      </w:ins>
      <w:del w:id="97338" w:author="מנוע מכני" w:date="2026-10-05T11:32:12Z">
        <w:r w:rsidR="000B5F7F">
          <w:rPr>
            <w:rtl/>
          </w:rPr>
          <w:delText xml:space="preserve">;</w:delText>
        </w:r>
      </w:del>
    </w:p>
    <w:p w14:paraId="2DD528F4" w14:textId="77777777" w:rsidR="00B874E6" w:rsidRDefault="00F40753" w:rsidP="00C5567C">
      <w:pPr>
        <w:pStyle w:val="a"/>
        <w:rPr>
          <w:rtl/>
        </w:rPr>
      </w:pPr>
      <w:ins w:id="94251" w:author="מנוע מכני" w:date="2026-10-05T11:32:12Z">
        <w:r>
          <w:rPr>
            <w:rtl/>
          </w:rPr>
          <w:t xml:space="preserve">א"כ</w:t>
        </w:r>
      </w:ins>
      <w:del w:id="94252" w:author="מנוע מכני" w:date="2026-10-05T11:32:12Z">
        <w:r>
          <w:rPr>
            <w:rtl/>
          </w:rPr>
          <w:delText xml:space="preserve">אי הכי</w:delText>
        </w:r>
      </w:del>
      <w:r>
        <w:rPr>
          <w:rtl/>
        </w:rPr>
        <w:t xml:space="preserve"> ירדן </w:t>
      </w:r>
      <w:ins w:id="94253" w:author="מנוע מכני" w:date="2026-10-05T11:32:12Z">
        <w:r>
          <w:rPr>
            <w:rtl/>
          </w:rPr>
          <w:t xml:space="preserve">גם</w:t>
        </w:r>
      </w:ins>
      <w:del w:id="9425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ins w:id="92455" w:author="מנוע מכני" w:date="2026-10-05T11:32:12Z">
        <w:r>
          <w:rPr>
            <w:rStyle w:val="2fb"/>
            <w:rFonts w:hint="cs"/>
            <w:rtl/>
          </w:rPr>
          <w:t xml:space="preserve">ב"א</w:t>
        </w:r>
      </w:ins>
      <w:del w:id="92456" w:author="מנוע מכני" w:date="2026-10-05T11:32:12Z">
        <w:r>
          <w:rPr>
            <w:rFonts w:hint="cs"/>
            <w:rtl/>
          </w:rPr>
          <w:delText xml:space="preserve">ב''א</w:delText>
        </w:r>
      </w:del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ins w:id="92457" w:author="מנוע מכני" w:date="2026-10-05T11:32:12Z">
        <w:r>
          <w:rPr>
            <w:rStyle w:val="2fb"/>
            <w:rtl/>
          </w:rPr>
          <w:t xml:space="preserve">ר"א</w:t>
        </w:r>
      </w:ins>
      <w:del w:id="92458" w:author="מנוע מכני" w:date="2026-10-05T11:32:12Z">
        <w:r w:rsidR="00F40753">
          <w:rPr>
            <w:rtl/>
          </w:rPr>
          <w:delText xml:space="preserve">ר</w:delText>
        </w:r>
        <w:r>
          <w:rPr>
            <w:rFonts w:hint="cs"/>
            <w:rtl/>
          </w:rPr>
          <w:delText xml:space="preserve">''א</w:delText>
        </w:r>
      </w:del>
      <w:r w:rsidR="00F40753">
        <w:rPr>
          <w:rtl/>
        </w:rPr>
        <w:t xml:space="preserve"> - ליתנינהו </w:t>
      </w:r>
      <w:ins w:id="94255" w:author="מנוע מכני" w:date="2026-10-05T11:32:12Z">
        <w:r>
          <w:rPr>
            <w:rtl/>
          </w:rPr>
          <w:t xml:space="preserve">לכולם</w:t>
        </w:r>
      </w:ins>
      <w:del w:id="94256" w:author="מנוע מכני" w:date="2026-10-05T11:32:12Z">
        <w:r w:rsidR="00F40753">
          <w:rPr>
            <w:rtl/>
          </w:rPr>
          <w:delText xml:space="preserve">לכולהו</w:delText>
        </w:r>
      </w:del>
      <w:r w:rsidR="00F40753">
        <w:rPr>
          <w:rtl/>
        </w:rPr>
        <w:t xml:space="preserve"> נהרות! </w:t>
      </w:r>
      <w:ins w:id="97633" w:author="מנוע מכני" w:date="2026-10-05T11:32:12Z">
        <w:r>
          <w:rPr>
            <w:b/>
            <w:bCs/>
            <w:rtl/>
          </w:rPr>
          <w:t xml:space="preserve">קשה</w:t>
        </w:r>
      </w:ins>
      <w:del w:id="97634" w:author="מנוע מכני" w:date="2026-10-05T11:32:12Z">
        <w:r w:rsidR="00F40753" w:rsidRPr="001B5223">
          <w:rPr>
            <w:b/>
            <w:bCs/>
            <w:rtl/>
          </w:rPr>
          <w:delText xml:space="preserve">קשיא</w:delText>
        </w:r>
      </w:del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del w:id="90668" w:author="מנוע עיצוב" w:date="2026-10-05T11:33:53Z"/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r>
        <w:rPr>
          <w:rtl/>
        </w:rPr>
        <w:t>ארצה כנען</w:t>
      </w:r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ins w:id="92459" w:author="מנוע מכני" w:date="2026-10-05T11:32:12Z">
        <w:r>
          <w:rPr>
            <w:rStyle w:val="2fb"/>
            <w:rFonts w:hint="cs"/>
            <w:rtl/>
          </w:rPr>
          <w:t xml:space="preserve">ב"ב</w:t>
        </w:r>
      </w:ins>
      <w:del w:id="92460" w:author="מנוע מכני" w:date="2026-10-05T11:32:12Z">
        <w:r w:rsidR="001B5223">
          <w:rPr>
            <w:rFonts w:hint="cs"/>
            <w:rtl/>
          </w:rPr>
          <w:delText xml:space="preserve">ב''ב</w:delText>
        </w:r>
      </w:del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>
          <w:ins w:id="100642" w:author="מנוע מכני" w:date="2026-10-05T11:32:12Z"/>
        </w:rPr>
      </w:pPr>
      <w:r>
        <w:t xml:space="preserve">רש</w:t>
      </w:r>
      <w:ins w:id="92461" w:author="מנוע מכני" w:date="2026-10-05T11:32:12Z">
        <w:r>
          <w:t xml:space="preserve">ב"י</w:t>
        </w:r>
      </w:ins>
      <w:del w:id="92462" w:author="מנוע מכני" w:date="2026-10-05T11:32:12Z">
        <w:r>
          <w:delText xml:space="preserve">ב''י</w:delText>
        </w:r>
      </w:del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del w:id="1006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r w:rsidR="00F40753">
        <w:rPr>
          <w:rtl/>
        </w:rPr>
        <w:t>מעבר לירדן ירחו קדמה מזרחה</w:t>
      </w:r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>
          <w:ins w:id="100644" w:author="מנוע מכני" w:date="2026-10-05T11:32:12Z"/>
        </w:rPr>
      </w:pPr>
      <w:r>
        <w:t xml:space="preserve">רב</w:t>
      </w:r>
      <w:ins w:id="92463" w:author="מנוע מכני" w:date="2026-10-05T11:32:12Z">
        <w:r>
          <w:t xml:space="preserve">ב"ח</w:t>
        </w:r>
      </w:ins>
      <w:del w:id="92464" w:author="מנוע מכני" w:date="2026-10-05T11:32:12Z">
        <w:r>
          <w:delText xml:space="preserve">ב''ח</w:delText>
        </w:r>
      </w:del>
      <w:r>
        <w:t xml:space="preserve"> מר</w:t>
      </w:r>
      <w:ins w:id="92465" w:author="מנוע מכני" w:date="2026-10-05T11:32:12Z">
        <w:r>
          <w:t xml:space="preserve">י"ו</w:t>
        </w:r>
      </w:ins>
      <w:del w:id="92466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del w:id="10064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>
          <w:ins w:id="100646" w:author="מנוע מכני" w:date="2026-10-05T11:32:12Z"/>
        </w:rPr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del w:id="1006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אילימא </w:t>
      </w:r>
      <w:ins w:id="94257" w:author="מנוע מכני" w:date="2026-10-05T11:32:12Z">
        <w:r>
          <w:rPr>
            <w:rFonts w:hint="cs"/>
            <w:rtl/>
          </w:rPr>
          <w:t xml:space="preserve">לא</w:t>
        </w:r>
      </w:ins>
      <w:del w:id="94258" w:author="מנוע מכני" w:date="2026-10-05T11:32:12Z">
        <w:r w:rsidR="00D532A4">
          <w:rPr>
            <w:rFonts w:hint="cs"/>
            <w:rtl/>
          </w:rPr>
          <w:delText xml:space="preserve">לאו</w:delText>
        </w:r>
      </w:del>
      <w:r w:rsidR="00D532A4">
        <w:rPr>
          <w:rFonts w:hint="cs"/>
          <w:rtl/>
        </w:rPr>
        <w:t xml:space="preserve"> לנודר דהלך אחר לשון ב</w:t>
      </w:r>
      <w:ins w:id="92467" w:author="מנוע מכני" w:date="2026-10-05T11:32:12Z">
        <w:r>
          <w:rPr>
            <w:rFonts w:hint="cs"/>
            <w:rtl/>
          </w:rPr>
          <w:t xml:space="preserve">נ"א</w:t>
        </w:r>
      </w:ins>
      <w:del w:id="92468" w:author="מנוע מכני" w:date="2026-10-05T11:32:12Z">
        <w:r w:rsidR="00D532A4">
          <w:rPr>
            <w:rFonts w:hint="cs"/>
            <w:rtl/>
          </w:rPr>
          <w:delText xml:space="preserve">נ''א</w:delText>
        </w:r>
      </w:del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>
          <w:ins w:id="100648" w:author="מנוע מכני" w:date="2026-10-05T11:32:12Z"/>
        </w:rPr>
      </w:pPr>
      <w:r w:rsidRPr="00D532A4">
        <w:t xml:space="preserve">ת</w:t>
      </w:r>
      <w:ins w:id="92469" w:author="מנוע מכני" w:date="2026-10-05T11:32:12Z">
        <w:r>
          <w:t xml:space="preserve">נ"ה</w:t>
        </w:r>
      </w:ins>
      <w:del w:id="92470" w:author="מנוע מכני" w:date="2026-10-05T11:32:12Z">
        <w:r w:rsidRPr="00D532A4">
          <w:delText xml:space="preserve">נ''ה</w:delText>
        </w:r>
      </w:del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del w:id="1006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>
          <w:ins w:id="100650" w:author="מנוע מכני" w:date="2026-10-05T11:32:12Z"/>
        </w:rPr>
      </w:pPr>
      <w:r>
        <w:t xml:space="preserve">ארחב'''א אר</w:t>
      </w:r>
      <w:ins w:id="92471" w:author="מנוע מכני" w:date="2026-10-05T11:32:12Z">
        <w:r>
          <w:t xml:space="preserve">י"ו</w:t>
        </w:r>
      </w:ins>
      <w:del w:id="92472" w:author="מנוע מכני" w:date="2026-10-05T11:32:12Z">
        <w:r>
          <w:delText xml:space="preserve">י''ו</w:delText>
        </w:r>
      </w:del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del w:id="1006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>
          <w:ins w:id="100652" w:author="מנוע מכני" w:date="2026-10-05T11:32:12Z"/>
        </w:rPr>
      </w:pPr>
      <w:ins w:id="92473" w:author="מנוע מכני" w:date="2026-10-05T11:32:12Z">
        <w:del w:id="100983" w:author="מנוע מכני" w:date="2026-10-05T11:32:12Z">
          <w:r>
            <w:delText xml:space="preserve">א"ל</w:delText>
          </w:r>
          <w:r>
            <w:delText xml:space="preserve"> </w:delText>
          </w:r>
        </w:del>
      </w:ins>
      <w:del w:id="92474" w:author="מנוע מכני" w:date="2026-10-05T11:32:12Z">
        <w:r>
          <w:delText xml:space="preserve">א''ל</w:delText>
        </w:r>
      </w:del>
      <w:ins w:id="92475" w:author="מנוע מכני" w:date="2026-10-05T11:32:12Z">
        <w:r>
          <w:t xml:space="preserve">ר"א</w:t>
        </w:r>
      </w:ins>
      <w:del w:id="92476" w:author="מנוע מכני" w:date="2026-10-05T11:32:12Z">
        <w:r>
          <w:delText xml:space="preserve">ר''א</w:delText>
        </w:r>
      </w:del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del w:id="1006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אתון </w:t>
      </w:r>
      <w:ins w:id="94259" w:author="מנוע מכני" w:date="2026-10-05T11:32:12Z">
        <w:r>
          <w:rPr>
            <w:rtl/>
          </w:rPr>
          <w:t xml:space="preserve">משם</w:t>
        </w:r>
      </w:ins>
      <w:del w:id="94260" w:author="מנוע מכני" w:date="2026-10-05T11:32:12Z">
        <w:r w:rsidR="00F40753">
          <w:rPr>
            <w:rtl/>
          </w:rPr>
          <w:delText xml:space="preserve">מהתם</w:delText>
        </w:r>
      </w:del>
      <w:r w:rsidR="00F40753">
        <w:rPr>
          <w:rtl/>
        </w:rPr>
        <w:t xml:space="preserve"> מתניתו לה, אנן </w:t>
      </w:r>
      <w:ins w:id="94261" w:author="מנוע מכני" w:date="2026-10-05T11:32:12Z">
        <w:r>
          <w:rPr>
            <w:rtl/>
          </w:rPr>
          <w:t xml:space="preserve">מכאן</w:t>
        </w:r>
      </w:ins>
      <w:del w:id="94262" w:author="מנוע מכני" w:date="2026-10-05T11:32:12Z">
        <w:r w:rsidR="00F40753">
          <w:rPr>
            <w:rtl/>
          </w:rPr>
          <w:delText xml:space="preserve">מהכא</w:delText>
        </w:r>
      </w:del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>
          <w:ins w:id="100654" w:author="מנוע מכני" w:date="2026-10-05T11:32:12Z"/>
        </w:rPr>
      </w:pPr>
      <w:r>
        <w:t>א</w:t>
      </w:r>
      <w:ins w:id="92477" w:author="מנוע מכני" w:date="2026-10-05T11:32:12Z">
        <w:r>
          <w:t xml:space="preserve">ר"כ</w:t>
        </w:r>
      </w:ins>
      <w:del w:id="92478" w:author="מנוע מכני" w:date="2026-10-05T11:32:12Z">
        <w:r>
          <w:delText xml:space="preserve">ר''כ</w:delText>
        </w:r>
      </w:del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del w:id="100655" w:author="מנוע מכני" w:date="2026-10-05T11:32:12Z">
        <w:r w:rsidR="00F40753">
          <w:rPr>
            <w:rtl/>
          </w:rPr>
          <w:delText xml:space="preserve"> </w:delText>
        </w:r>
      </w:del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ins w:id="97339" w:author="מנוע מכני" w:date="2026-10-05T11:32:12Z">
        <w:r>
          <w:rPr>
            <w:rtl/>
          </w:rPr>
          <w:t xml:space="preserve">,</w:t>
        </w:r>
      </w:ins>
      <w:del w:id="9734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  <w:ins w:id="94263" w:author="מנוע מכני" w:date="2026-10-05T11:32:12Z">
        <w:r>
          <w:rPr>
            <w:rtl/>
          </w:rPr>
          <w:t xml:space="preserve">מקום</w:t>
        </w:r>
      </w:ins>
      <w:del w:id="94264" w:author="מנוע מכני" w:date="2026-10-05T11:32:12Z">
        <w:r w:rsidR="00655A62">
          <w:rPr>
            <w:rtl/>
          </w:rPr>
          <w:delText xml:space="preserve">היכא</w:delText>
        </w:r>
      </w:del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del w:id="90669" w:author="מנוע עיצוב" w:date="2026-10-05T11:33:53Z"/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ins w:id="92479" w:author="מנוע מכני" w:date="2026-10-05T11:32:12Z">
        <w:r>
          <w:rPr>
            <w:rStyle w:val="2fb"/>
            <w:rFonts w:hint="cs"/>
            <w:rtl/>
          </w:rPr>
          <w:t xml:space="preserve">י"צ</w:t>
        </w:r>
      </w:ins>
      <w:del w:id="92480" w:author="מנוע מכני" w:date="2026-10-05T11:32:12Z">
        <w:r>
          <w:rPr>
            <w:rFonts w:hint="cs"/>
            <w:rtl/>
          </w:rPr>
          <w:delText xml:space="preserve">י''צ</w:delText>
        </w:r>
      </w:del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ins w:id="92481" w:author="מנוע מכני" w:date="2026-10-05T11:32:12Z">
        <w:r>
          <w:rPr>
            <w:rStyle w:val="2fb"/>
            <w:rFonts w:hint="cs"/>
            <w:rtl/>
          </w:rPr>
          <w:t xml:space="preserve">א"ר</w:t>
        </w:r>
      </w:ins>
      <w:del w:id="92482" w:author="מנוע מכני" w:date="2026-10-05T11:32:12Z">
        <w:r w:rsidR="001B5223">
          <w:rPr>
            <w:rFonts w:hint="cs"/>
            <w:rtl/>
          </w:rPr>
          <w:delText xml:space="preserve">א''ר</w:delText>
        </w:r>
      </w:del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>
          <w:ins w:id="100656" w:author="מנוע מכני" w:date="2026-10-05T11:32:12Z"/>
        </w:rPr>
      </w:pPr>
      <w:r>
        <w:t xml:space="preserve">דארי</w:t>
      </w:r>
      <w:ins w:id="92483" w:author="מנוע מכני" w:date="2026-10-05T11:32:12Z">
        <w:r>
          <w:t xml:space="preserve">א"ר</w:t>
        </w:r>
      </w:ins>
      <w:del w:id="92484" w:author="מנוע מכני" w:date="2026-10-05T11:32:12Z">
        <w:r>
          <w:delText xml:space="preserve">א''ר</w:delText>
        </w:r>
      </w:del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del w:id="10065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ins w:id="92485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486" w:author="מנוע מכני" w:date="2026-10-05T11:32:12Z">
        <w:r>
          <w:rPr>
            <w:rFonts w:hint="cs"/>
            <w:rtl/>
          </w:rPr>
          <w:delText xml:space="preserve">ר''מ</w:delText>
        </w:r>
      </w:del>
      <w:r>
        <w:rPr>
          <w:rFonts w:hint="cs"/>
          <w:rtl/>
        </w:rPr>
        <w:t xml:space="preserve"> סולמא דפרת </w:t>
      </w:r>
      <w:ins w:id="95627" w:author="מנוע מכני" w:date="2026-10-05T11:32:12Z">
        <w:r>
          <w:rPr>
            <w:rFonts w:hint="cs"/>
            <w:rtl/>
          </w:rPr>
          <w:t xml:space="preserve">הם</w:t>
        </w:r>
      </w:ins>
      <w:del w:id="95628" w:author="מנוע מכני" w:date="2026-10-05T11:32:12Z">
        <w:r>
          <w:rPr>
            <w:rFonts w:hint="cs"/>
            <w:rtl/>
          </w:rPr>
          <w:delText xml:space="preserve">נינהו</w:delText>
        </w:r>
      </w:del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>
          <w:ins w:id="100658" w:author="מנוע מכני" w:date="2026-10-05T11:32:12Z"/>
        </w:rPr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del w:id="100659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'</w:t>
      </w:r>
      <w:r w:rsidR="00F40753">
        <w:rPr>
          <w:rtl/>
        </w:rPr>
        <w:t>והנהר הרביעי הוא פרת</w:t>
      </w:r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ins w:id="9248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8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ins w:id="9248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490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ins w:id="98695" w:author="מנוע מכני" w:date="2026-10-05T11:32:12Z">
        <w:r>
          <w:rPr>
            <w:rtl/>
          </w:rPr>
          <w:t xml:space="preserve">דמתחילה</w:t>
        </w:r>
      </w:ins>
      <w:del w:id="98696" w:author="מנוע מכני" w:date="2026-10-05T11:32:12Z">
        <w:r w:rsidR="00F40753">
          <w:rPr>
            <w:rtl/>
          </w:rPr>
          <w:delText xml:space="preserve">דמעיקרא</w:delText>
        </w:r>
      </w:del>
      <w:r w:rsidR="0057284B">
        <w:rPr>
          <w:rtl/>
        </w:rPr>
        <w:t>.</w:t>
      </w:r>
    </w:p>
    <w:p>
      <w:pPr>
        <w:pStyle w:val="38"/>
        <w:rPr>
          <w:ins w:id="100660" w:author="מנוע מכני" w:date="2026-10-05T11:32:12Z"/>
        </w:rPr>
      </w:pPr>
      <w:r>
        <w:t xml:space="preserve">תניא</w:t>
      </w:r>
      <w:r>
        <w:t xml:space="preserve">, </w:t>
      </w:r>
      <w:ins w:id="92491" w:author="מנוע מכני" w:date="2026-10-05T11:32:12Z">
        <w:r>
          <w:t xml:space="preserve">ר"מ</w:t>
        </w:r>
      </w:ins>
      <w:del w:id="92492" w:author="מנוע מכני" w:date="2026-10-05T11:32:12Z">
        <w:r w:rsidR="00655A62">
          <w:delText xml:space="preserve">ר''מ</w:delText>
        </w:r>
      </w:del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del w:id="10066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r>
        <w:rPr>
          <w:rtl/>
        </w:rPr>
        <w:t>והיה כעץ שתול על מים ועל יובל ישלח שרשיו</w:t>
      </w:r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>
          <w:ins w:id="100662" w:author="מנוע מכני" w:date="2026-10-05T11:32:12Z"/>
        </w:rPr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del w:id="100663" w:author="מנוע מכני" w:date="2026-10-05T11:32:12Z">
        <w:r>
          <w:rPr>
            <w:rtl/>
          </w:rPr>
          <w:delText xml:space="preserve"> </w:delText>
        </w:r>
      </w:del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ins w:id="97341" w:author="מנוע מכני" w:date="2026-10-05T11:32:12Z">
        <w:r>
          <w:rPr>
            <w:rtl/>
          </w:rPr>
          <w:t xml:space="preserve">,</w:t>
        </w:r>
      </w:ins>
      <w:del w:id="97342" w:author="מנוע מכני" w:date="2026-10-05T11:32:12Z">
        <w:r w:rsidR="000B5F7F">
          <w:rPr>
            <w:rtl/>
          </w:rPr>
          <w:delText xml:space="preserve">;</w:delText>
        </w:r>
      </w:del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ins w:id="98061" w:author="מנוע מכני" w:date="2026-10-05T11:32:12Z">
        <w:r>
          <w:rPr>
            <w:rFonts w:hint="cs"/>
            <w:rtl/>
          </w:rPr>
          <w:t xml:space="preserve">דסבר</w:t>
        </w:r>
      </w:ins>
      <w:del w:id="98062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493" w:author="מנוע מכני" w:date="2026-10-05T11:32:12Z"/>
      <w:del w:id="9249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ins w:id="92495" w:author="מנוע מכני" w:date="2026-10-05T11:32:12Z">
        <w:r>
          <w:rPr>
            <w:rtl/>
          </w:rPr>
          <w:t xml:space="preserve">ו"ל</w:t>
        </w:r>
      </w:ins>
      <w:del w:id="92496" w:author="מנוע מכני" w:date="2026-10-05T11:32:12Z">
        <w:r>
          <w:rPr>
            <w:rtl/>
          </w:rPr>
          <w:delText xml:space="preserve">ו</w:delText>
        </w:r>
        <w:r>
          <w:rPr>
            <w:rFonts w:hint="cs"/>
            <w:rtl/>
          </w:rPr>
          <w:delText xml:space="preserve">''ל</w:delText>
        </w:r>
      </w:del>
      <w:r w:rsidR="00F40753">
        <w:rPr>
          <w:rtl/>
        </w:rPr>
        <w:t xml:space="preserve"> מי גשמים </w:t>
      </w:r>
      <w:ins w:id="94265" w:author="מנוע מכני" w:date="2026-10-05T11:32:12Z">
        <w:r>
          <w:rPr>
            <w:rtl/>
          </w:rPr>
          <w:t xml:space="preserve">רוב</w:t>
        </w:r>
      </w:ins>
      <w:del w:id="94266" w:author="מנוע מכני" w:date="2026-10-05T11:32:12Z">
        <w:r w:rsidR="00F40753">
          <w:rPr>
            <w:rtl/>
          </w:rPr>
          <w:delText xml:space="preserve">רובא</w:delText>
        </w:r>
      </w:del>
      <w:r w:rsidR="0057284B">
        <w:rPr>
          <w:rtl/>
        </w:rPr>
        <w:t>.</w:t>
      </w:r>
    </w:p>
    <w:p>
      <w:pPr>
        <w:pStyle w:val="38"/>
        <w:rPr>
          <w:ins w:id="100664" w:author="מנוע מכני" w:date="2026-10-05T11:32:12Z"/>
        </w:rPr>
      </w:pPr>
      <w:r w:rsidRPr="007416CA">
        <w:t>ומפצי ביומי תשרי</w:t>
      </w:r>
      <w:r w:rsidR="007416CA" w:rsidRPr="007416CA">
        <w:t xml:space="preserve">-</w:t>
      </w:r>
      <w:ins w:id="97343" w:author="מנוע מכני" w:date="2026-10-05T11:32:12Z">
        <w:r>
          <w:t xml:space="preserve"> </w:t>
        </w:r>
      </w:ins>
      <w:del w:id="97344" w:author="מנוע מכני" w:date="2026-10-05T11:32:12Z">
        <w:r w:rsidR="007416CA" w:rsidRPr="007416CA">
          <w:delText xml:space="preserve"> </w:delText>
        </w:r>
        <w:r>
          <w:delText xml:space="preserve"> </w:delText>
        </w:r>
      </w:del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del w:id="100665" w:author="מנוע מכני" w:date="2026-10-05T11:32:12Z">
        <w:r>
          <w:rPr>
            <w:rtl/>
          </w:rPr>
          <w:delText xml:space="preserve"> </w:delText>
        </w:r>
      </w:del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  <w:pPrChange w:id="9051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5" w:author="מנוע מכני" w:date="2026-10-05T11:32:12Z">
        <w:r>
          <w:rPr>
            <w:rtl/>
          </w:rPr>
          <w:t xml:space="preserve"> </w:t>
        </w:r>
      </w:ins>
      <w:del w:id="9734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47" w:author="מנוע מכני" w:date="2026-10-05T11:32:12Z">
        <w:r>
          <w:rPr>
            <w:rtl/>
          </w:rPr>
          <w:t xml:space="preserve"> </w:t>
        </w:r>
      </w:ins>
      <w:del w:id="9734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  <w:pPrChange w:id="9051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49" w:author="מנוע מכני" w:date="2026-10-05T11:32:12Z">
        <w:r>
          <w:rPr>
            <w:rtl/>
          </w:rPr>
          <w:t xml:space="preserve"> </w:t>
        </w:r>
      </w:ins>
      <w:del w:id="9735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51" w:author="מנוע מכני" w:date="2026-10-05T11:32:12Z">
        <w:r>
          <w:rPr>
            <w:rtl/>
          </w:rPr>
          <w:t xml:space="preserve"> </w:t>
        </w:r>
      </w:ins>
      <w:del w:id="9735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66" w:author="מנוע מכני" w:date="2026-10-05T11:32:12Z"/>
        </w:rPr>
      </w:pPr>
      <w:r>
        <w:t>מ</w:t>
      </w:r>
      <w:ins w:id="92497" w:author="מנוע מכני" w:date="2026-10-05T11:32:12Z">
        <w:r>
          <w:t xml:space="preserve">ה"מ</w:t>
        </w:r>
      </w:ins>
      <w:del w:id="92498" w:author="מנוע מכני" w:date="2026-10-05T11:32:12Z">
        <w:r w:rsidR="007416CA">
          <w:delText xml:space="preserve">ה''מ</w:delText>
        </w:r>
      </w:del>
      <w:r w:rsidR="007416CA">
        <w:t xml:space="preserve"> </w:t>
      </w:r>
      <w:r>
        <w:t>א</w:t>
      </w:r>
      <w:ins w:id="92499" w:author="מנוע מכני" w:date="2026-10-05T11:32:12Z">
        <w:r>
          <w:t xml:space="preserve">ר"כ</w:t>
        </w:r>
      </w:ins>
      <w:del w:id="92500" w:author="מנוע מכני" w:date="2026-10-05T11:32:12Z">
        <w:r w:rsidR="007416CA">
          <w:delText xml:space="preserve">ר''כ</w:delText>
        </w:r>
      </w:del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del w:id="1006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r>
        <w:rPr>
          <w:rtl/>
        </w:rPr>
        <w:t xml:space="preserve">בכור </w:t>
      </w:r>
      <w:r w:rsidRPr="007416CA">
        <w:rPr>
          <w:bCs/>
          <w:rtl/>
        </w:rPr>
        <w:t>בניך</w:t>
      </w:r>
      <w:r>
        <w:rPr>
          <w:rtl/>
        </w:rPr>
        <w:t xml:space="preserve"> תתן לי כן תעשה לשורך לצאנך</w:t>
      </w:r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ins w:id="97353" w:author="מנוע מכני" w:date="2026-10-05T11:32:12Z">
        <w:r>
          <w:rPr>
            <w:rFonts w:hint="cs"/>
            <w:rtl/>
          </w:rPr>
          <w:t xml:space="preserve"> </w:t>
        </w:r>
      </w:ins>
      <w:del w:id="97354" w:author="מנוע מכני" w:date="2026-10-05T11:32:12Z">
        <w:r w:rsidR="007416CA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כן תעשה</w:t>
      </w:r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ins w:id="97355" w:author="מנוע מכני" w:date="2026-10-05T11:32:12Z">
        <w:r>
          <w:rPr>
            <w:rtl/>
          </w:rPr>
          <w:t xml:space="preserve">,</w:t>
        </w:r>
      </w:ins>
      <w:del w:id="97356" w:author="מנוע מכני" w:date="2026-10-05T11:32:12Z">
        <w:r w:rsidR="000B5F7F">
          <w:rPr>
            <w:rtl/>
          </w:rPr>
          <w:delText xml:space="preserve">;</w:delText>
        </w:r>
      </w:del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'תעשה'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del w:id="90670" w:author="מנוע עיצוב" w:date="2026-10-05T11:33:53Z"/>
          <w:b/>
          <w:bCs/>
          <w:rtl/>
        </w:rPr>
      </w:pPr>
    </w:p>
    <w:p>
      <w:pPr>
        <w:pStyle w:val="38"/>
        <w:rPr>
          <w:ins w:id="100668" w:author="מנוע מכני" w:date="2026-10-05T11:32:12Z"/>
        </w:rPr>
      </w:pPr>
      <w:r w:rsidRPr="007416CA">
        <w:t>גופא</w:t>
      </w:r>
      <w:r>
        <w:t xml:space="preserve"> א</w:t>
      </w:r>
      <w:ins w:id="92501" w:author="מנוע מכני" w:date="2026-10-05T11:32:12Z">
        <w:r>
          <w:t xml:space="preserve">ר"א</w:t>
        </w:r>
      </w:ins>
      <w:del w:id="92502" w:author="מנוע מכני" w:date="2026-10-05T11:32:12Z">
        <w:r w:rsidR="007416CA">
          <w:delText xml:space="preserve">ר''א</w:delText>
        </w:r>
      </w:del>
      <w:r w:rsidR="007416CA">
        <w:t xml:space="preserve"> מר</w:t>
      </w:r>
      <w:ins w:id="92503" w:author="מנוע מכני" w:date="2026-10-05T11:32:12Z">
        <w:r>
          <w:t xml:space="preserve">י"ו</w:t>
        </w:r>
      </w:ins>
      <w:del w:id="92504" w:author="מנוע מכני" w:date="2026-10-05T11:32:12Z">
        <w:r w:rsidR="007416CA">
          <w:delText xml:space="preserve">י''ו</w:delText>
        </w:r>
      </w:del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del w:id="1006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>
          <w:ins w:id="100670" w:author="מנוע מכני" w:date="2026-10-05T11:32:12Z"/>
        </w:rPr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del w:id="1006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הלוקח או שניתן לו במתנה - פטור מן מעשר בהמה! </w:t>
      </w:r>
    </w:p>
    <w:p>
      <w:pPr>
        <w:pStyle w:val="38"/>
        <w:rPr>
          <w:ins w:id="100672" w:author="מנוע מכני" w:date="2026-10-05T11:32:12Z"/>
        </w:rPr>
      </w:pPr>
      <w:r>
        <w:t xml:space="preserve">א</w:t>
      </w:r>
      <w:ins w:id="92505" w:author="מנוע מכני" w:date="2026-10-05T11:32:12Z">
        <w:r>
          <w:t xml:space="preserve">ר"א</w:t>
        </w:r>
      </w:ins>
      <w:del w:id="92506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del w:id="10067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ins w:id="9250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08" w:author="מנוע מכני" w:date="2026-10-05T11:32:12Z">
        <w:r w:rsidR="00D2436C">
          <w:rPr>
            <w:rFonts w:hint="cs"/>
            <w:rtl/>
          </w:rPr>
          <w:delText xml:space="preserve">י''ו</w:delText>
        </w:r>
      </w:del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r w:rsidR="00F40753">
        <w:rPr>
          <w:rtl/>
        </w:rPr>
        <w:t>תעשה</w:t>
      </w:r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>
          <w:ins w:id="100674" w:author="מנוע מכני" w:date="2026-10-05T11:32:12Z"/>
        </w:rPr>
      </w:pPr>
      <w:r>
        <w:t>איתיביה ר</w:t>
      </w:r>
      <w:r w:rsidR="00D2436C">
        <w:t xml:space="preserve">ש</w:t>
      </w:r>
      <w:ins w:id="92509" w:author="מנוע מכני" w:date="2026-10-05T11:32:12Z">
        <w:r>
          <w:t xml:space="preserve">ב"א</w:t>
        </w:r>
      </w:ins>
      <w:del w:id="92510" w:author="מנוע מכני" w:date="2026-10-05T11:32:12Z">
        <w:r w:rsidR="00D2436C">
          <w:delText xml:space="preserve">ב''א</w:delText>
        </w:r>
      </w:del>
      <w:r w:rsidR="00D2436C">
        <w:t xml:space="preserve"> ל</w:t>
      </w:r>
      <w:ins w:id="92511" w:author="מנוע מכני" w:date="2026-10-05T11:32:12Z">
        <w:r>
          <w:t xml:space="preserve">ר"א</w:t>
        </w:r>
      </w:ins>
      <w:del w:id="92512" w:author="מנוע מכני" w:date="2026-10-05T11:32:12Z">
        <w:r w:rsidR="00D2436C">
          <w:delText xml:space="preserve">ר''א</w:delText>
        </w:r>
      </w:del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del w:id="10067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הלקוח חל על מחוסר זמן! </w:t>
      </w:r>
    </w:p>
    <w:p>
      <w:pPr>
        <w:pStyle w:val="38"/>
        <w:rPr>
          <w:ins w:id="100676" w:author="מנוע מכני" w:date="2026-10-05T11:32:12Z"/>
        </w:rPr>
      </w:pPr>
      <w:ins w:id="92513" w:author="מנוע מכני" w:date="2026-10-05T11:32:12Z">
        <w:r>
          <w:t xml:space="preserve">א"ל</w:t>
        </w:r>
      </w:ins>
      <w:del w:id="92514" w:author="מנוע מכני" w:date="2026-10-05T11:32:12Z">
        <w:r>
          <w:delText xml:space="preserve">א''ל</w:delText>
        </w:r>
      </w:del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del w:id="1006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זו אינה משנה, וא</w:t>
      </w:r>
      <w:ins w:id="92515" w:author="מנוע מכני" w:date="2026-10-05T11:32:12Z">
        <w:r>
          <w:rPr>
            <w:rFonts w:hint="cs"/>
            <w:rtl/>
          </w:rPr>
          <w:t xml:space="preserve">ת"ל</w:t>
        </w:r>
      </w:ins>
      <w:del w:id="92516" w:author="מנוע מכני" w:date="2026-10-05T11:32:12Z">
        <w:r>
          <w:rPr>
            <w:rFonts w:hint="cs"/>
            <w:rtl/>
          </w:rPr>
          <w:delText xml:space="preserve">ת''ל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ins w:id="92517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18" w:author="מנוע מכני" w:date="2026-10-05T11:32:12Z">
        <w:r>
          <w:rPr>
            <w:rFonts w:hint="cs"/>
            <w:rtl/>
          </w:rPr>
          <w:delText xml:space="preserve">ב''י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ins w:id="92519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20" w:author="מנוע מכני" w:date="2026-10-05T11:32:12Z">
        <w:r>
          <w:rPr>
            <w:rFonts w:hint="cs"/>
            <w:rtl/>
          </w:rPr>
          <w:delText xml:space="preserve">ר''ש</w:delText>
        </w:r>
      </w:del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>
          <w:ins w:id="100678" w:author="מנוע מכני" w:date="2026-10-05T11:32:12Z"/>
        </w:rPr>
      </w:pPr>
      <w:r>
        <w:t>והך ד</w:t>
      </w:r>
      <w:r w:rsidR="00F40753">
        <w:t xml:space="preserve">תני תנא </w:t>
      </w:r>
      <w:ins w:id="95629" w:author="מנוע מכני" w:date="2026-10-05T11:32:12Z">
        <w:r>
          <w:t xml:space="preserve">לפניו</w:t>
        </w:r>
      </w:ins>
      <w:del w:id="95630" w:author="מנוע מכני" w:date="2026-10-05T11:32:12Z">
        <w:r w:rsidR="00F40753">
          <w:delText xml:space="preserve">קמיה</w:delText>
        </w:r>
      </w:del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del w:id="1006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ins w:id="95631" w:author="מנוע מכני" w:date="2026-10-05T11:32:12Z">
        <w:r>
          <w:rPr>
            <w:rtl/>
          </w:rPr>
          <w:t xml:space="preserve">לו</w:t>
        </w:r>
      </w:ins>
      <w:del w:id="9563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בלוקח! </w:t>
      </w:r>
    </w:p>
    <w:p>
      <w:pPr>
        <w:pStyle w:val="38"/>
        <w:rPr>
          <w:ins w:id="100680" w:author="מנוע מכני" w:date="2026-10-05T11:32:12Z"/>
        </w:rPr>
      </w:pPr>
      <w:r>
        <w:lastRenderedPageBreak/>
        <w:t>אישתמיטתיה הא דא</w:t>
      </w:r>
      <w:ins w:id="92521" w:author="מנוע מכני" w:date="2026-10-05T11:32:12Z">
        <w:r>
          <w:t xml:space="preserve">ר"א</w:t>
        </w:r>
      </w:ins>
      <w:del w:id="92522" w:author="מנוע מכני" w:date="2026-10-05T11:32:12Z">
        <w:r w:rsidR="00D2436C">
          <w:delText xml:space="preserve">ר''א</w:delText>
        </w:r>
      </w:del>
      <w:r w:rsidR="00D2436C">
        <w:t xml:space="preserve"> מר</w:t>
      </w:r>
      <w:ins w:id="92523" w:author="מנוע מכני" w:date="2026-10-05T11:32:12Z">
        <w:r>
          <w:t xml:space="preserve">י"ו</w:t>
        </w:r>
      </w:ins>
      <w:del w:id="92524" w:author="מנוע מכני" w:date="2026-10-05T11:32:12Z">
        <w:r w:rsidR="00D2436C">
          <w:delText xml:space="preserve">י''ו</w:delText>
        </w:r>
      </w:del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del w:id="1006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ins w:id="97357" w:author="מנוע מכני" w:date="2026-10-05T11:32:12Z">
        <w:r>
          <w:rPr>
            <w:rtl/>
          </w:rPr>
          <w:t xml:space="preserve">,</w:t>
        </w:r>
      </w:ins>
      <w:del w:id="97358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[ולא בישראלית דק</w:t>
      </w:r>
      <w:ins w:id="92525" w:author="מנוע מכני" w:date="2026-10-05T11:32:12Z">
        <w:r>
          <w:rPr>
            <w:rFonts w:hint="cs"/>
            <w:rtl/>
          </w:rPr>
          <w:t xml:space="preserve">מ"ל</w:t>
        </w:r>
      </w:ins>
      <w:del w:id="92526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הוי אתנן]</w:t>
      </w:r>
    </w:p>
    <w:p>
      <w:pPr>
        <w:pStyle w:val="38"/>
        <w:rPr>
          <w:ins w:id="100682" w:author="מנוע מכני" w:date="2026-10-05T11:32:12Z"/>
        </w:rPr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del w:id="10068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ins w:id="95633" w:author="מנוע מכני" w:date="2026-10-05T11:32:12Z">
        <w:r>
          <w:rPr>
            <w:rtl/>
          </w:rPr>
          <w:t xml:space="preserve">עליו</w:t>
        </w:r>
      </w:ins>
      <w:del w:id="95634" w:author="מנוע מכני" w:date="2026-10-05T11:32:12Z">
        <w:r>
          <w:rPr>
            <w:rtl/>
          </w:rPr>
          <w:delText xml:space="preserve">עליה</w:delText>
        </w:r>
      </w:del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del w:id="92740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del w:id="9274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ins w:id="95635" w:author="מנוע מכני" w:date="2026-10-05T11:32:12Z">
        <w:r>
          <w:rPr>
            <w:rtl/>
          </w:rPr>
          <w:t xml:space="preserve">עליו</w:t>
        </w:r>
      </w:ins>
      <w:del w:id="95636" w:author="מנוע מכני" w:date="2026-10-05T11:32:12Z">
        <w:r w:rsidR="00F40753">
          <w:rPr>
            <w:rtl/>
          </w:rPr>
          <w:delText xml:space="preserve">עליה</w:delText>
        </w:r>
      </w:del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ins w:id="95637" w:author="מנוע מכני" w:date="2026-10-05T11:32:12Z">
        <w:r>
          <w:rPr>
            <w:rFonts w:hint="cs"/>
            <w:rtl/>
          </w:rPr>
          <w:t xml:space="preserve">דזה</w:t>
        </w:r>
      </w:ins>
      <w:del w:id="956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</w:t>
      </w:r>
      <w:ins w:id="94267" w:author="מנוע מכני" w:date="2026-10-05T11:32:12Z">
        <w:r>
          <w:rPr>
            <w:rtl/>
          </w:rPr>
          <w:t xml:space="preserve">לא</w:t>
        </w:r>
      </w:ins>
      <w:del w:id="94268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  <w:pPrChange w:id="90517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59" w:author="מנוע מכני" w:date="2026-10-05T11:32:12Z">
        <w:r>
          <w:rPr>
            <w:rtl/>
          </w:rPr>
          <w:t xml:space="preserve"> </w:t>
        </w:r>
      </w:ins>
      <w:del w:id="9736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1" w:author="מנוע מכני" w:date="2026-10-05T11:32:12Z">
        <w:r>
          <w:rPr>
            <w:rtl/>
          </w:rPr>
          <w:t xml:space="preserve"> </w:t>
        </w:r>
      </w:ins>
      <w:del w:id="9736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  <w:pPrChange w:id="90518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63" w:author="מנוע מכני" w:date="2026-10-05T11:32:12Z">
        <w:r>
          <w:rPr>
            <w:rtl/>
          </w:rPr>
          <w:t xml:space="preserve"> </w:t>
        </w:r>
      </w:ins>
      <w:del w:id="9736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65" w:author="מנוע מכני" w:date="2026-10-05T11:32:12Z">
        <w:r>
          <w:rPr>
            <w:rtl/>
          </w:rPr>
          <w:t xml:space="preserve"> </w:t>
        </w:r>
      </w:ins>
      <w:del w:id="9736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684" w:author="מנוע מכני" w:date="2026-10-05T11:32:12Z"/>
        </w:rPr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del w:id="1006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יהיה לך - ולא של שותפות, יכול </w:t>
      </w:r>
      <w:ins w:id="92979" w:author="מנוע מכני" w:date="2026-10-05T11:32:12Z">
        <w:r>
          <w:rPr>
            <w:rtl/>
          </w:rPr>
          <w:t xml:space="preserve">אפי'</w:t>
        </w:r>
      </w:ins>
      <w:del w:id="92980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ins w:id="98063" w:author="מנוע מכני" w:date="2026-10-05T11:32:12Z">
        <w:r>
          <w:rPr>
            <w:rFonts w:hint="cs"/>
            <w:rtl/>
          </w:rPr>
          <w:t xml:space="preserve">דישנו</w:t>
        </w:r>
      </w:ins>
      <w:del w:id="98064" w:author="מנוע מכני" w:date="2026-10-05T11:32:12Z">
        <w:r w:rsidR="006D2FA2">
          <w:rPr>
            <w:rFonts w:hint="cs"/>
            <w:rtl/>
          </w:rPr>
          <w:delText xml:space="preserve">ד</w:delText>
        </w:r>
        <w:r>
          <w:rPr>
            <w:rtl/>
          </w:rPr>
          <w:delText xml:space="preserve">איתיה</w:delText>
        </w:r>
      </w:del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r>
        <w:rPr>
          <w:rtl/>
        </w:rPr>
        <w:t>ובכורות בקרכם וצאנכם</w:t>
      </w:r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del w:id="90671" w:author="מנוע עיצוב" w:date="2026-10-05T11:33:53Z"/>
          <w:rtl/>
        </w:rPr>
      </w:pPr>
    </w:p>
    <w:p>
      <w:pPr>
        <w:pStyle w:val="38"/>
        <w:rPr>
          <w:ins w:id="100686" w:author="מנוע מכני" w:date="2026-10-05T11:32:12Z"/>
        </w:rPr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del w:id="1006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ins w:id="97367" w:author="מנוע מכני" w:date="2026-10-05T11:32:12Z">
        <w:r>
          <w:rPr>
            <w:rtl/>
          </w:rPr>
          <w:t xml:space="preserve">,</w:t>
        </w:r>
      </w:ins>
      <w:del w:id="97368" w:author="מנוע מכני" w:date="2026-10-05T11:32:12Z">
        <w:r w:rsidR="000B5F7F">
          <w:rPr>
            <w:rtl/>
          </w:rPr>
          <w:delText xml:space="preserve">;</w:delText>
        </w:r>
      </w:del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ins w:id="97369" w:author="מנוע מכני" w:date="2026-10-05T11:32:12Z">
        <w:r>
          <w:rPr>
            <w:rtl/>
          </w:rPr>
          <w:t xml:space="preserve">,</w:t>
        </w:r>
      </w:ins>
      <w:del w:id="97370" w:author="מנוע מכני" w:date="2026-10-05T11:32:12Z">
        <w:r w:rsidR="000B5F7F">
          <w:rPr>
            <w:rtl/>
          </w:rPr>
          <w:delText xml:space="preserve">;</w:delText>
        </w:r>
      </w:del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ins w:id="97371" w:author="מנוע מכני" w:date="2026-10-05T11:32:12Z">
        <w:r>
          <w:rPr>
            <w:rtl/>
          </w:rPr>
          <w:t xml:space="preserve">,</w:t>
        </w:r>
      </w:ins>
      <w:del w:id="97372" w:author="מנוע מכני" w:date="2026-10-05T11:32:12Z">
        <w:r w:rsidR="000B5F7F">
          <w:rPr>
            <w:rtl/>
          </w:rPr>
          <w:delText xml:space="preserve">;</w:delText>
        </w:r>
      </w:del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ins w:id="95639" w:author="מנוע מכני" w:date="2026-10-05T11:32:12Z">
        <w:r>
          <w:rPr>
            <w:rtl/>
          </w:rPr>
          <w:t xml:space="preserve">לו</w:t>
        </w:r>
      </w:ins>
      <w:del w:id="9564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דעתייהו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del w:id="90672" w:author="מנוע עיצוב" w:date="2026-10-05T11:33:53Z"/>
          <w:rtl/>
        </w:rPr>
      </w:pPr>
    </w:p>
    <w:p>
      <w:pPr>
        <w:pStyle w:val="38"/>
        <w:rPr>
          <w:ins w:id="100688" w:author="מנוע מכני" w:date="2026-10-05T11:32:12Z"/>
        </w:rPr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del w:id="100689" w:author="מנוע מכני" w:date="2026-10-05T11:32:12Z">
        <w:r>
          <w:rPr>
            <w:rtl/>
          </w:rPr>
          <w:delText xml:space="preserve"> </w:delText>
        </w:r>
      </w:del>
      <w:ins w:id="98207" w:author="מנוע מכני" w:date="2026-10-05T11:32:12Z">
        <w:r>
          <w:rPr>
            <w:rtl/>
          </w:rPr>
          <w:t xml:space="preserve">דווקא ב</w:t>
        </w:r>
      </w:ins>
      <w:del w:id="98208" w:author="מנוע מכני" w:date="2026-10-05T11:32:12Z">
        <w:r>
          <w:rPr>
            <w:rtl/>
          </w:rPr>
          <w:delText xml:space="preserve">לא שנו אלא ש</w:delText>
        </w:r>
      </w:del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>
          <w:ins w:id="100690" w:author="מנוע מכני" w:date="2026-10-05T11:32:12Z"/>
        </w:rPr>
      </w:pPr>
      <w:r>
        <w:t xml:space="preserve">ו</w:t>
      </w:r>
      <w:ins w:id="92527" w:author="מנוע מכני" w:date="2026-10-05T11:32:12Z">
        <w:r>
          <w:t xml:space="preserve">ר"נ</w:t>
        </w:r>
      </w:ins>
      <w:del w:id="92528" w:author="מנוע מכני" w:date="2026-10-05T11:32:12Z">
        <w:r>
          <w:delText xml:space="preserve">ר''נ</w:delText>
        </w:r>
      </w:del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del w:id="100691" w:author="מנוע מכני" w:date="2026-10-05T11:32:12Z">
        <w:r w:rsidR="00F40753">
          <w:rPr>
            <w:rtl/>
          </w:rPr>
          <w:delText xml:space="preserve"> </w:delText>
        </w:r>
      </w:del>
      <w:ins w:id="92981" w:author="מנוע מכני" w:date="2026-10-05T11:32:12Z">
        <w:r>
          <w:rPr>
            <w:rtl/>
          </w:rPr>
          <w:t xml:space="preserve">אפי'</w:t>
        </w:r>
      </w:ins>
      <w:del w:id="92982" w:author="מנוע מכני" w:date="2026-10-05T11:32:12Z">
        <w:r w:rsidR="00F40753">
          <w:rPr>
            <w:rtl/>
          </w:rPr>
          <w:delText xml:space="preserve">אפילו</w:delText>
        </w:r>
      </w:del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>
          <w:ins w:id="100692" w:author="מנוע מכני" w:date="2026-10-05T11:32:12Z"/>
        </w:rPr>
      </w:pPr>
      <w:r>
        <w:t>ו</w:t>
      </w:r>
      <w:r w:rsidR="006D2FA2">
        <w:t>ל</w:t>
      </w:r>
      <w:ins w:id="92529" w:author="מנוע מכני" w:date="2026-10-05T11:32:12Z">
        <w:r>
          <w:t xml:space="preserve">ר"א</w:t>
        </w:r>
      </w:ins>
      <w:del w:id="92530" w:author="מנוע מכני" w:date="2026-10-05T11:32:12Z">
        <w:r>
          <w:delText xml:space="preserve">ר</w:delText>
        </w:r>
        <w:r w:rsidR="006D2FA2">
          <w:delText xml:space="preserve">''א</w:delText>
        </w:r>
      </w:del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del w:id="10069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>
          <w:ins w:id="100694" w:author="מנוע מכני" w:date="2026-10-05T11:32:12Z"/>
        </w:rPr>
      </w:pPr>
      <w:r>
        <w:lastRenderedPageBreak/>
        <w:t>ור</w:t>
      </w:r>
      <w:ins w:id="92531" w:author="מנוע מכני" w:date="2026-10-05T11:32:12Z">
        <w:r>
          <w:t xml:space="preserve">י"ו</w:t>
        </w:r>
      </w:ins>
      <w:del w:id="92532" w:author="מנוע מכני" w:date="2026-10-05T11:32:12Z">
        <w:r w:rsidR="007C3F40">
          <w:delText xml:space="preserve">י''ו</w:delText>
        </w:r>
      </w:del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del w:id="100695" w:author="מנוע מכני" w:date="2026-10-05T11:32:12Z">
        <w:r>
          <w:rPr>
            <w:rtl/>
          </w:rPr>
          <w:delText xml:space="preserve"> </w:delText>
        </w:r>
      </w:del>
      <w:ins w:id="92983" w:author="מנוע מכני" w:date="2026-10-05T11:32:12Z">
        <w:r>
          <w:rPr>
            <w:rtl/>
          </w:rPr>
          <w:t xml:space="preserve">אפי'</w:t>
        </w:r>
      </w:ins>
      <w:del w:id="92984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ins w:id="92533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4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ins w:id="97373" w:author="מנוע מכני" w:date="2026-10-05T11:32:12Z">
        <w:r>
          <w:rPr>
            <w:rFonts w:hint="cs"/>
            <w:rtl/>
          </w:rPr>
          <w:t xml:space="preserve"> </w:t>
        </w:r>
      </w:ins>
      <w:del w:id="97374" w:author="מנוע מכני" w:date="2026-10-05T11:32:12Z">
        <w:r w:rsidR="007C3F40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4269" w:author="מנוע מכני" w:date="2026-10-05T11:32:12Z">
        <w:r>
          <w:rPr>
            <w:rtl/>
          </w:rPr>
          <w:t xml:space="preserve">לשיטתו</w:t>
        </w:r>
      </w:ins>
      <w:del w:id="9427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ins w:id="9253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536" w:author="מנוע מכני" w:date="2026-10-05T11:32:12Z">
        <w:r w:rsidR="007C3F40">
          <w:rPr>
            <w:rFonts w:hint="cs"/>
            <w:rtl/>
          </w:rPr>
          <w:delText xml:space="preserve">ר''א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ins w:id="9253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38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ins w:id="94271" w:author="מנוע מכני" w:date="2026-10-05T11:32:12Z">
        <w:r>
          <w:rPr>
            <w:rFonts w:hint="cs"/>
            <w:rtl/>
          </w:rPr>
          <w:t xml:space="preserve">כאן</w:t>
        </w:r>
      </w:ins>
      <w:del w:id="94272" w:author="מנוע מכני" w:date="2026-10-05T11:32:12Z">
        <w:r w:rsidR="007C3F40">
          <w:rPr>
            <w:rFonts w:hint="cs"/>
            <w:rtl/>
          </w:rPr>
          <w:delText xml:space="preserve">הכא</w:delText>
        </w:r>
      </w:del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ins w:id="92539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540" w:author="מנוע מכני" w:date="2026-10-05T11:32:12Z">
        <w:r w:rsidR="007C3F40">
          <w:rPr>
            <w:rFonts w:hint="cs"/>
            <w:rtl/>
          </w:rPr>
          <w:delText xml:space="preserve">י''ו</w:delText>
        </w:r>
      </w:del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ins w:id="95641" w:author="מנוע מכני" w:date="2026-10-05T11:32:12Z">
        <w:r>
          <w:rPr>
            <w:rtl/>
          </w:rPr>
          <w:t xml:space="preserve">התורה</w:t>
        </w:r>
      </w:ins>
      <w:del w:id="95642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ins w:id="97969" w:author="מנוע מכני" w:date="2026-10-05T11:32:12Z">
        <w:r>
          <w:rPr>
            <w:rtl/>
          </w:rPr>
          <w:t xml:space="preserve">ואם </w:t>
        </w:r>
      </w:ins>
      <w:del w:id="97970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אשמעינן שדה - לחומרא, </w:t>
      </w:r>
      <w:ins w:id="92541" w:author="מנוע מכני" w:date="2026-10-05T11:32:12Z">
        <w:r>
          <w:rPr>
            <w:rtl/>
          </w:rPr>
          <w:t xml:space="preserve">א"נ</w:t>
        </w:r>
      </w:ins>
      <w:del w:id="92542" w:author="מנוע מכני" w:date="2026-10-05T11:32:12Z">
        <w:r>
          <w:rPr>
            <w:rtl/>
          </w:rPr>
          <w:delText xml:space="preserve">א</w:delText>
        </w:r>
        <w:r w:rsidR="007C3F40">
          <w:rPr>
            <w:rFonts w:hint="cs"/>
            <w:rtl/>
          </w:rPr>
          <w:delText xml:space="preserve">''נ</w:delText>
        </w:r>
      </w:del>
      <w:r>
        <w:rPr>
          <w:rtl/>
        </w:rPr>
        <w:t xml:space="preserve"> - לכתחלה, אבל </w:t>
      </w:r>
      <w:ins w:id="94273" w:author="מנוע מכני" w:date="2026-10-05T11:32:12Z">
        <w:r>
          <w:rPr>
            <w:rtl/>
          </w:rPr>
          <w:t xml:space="preserve">כאן</w:t>
        </w:r>
      </w:ins>
      <w:del w:id="94274" w:author="מנוע מכני" w:date="2026-10-05T11:32:12Z">
        <w:r>
          <w:rPr>
            <w:rtl/>
          </w:rPr>
          <w:delText xml:space="preserve">הכא</w:delText>
        </w:r>
      </w:del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>
          <w:ins w:id="100696" w:author="מנוע מכני" w:date="2026-10-05T11:32:12Z"/>
        </w:rPr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del w:id="100697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ליברור חד </w:t>
      </w:r>
      <w:ins w:id="95643" w:author="מנוע מכני" w:date="2026-10-05T11:32:12Z">
        <w:r>
          <w:rPr>
            <w:rtl/>
          </w:rPr>
          <w:t xml:space="preserve">מהם</w:t>
        </w:r>
      </w:ins>
      <w:del w:id="95644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לבהדי כלב ולשקול, והנך לישתרו! </w:t>
      </w:r>
    </w:p>
    <w:p>
      <w:pPr>
        <w:pStyle w:val="38"/>
        <w:rPr>
          <w:ins w:id="100698" w:author="מנוע מכני" w:date="2026-10-05T11:32:12Z"/>
        </w:rPr>
      </w:pPr>
      <w:r>
        <w:t xml:space="preserve">א</w:t>
      </w:r>
      <w:ins w:id="92543" w:author="מנוע מכני" w:date="2026-10-05T11:32:12Z">
        <w:r>
          <w:t xml:space="preserve">ר"א</w:t>
        </w:r>
      </w:ins>
      <w:del w:id="92544" w:author="מנוע מכני" w:date="2026-10-05T11:32:12Z">
        <w:r>
          <w:delText xml:space="preserve">ר''א</w:delText>
        </w:r>
      </w:del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del w:id="100699" w:author="מנוע מכני" w:date="2026-10-05T11:32:12Z">
        <w:r>
          <w:rPr>
            <w:rtl/>
          </w:rPr>
          <w:delText xml:space="preserve"> </w:delText>
        </w:r>
      </w:del>
      <w:ins w:id="97971" w:author="מנוע מכני" w:date="2026-10-05T11:32:12Z">
        <w:r>
          <w:rPr>
            <w:rtl/>
          </w:rPr>
          <w:t xml:space="preserve">אם </w:t>
        </w:r>
      </w:ins>
      <w:del w:id="97972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דשוו </w:t>
      </w:r>
      <w:ins w:id="94275" w:author="מנוע מכני" w:date="2026-10-05T11:32:12Z">
        <w:r>
          <w:rPr>
            <w:rtl/>
          </w:rPr>
          <w:t xml:space="preserve">כולם</w:t>
        </w:r>
      </w:ins>
      <w:del w:id="94276" w:author="מנוע מכני" w:date="2026-10-05T11:32:12Z">
        <w:r>
          <w:rPr>
            <w:rtl/>
          </w:rPr>
          <w:delText xml:space="preserve">כולהו</w:delText>
        </w:r>
      </w:del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ins w:id="92545" w:author="מנוע מכני" w:date="2026-10-05T11:32:12Z">
        <w:r>
          <w:rPr>
            <w:rFonts w:hint="cs"/>
            <w:rtl/>
          </w:rPr>
          <w:t xml:space="preserve">ב"ע</w:t>
        </w:r>
      </w:ins>
      <w:del w:id="92546" w:author="מנוע מכני" w:date="2026-10-05T11:32:12Z">
        <w:r>
          <w:rPr>
            <w:rFonts w:hint="cs"/>
            <w:rtl/>
          </w:rPr>
          <w:delText xml:space="preserve">ב''ע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ins w:id="94277" w:author="מנוע מכני" w:date="2026-10-05T11:32:12Z">
        <w:r>
          <w:rPr>
            <w:rtl/>
          </w:rPr>
          <w:t xml:space="preserve">כולם</w:t>
        </w:r>
      </w:ins>
      <w:del w:id="94278" w:author="מנוע מכני" w:date="2026-10-05T11:32:12Z">
        <w:r w:rsidR="00F40753">
          <w:rPr>
            <w:rtl/>
          </w:rPr>
          <w:delText xml:space="preserve">כולהו</w:delText>
        </w:r>
      </w:del>
      <w:r w:rsidR="00F40753">
        <w:rPr>
          <w:rtl/>
        </w:rPr>
        <w:t xml:space="preserve"> להדדי, ושוי </w:t>
      </w:r>
      <w:ins w:id="95645" w:author="מנוע מכני" w:date="2026-10-05T11:32:12Z">
        <w:r>
          <w:rPr>
            <w:rtl/>
          </w:rPr>
          <w:t xml:space="preserve">זה</w:t>
        </w:r>
      </w:ins>
      <w:del w:id="95646" w:author="מנוע מכני" w:date="2026-10-05T11:32:12Z">
        <w:r w:rsidR="00F40753">
          <w:rPr>
            <w:rtl/>
          </w:rPr>
          <w:delText xml:space="preserve">האי</w:delText>
        </w:r>
      </w:del>
      <w:r w:rsidR="00F40753">
        <w:rPr>
          <w:rtl/>
        </w:rPr>
        <w:t xml:space="preserve"> כלבא חד ומשהו, </w:t>
      </w:r>
      <w:ins w:id="95647" w:author="מנוע מכני" w:date="2026-10-05T11:32:12Z">
        <w:r>
          <w:rPr>
            <w:rtl/>
          </w:rPr>
          <w:t xml:space="preserve">וזה</w:t>
        </w:r>
      </w:ins>
      <w:del w:id="95648" w:author="מנוע מכני" w:date="2026-10-05T11:32:12Z">
        <w:r w:rsidR="00F40753">
          <w:rPr>
            <w:rtl/>
          </w:rPr>
          <w:delText xml:space="preserve">והאי</w:delText>
        </w:r>
      </w:del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  <w:pPrChange w:id="90519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5" w:author="מנוע מכני" w:date="2026-10-05T11:32:12Z">
        <w:r>
          <w:rPr>
            <w:rtl/>
          </w:rPr>
          <w:t xml:space="preserve"> </w:t>
        </w:r>
      </w:ins>
      <w:del w:id="9737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77" w:author="מנוע מכני" w:date="2026-10-05T11:32:12Z">
        <w:r>
          <w:rPr>
            <w:rtl/>
          </w:rPr>
          <w:t xml:space="preserve"> </w:t>
        </w:r>
      </w:ins>
      <w:del w:id="9737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  <w:pPrChange w:id="90520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79" w:author="מנוע מכני" w:date="2026-10-05T11:32:12Z">
        <w:r>
          <w:rPr>
            <w:rtl/>
          </w:rPr>
          <w:t xml:space="preserve"> </w:t>
        </w:r>
      </w:ins>
      <w:del w:id="9738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1" w:author="מנוע מכני" w:date="2026-10-05T11:32:12Z">
        <w:r>
          <w:rPr>
            <w:rtl/>
          </w:rPr>
          <w:t xml:space="preserve"> </w:t>
        </w:r>
      </w:ins>
      <w:del w:id="9738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r>
        <w:rPr>
          <w:rtl/>
        </w:rPr>
        <w:t>שור או כשב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r>
        <w:rPr>
          <w:rtl/>
        </w:rPr>
        <w:t>כי יולד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r>
        <w:rPr>
          <w:rtl/>
        </w:rPr>
        <w:t>והיה שבעת ימים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r>
        <w:rPr>
          <w:rtl/>
        </w:rPr>
        <w:t>תחת אמו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>
          <w:ins w:id="100700" w:author="מנוע מכני" w:date="2026-10-05T11:32:12Z"/>
        </w:rPr>
      </w:pPr>
      <w:r>
        <w:t>ר</w:t>
      </w:r>
      <w:ins w:id="92547" w:author="מנוע מכני" w:date="2026-10-05T11:32:12Z">
        <w:r>
          <w:t xml:space="preserve">י"ש</w:t>
        </w:r>
      </w:ins>
      <w:del w:id="92548" w:author="מנוע מכני" w:date="2026-10-05T11:32:12Z">
        <w:r>
          <w:delText xml:space="preserve">י''ש</w:delText>
        </w:r>
      </w:del>
      <w:r>
        <w:t xml:space="preserve"> ברי</w:t>
      </w:r>
      <w:ins w:id="92549" w:author="מנוע מכני" w:date="2026-10-05T11:32:12Z">
        <w:r>
          <w:t xml:space="preserve">ב"ב</w:t>
        </w:r>
      </w:ins>
      <w:del w:id="92550" w:author="מנוע מכני" w:date="2026-10-05T11:32:12Z">
        <w:r>
          <w:delText xml:space="preserve">ב''ב</w:delText>
        </w:r>
      </w:del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del w:id="10070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r w:rsidR="00F40753">
        <w:rPr>
          <w:rtl/>
        </w:rPr>
        <w:t>תחת השבט</w:t>
      </w:r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r w:rsidR="00F40753">
        <w:rPr>
          <w:rtl/>
        </w:rPr>
        <w:t>תחת אמו</w:t>
      </w:r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del w:id="92742" w:author="מנוע מכני" w:date="2026-10-05T11:32:12Z">
        <w:r>
          <w:rPr>
            <w:rFonts w:hint="cs"/>
            <w:rtl/>
          </w:rPr>
          <w:delText xml:space="preserve">  </w:delText>
        </w:r>
      </w:del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del w:id="90673" w:author="מנוע עיצוב" w:date="2026-10-05T11:33:53Z"/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ins w:id="92551" w:author="מנוע מכני" w:date="2026-10-05T11:32:12Z">
        <w:r>
          <w:rPr>
            <w:rtl/>
          </w:rPr>
          <w:t xml:space="preserve">ת"ר</w:t>
        </w:r>
      </w:ins>
      <w:del w:id="92552" w:author="מנוע מכני" w:date="2026-10-05T11:32:12Z">
        <w:r w:rsidR="00F40753">
          <w:rPr>
            <w:rtl/>
          </w:rPr>
          <w:delText xml:space="preserve">ת</w:delText>
        </w:r>
        <w:r>
          <w:rPr>
            <w:rFonts w:hint="cs"/>
            <w:rtl/>
          </w:rPr>
          <w:delText xml:space="preserve">''ר</w:delText>
        </w:r>
      </w:del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>
          <w:ins w:id="100702" w:author="מנוע מכני" w:date="2026-10-05T11:32:12Z"/>
        </w:rPr>
      </w:pPr>
      <w:r w:rsidRPr="00000168">
        <w:t xml:space="preserve">רש</w:t>
      </w:r>
      <w:ins w:id="92553" w:author="מנוע מכני" w:date="2026-10-05T11:32:12Z">
        <w:r>
          <w:t xml:space="preserve">ב"י</w:t>
        </w:r>
      </w:ins>
      <w:del w:id="92554" w:author="מנוע מכני" w:date="2026-10-05T11:32:12Z">
        <w:r w:rsidRPr="00000168">
          <w:delText xml:space="preserve">ב''י</w:delText>
        </w:r>
      </w:del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del w:id="100703" w:author="מנוע מכני" w:date="2026-10-05T11:32:12Z">
        <w:r w:rsidR="00F40753" w:rsidRPr="00000168">
          <w:rPr>
            <w:b/>
            <w:bCs/>
            <w:rtl/>
          </w:rPr>
          <w:delText xml:space="preserve"> </w:delText>
        </w:r>
      </w:del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ins w:id="95651" w:author="מנוע מכני" w:date="2026-10-05T11:32:12Z">
        <w:r>
          <w:rPr>
            <w:rtl/>
          </w:rPr>
          <w:t xml:space="preserve">ואלו</w:t>
        </w:r>
      </w:ins>
      <w:del w:id="95652" w:author="מנוע מכני" w:date="2026-10-05T11:32:12Z">
        <w:r>
          <w:rPr>
            <w:rtl/>
          </w:rPr>
          <w:delText xml:space="preserve">והני</w:delText>
        </w:r>
      </w:del>
      <w:r>
        <w:rPr>
          <w:rtl/>
        </w:rPr>
        <w:t xml:space="preserve"> </w:t>
      </w:r>
      <w:ins w:id="95649" w:author="מנוע מכני" w:date="2026-10-05T11:32:12Z">
        <w:r>
          <w:rPr>
            <w:rtl/>
          </w:rPr>
          <w:t xml:space="preserve">התורה</w:t>
        </w:r>
      </w:ins>
      <w:del w:id="95650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r>
        <w:rPr>
          <w:rtl/>
        </w:rPr>
        <w:t xml:space="preserve">כי משחתם בהם מום בם </w:t>
      </w:r>
      <w:r>
        <w:rPr>
          <w:rtl/>
        </w:rPr>
        <w:t xml:space="preserve">לא</w:t>
      </w:r>
      <w:r>
        <w:rPr>
          <w:rtl/>
        </w:rPr>
        <w:t xml:space="preserve"> ירצו לכם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>
          <w:ins w:id="100704" w:author="מנוע מכני" w:date="2026-10-05T11:32:12Z"/>
        </w:rPr>
      </w:pPr>
      <w:r>
        <w:t>ות</w:t>
      </w:r>
      <w:r w:rsidR="00000168">
        <w:t xml:space="preserve">ד</w:t>
      </w:r>
      <w:ins w:id="92555" w:author="מנוע מכני" w:date="2026-10-05T11:32:12Z">
        <w:r>
          <w:t xml:space="preserve">ר"י</w:t>
        </w:r>
      </w:ins>
      <w:del w:id="92556" w:author="מנוע מכני" w:date="2026-10-05T11:32:12Z">
        <w:r w:rsidR="00000168">
          <w:delText xml:space="preserve">ר''י</w:delText>
        </w:r>
      </w:del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del w:id="10070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מקום שנאמר בו השחתה - אינו אלא דבר ערוה </w:t>
      </w:r>
      <w:ins w:id="97635" w:author="מנוע מכני" w:date="2026-10-05T11:32:12Z">
        <w:r>
          <w:rPr>
            <w:rtl/>
          </w:rPr>
          <w:t xml:space="preserve">וע"ז</w:t>
        </w:r>
      </w:ins>
      <w:del w:id="97636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r>
        <w:rPr>
          <w:rtl/>
        </w:rPr>
        <w:t xml:space="preserve">כי </w:t>
      </w:r>
      <w:r w:rsidRPr="00000168">
        <w:rPr>
          <w:b/>
          <w:bCs/>
          <w:rtl/>
        </w:rPr>
        <w:t>השחית</w:t>
      </w:r>
      <w:r>
        <w:rPr>
          <w:rtl/>
        </w:rPr>
        <w:t xml:space="preserve"> כל בשר את דרכו על הארץ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ins w:id="97637" w:author="מנוע מכני" w:date="2026-10-05T11:32:12Z">
        <w:r>
          <w:rPr>
            <w:rtl/>
          </w:rPr>
          <w:t xml:space="preserve">ע"ז</w:t>
        </w:r>
      </w:ins>
      <w:del w:id="97638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r>
        <w:rPr>
          <w:rtl/>
        </w:rPr>
        <w:t xml:space="preserve">פן </w:t>
      </w:r>
      <w:r w:rsidRPr="00000168">
        <w:rPr>
          <w:b/>
          <w:bCs/>
          <w:rtl/>
        </w:rPr>
        <w:t>תשחיתון</w:t>
      </w:r>
      <w:r>
        <w:rPr>
          <w:rtl/>
        </w:rPr>
        <w:t xml:space="preserve"> ועשיתם לכם פסל תמונת כל סמל תבנית זכר או נקבה</w:t>
      </w:r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ins w:id="97639" w:author="מנוע מכני" w:date="2026-10-05T11:32:12Z">
        <w:r>
          <w:rPr>
            <w:rtl/>
          </w:rPr>
          <w:t xml:space="preserve">וע"ז</w:t>
        </w:r>
      </w:ins>
      <w:del w:id="97640" w:author="מנוע מכני" w:date="2026-10-05T11:32:12Z">
        <w:r>
          <w:rPr>
            <w:rtl/>
          </w:rPr>
          <w:lastRenderedPageBreak/>
          <w:delText xml:space="preserve">ועבודה זרה</w:delText>
        </w:r>
      </w:del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ins w:id="97641" w:author="מנוע מכני" w:date="2026-10-05T11:32:12Z">
        <w:r>
          <w:rPr>
            <w:rtl/>
          </w:rPr>
          <w:t xml:space="preserve">וע"ז</w:t>
        </w:r>
      </w:ins>
      <w:del w:id="97642" w:author="מנוע מכני" w:date="2026-10-05T11:32:12Z">
        <w:r>
          <w:rPr>
            <w:rtl/>
          </w:rPr>
          <w:delText xml:space="preserve">ועבודה זרה</w:delText>
        </w:r>
      </w:del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ins w:id="95655" w:author="מנוע מכני" w:date="2026-10-05T11:32:12Z">
        <w:r>
          <w:rPr>
            <w:rtl/>
          </w:rPr>
          <w:t xml:space="preserve">וזה</w:t>
        </w:r>
      </w:ins>
      <w:del w:id="95656" w:author="מנוע מכני" w:date="2026-10-05T11:32:12Z">
        <w:r>
          <w:rPr>
            <w:rtl/>
          </w:rPr>
          <w:delText xml:space="preserve">והאי</w:delText>
        </w:r>
      </w:del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r>
        <w:rPr>
          <w:rtl/>
        </w:rPr>
        <w:t>לא יבקר בין טוב לרע ולא ימירנו</w:t>
      </w:r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ins w:id="92557" w:author="מנוע מכני" w:date="2026-10-05T11:32:12Z">
        <w:r>
          <w:rPr>
            <w:rtl/>
          </w:rPr>
          <w:t xml:space="preserve">ע"ז</w:t>
        </w:r>
      </w:ins>
      <w:del w:id="92558" w:author="מנוע מכני" w:date="2026-10-05T11:32:12Z">
        <w:r>
          <w:rPr>
            <w:rtl/>
          </w:rPr>
          <w:delText xml:space="preserve">ע</w:delText>
        </w:r>
        <w:r w:rsidR="00000168">
          <w:rPr>
            <w:rFonts w:hint="cs"/>
            <w:rtl/>
          </w:rPr>
          <w:delText xml:space="preserve">''ז</w:delText>
        </w:r>
      </w:del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ins w:id="95653" w:author="מנוע מכני" w:date="2026-10-05T11:32:12Z">
        <w:r>
          <w:rPr>
            <w:rtl/>
          </w:rPr>
          <w:t xml:space="preserve">בו</w:t>
        </w:r>
      </w:ins>
      <w:del w:id="95654" w:author="מנוע מכני" w:date="2026-10-05T11:32:12Z">
        <w:r>
          <w:rPr>
            <w:rtl/>
          </w:rPr>
          <w:delText xml:space="preserve">ביה</w:delText>
        </w:r>
      </w:del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ins w:id="97643" w:author="מנוע מכני" w:date="2026-10-05T11:32:12Z">
        <w:r>
          <w:rPr>
            <w:rtl/>
          </w:rPr>
          <w:t xml:space="preserve">ע"ז</w:t>
        </w:r>
      </w:ins>
      <w:del w:id="97644" w:author="מנוע מכני" w:date="2026-10-05T11:32:12Z">
        <w:r>
          <w:rPr>
            <w:rtl/>
          </w:rPr>
          <w:delText xml:space="preserve">עבודה זרה</w:delText>
        </w:r>
      </w:del>
      <w:r>
        <w:rPr>
          <w:rtl/>
        </w:rPr>
        <w:t xml:space="preserve">, ואתנן - דבר ערוה, ומחיר - </w:t>
      </w:r>
      <w:ins w:id="98697" w:author="מנוע מכני" w:date="2026-10-05T11:32:12Z">
        <w:r>
          <w:rPr>
            <w:rtl/>
          </w:rPr>
          <w:t xml:space="preserve">הוקש</w:t>
        </w:r>
      </w:ins>
      <w:del w:id="98698" w:author="מנוע מכני" w:date="2026-10-05T11:32:12Z">
        <w:r>
          <w:rPr>
            <w:rtl/>
          </w:rPr>
          <w:delText xml:space="preserve">איתקש</w:delText>
        </w:r>
      </w:del>
      <w:r>
        <w:rPr>
          <w:rtl/>
        </w:rPr>
        <w:t xml:space="preserve"> לאתנן, טומטום ואנדרוגינוס - </w:t>
      </w:r>
      <w:ins w:id="94279" w:author="מנוע מכני" w:date="2026-10-05T11:32:12Z">
        <w:r>
          <w:rPr>
            <w:rtl/>
          </w:rPr>
          <w:t xml:space="preserve">סבר</w:t>
        </w:r>
      </w:ins>
      <w:del w:id="9428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ins w:id="94281" w:author="מנוע מכני" w:date="2026-10-05T11:32:12Z">
        <w:r>
          <w:rPr>
            <w:rtl/>
          </w:rPr>
          <w:t xml:space="preserve">סבר</w:t>
        </w:r>
      </w:ins>
      <w:del w:id="9428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ספיקא הוא, מיעט </w:t>
      </w:r>
      <w:ins w:id="95657" w:author="מנוע מכני" w:date="2026-10-05T11:32:12Z">
        <w:r>
          <w:rPr>
            <w:rtl/>
          </w:rPr>
          <w:t xml:space="preserve">התורה</w:t>
        </w:r>
      </w:ins>
      <w:del w:id="95658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 גבי קדשים זכר ודאי ונקבה </w:t>
      </w:r>
      <w:ins w:id="95659" w:author="מנוע מכני" w:date="2026-10-05T11:32:12Z">
        <w:r>
          <w:rPr>
            <w:rtl/>
          </w:rPr>
          <w:t xml:space="preserve">ודיש</w:t>
        </w:r>
      </w:ins>
      <w:del w:id="95660" w:author="מנוע מכני" w:date="2026-10-05T11:32:12Z">
        <w:r>
          <w:rPr>
            <w:rtl/>
          </w:rPr>
          <w:delText xml:space="preserve">ודאית</w:delText>
        </w:r>
      </w:del>
      <w:r>
        <w:rPr>
          <w:rtl/>
        </w:rPr>
        <w:t xml:space="preserve">, ולא טומטום ואנדרוגינוס, מעשר </w:t>
      </w:r>
      <w:ins w:id="94283" w:author="מנוע מכני" w:date="2026-10-05T11:32:12Z">
        <w:r>
          <w:rPr>
            <w:rtl/>
          </w:rPr>
          <w:t xml:space="preserve">גם</w:t>
        </w:r>
      </w:ins>
      <w:del w:id="94284" w:author="מנוע מכני" w:date="2026-10-05T11:32:12Z">
        <w:r>
          <w:rPr>
            <w:rtl/>
          </w:rPr>
          <w:delText xml:space="preserve">נמי</w:delText>
        </w:r>
      </w:del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del w:id="90674" w:author="מנוע עיצוב" w:date="2026-10-05T11:33:53Z"/>
          <w:rtl/>
        </w:rPr>
      </w:pPr>
    </w:p>
    <w:p>
      <w:pPr>
        <w:pStyle w:val="38"/>
        <w:rPr>
          <w:ins w:id="100706" w:author="מנוע מכני" w:date="2026-10-05T11:32:12Z"/>
        </w:rPr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del w:id="10070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ins w:id="92559" w:author="מנוע מכני" w:date="2026-10-05T11:32:12Z">
        <w:r>
          <w:rPr>
            <w:rStyle w:val="2fb"/>
            <w:rFonts w:hint="cs"/>
            <w:rtl/>
          </w:rPr>
          <w:t xml:space="preserve">י"ה</w:t>
        </w:r>
      </w:ins>
      <w:del w:id="92560" w:author="מנוע מכני" w:date="2026-10-05T11:32:12Z">
        <w:r w:rsidR="00000168">
          <w:rPr>
            <w:rFonts w:hint="cs"/>
            <w:rtl/>
          </w:rPr>
          <w:delText xml:space="preserve">י''ה</w:delText>
        </w:r>
      </w:del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ins w:id="92561" w:author="מנוע מכני" w:date="2026-10-05T11:32:12Z">
        <w:ins w:id="9806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6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562" w:author="מנוע מכני" w:date="2026-10-05T11:32:12Z">
        <w:r w:rsidR="00000168">
          <w:rPr>
            <w:rFonts w:hint="cs"/>
            <w:rtl/>
          </w:rPr>
          <w:delText xml:space="preserve">ס''ל</w:delText>
        </w:r>
      </w:del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ins w:id="9256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564" w:author="מנוע מכני" w:date="2026-10-05T11:32:12Z">
        <w:r w:rsidR="00000168">
          <w:rPr>
            <w:rFonts w:hint="cs"/>
            <w:rtl/>
          </w:rPr>
          <w:delText xml:space="preserve">ר''ש</w:delText>
        </w:r>
      </w:del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ins w:id="92565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566" w:author="מנוע מכני" w:date="2026-10-05T11:32:12Z">
        <w:r w:rsidR="00000168">
          <w:rPr>
            <w:rFonts w:hint="cs"/>
            <w:rtl/>
          </w:rPr>
          <w:delText xml:space="preserve">ב''י</w:delText>
        </w:r>
      </w:del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del w:id="90675" w:author="מנוע עיצוב" w:date="2026-10-05T11:33:53Z"/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ins w:id="94285" w:author="מנוע מכני" w:date="2026-10-05T11:32:12Z">
        <w:r>
          <w:rPr>
            <w:rtl/>
          </w:rPr>
          <w:t xml:space="preserve">לשיטתו</w:t>
        </w:r>
      </w:ins>
      <w:del w:id="94286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 דאמ</w:t>
      </w:r>
      <w:r w:rsidR="00000168">
        <w:rPr>
          <w:rtl/>
        </w:rPr>
        <w:t xml:space="preserve">ר: </w:t>
      </w:r>
      <w:ins w:id="92985" w:author="מנוע מכני" w:date="2026-10-05T11:32:12Z">
        <w:r>
          <w:rPr>
            <w:rtl/>
          </w:rPr>
          <w:t xml:space="preserve">אפי'</w:t>
        </w:r>
      </w:ins>
      <w:del w:id="92986" w:author="מנוע מכני" w:date="2026-10-05T11:32:12Z">
        <w:r w:rsidR="00000168">
          <w:rPr>
            <w:rtl/>
          </w:rPr>
          <w:delText xml:space="preserve">אפילו</w:delText>
        </w:r>
      </w:del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ins w:id="97645" w:author="מנוע מכני" w:date="2026-10-05T11:32:12Z">
        <w:r>
          <w:rPr>
            <w:rtl/>
          </w:rPr>
          <w:t xml:space="preserve">היה</w:t>
        </w:r>
      </w:ins>
      <w:del w:id="97646" w:author="מנוע מכני" w:date="2026-10-05T11:32:12Z">
        <w:r w:rsidR="00F40753">
          <w:rPr>
            <w:rtl/>
          </w:rPr>
          <w:delText xml:space="preserve">הואי</w:delText>
        </w:r>
      </w:del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  <w:pPrChange w:id="90521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3" w:author="מנוע מכני" w:date="2026-10-05T11:32:12Z">
        <w:r>
          <w:rPr>
            <w:rtl/>
          </w:rPr>
          <w:t xml:space="preserve"> </w:t>
        </w:r>
      </w:ins>
      <w:del w:id="97384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5" w:author="מנוע מכני" w:date="2026-10-05T11:32:12Z">
        <w:r>
          <w:rPr>
            <w:rtl/>
          </w:rPr>
          <w:t xml:space="preserve"> </w:t>
        </w:r>
      </w:ins>
      <w:del w:id="9738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ins w:id="92567" w:author="מנוע מכני" w:date="2026-10-05T11:32:12Z">
        <w:r>
          <w:rPr>
            <w:rFonts w:hint="cs"/>
            <w:rtl/>
          </w:rPr>
          <w:t xml:space="preserve">ר"ע</w:t>
        </w:r>
      </w:ins>
      <w:del w:id="92568" w:author="מנוע מכני" w:date="2026-10-05T11:32:12Z">
        <w:r w:rsidR="001B6BBF">
          <w:rPr>
            <w:rFonts w:hint="cs"/>
            <w:rtl/>
          </w:rPr>
          <w:delText xml:space="preserve">ר''ע</w:delText>
        </w:r>
      </w:del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  <w:pPrChange w:id="90522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387" w:author="מנוע מכני" w:date="2026-10-05T11:32:12Z">
        <w:r>
          <w:rPr>
            <w:rtl/>
          </w:rPr>
          <w:t xml:space="preserve"> </w:t>
        </w:r>
      </w:ins>
      <w:del w:id="9738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389" w:author="מנוע מכני" w:date="2026-10-05T11:32:12Z">
        <w:r>
          <w:rPr>
            <w:rtl/>
          </w:rPr>
          <w:t xml:space="preserve"> </w:t>
        </w:r>
      </w:ins>
      <w:del w:id="9739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08" w:author="מנוע מכני" w:date="2026-10-05T11:32:12Z"/>
        </w:rPr>
      </w:pPr>
      <w:r w:rsidRPr="00F540FA">
        <w:t>תלת</w:t>
      </w:r>
      <w:r>
        <w:t xml:space="preserve"> </w:t>
      </w:r>
      <w:r w:rsidR="00F540FA">
        <w:t xml:space="preserve">אר</w:t>
      </w:r>
      <w:ins w:id="92569" w:author="מנוע מכני" w:date="2026-10-05T11:32:12Z">
        <w:r>
          <w:t xml:space="preserve">ב"ש</w:t>
        </w:r>
      </w:ins>
      <w:del w:id="92570" w:author="מנוע מכני" w:date="2026-10-05T11:32:12Z">
        <w:r w:rsidR="00F540FA">
          <w:delText xml:space="preserve">ב''ש</w:delText>
        </w:r>
      </w:del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del w:id="10070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ins w:id="92571" w:author="מנוע מכני" w:date="2026-10-05T11:32:12Z">
        <w:r>
          <w:rPr>
            <w:rStyle w:val="2fb"/>
            <w:rFonts w:hint="cs"/>
            <w:rtl/>
          </w:rPr>
          <w:t xml:space="preserve">ר"ת</w:t>
        </w:r>
      </w:ins>
      <w:del w:id="92572" w:author="מנוע מכני" w:date="2026-10-05T11:32:12Z">
        <w:r>
          <w:rPr>
            <w:rFonts w:hint="cs"/>
            <w:rtl/>
          </w:rPr>
          <w:delText xml:space="preserve">ר''ת</w:delText>
        </w:r>
      </w:del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ins w:id="92573" w:author="מנוע מכני" w:date="2026-10-05T11:32:12Z">
        <w:r>
          <w:rPr>
            <w:rStyle w:val="2fb"/>
            <w:rFonts w:hint="cs"/>
            <w:rtl/>
          </w:rPr>
          <w:t xml:space="preserve">ר"ח</w:t>
        </w:r>
      </w:ins>
      <w:del w:id="92574" w:author="מנוע מכני" w:date="2026-10-05T11:32:12Z">
        <w:r>
          <w:rPr>
            <w:rFonts w:hint="cs"/>
            <w:rtl/>
          </w:rPr>
          <w:delText xml:space="preserve">ר''ח</w:delText>
        </w:r>
      </w:del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ins w:id="95661" w:author="מנוע מכני" w:date="2026-10-05T11:32:12Z">
        <w:r>
          <w:rPr>
            <w:rtl/>
          </w:rPr>
          <w:t xml:space="preserve">לו</w:t>
        </w:r>
      </w:ins>
      <w:del w:id="9566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דליתעביד מצוה בממוניה, </w:t>
      </w:r>
      <w:ins w:id="94287" w:author="מנוע מכני" w:date="2026-10-05T11:32:12Z">
        <w:r>
          <w:rPr>
            <w:rtl/>
          </w:rPr>
          <w:t xml:space="preserve">ואח"כ</w:t>
        </w:r>
      </w:ins>
      <w:del w:id="94288" w:author="מנוע מכני" w:date="2026-10-05T11:32:12Z">
        <w:r>
          <w:rPr>
            <w:rtl/>
          </w:rPr>
          <w:delText xml:space="preserve">והדר</w:delText>
        </w:r>
      </w:del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ins w:id="95663" w:author="מנוע מכני" w:date="2026-10-05T11:32:12Z">
        <w:r>
          <w:rPr>
            <w:rtl/>
          </w:rPr>
          <w:t xml:space="preserve">ולמה</w:t>
        </w:r>
      </w:ins>
      <w:del w:id="95664" w:author="מנוע מכני" w:date="2026-10-05T11:32:12Z">
        <w:r>
          <w:rPr>
            <w:rtl/>
          </w:rPr>
          <w:delText xml:space="preserve">ואמאי</w:delText>
        </w:r>
      </w:del>
      <w:r>
        <w:rPr>
          <w:rtl/>
        </w:rPr>
        <w:t xml:space="preserve"> קרי </w:t>
      </w:r>
      <w:ins w:id="95665" w:author="מנוע מכני" w:date="2026-10-05T11:32:12Z">
        <w:r>
          <w:rPr>
            <w:rtl/>
          </w:rPr>
          <w:t xml:space="preserve">לו</w:t>
        </w:r>
      </w:ins>
      <w:del w:id="95666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>
          <w:ins w:id="100710" w:author="מנוע מכני" w:date="2026-10-05T11:32:12Z"/>
        </w:rPr>
      </w:pPr>
      <w:r>
        <w:t>וכמה פרס? פירש ר</w:t>
      </w:r>
      <w:r w:rsidR="00F540FA">
        <w:t xml:space="preserve">יב</w:t>
      </w:r>
      <w:ins w:id="92575" w:author="מנוע מכני" w:date="2026-10-05T11:32:12Z">
        <w:r>
          <w:t xml:space="preserve">ר"י</w:t>
        </w:r>
      </w:ins>
      <w:del w:id="92576" w:author="מנוע מכני" w:date="2026-10-05T11:32:12Z">
        <w:r w:rsidR="00F540FA">
          <w:delText xml:space="preserve">ר''י</w:delText>
        </w:r>
      </w:del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del w:id="10071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>
          <w:ins w:id="100712" w:author="מנוע מכני" w:date="2026-10-05T11:32:12Z"/>
        </w:rPr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del w:id="10071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פרוס - פלגא, פלגא </w:t>
      </w:r>
      <w:ins w:id="95667" w:author="מנוע מכני" w:date="2026-10-05T11:32:12Z">
        <w:r>
          <w:rPr>
            <w:rtl/>
          </w:rPr>
          <w:t xml:space="preserve">דמה</w:t>
        </w:r>
      </w:ins>
      <w:del w:id="95668" w:author="מנוע מכני" w:date="2026-10-05T11:32:12Z">
        <w:r w:rsidR="00F40753">
          <w:rPr>
            <w:rtl/>
          </w:rPr>
          <w:delText xml:space="preserve">דמאי</w:delText>
        </w:r>
      </w:del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del w:id="90340" w:author="מנוע עיצוב" w:date="2026-10-05T11:33:53Z"/>
          <w:rtl/>
        </w:rPr>
      </w:pPr>
      <w:del w:id="90337" w:author="מנוע עיצוב" w:date="2026-10-05T11:33:53Z">
        <w:r>
          <w:rPr>
            <w:rtl/>
          </w:rPr>
          <w:delText xml:space="preserve">•</w:delText>
        </w:r>
      </w:del>
      <w:ins w:id="97391" w:author="מנוע מכני" w:date="2026-10-05T11:32:12Z">
        <w:r>
          <w:rPr>
            <w:rtl/>
          </w:rPr>
          <w:t xml:space="preserve"> </w:t>
        </w:r>
      </w:ins>
      <w:del w:id="97392" w:author="מנוע מכני" w:date="2026-10-05T11:32:12Z">
        <w:r>
          <w:rPr>
            <w:rtl/>
          </w:rPr>
          <w:delText xml:space="preserve">  </w:delText>
        </w:r>
      </w:del>
      <w:del w:id="90338" w:author="מנוע עיצוב" w:date="2026-10-05T11:33:53Z">
        <w:r>
          <w:rPr>
            <w:rtl/>
          </w:rPr>
          <w:delText xml:space="preserve">•</w:delText>
        </w:r>
      </w:del>
      <w:ins w:id="97393" w:author="מנוע מכני" w:date="2026-10-05T11:32:12Z">
        <w:r>
          <w:rPr>
            <w:rtl/>
          </w:rPr>
          <w:t xml:space="preserve"> </w:t>
        </w:r>
      </w:ins>
      <w:del w:id="97394" w:author="מנוע מכני" w:date="2026-10-05T11:32:12Z">
        <w:r>
          <w:rPr>
            <w:rtl/>
          </w:rPr>
          <w:delText xml:space="preserve">  </w:delText>
        </w:r>
      </w:del>
      <w:del w:id="90339" w:author="מנוע עיצוב" w:date="2026-10-05T11:33:53Z">
        <w:r>
          <w:rPr>
            <w:rtl/>
          </w:rPr>
          <w:delText xml:space="preserve">•</w:delText>
        </w:r>
      </w:del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ins w:id="98183" w:author="מנוע מכני" w:date="2026-10-05T11:32:12Z">
        <w:r>
          <w:rPr>
            <w:rtl/>
          </w:rPr>
          <w:t xml:space="preserve">חלקו</w:t>
        </w:r>
      </w:ins>
      <w:del w:id="98184" w:author="מנוע מכני" w:date="2026-10-05T11:32:12Z">
        <w:r>
          <w:rPr>
            <w:rtl/>
          </w:rPr>
          <w:delText xml:space="preserve">קמיפלגי</w:delText>
        </w:r>
      </w:del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ins w:id="97647" w:author="מנוע מכני" w:date="2026-10-05T11:32:12Z">
        <w:r>
          <w:rPr>
            <w:rtl/>
          </w:rPr>
          <w:t xml:space="preserve">פעמים</w:t>
        </w:r>
      </w:ins>
      <w:del w:id="97648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מלא </w:t>
      </w:r>
      <w:ins w:id="97649" w:author="מנוע מכני" w:date="2026-10-05T11:32:12Z">
        <w:r>
          <w:rPr>
            <w:rtl/>
          </w:rPr>
          <w:t xml:space="preserve">ופעמים</w:t>
        </w:r>
      </w:ins>
      <w:del w:id="97650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ins w:id="97651" w:author="מנוע מכני" w:date="2026-10-05T11:32:12Z">
        <w:r>
          <w:rPr>
            <w:rtl/>
          </w:rPr>
          <w:t xml:space="preserve">פעמים</w:t>
        </w:r>
      </w:ins>
      <w:del w:id="97652" w:author="מנוע מכני" w:date="2026-10-05T11:32:12Z">
        <w:r>
          <w:rPr>
            <w:rtl/>
          </w:rPr>
          <w:delText xml:space="preserve">זימנין</w:delText>
        </w:r>
      </w:del>
      <w:r>
        <w:rPr>
          <w:rtl/>
        </w:rPr>
        <w:t xml:space="preserve"> דמיקלע ביום ל' </w:t>
      </w:r>
      <w:ins w:id="97653" w:author="מנוע מכני" w:date="2026-10-05T11:32:12Z">
        <w:r>
          <w:rPr>
            <w:rtl/>
          </w:rPr>
          <w:t xml:space="preserve">ופעמים</w:t>
        </w:r>
      </w:ins>
      <w:del w:id="97654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דמיקלע בכ"ט, ומשום </w:t>
      </w:r>
      <w:ins w:id="95671" w:author="מנוע מכני" w:date="2026-10-05T11:32:12Z">
        <w:r>
          <w:rPr>
            <w:rtl/>
          </w:rPr>
          <w:t xml:space="preserve">כך</w:t>
        </w:r>
      </w:ins>
      <w:del w:id="95672" w:author="מנוע מכני" w:date="2026-10-05T11:32:12Z">
        <w:r>
          <w:rPr>
            <w:rtl/>
          </w:rPr>
          <w:delText xml:space="preserve">הכי</w:delText>
        </w:r>
      </w:del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ins w:id="95669" w:author="מנוע מכני" w:date="2026-10-05T11:32:12Z">
        <w:r>
          <w:rPr>
            <w:rtl/>
          </w:rPr>
          <w:t xml:space="preserve">לו</w:t>
        </w:r>
      </w:ins>
      <w:del w:id="9567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ins w:id="98699" w:author="מנוע מכני" w:date="2026-10-05T11:32:12Z">
        <w:r>
          <w:rPr>
            <w:rtl/>
          </w:rPr>
          <w:t xml:space="preserve">לפיכך</w:t>
        </w:r>
      </w:ins>
      <w:del w:id="98700" w:author="מנוע מכני" w:date="2026-10-05T11:32:12Z">
        <w:r>
          <w:rPr>
            <w:rtl/>
          </w:rPr>
          <w:delText xml:space="preserve">הילכך</w:delText>
        </w:r>
      </w:del>
      <w:r>
        <w:rPr>
          <w:rtl/>
        </w:rPr>
        <w:t xml:space="preserve"> קביע </w:t>
      </w:r>
      <w:ins w:id="95673" w:author="מנוע מכני" w:date="2026-10-05T11:32:12Z">
        <w:r>
          <w:rPr>
            <w:rtl/>
          </w:rPr>
          <w:t xml:space="preserve">לו</w:t>
        </w:r>
      </w:ins>
      <w:del w:id="9567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ins w:id="97973" w:author="מנוע מכני" w:date="2026-10-05T11:32:12Z">
        <w:r>
          <w:rPr>
            <w:rtl/>
          </w:rPr>
          <w:t xml:space="preserve">אם </w:t>
        </w:r>
      </w:ins>
      <w:del w:id="97974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אמרת ליקדים ליעשר - עד דמטי רגל שלמי </w:t>
      </w:r>
      <w:ins w:id="97499" w:author="מנוע מכני" w:date="2026-10-05T11:32:12Z">
        <w:r>
          <w:rPr>
            <w:rtl/>
          </w:rPr>
          <w:t xml:space="preserve">להם</w:t>
        </w:r>
      </w:ins>
      <w:del w:id="97500" w:author="מנוע מכני" w:date="2026-10-05T11:32:12Z">
        <w:r>
          <w:rPr>
            <w:rtl/>
          </w:rPr>
          <w:delText xml:space="preserve">להו</w:delText>
        </w:r>
      </w:del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del w:id="90344" w:author="מנוע עיצוב" w:date="2026-10-05T11:33:53Z"/>
          <w:rtl/>
        </w:rPr>
      </w:pPr>
      <w:del w:id="90341" w:author="מנוע עיצוב" w:date="2026-10-05T11:33:53Z">
        <w:r>
          <w:rPr>
            <w:rtl/>
          </w:rPr>
          <w:delText xml:space="preserve">•</w:delText>
        </w:r>
      </w:del>
      <w:ins w:id="97395" w:author="מנוע מכני" w:date="2026-10-05T11:32:12Z">
        <w:r>
          <w:rPr>
            <w:rtl/>
          </w:rPr>
          <w:t xml:space="preserve"> </w:t>
        </w:r>
      </w:ins>
      <w:del w:id="97396" w:author="מנוע מכני" w:date="2026-10-05T11:32:12Z">
        <w:r>
          <w:rPr>
            <w:rtl/>
          </w:rPr>
          <w:delText xml:space="preserve">  </w:delText>
        </w:r>
      </w:del>
      <w:del w:id="90342" w:author="מנוע עיצוב" w:date="2026-10-05T11:33:53Z">
        <w:r>
          <w:rPr>
            <w:rtl/>
          </w:rPr>
          <w:delText xml:space="preserve">•</w:delText>
        </w:r>
      </w:del>
      <w:ins w:id="97397" w:author="מנוע מכני" w:date="2026-10-05T11:32:12Z">
        <w:r>
          <w:rPr>
            <w:rtl/>
          </w:rPr>
          <w:t xml:space="preserve"> </w:t>
        </w:r>
      </w:ins>
      <w:del w:id="97398" w:author="מנוע מכני" w:date="2026-10-05T11:32:12Z">
        <w:r>
          <w:rPr>
            <w:rtl/>
          </w:rPr>
          <w:delText xml:space="preserve">  </w:delText>
        </w:r>
      </w:del>
      <w:del w:id="90343" w:author="מנוע עיצוב" w:date="2026-10-05T11:33:53Z">
        <w:r>
          <w:rPr>
            <w:rtl/>
          </w:rPr>
          <w:delText xml:space="preserve">•</w:delText>
        </w:r>
      </w:del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ins w:id="94289" w:author="מנוע מכני" w:date="2026-10-05T11:32:12Z">
        <w:r>
          <w:rPr>
            <w:rtl/>
          </w:rPr>
          <w:t xml:space="preserve">לשיטתו</w:t>
        </w:r>
      </w:ins>
      <w:del w:id="94290" w:author="מנוע מכני" w:date="2026-10-05T11:32:12Z">
        <w:r>
          <w:rPr>
            <w:rtl/>
          </w:rPr>
          <w:delText xml:space="preserve">לטעמיה</w:delText>
        </w:r>
      </w:del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ins w:id="97655" w:author="מנוע מכני" w:date="2026-10-05T11:32:12Z">
        <w:r>
          <w:rPr>
            <w:rtl/>
          </w:rPr>
          <w:t xml:space="preserve">ופעמים</w:t>
        </w:r>
      </w:ins>
      <w:del w:id="97656" w:author="מנוע מכני" w:date="2026-10-05T11:32:12Z">
        <w:r>
          <w:rPr>
            <w:rtl/>
          </w:rPr>
          <w:delText xml:space="preserve">וזימנין</w:delText>
        </w:r>
      </w:del>
      <w:r>
        <w:rPr>
          <w:rtl/>
        </w:rPr>
        <w:t xml:space="preserve"> דמחסרין לאב, </w:t>
      </w:r>
      <w:ins w:id="94291" w:author="מנוע מכני" w:date="2026-10-05T11:32:12Z">
        <w:r>
          <w:rPr>
            <w:rtl/>
          </w:rPr>
          <w:t xml:space="preserve">וצריך</w:t>
        </w:r>
      </w:ins>
      <w:del w:id="94292" w:author="מנוע מכני" w:date="2026-10-05T11:32:12Z">
        <w:r>
          <w:rPr>
            <w:rtl/>
          </w:rPr>
          <w:delText xml:space="preserve">ובעינן</w:delText>
        </w:r>
      </w:del>
      <w:r>
        <w:rPr>
          <w:rtl/>
        </w:rPr>
        <w:t xml:space="preserve"> </w:t>
      </w:r>
      <w:ins w:id="98741" w:author="מנוע מכני" w:date="2026-10-05T11:32:12Z">
        <w:r>
          <w:rPr>
            <w:rtl/>
          </w:rPr>
          <w:t xml:space="preserve">לעשות</w:t>
        </w:r>
      </w:ins>
      <w:del w:id="98742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del w:id="90348" w:author="מנוע עיצוב" w:date="2026-10-05T11:33:53Z"/>
          <w:rtl/>
        </w:rPr>
      </w:pPr>
      <w:del w:id="90345" w:author="מנוע עיצוב" w:date="2026-10-05T11:33:53Z">
        <w:r>
          <w:rPr>
            <w:rtl/>
          </w:rPr>
          <w:delText xml:space="preserve">•</w:delText>
        </w:r>
      </w:del>
      <w:ins w:id="97399" w:author="מנוע מכני" w:date="2026-10-05T11:32:12Z">
        <w:r>
          <w:rPr>
            <w:rtl/>
          </w:rPr>
          <w:t xml:space="preserve"> </w:t>
        </w:r>
      </w:ins>
      <w:del w:id="97400" w:author="מנוע מכני" w:date="2026-10-05T11:32:12Z">
        <w:r>
          <w:rPr>
            <w:rtl/>
          </w:rPr>
          <w:delText xml:space="preserve">  </w:delText>
        </w:r>
      </w:del>
      <w:del w:id="90346" w:author="מנוע עיצוב" w:date="2026-10-05T11:33:53Z">
        <w:r>
          <w:rPr>
            <w:rtl/>
          </w:rPr>
          <w:delText xml:space="preserve">•</w:delText>
        </w:r>
      </w:del>
      <w:ins w:id="97401" w:author="מנוע מכני" w:date="2026-10-05T11:32:12Z">
        <w:r>
          <w:rPr>
            <w:rtl/>
          </w:rPr>
          <w:t xml:space="preserve"> </w:t>
        </w:r>
      </w:ins>
      <w:del w:id="97402" w:author="מנוע מכני" w:date="2026-10-05T11:32:12Z">
        <w:r>
          <w:rPr>
            <w:rtl/>
          </w:rPr>
          <w:delText xml:space="preserve">  </w:delText>
        </w:r>
      </w:del>
      <w:del w:id="90347" w:author="מנוע עיצוב" w:date="2026-10-05T11:33:53Z">
        <w:r>
          <w:rPr>
            <w:rtl/>
          </w:rPr>
          <w:delText xml:space="preserve">•</w:delText>
        </w:r>
      </w:del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ins w:id="97403" w:author="מנוע מכני" w:date="2026-10-05T11:32:12Z">
        <w:r>
          <w:rPr>
            <w:rFonts w:hint="cs"/>
            <w:rtl/>
          </w:rPr>
          <w:t xml:space="preserve"> </w:t>
        </w:r>
      </w:ins>
      <w:del w:id="97404" w:author="מנוע מכני" w:date="2026-10-05T11:32:12Z">
        <w:r w:rsidR="00AF5FF8">
          <w:rPr>
            <w:rFonts w:hint="cs"/>
            <w:rtl/>
          </w:rPr>
          <w:delText xml:space="preserve"> </w:delText>
        </w:r>
        <w:r>
          <w:rPr>
            <w:rtl/>
          </w:rPr>
          <w:delText xml:space="preserve"> </w:delText>
        </w:r>
      </w:del>
      <w:ins w:id="95675" w:author="מנוע מכני" w:date="2026-10-05T11:32:12Z">
        <w:r>
          <w:rPr>
            <w:rtl/>
          </w:rPr>
          <w:t xml:space="preserve">לשיטתם</w:t>
        </w:r>
      </w:ins>
      <w:del w:id="95676" w:author="מנוע מכני" w:date="2026-10-05T11:32:12Z">
        <w:r>
          <w:rPr>
            <w:rtl/>
          </w:rPr>
          <w:delText xml:space="preserve">לטעמייהו</w:delText>
        </w:r>
      </w:del>
      <w:r>
        <w:rPr>
          <w:rtl/>
        </w:rPr>
        <w:t xml:space="preserve">, </w:t>
      </w:r>
      <w:ins w:id="94293" w:author="מנוע מכני" w:date="2026-10-05T11:32:12Z">
        <w:r>
          <w:rPr>
            <w:rtl/>
          </w:rPr>
          <w:t xml:space="preserve">דאמרו</w:t>
        </w:r>
      </w:ins>
      <w:del w:id="94294" w:author="מנוע מכני" w:date="2026-10-05T11:32:12Z">
        <w:r>
          <w:rPr>
            <w:rtl/>
          </w:rPr>
          <w:delText xml:space="preserve">דאמרי</w:delText>
        </w:r>
      </w:del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del w:id="90352" w:author="מנוע עיצוב" w:date="2026-10-05T11:33:53Z"/>
          <w:rtl/>
        </w:rPr>
      </w:pPr>
      <w:del w:id="90349" w:author="מנוע עיצוב" w:date="2026-10-05T11:33:53Z">
        <w:r>
          <w:rPr>
            <w:rtl/>
          </w:rPr>
          <w:delText xml:space="preserve">•</w:delText>
        </w:r>
      </w:del>
      <w:ins w:id="97405" w:author="מנוע מכני" w:date="2026-10-05T11:32:12Z">
        <w:r>
          <w:rPr>
            <w:rtl/>
          </w:rPr>
          <w:t xml:space="preserve"> </w:t>
        </w:r>
      </w:ins>
      <w:del w:id="97406" w:author="מנוע מכני" w:date="2026-10-05T11:32:12Z">
        <w:r>
          <w:rPr>
            <w:rtl/>
          </w:rPr>
          <w:delText xml:space="preserve">  </w:delText>
        </w:r>
      </w:del>
      <w:del w:id="90350" w:author="מנוע עיצוב" w:date="2026-10-05T11:33:53Z">
        <w:r>
          <w:rPr>
            <w:rtl/>
          </w:rPr>
          <w:delText xml:space="preserve">•</w:delText>
        </w:r>
      </w:del>
      <w:ins w:id="97407" w:author="מנוע מכני" w:date="2026-10-05T11:32:12Z">
        <w:r>
          <w:rPr>
            <w:rtl/>
          </w:rPr>
          <w:t xml:space="preserve"> </w:t>
        </w:r>
      </w:ins>
      <w:del w:id="97408" w:author="מנוע מכני" w:date="2026-10-05T11:32:12Z">
        <w:r>
          <w:rPr>
            <w:rtl/>
          </w:rPr>
          <w:delText xml:space="preserve">  </w:delText>
        </w:r>
      </w:del>
      <w:del w:id="90351" w:author="מנוע עיצוב" w:date="2026-10-05T11:33:53Z">
        <w:r>
          <w:rPr>
            <w:rtl/>
          </w:rPr>
          <w:delText xml:space="preserve">•</w:delText>
        </w:r>
      </w:del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ins w:id="95679" w:author="מנוע מכני" w:date="2026-10-05T11:32:12Z">
        <w:r>
          <w:rPr>
            <w:b/>
            <w:bCs/>
            <w:rtl/>
          </w:rPr>
          <w:t xml:space="preserve">אחת</w:t>
        </w:r>
      </w:ins>
      <w:del w:id="95680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 w:rsidRPr="00AF5FF8">
        <w:rPr>
          <w:b/>
          <w:bCs/>
          <w:rtl/>
        </w:rPr>
        <w:t xml:space="preserve"> ועוד </w:t>
      </w:r>
      <w:ins w:id="95677" w:author="מנוע מכני" w:date="2026-10-05T11:32:12Z">
        <w:r>
          <w:rPr>
            <w:b/>
            <w:bCs/>
            <w:rtl/>
          </w:rPr>
          <w:t xml:space="preserve">אומר</w:t>
        </w:r>
      </w:ins>
      <w:del w:id="95678" w:author="מנוע מכני" w:date="2026-10-05T11:32:12Z">
        <w:r w:rsidRPr="00AF5FF8">
          <w:rPr>
            <w:b/>
            <w:bCs/>
            <w:rtl/>
          </w:rPr>
          <w:delText xml:space="preserve">קאמר</w:delText>
        </w:r>
      </w:del>
      <w:r w:rsidRPr="00AF5FF8">
        <w:rPr>
          <w:b/>
          <w:bCs/>
          <w:rtl/>
        </w:rPr>
        <w:t xml:space="preserve">, </w:t>
      </w:r>
      <w:ins w:id="95681" w:author="מנוע מכני" w:date="2026-10-05T11:32:12Z">
        <w:r>
          <w:rPr>
            <w:b/>
            <w:bCs/>
            <w:rtl/>
          </w:rPr>
          <w:t xml:space="preserve">אחת</w:t>
        </w:r>
      </w:ins>
      <w:del w:id="95682" w:author="מנוע מכני" w:date="2026-10-05T11:32:12Z">
        <w:r w:rsidRPr="00AF5FF8">
          <w:rPr>
            <w:b/>
            <w:bCs/>
            <w:rtl/>
          </w:rPr>
          <w:delText xml:space="preserve">חדא</w:delText>
        </w:r>
      </w:del>
      <w:r>
        <w:rPr>
          <w:rtl/>
        </w:rPr>
        <w:t xml:space="preserve"> - </w:t>
      </w:r>
      <w:ins w:id="94295" w:author="מנוע מכני" w:date="2026-10-05T11:32:12Z">
        <w:r>
          <w:rPr>
            <w:rtl/>
          </w:rPr>
          <w:t xml:space="preserve">דצריך</w:t>
        </w:r>
      </w:ins>
      <w:del w:id="94296" w:author="מנוע מכני" w:date="2026-10-05T11:32:12Z">
        <w:r>
          <w:rPr>
            <w:rtl/>
          </w:rPr>
          <w:delText xml:space="preserve">דבעינן</w:delText>
        </w:r>
      </w:del>
      <w:r>
        <w:rPr>
          <w:rtl/>
        </w:rPr>
        <w:t xml:space="preserve"> </w:t>
      </w:r>
      <w:ins w:id="98743" w:author="מנוע מכני" w:date="2026-10-05T11:32:12Z">
        <w:r>
          <w:rPr>
            <w:rtl/>
          </w:rPr>
          <w:t xml:space="preserve">לעשות</w:t>
        </w:r>
      </w:ins>
      <w:del w:id="98744" w:author="מנוע מכני" w:date="2026-10-05T11:32:12Z">
        <w:r>
          <w:rPr>
            <w:rtl/>
          </w:rPr>
          <w:delText xml:space="preserve">למיעבד</w:delText>
        </w:r>
      </w:del>
      <w:r>
        <w:rPr>
          <w:rtl/>
        </w:rPr>
        <w:t xml:space="preserve"> הכירא בחדש וישן, </w:t>
      </w:r>
    </w:p>
    <w:p>
      <w:pPr>
        <w:pStyle w:val="38"/>
        <w:rPr>
          <w:ins w:id="100878" w:author="מנוע מכני" w:date="2026-10-05T11:32:12Z"/>
        </w:rPr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del w:id="10087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del w:id="90356" w:author="מנוע עיצוב" w:date="2026-10-05T11:33:53Z"/>
          <w:rtl/>
        </w:rPr>
      </w:pPr>
      <w:del w:id="90353" w:author="מנוע עיצוב" w:date="2026-10-05T11:33:53Z">
        <w:r>
          <w:rPr>
            <w:rtl/>
          </w:rPr>
          <w:delText xml:space="preserve">•</w:delText>
        </w:r>
      </w:del>
      <w:ins w:id="97409" w:author="מנוע מכני" w:date="2026-10-05T11:32:12Z">
        <w:r>
          <w:rPr>
            <w:rtl/>
          </w:rPr>
          <w:t xml:space="preserve"> </w:t>
        </w:r>
      </w:ins>
      <w:del w:id="97410" w:author="מנוע מכני" w:date="2026-10-05T11:32:12Z">
        <w:r>
          <w:rPr>
            <w:rtl/>
          </w:rPr>
          <w:delText xml:space="preserve">  </w:delText>
        </w:r>
      </w:del>
      <w:del w:id="90354" w:author="מנוע עיצוב" w:date="2026-10-05T11:33:53Z">
        <w:r>
          <w:rPr>
            <w:rtl/>
          </w:rPr>
          <w:delText xml:space="preserve">•</w:delText>
        </w:r>
      </w:del>
      <w:ins w:id="97411" w:author="מנוע מכני" w:date="2026-10-05T11:32:12Z">
        <w:r>
          <w:rPr>
            <w:rtl/>
          </w:rPr>
          <w:t xml:space="preserve"> </w:t>
        </w:r>
      </w:ins>
      <w:del w:id="97412" w:author="מנוע מכני" w:date="2026-10-05T11:32:12Z">
        <w:r>
          <w:rPr>
            <w:rtl/>
          </w:rPr>
          <w:delText xml:space="preserve">  </w:delText>
        </w:r>
      </w:del>
      <w:del w:id="90355" w:author="מנוע עיצוב" w:date="2026-10-05T11:33:53Z">
        <w:r>
          <w:rPr>
            <w:rtl/>
          </w:rPr>
          <w:delText xml:space="preserve">•</w:delText>
        </w:r>
      </w:del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>
          <w:ins w:id="100714" w:author="מנוע מכני" w:date="2026-10-05T11:32:12Z"/>
        </w:rPr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del w:id="100715" w:author="מנוע מכני" w:date="2026-10-05T11:32:12Z">
        <w:r w:rsidRPr="00AF5FF8">
          <w:rPr>
            <w:b/>
            <w:bCs/>
            <w:rtl/>
          </w:rPr>
          <w:delText xml:space="preserve"> </w:delText>
        </w:r>
      </w:del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ins w:id="98701" w:author="מנוע מכני" w:date="2026-10-05T11:32:12Z">
        <w:r>
          <w:rPr>
            <w:rtl/>
          </w:rPr>
          <w:t xml:space="preserve">עומד</w:t>
        </w:r>
      </w:ins>
      <w:del w:id="98702" w:author="מנוע מכני" w:date="2026-10-05T11:32:12Z">
        <w:r>
          <w:rPr>
            <w:rtl/>
          </w:rPr>
          <w:delText xml:space="preserve">קאי</w:delText>
        </w:r>
      </w:del>
      <w:r>
        <w:rPr>
          <w:rtl/>
        </w:rPr>
        <w:t xml:space="preserve"> אטעמייהו, </w:t>
      </w:r>
    </w:p>
    <w:p>
      <w:pPr>
        <w:pStyle w:val="38"/>
        <w:rPr>
          <w:ins w:id="100716" w:author="מנוע מכני" w:date="2026-10-05T11:32:12Z"/>
        </w:rPr>
      </w:pPr>
      <w:r>
        <w:t xml:space="preserve">והתניא, בן עזאי</w:t>
      </w:r>
      <w:del w:id="100964" w:author="מנוע מכני" w:date="2026-10-05T11:32:12Z">
        <w:r>
          <w:delText xml:space="preserve"> אומר</w:delText>
        </w:r>
      </w:del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del w:id="10071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>
          <w:ins w:id="100718" w:author="מנוע מכני" w:date="2026-10-05T11:32:12Z"/>
        </w:rPr>
      </w:pPr>
      <w:r>
        <w:t>א</w:t>
      </w:r>
      <w:r w:rsidR="00AF5FF8">
        <w:t xml:space="preserve">ר</w:t>
      </w:r>
      <w:ins w:id="92577" w:author="מנוע מכני" w:date="2026-10-05T11:32:12Z">
        <w:r>
          <w:t xml:space="preserve">י"ו</w:t>
        </w:r>
      </w:ins>
      <w:del w:id="92578" w:author="מנוע מכני" w:date="2026-10-05T11:32:12Z">
        <w:r w:rsidR="00AF5FF8">
          <w:delText xml:space="preserve">י''ו</w:delText>
        </w:r>
      </w:del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del w:id="10071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>
          <w:ins w:id="100720" w:author="מנוע מכני" w:date="2026-10-05T11:32:12Z"/>
        </w:rPr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del w:id="10072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ins w:id="92579" w:author="מנוע מכני" w:date="2026-10-05T11:32:12Z">
        <w:r>
          <w:rPr>
            <w:rFonts w:hint="cs"/>
            <w:rtl/>
          </w:rPr>
          <w:t xml:space="preserve">מ"ל</w:t>
        </w:r>
      </w:ins>
      <w:del w:id="9258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דלא </w:t>
      </w:r>
      <w:ins w:id="94297" w:author="מנוע מכני" w:date="2026-10-05T11:32:12Z">
        <w:r>
          <w:rPr>
            <w:rFonts w:hint="cs"/>
            <w:rtl/>
          </w:rPr>
          <w:t xml:space="preserve">אמרו</w:t>
        </w:r>
      </w:ins>
      <w:del w:id="94298" w:author="מנוע מכני" w:date="2026-10-05T11:32:12Z">
        <w:r>
          <w:rPr>
            <w:rFonts w:hint="cs"/>
            <w:rtl/>
          </w:rPr>
          <w:delText xml:space="preserve">אמרי</w:delText>
        </w:r>
      </w:del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del w:id="90676" w:author="מנוע עיצוב" w:date="2026-10-05T11:33:53Z"/>
          <w:rtl/>
        </w:rPr>
      </w:pPr>
    </w:p>
    <w:p>
      <w:pPr>
        <w:pStyle w:val="38"/>
        <w:rPr>
          <w:ins w:id="100722" w:author="מנוע מכני" w:date="2026-10-05T11:32:12Z"/>
        </w:rPr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del w:id="10072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חמשה לפני </w:t>
      </w:r>
      <w:ins w:id="92581" w:author="מנוע מכני" w:date="2026-10-05T11:32:12Z">
        <w:r>
          <w:rPr>
            <w:rStyle w:val="2fb"/>
            <w:rtl/>
          </w:rPr>
          <w:t xml:space="preserve">ר"ה</w:t>
        </w:r>
      </w:ins>
      <w:del w:id="92582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ins w:id="92583" w:author="מנוע מכני" w:date="2026-10-05T11:32:12Z">
        <w:r>
          <w:rPr>
            <w:rStyle w:val="2fb"/>
            <w:rtl/>
          </w:rPr>
          <w:t xml:space="preserve">ר"ה</w:t>
        </w:r>
      </w:ins>
      <w:del w:id="92584" w:author="מנוע מכני" w:date="2026-10-05T11:32:12Z">
        <w:r>
          <w:rPr>
            <w:rtl/>
          </w:rPr>
          <w:delText xml:space="preserve">ר</w:delText>
        </w:r>
        <w:r w:rsidR="00AF5FF8">
          <w:rPr>
            <w:rFonts w:hint="cs"/>
            <w:rtl/>
          </w:rPr>
          <w:delText xml:space="preserve">''ה</w:delText>
        </w:r>
      </w:del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>
          <w:ins w:id="100724" w:author="מנוע מכני" w:date="2026-10-05T11:32:12Z"/>
        </w:rPr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del w:id="10072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ins w:id="97975" w:author="מנוע מכני" w:date="2026-10-05T11:32:12Z">
        <w:r>
          <w:rPr>
            <w:rtl/>
          </w:rPr>
          <w:t xml:space="preserve">אם </w:t>
        </w:r>
      </w:ins>
      <w:del w:id="97976" w:author="מנוע מכני" w:date="2026-10-05T11:32:12Z">
        <w:r>
          <w:rPr>
            <w:rtl/>
          </w:rPr>
          <w:delText xml:space="preserve">אי </w:delText>
        </w:r>
      </w:del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ins w:id="97977" w:author="מנוע מכני" w:date="2026-10-05T11:32:12Z">
        <w:r>
          <w:rPr>
            <w:rtl/>
          </w:rPr>
          <w:t xml:space="preserve">ואם </w:t>
        </w:r>
      </w:ins>
      <w:del w:id="97978" w:author="מנוע מכני" w:date="2026-10-05T11:32:12Z">
        <w:r>
          <w:rPr>
            <w:rtl/>
          </w:rPr>
          <w:delText xml:space="preserve">ואי </w:delText>
        </w:r>
      </w:del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ins w:id="97413" w:author="מנוע מכני" w:date="2026-10-05T11:32:12Z">
        <w:r>
          <w:rPr>
            <w:rtl/>
          </w:rPr>
          <w:t xml:space="preserve">,</w:t>
        </w:r>
      </w:ins>
      <w:del w:id="97414" w:author="מנוע מכני" w:date="2026-10-05T11:32:12Z">
        <w:r w:rsidR="000B5F7F">
          <w:rPr>
            <w:rtl/>
          </w:rPr>
          <w:delText xml:space="preserve">;</w:delText>
        </w:r>
      </w:del>
    </w:p>
    <w:p w14:paraId="2D84974B" w14:textId="77777777" w:rsidR="00B874E6" w:rsidRDefault="00F40753" w:rsidP="00AF5FF8">
      <w:pPr>
        <w:rPr>
          <w:rtl/>
        </w:rPr>
      </w:pPr>
      <w:ins w:id="95685" w:author="מנוע מכני" w:date="2026-10-05T11:32:12Z">
        <w:r>
          <w:rPr>
            <w:rtl/>
          </w:rPr>
          <w:t xml:space="preserve">מה</w:t>
        </w:r>
      </w:ins>
      <w:del w:id="95686" w:author="מנוע מכני" w:date="2026-10-05T11:32:12Z">
        <w:r>
          <w:rPr>
            <w:rtl/>
          </w:rPr>
          <w:delText xml:space="preserve">מאי</w:delText>
        </w:r>
      </w:del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ins w:id="95683" w:author="מנוע מכני" w:date="2026-10-05T11:32:12Z">
        <w:r>
          <w:rPr>
            <w:rtl/>
          </w:rPr>
          <w:t xml:space="preserve">התורה</w:t>
        </w:r>
      </w:ins>
      <w:del w:id="95684" w:author="מנוע מכני" w:date="2026-10-05T11:32:12Z">
        <w:r>
          <w:rPr>
            <w:rtl/>
          </w:rPr>
          <w:delText xml:space="preserve">רחמנא</w:delText>
        </w:r>
      </w:del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ins w:id="92585" w:author="מנוע מכני" w:date="2026-10-05T11:32:12Z">
        <w:r>
          <w:rPr>
            <w:rFonts w:hint="cs"/>
            <w:rtl/>
          </w:rPr>
          <w:t xml:space="preserve">מ"ל</w:t>
        </w:r>
      </w:ins>
      <w:del w:id="92586" w:author="מנוע מכני" w:date="2026-10-05T11:32:12Z">
        <w:r w:rsidR="009D68EF">
          <w:rPr>
            <w:rFonts w:hint="cs"/>
            <w:rtl/>
          </w:rPr>
          <w:delText xml:space="preserve">מ''ל</w:delText>
        </w:r>
      </w:del>
      <w:r w:rsidR="009D68EF">
        <w:rPr>
          <w:rFonts w:hint="cs"/>
          <w:rtl/>
        </w:rPr>
        <w:t xml:space="preserve"> דלא גזרי' דאתי למישקל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  <w:pPrChange w:id="90523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5" w:author="מנוע מכני" w:date="2026-10-05T11:32:12Z">
        <w:r>
          <w:rPr>
            <w:rtl/>
          </w:rPr>
          <w:t xml:space="preserve"> </w:t>
        </w:r>
      </w:ins>
      <w:del w:id="9741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17" w:author="מנוע מכני" w:date="2026-10-05T11:32:12Z">
        <w:r>
          <w:rPr>
            <w:rtl/>
          </w:rPr>
          <w:t xml:space="preserve"> </w:t>
        </w:r>
      </w:ins>
      <w:del w:id="9741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  <w:pPrChange w:id="90524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19" w:author="מנוע מכני" w:date="2026-10-05T11:32:12Z">
        <w:r>
          <w:rPr>
            <w:rtl/>
          </w:rPr>
          <w:t xml:space="preserve"> </w:t>
        </w:r>
      </w:ins>
      <w:del w:id="9742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21" w:author="מנוע מכני" w:date="2026-10-05T11:32:12Z">
        <w:r>
          <w:rPr>
            <w:rtl/>
          </w:rPr>
          <w:t xml:space="preserve"> </w:t>
        </w:r>
      </w:ins>
      <w:del w:id="9742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>
      <w:pPr>
        <w:pStyle w:val="38"/>
        <w:rPr>
          <w:ins w:id="100726" w:author="מנוע מכני" w:date="2026-10-05T11:32:12Z"/>
        </w:rPr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del w:id="100727" w:author="מנוע מכני" w:date="2026-10-05T11:32:12Z">
        <w:r>
          <w:rPr>
            <w:rtl/>
          </w:rPr>
          <w:lastRenderedPageBreak/>
          <w:delText xml:space="preserve"> </w:delText>
        </w:r>
      </w:del>
      <w:r>
        <w:rPr>
          <w:rtl/>
        </w:rPr>
        <w:lastRenderedPageBreak/>
        <w:t xml:space="preserve">כונסן לדיר, ועושה להם פתח קטן כדי שלא יהו שנים יכולין לצאת כאחד, אימותיהם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ins w:id="98703" w:author="מנוע מכני" w:date="2026-10-05T11:32:12Z">
        <w:r>
          <w:rPr>
            <w:rtl/>
          </w:rPr>
          <w:t xml:space="preserve">הם</w:t>
        </w:r>
      </w:ins>
      <w:del w:id="98704" w:author="מנוע מכני" w:date="2026-10-05T11:32:12Z">
        <w:r>
          <w:rPr>
            <w:rtl/>
          </w:rPr>
          <w:delText xml:space="preserve">אינהו</w:delText>
        </w:r>
      </w:del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r>
        <w:rPr>
          <w:rtl/>
        </w:rPr>
        <w:t>יעבור</w:t>
      </w:r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ins w:id="97423" w:author="מנוע מכני" w:date="2026-10-05T11:32:12Z">
        <w:r>
          <w:rPr>
            <w:rtl/>
          </w:rPr>
          <w:t xml:space="preserve">,</w:t>
        </w:r>
      </w:ins>
      <w:del w:id="97424" w:author="מנוע מכני" w:date="2026-10-05T11:32:12Z">
        <w:r w:rsidR="000B5F7F">
          <w:rPr>
            <w:rtl/>
          </w:rPr>
          <w:delText xml:space="preserve">;</w:delText>
        </w:r>
      </w:del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ins w:id="92587" w:author="מנוע מכני" w:date="2026-10-05T11:32:12Z">
        <w:r>
          <w:rPr>
            <w:rFonts w:hint="cs"/>
            <w:rtl/>
          </w:rPr>
          <w:t xml:space="preserve">א"כ</w:t>
        </w:r>
      </w:ins>
      <w:del w:id="92588" w:author="מנוע מכני" w:date="2026-10-05T11:32:12Z">
        <w:r w:rsidR="009D68EF">
          <w:rPr>
            <w:rFonts w:hint="cs"/>
            <w:rtl/>
          </w:rPr>
          <w:delText xml:space="preserve">א''כ</w:delText>
        </w:r>
      </w:del>
      <w:r w:rsidR="009D68EF">
        <w:rPr>
          <w:rFonts w:hint="cs"/>
          <w:rtl/>
        </w:rPr>
        <w:t xml:space="preserve"> באמותיהן] </w:t>
      </w:r>
    </w:p>
    <w:p>
      <w:pPr>
        <w:pStyle w:val="38"/>
        <w:rPr>
          <w:ins w:id="100728" w:author="מנוע מכני" w:date="2026-10-05T11:32:12Z"/>
        </w:rPr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del w:id="100729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'כ</w:t>
      </w:r>
      <w:r>
        <w:rPr>
          <w:rtl/>
        </w:rPr>
        <w:t>ל אשר יעבור תחת</w:t>
      </w:r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r>
        <w:rPr>
          <w:rtl/>
        </w:rPr>
        <w:t>תחת השבט</w:t>
      </w:r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>
          <w:ins w:id="100880" w:author="מנוע מכני" w:date="2026-10-05T11:32:12Z"/>
        </w:rPr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del w:id="10088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ins w:id="92589" w:author="מנוע מכני" w:date="2026-10-05T11:32:12Z">
        <w:r>
          <w:rPr>
            <w:rFonts w:hint="cs"/>
            <w:rtl/>
          </w:rPr>
          <w:t xml:space="preserve">ת"ל</w:t>
        </w:r>
      </w:ins>
      <w:del w:id="92590" w:author="מנוע מכני" w:date="2026-10-05T11:32:12Z">
        <w:r w:rsidR="009D68EF">
          <w:rPr>
            <w:rFonts w:hint="cs"/>
            <w:rtl/>
          </w:rPr>
          <w:delText xml:space="preserve">ת''ל</w:delText>
        </w:r>
      </w:del>
      <w:r>
        <w:rPr>
          <w:rtl/>
        </w:rPr>
        <w:t>: העשירי קדש - מ"מ</w:t>
      </w:r>
      <w:ins w:id="97425" w:author="מנוע מכני" w:date="2026-10-05T11:32:12Z">
        <w:r>
          <w:rPr>
            <w:rtl/>
          </w:rPr>
          <w:t xml:space="preserve">,</w:t>
        </w:r>
      </w:ins>
      <w:del w:id="97426" w:author="מנוע מכני" w:date="2026-10-05T11:32:12Z">
        <w:r w:rsidR="000B5F7F">
          <w:rPr>
            <w:rtl/>
          </w:rPr>
          <w:delText xml:space="preserve">;</w:delText>
        </w:r>
      </w:del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>
          <w:ins w:id="100730" w:author="מנוע מכני" w:date="2026-10-05T11:32:12Z"/>
        </w:rPr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del w:id="100731" w:author="מנוע מכני" w:date="2026-10-05T11:32:12Z">
        <w:r>
          <w:rPr>
            <w:rtl/>
          </w:rPr>
          <w:delText xml:space="preserve"> </w:delText>
        </w:r>
      </w:del>
      <w:r w:rsidR="00861F3C">
        <w:rPr>
          <w:rFonts w:hint="cs"/>
          <w:rtl/>
        </w:rPr>
        <w:t>'</w:t>
      </w:r>
      <w:r>
        <w:rPr>
          <w:rtl/>
        </w:rPr>
        <w:t>יהיה קדש</w:t>
      </w:r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r>
        <w:rPr>
          <w:rtl/>
        </w:rPr>
        <w:t>עשירי</w:t>
      </w:r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ins w:id="92591" w:author="מנוע מכני" w:date="2026-10-05T11:32:12Z">
        <w:r>
          <w:rPr>
            <w:rtl/>
          </w:rPr>
          <w:t xml:space="preserve">י"ז</w:t>
        </w:r>
      </w:ins>
      <w:del w:id="92592" w:author="מנוע מכני" w:date="2026-10-05T11:32:12Z">
        <w:r>
          <w:rPr>
            <w:rtl/>
          </w:rPr>
          <w:delText xml:space="preserve">י</w:delText>
        </w:r>
        <w:r w:rsidR="00861F3C">
          <w:rPr>
            <w:rFonts w:hint="cs"/>
            <w:rtl/>
          </w:rPr>
          <w:delText xml:space="preserve">''ז</w:delText>
        </w:r>
      </w:del>
      <w:r w:rsidR="00861F3C">
        <w:rPr>
          <w:rtl/>
        </w:rPr>
        <w:t xml:space="preserve"> עשירי, </w:t>
      </w:r>
    </w:p>
    <w:p>
      <w:pPr>
        <w:pStyle w:val="38"/>
        <w:rPr>
          <w:ins w:id="100732" w:author="מנוע מכני" w:date="2026-10-05T11:32:12Z"/>
        </w:rPr>
      </w:pPr>
      <w:r>
        <w:t>ר</w:t>
      </w:r>
      <w:r>
        <w:t xml:space="preserve">י</w:t>
      </w:r>
      <w:ins w:id="92593" w:author="מנוע מכני" w:date="2026-10-05T11:32:12Z">
        <w:r>
          <w:t xml:space="preserve">ב"י</w:t>
        </w:r>
      </w:ins>
      <w:del w:id="92594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del w:id="100733" w:author="מנוע מכני" w:date="2026-10-05T11:32:12Z">
        <w:r w:rsidR="00F40753">
          <w:rPr>
            <w:rtl/>
          </w:rPr>
          <w:delText xml:space="preserve"> </w:delText>
        </w:r>
      </w:del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ins w:id="98067" w:author="מנוע מכני" w:date="2026-10-05T11:32:12Z">
        <w:r>
          <w:rPr>
            <w:rFonts w:hint="cs"/>
            <w:rtl/>
          </w:rPr>
          <w:t xml:space="preserve">דסבר</w:t>
        </w:r>
      </w:ins>
      <w:del w:id="98068" w:author="מנוע מכני" w:date="2026-10-05T11:32:12Z">
        <w:r>
          <w:rPr>
            <w:rFonts w:hint="cs"/>
            <w:rtl/>
          </w:rPr>
          <w:delText xml:space="preserve">ד</w:delText>
        </w:r>
        <w:r>
          <w:rPr>
            <w:rFonts w:hint="cs"/>
            <w:rtl/>
          </w:rPr>
          <w:delText xml:space="preserve">ס"ל</w:delText>
        </w:r>
      </w:del>
      <w:ins w:id="92595" w:author="מנוע מכני" w:date="2026-10-05T11:32:12Z"/>
      <w:del w:id="92596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r w:rsidR="00F40753">
        <w:rPr>
          <w:rtl/>
        </w:rPr>
        <w:t>ונחשב לכם תרומתכם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ins w:id="95687" w:author="מנוע מכני" w:date="2026-10-05T11:32:12Z">
        <w:r>
          <w:rPr>
            <w:rtl/>
          </w:rPr>
          <w:t xml:space="preserve">התורה</w:t>
        </w:r>
      </w:ins>
      <w:del w:id="95688" w:author="מנוע מכני" w:date="2026-10-05T11:32:12Z">
        <w:r w:rsidR="00F40753">
          <w:rPr>
            <w:rtl/>
          </w:rPr>
          <w:delText xml:space="preserve">רחמנא</w:delText>
        </w:r>
      </w:del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tl/>
        </w:rPr>
        <w:t>כי את מעשר בני ישראל אשר ירימו לה'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ins w:id="98705" w:author="מנוע מכני" w:date="2026-10-05T11:32:12Z">
        <w:r>
          <w:rPr>
            <w:rtl/>
          </w:rPr>
          <w:t xml:space="preserve">והוקש</w:t>
        </w:r>
      </w:ins>
      <w:del w:id="98706" w:author="מנוע מכני" w:date="2026-10-05T11:32:12Z">
        <w:r w:rsidR="00F40753">
          <w:rPr>
            <w:rtl/>
          </w:rPr>
          <w:delText xml:space="preserve">ואיתקש</w:delText>
        </w:r>
      </w:del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del w:id="90677" w:author="מנוע עיצוב" w:date="2026-10-05T11:33:53Z"/>
          <w:b/>
          <w:bCs/>
          <w:rtl/>
        </w:rPr>
      </w:pPr>
    </w:p>
    <w:p>
      <w:pPr>
        <w:pStyle w:val="38"/>
        <w:rPr>
          <w:ins w:id="100734" w:author="מנוע מכני" w:date="2026-10-05T11:32:12Z"/>
        </w:rPr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del w:id="100735" w:author="מנוע מכני" w:date="2026-10-05T11:32:12Z">
        <w:r w:rsidR="00F40753" w:rsidRPr="00880734">
          <w:rPr>
            <w:b/>
            <w:bCs/>
            <w:rtl/>
          </w:rPr>
          <w:delText xml:space="preserve"> </w:delText>
        </w:r>
      </w:del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>
          <w:ins w:id="100736" w:author="מנוע מכני" w:date="2026-10-05T11:32:12Z"/>
        </w:rPr>
      </w:pPr>
      <w:r>
        <w:tab/>
      </w:r>
      <w:ins w:id="94299" w:author="מנוע מכני" w:date="2026-10-05T11:32:12Z">
        <w:r>
          <w:t xml:space="preserve">לא</w:t>
        </w:r>
      </w:ins>
      <w:del w:id="94300" w:author="מנוע מכני" w:date="2026-10-05T11:32:12Z">
        <w:r w:rsidR="00861F3C" w:rsidRPr="00880734">
          <w:delText xml:space="preserve">לאו</w:delText>
        </w:r>
      </w:del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del w:id="100737" w:author="מנוע מכני" w:date="2026-10-05T11:32:12Z">
        <w:r w:rsidR="00861F3C">
          <w:rPr>
            <w:rFonts w:hint="cs"/>
            <w:rtl/>
          </w:rPr>
          <w:delText xml:space="preserve"> </w:delText>
        </w:r>
      </w:del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89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0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ins w:id="94301" w:author="מנוע מכני" w:date="2026-10-05T11:32:12Z">
        <w:r>
          <w:rPr>
            <w:rFonts w:hint="cs"/>
            <w:bCs/>
            <w:rtl/>
          </w:rPr>
          <w:t xml:space="preserve">ולא</w:t>
        </w:r>
      </w:ins>
      <w:del w:id="94302" w:author="מנוע מכני" w:date="2026-10-05T11:32:12Z">
        <w:r w:rsidRPr="00880734">
          <w:rPr>
            <w:rFonts w:hint="cs"/>
            <w:bCs/>
            <w:rtl/>
          </w:rPr>
          <w:delText xml:space="preserve">ולאו</w:delText>
        </w:r>
      </w:del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5691" w:author="מנוע מכני" w:date="2026-10-05T11:32:12Z">
        <w:r>
          <w:rPr>
            <w:rFonts w:hint="cs"/>
            <w:b/>
            <w:bCs/>
            <w:rtl/>
          </w:rPr>
          <w:t xml:space="preserve">דשמא</w:t>
        </w:r>
      </w:ins>
      <w:del w:id="95692" w:author="מנוע מכני" w:date="2026-10-05T11:32:12Z">
        <w:r w:rsidRPr="00880734">
          <w:rPr>
            <w:rFonts w:hint="cs"/>
            <w:b/>
            <w:bCs/>
            <w:rtl/>
          </w:rPr>
          <w:delText xml:space="preserve">ד</w:delText>
        </w:r>
        <w:r w:rsidR="00F40753" w:rsidRPr="00880734">
          <w:rPr>
            <w:b/>
            <w:bCs/>
            <w:rtl/>
          </w:rPr>
          <w:delText xml:space="preserve">דלמא</w:delText>
        </w:r>
      </w:del>
      <w:r w:rsidR="00F40753">
        <w:rPr>
          <w:rtl/>
        </w:rPr>
        <w:t xml:space="preserve"> שאני </w:t>
      </w:r>
      <w:ins w:id="94303" w:author="מנוע מכני" w:date="2026-10-05T11:32:12Z">
        <w:r>
          <w:rPr>
            <w:rtl/>
          </w:rPr>
          <w:t xml:space="preserve">שם</w:t>
        </w:r>
      </w:ins>
      <w:del w:id="94304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דאיברר </w:t>
      </w:r>
      <w:ins w:id="95693" w:author="מנוע מכני" w:date="2026-10-05T11:32:12Z">
        <w:r>
          <w:rPr>
            <w:rtl/>
          </w:rPr>
          <w:t xml:space="preserve">לו</w:t>
        </w:r>
      </w:ins>
      <w:del w:id="9569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2597" w:author="מנוע מכני" w:date="2026-10-05T11:32:12Z">
        <w:r>
          <w:rPr>
            <w:rtl/>
          </w:rPr>
          <w:t xml:space="preserve">א"נ</w:t>
        </w:r>
      </w:ins>
      <w:del w:id="92598" w:author="מנוע מכני" w:date="2026-10-05T11:32:12Z">
        <w:r w:rsidR="00F40753">
          <w:rPr>
            <w:rtl/>
          </w:rPr>
          <w:delText xml:space="preserve">א</w:delText>
        </w:r>
        <w:r>
          <w:rPr>
            <w:rFonts w:hint="cs"/>
            <w:rtl/>
          </w:rPr>
          <w:delText xml:space="preserve">''נ</w:delText>
        </w:r>
      </w:del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ins w:id="94305" w:author="מנוע מכני" w:date="2026-10-05T11:32:12Z">
        <w:r>
          <w:rPr>
            <w:rFonts w:hint="cs"/>
            <w:b/>
            <w:bCs/>
            <w:rtl/>
          </w:rPr>
          <w:t xml:space="preserve">ולא</w:t>
        </w:r>
      </w:ins>
      <w:del w:id="94306" w:author="מנוע מכני" w:date="2026-10-05T11:32:12Z">
        <w:r w:rsidRPr="00892FAC">
          <w:rPr>
            <w:rFonts w:hint="cs"/>
            <w:b/>
            <w:bCs/>
            <w:rtl/>
          </w:rPr>
          <w:delText xml:space="preserve">ולאו</w:delText>
        </w:r>
      </w:del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ins w:id="95695" w:author="מנוע מכני" w:date="2026-10-05T11:32:12Z">
        <w:r>
          <w:rPr>
            <w:b/>
            <w:bCs/>
            <w:rtl/>
          </w:rPr>
          <w:t xml:space="preserve">שמא</w:t>
        </w:r>
      </w:ins>
      <w:del w:id="95696" w:author="מנוע מכני" w:date="2026-10-05T11:32:12Z">
        <w:r w:rsidR="00F40753" w:rsidRPr="00880734">
          <w:rPr>
            <w:b/>
            <w:bCs/>
            <w:rtl/>
          </w:rPr>
          <w:delText xml:space="preserve">דלמא</w:delText>
        </w:r>
      </w:del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del w:id="90678" w:author="מנוע עיצוב" w:date="2026-10-05T11:33:53Z"/>
          <w:rtl/>
        </w:rPr>
      </w:pPr>
    </w:p>
    <w:p>
      <w:pPr>
        <w:pStyle w:val="38"/>
        <w:rPr>
          <w:ins w:id="100738" w:author="מנוע מכני" w:date="2026-10-05T11:32:12Z"/>
        </w:rPr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del w:id="100739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ins w:id="95697" w:author="מנוע מכני" w:date="2026-10-05T11:32:12Z">
        <w:r>
          <w:rPr>
            <w:rtl/>
          </w:rPr>
          <w:t xml:space="preserve">לפניו</w:t>
        </w:r>
      </w:ins>
      <w:del w:id="95698" w:author="מנוע מכני" w:date="2026-10-05T11:32:12Z">
        <w:r w:rsidR="00880734">
          <w:rPr>
            <w:rtl/>
          </w:rPr>
          <w:delText xml:space="preserve">קמיה</w:delText>
        </w:r>
      </w:del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ins w:id="92599" w:author="מנוע מכני" w:date="2026-10-05T11:32:12Z">
        <w:r>
          <w:rPr>
            <w:rStyle w:val="2fb"/>
            <w:rFonts w:hint="cs"/>
            <w:rtl/>
          </w:rPr>
          <w:t xml:space="preserve">ב"י</w:t>
        </w:r>
      </w:ins>
      <w:del w:id="92600" w:author="מנוע מכני" w:date="2026-10-05T11:32:12Z">
        <w:r>
          <w:rPr>
            <w:rFonts w:hint="cs"/>
            <w:rtl/>
          </w:rPr>
          <w:delText xml:space="preserve">ב''י</w:delText>
        </w:r>
      </w:del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ins w:id="97427" w:author="מנוע מכני" w:date="2026-10-05T11:32:12Z">
        <w:r>
          <w:rPr>
            <w:rtl/>
          </w:rPr>
          <w:t xml:space="preserve">,</w:t>
        </w:r>
      </w:ins>
      <w:del w:id="97428" w:author="מנוע מכני" w:date="2026-10-05T11:32:12Z">
        <w:r w:rsidR="000B5F7F">
          <w:rPr>
            <w:rtl/>
          </w:rPr>
          <w:delText xml:space="preserve">;</w:delText>
        </w:r>
      </w:del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ins w:id="92601" w:author="מנוע מכני" w:date="2026-10-05T11:32:12Z">
        <w:r>
          <w:rPr>
            <w:rFonts w:hint="cs"/>
            <w:rtl/>
          </w:rPr>
          <w:t xml:space="preserve">י"א</w:t>
        </w:r>
      </w:ins>
      <w:del w:id="92602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3" w:author="מנוע מכני" w:date="2026-10-05T11:32:12Z">
        <w:r>
          <w:rPr>
            <w:rFonts w:hint="cs"/>
            <w:b/>
            <w:bCs/>
            <w:rtl/>
          </w:rPr>
          <w:delText xml:space="preserve">   </w:delText>
        </w:r>
      </w:del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ins w:id="92603" w:author="מנוע מכני" w:date="2026-10-05T11:32:12Z">
        <w:r>
          <w:rPr>
            <w:rFonts w:hint="cs"/>
            <w:rtl/>
          </w:rPr>
          <w:t xml:space="preserve">י"א</w:t>
        </w:r>
      </w:ins>
      <w:del w:id="92604" w:author="מנוע מכני" w:date="2026-10-05T11:32:12Z">
        <w:r>
          <w:rPr>
            <w:rFonts w:hint="cs"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ins w:id="97979" w:author="מנוע מכני" w:date="2026-10-05T11:32:12Z">
        <w:r>
          <w:rPr>
            <w:rtl/>
          </w:rPr>
          <w:t xml:space="preserve">אם </w:t>
        </w:r>
      </w:ins>
      <w:del w:id="97980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ins w:id="95829" w:author="מנוע מכני" w:date="2026-10-05T11:32:12Z">
        <w:r>
          <w:rPr>
            <w:rtl/>
          </w:rPr>
          <w:t xml:space="preserve">אף</w:t>
        </w:r>
      </w:ins>
      <w:del w:id="95830" w:author="מנוע מכני" w:date="2026-10-05T11:32:12Z">
        <w:r w:rsidR="00FA1A10">
          <w:rPr>
            <w:rtl/>
          </w:rPr>
          <w:delText xml:space="preserve">אע"ג</w:delText>
        </w:r>
      </w:del>
      <w:r w:rsidR="00F40753">
        <w:rPr>
          <w:rtl/>
        </w:rPr>
        <w:t xml:space="preserve"> דלא נעקר שם עשירי הימנו</w:t>
      </w:r>
      <w:ins w:id="97429" w:author="מנוע מכני" w:date="2026-10-05T11:32:12Z">
        <w:r>
          <w:rPr>
            <w:rtl/>
          </w:rPr>
          <w:t xml:space="preserve">,</w:t>
        </w:r>
      </w:ins>
      <w:del w:id="97430" w:author="מנוע מכני" w:date="2026-10-05T11:32:12Z">
        <w:r w:rsidR="000B5F7F">
          <w:rPr>
            <w:rtl/>
          </w:rPr>
          <w:delText xml:space="preserve">;</w:delText>
        </w:r>
      </w:del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del w:id="92744" w:author="מנוע מכני" w:date="2026-10-05T11:32:12Z">
        <w:r>
          <w:rPr>
            <w:rFonts w:hint="cs"/>
            <w:b/>
            <w:bCs/>
            <w:rtl/>
          </w:rPr>
          <w:delText xml:space="preserve"> </w:delText>
        </w:r>
      </w:del>
      <w:ins w:id="92605" w:author="מנוע מכני" w:date="2026-10-05T11:32:12Z">
        <w:r>
          <w:rPr>
            <w:rFonts w:hint="cs"/>
            <w:b/>
            <w:bCs/>
            <w:rtl/>
          </w:rPr>
          <w:t xml:space="preserve">א"נ</w:t>
        </w:r>
      </w:ins>
      <w:del w:id="92606" w:author="מנוע מכני" w:date="2026-10-05T11:32:12Z">
        <w:r w:rsidRPr="00DB4CC4">
          <w:rPr>
            <w:rFonts w:hint="cs"/>
            <w:b/>
            <w:bCs/>
            <w:rtl/>
          </w:rPr>
          <w:delText xml:space="preserve">א''נ</w:delText>
        </w:r>
      </w:del>
      <w:r w:rsidR="00F40753" w:rsidRPr="00DB4CC4">
        <w:rPr>
          <w:b/>
          <w:bCs/>
          <w:rtl/>
        </w:rPr>
        <w:t xml:space="preserve"> </w:t>
      </w:r>
      <w:ins w:id="92607" w:author="מנוע מכני" w:date="2026-10-05T11:32:12Z">
        <w:r>
          <w:rPr>
            <w:rFonts w:hint="cs"/>
            <w:b/>
            <w:bCs/>
            <w:rtl/>
          </w:rPr>
          <w:t xml:space="preserve">י"א</w:t>
        </w:r>
      </w:ins>
      <w:del w:id="92608" w:author="מנוע מכני" w:date="2026-10-05T11:32:12Z">
        <w:r w:rsidRPr="00DB4CC4">
          <w:rPr>
            <w:rFonts w:hint="cs"/>
            <w:b/>
            <w:bCs/>
            <w:rtl/>
          </w:rPr>
          <w:delText xml:space="preserve">י''א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ins w:id="95699" w:author="מנוע מכני" w:date="2026-10-05T11:32:12Z">
        <w:r>
          <w:rPr>
            <w:rtl/>
          </w:rPr>
          <w:t xml:space="preserve">לו</w:t>
        </w:r>
      </w:ins>
      <w:del w:id="95700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עשירי, </w:t>
      </w:r>
      <w:ins w:id="97981" w:author="מנוע מכני" w:date="2026-10-05T11:32:12Z">
        <w:r>
          <w:rPr>
            <w:rtl/>
          </w:rPr>
          <w:t xml:space="preserve">אם </w:t>
        </w:r>
      </w:ins>
      <w:del w:id="97982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נעקר שם עשירי הימנו - אין, </w:t>
      </w:r>
      <w:ins w:id="97983" w:author="מנוע מכני" w:date="2026-10-05T11:32:12Z">
        <w:r>
          <w:rPr>
            <w:rtl/>
          </w:rPr>
          <w:t xml:space="preserve">אם </w:t>
        </w:r>
      </w:ins>
      <w:del w:id="97984" w:author="מנוע מכני" w:date="2026-10-05T11:32:12Z">
        <w:r w:rsidR="00F40753">
          <w:rPr>
            <w:rtl/>
          </w:rPr>
          <w:delText xml:space="preserve">אי </w:delText>
        </w:r>
      </w:del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ins w:id="97431" w:author="מנוע מכני" w:date="2026-10-05T11:32:12Z">
        <w:r>
          <w:rPr>
            <w:rtl/>
          </w:rPr>
          <w:t xml:space="preserve">,</w:t>
        </w:r>
      </w:ins>
      <w:del w:id="97432" w:author="מנוע מכני" w:date="2026-10-05T11:32:12Z">
        <w:r w:rsidR="000B5F7F">
          <w:rPr>
            <w:rtl/>
          </w:rPr>
          <w:delText xml:space="preserve">;</w:delText>
        </w:r>
      </w:del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ins w:id="95703" w:author="מנוע מכני" w:date="2026-10-05T11:32:12Z">
        <w:r>
          <w:rPr>
            <w:rtl/>
          </w:rPr>
          <w:t xml:space="preserve">לו</w:t>
        </w:r>
      </w:ins>
      <w:del w:id="95704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5701" w:author="מנוע מכני" w:date="2026-10-05T11:32:12Z">
        <w:r>
          <w:rPr>
            <w:rtl/>
          </w:rPr>
          <w:t xml:space="preserve">כלום</w:t>
        </w:r>
      </w:ins>
      <w:del w:id="95702" w:author="מנוע מכני" w:date="2026-10-05T11:32:12Z">
        <w:r w:rsidR="00F40753">
          <w:rPr>
            <w:rtl/>
          </w:rPr>
          <w:delText xml:space="preserve">מידי</w:delText>
        </w:r>
      </w:del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del w:id="90679" w:author="מנוע עיצוב" w:date="2026-10-05T11:33:53Z"/>
          <w:rtl/>
        </w:rPr>
      </w:pPr>
    </w:p>
    <w:p>
      <w:pPr>
        <w:pStyle w:val="38"/>
        <w:rPr>
          <w:ins w:id="100740" w:author="מנוע מכני" w:date="2026-10-05T11:32:12Z"/>
        </w:rPr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del w:id="100741" w:author="מנוע מכני" w:date="2026-10-05T11:32:12Z">
        <w:r w:rsidR="00F40753" w:rsidRPr="00892FAC">
          <w:rPr>
            <w:b/>
            <w:bCs/>
            <w:rtl/>
          </w:rPr>
          <w:delText xml:space="preserve"> </w:delText>
        </w:r>
      </w:del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>
          <w:ins w:id="100742" w:author="מנוע מכני" w:date="2026-10-05T11:32:12Z"/>
        </w:rPr>
      </w:pPr>
      <w:ins w:id="94307" w:author="מנוע מכני" w:date="2026-10-05T11:32:12Z">
        <w:r>
          <w:t xml:space="preserve">לא</w:t>
        </w:r>
      </w:ins>
      <w:del w:id="94308" w:author="מנוע מכני" w:date="2026-10-05T11:32:12Z">
        <w:r>
          <w:delText xml:space="preserve">לאו</w:delText>
        </w:r>
      </w:del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del w:id="10074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קפץ אחד מן המנויין לתוכן - כולן פטורין, מנויין גופייהו דאיפטרו - </w:t>
      </w:r>
      <w:ins w:id="94309" w:author="מנוע מכני" w:date="2026-10-05T11:32:12Z">
        <w:r>
          <w:rPr>
            <w:rtl/>
          </w:rPr>
          <w:t xml:space="preserve">לא</w:t>
        </w:r>
      </w:ins>
      <w:del w:id="94310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ins w:id="95705" w:author="מנוע מכני" w:date="2026-10-05T11:32:12Z">
        <w:r>
          <w:rPr>
            <w:rFonts w:hint="cs"/>
            <w:rtl/>
          </w:rPr>
          <w:t xml:space="preserve">דשמא</w:t>
        </w:r>
      </w:ins>
      <w:del w:id="95706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דלמא</w:delText>
        </w:r>
      </w:del>
      <w:r w:rsidR="00F40753">
        <w:rPr>
          <w:rtl/>
        </w:rPr>
        <w:t xml:space="preserve"> דעשר עילוייהו</w:t>
      </w:r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ins w:id="94311" w:author="מנוע מכני" w:date="2026-10-05T11:32:12Z">
        <w:r>
          <w:rPr>
            <w:b/>
            <w:bCs/>
            <w:rtl/>
          </w:rPr>
          <w:t xml:space="preserve">גם</w:t>
        </w:r>
      </w:ins>
      <w:del w:id="94312" w:author="מנוע מכני" w:date="2026-10-05T11:32:12Z">
        <w:r w:rsidR="00F40753" w:rsidRPr="00892FAC">
          <w:rPr>
            <w:b/>
            <w:bCs/>
            <w:rtl/>
          </w:rPr>
          <w:delText xml:space="preserve">נמי</w:delText>
        </w:r>
      </w:del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del w:id="90680" w:author="מנוע עיצוב" w:date="2026-10-05T11:33:53Z"/>
          <w:rtl/>
        </w:rPr>
      </w:pPr>
    </w:p>
    <w:p>
      <w:pPr>
        <w:pStyle w:val="38"/>
        <w:rPr>
          <w:ins w:id="100744" w:author="מנוע מכני" w:date="2026-10-05T11:32:12Z"/>
        </w:rPr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del w:id="100745" w:author="מנוע מכני" w:date="2026-10-05T11:32:12Z">
        <w:r w:rsidR="00892FAC">
          <w:rPr>
            <w:rFonts w:hint="cs"/>
            <w:b/>
            <w:bCs/>
            <w:rtl/>
          </w:rPr>
          <w:delText xml:space="preserve"> </w:delText>
        </w:r>
      </w:del>
      <w:r w:rsidR="00892FAC">
        <w:rPr>
          <w:rFonts w:hint="cs"/>
          <w:b/>
          <w:bCs/>
          <w:rtl/>
        </w:rPr>
        <w:t xml:space="preserve">'</w:t>
      </w:r>
      <w:r w:rsidRPr="00DB4CC4">
        <w:rPr>
          <w:b/>
          <w:bCs/>
          <w:rtl/>
        </w:rPr>
        <w:t>יעבור</w:t>
      </w:r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>
          <w:ins w:id="100746" w:author="מנוע מכני" w:date="2026-10-05T11:32:12Z"/>
        </w:rPr>
      </w:pPr>
      <w:ins w:id="92609" w:author="מנוע מכני" w:date="2026-10-05T11:32:12Z">
        <w:r>
          <w:t xml:space="preserve">ת"כ</w:t>
        </w:r>
      </w:ins>
      <w:del w:id="92610" w:author="מנוע מכני" w:date="2026-10-05T11:32:12Z">
        <w:r>
          <w:delText xml:space="preserve">ת</w:delText>
        </w:r>
        <w:r w:rsidR="00892FAC">
          <w:delText xml:space="preserve">''כ</w:delText>
        </w:r>
      </w:del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del w:id="10074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>
          <w:ins w:id="100748" w:author="מנוע מכני" w:date="2026-10-05T11:32:12Z"/>
        </w:rPr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del w:id="100749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ins w:id="94313" w:author="מנוע מכני" w:date="2026-10-05T11:32:12Z">
        <w:r>
          <w:rPr>
            <w:rtl/>
          </w:rPr>
          <w:t xml:space="preserve">לא</w:t>
        </w:r>
      </w:ins>
      <w:del w:id="94314" w:author="מנוע מכני" w:date="2026-10-05T11:32:12Z">
        <w:r w:rsidR="00F40753">
          <w:rPr>
            <w:rtl/>
          </w:rPr>
          <w:delText xml:space="preserve">לאו</w:delText>
        </w:r>
      </w:del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ins w:id="94315" w:author="מנוע מכני" w:date="2026-10-05T11:32:12Z">
        <w:r>
          <w:rPr>
            <w:rtl/>
          </w:rPr>
          <w:t xml:space="preserve">לא</w:t>
        </w:r>
      </w:ins>
      <w:del w:id="94316" w:author="מנוע מכני" w:date="2026-10-05T11:32:12Z">
        <w:r w:rsidR="00892FAC">
          <w:rPr>
            <w:rtl/>
          </w:rPr>
          <w:delText xml:space="preserve">לאו</w:delText>
        </w:r>
      </w:del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ins w:id="94317" w:author="מנוע מכני" w:date="2026-10-05T11:32:12Z">
        <w:r>
          <w:rPr>
            <w:rtl/>
          </w:rPr>
          <w:t xml:space="preserve">לא</w:t>
        </w:r>
      </w:ins>
      <w:del w:id="94318" w:author="מנוע מכני" w:date="2026-10-05T11:32:12Z">
        <w:r>
          <w:rPr>
            <w:rtl/>
          </w:rPr>
          <w:delText xml:space="preserve">לאו</w:delText>
        </w:r>
      </w:del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ins w:id="94319" w:author="מנוע מכני" w:date="2026-10-05T11:32:12Z">
        <w:r>
          <w:rPr>
            <w:rtl/>
          </w:rPr>
          <w:t xml:space="preserve">אומרים</w:t>
        </w:r>
      </w:ins>
      <w:del w:id="94320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ספק מנין הראוי דחזי </w:t>
      </w:r>
      <w:ins w:id="94323" w:author="מנוע מכני" w:date="2026-10-05T11:32:12Z">
        <w:r>
          <w:rPr>
            <w:rtl/>
          </w:rPr>
          <w:t xml:space="preserve">לכאן</w:t>
        </w:r>
      </w:ins>
      <w:del w:id="94324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ודחזי </w:t>
      </w:r>
      <w:ins w:id="94325" w:author="מנוע מכני" w:date="2026-10-05T11:32:12Z">
        <w:r>
          <w:rPr>
            <w:rtl/>
          </w:rPr>
          <w:t xml:space="preserve">לכאן</w:t>
        </w:r>
      </w:ins>
      <w:del w:id="94326" w:author="מנוע מכני" w:date="2026-10-05T11:32:12Z">
        <w:r w:rsidR="00F40753">
          <w:rPr>
            <w:rtl/>
          </w:rPr>
          <w:delText xml:space="preserve">להכא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ins w:id="94321" w:author="מנוע מכני" w:date="2026-10-05T11:32:12Z">
        <w:r>
          <w:rPr>
            <w:rtl/>
          </w:rPr>
          <w:t xml:space="preserve">אומרים</w:t>
        </w:r>
      </w:ins>
      <w:del w:id="94322" w:author="מנוע מכני" w:date="2026-10-05T11:32:12Z">
        <w:r w:rsidR="00F40753">
          <w:rPr>
            <w:rtl/>
          </w:rPr>
          <w:delText xml:space="preserve">אמרינן</w:delText>
        </w:r>
      </w:del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>
          <w:ins w:id="100750" w:author="מנוע מכני" w:date="2026-10-05T11:32:12Z"/>
        </w:rPr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del w:id="10075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</w:t>
      </w:r>
      <w:ins w:id="92611" w:author="מנוע מכני" w:date="2026-10-05T11:32:12Z">
        <w:r>
          <w:rPr>
            <w:rFonts w:hint="cs"/>
            <w:rtl/>
          </w:rPr>
          <w:t xml:space="preserve">ט"ו</w:t>
        </w:r>
      </w:ins>
      <w:del w:id="92612" w:author="מנוע מכני" w:date="2026-10-05T11:32:12Z">
        <w:r>
          <w:rPr>
            <w:rFonts w:hint="cs"/>
            <w:rtl/>
          </w:rPr>
          <w:delText xml:space="preserve">ט''ו</w:delText>
        </w:r>
      </w:del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>
          <w:ins w:id="100752" w:author="מנוע מכני" w:date="2026-10-05T11:32:12Z"/>
        </w:rPr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del w:id="10075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>
          <w:ins w:id="100754" w:author="מנוע מכני" w:date="2026-10-05T11:32:12Z"/>
        </w:rPr>
      </w:pPr>
      <w:r>
        <w:t xml:space="preserve">ת</w:t>
      </w:r>
      <w:ins w:id="92613" w:author="מנוע מכני" w:date="2026-10-05T11:32:12Z">
        <w:r>
          <w:t xml:space="preserve">נ"ה</w:t>
        </w:r>
      </w:ins>
      <w:del w:id="92614" w:author="מנוע מכני" w:date="2026-10-05T11:32:12Z">
        <w:r>
          <w:delText xml:space="preserve">נ''ה</w:delText>
        </w:r>
      </w:del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del w:id="10075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>
          <w:ins w:id="100756" w:author="מנוע מכני" w:date="2026-10-05T11:32:12Z"/>
        </w:rPr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del w:id="10075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>
          <w:ins w:id="100758" w:author="מנוע מכני" w:date="2026-10-05T11:32:12Z"/>
        </w:rPr>
      </w:pPr>
      <w:r>
        <w:t>תרגמה ר</w:t>
      </w:r>
      <w:r w:rsidR="008B759F">
        <w:t xml:space="preserve">ה</w:t>
      </w:r>
      <w:ins w:id="92615" w:author="מנוע מכני" w:date="2026-10-05T11:32:12Z">
        <w:r>
          <w:t xml:space="preserve">ב"ס</w:t>
        </w:r>
      </w:ins>
      <w:del w:id="92616" w:author="מנוע מכני" w:date="2026-10-05T11:32:12Z">
        <w:r w:rsidR="008B759F">
          <w:delText xml:space="preserve">ב''ס</w:delText>
        </w:r>
      </w:del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del w:id="10075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בדיר שיש לו שני פתחים </w:t>
      </w:r>
      <w:ins w:id="95707" w:author="מנוע מכני" w:date="2026-10-05T11:32:12Z">
        <w:r>
          <w:rPr>
            <w:rtl/>
          </w:rPr>
          <w:t xml:space="preserve">מדובר</w:t>
        </w:r>
      </w:ins>
      <w:del w:id="95708" w:author="מנוע מכני" w:date="2026-10-05T11:32:12Z">
        <w:r>
          <w:rPr>
            <w:rtl/>
          </w:rPr>
          <w:delText xml:space="preserve">עסקינן</w:delText>
        </w:r>
      </w:del>
      <w:r>
        <w:rPr>
          <w:rtl/>
        </w:rPr>
        <w:t xml:space="preserve">, ויצאו ט' בפתח זה וט' בפתח זה, דהאיך חד חזי </w:t>
      </w:r>
      <w:ins w:id="94327" w:author="מנוע מכני" w:date="2026-10-05T11:32:12Z">
        <w:r>
          <w:rPr>
            <w:rtl/>
          </w:rPr>
          <w:t xml:space="preserve">לכאן</w:t>
        </w:r>
      </w:ins>
      <w:del w:id="94328" w:author="מנוע מכני" w:date="2026-10-05T11:32:12Z">
        <w:r>
          <w:rPr>
            <w:rtl/>
          </w:rPr>
          <w:delText xml:space="preserve">להכא</w:delText>
        </w:r>
      </w:del>
      <w:r>
        <w:rPr>
          <w:rtl/>
        </w:rPr>
        <w:t xml:space="preserve"> </w:t>
      </w:r>
      <w:ins w:id="94329" w:author="מנוע מכני" w:date="2026-10-05T11:32:12Z">
        <w:r>
          <w:rPr>
            <w:rtl/>
          </w:rPr>
          <w:t xml:space="preserve">ולכאן</w:t>
        </w:r>
      </w:ins>
      <w:del w:id="94330" w:author="מנוע מכני" w:date="2026-10-05T11:32:12Z">
        <w:r>
          <w:rPr>
            <w:rtl/>
          </w:rPr>
          <w:delText xml:space="preserve">ולהכא</w:delText>
        </w:r>
      </w:del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ins w:id="95709" w:author="מנוע מכני" w:date="2026-10-05T11:32:12Z">
        <w:r>
          <w:rPr>
            <w:b/>
            <w:bCs/>
            <w:rtl/>
          </w:rPr>
          <w:t xml:space="preserve">לו</w:t>
        </w:r>
      </w:ins>
      <w:del w:id="95710" w:author="מנוע מכני" w:date="2026-10-05T11:32:12Z">
        <w:r w:rsidRPr="008B759F">
          <w:rPr>
            <w:b/>
            <w:bCs/>
            <w:rtl/>
          </w:rPr>
          <w:lastRenderedPageBreak/>
          <w:delText xml:space="preserve">ליה</w:delText>
        </w:r>
      </w:del>
      <w:r>
        <w:rPr>
          <w:rtl/>
        </w:rPr>
        <w:t xml:space="preserve">: כגון שמנה תשעה, וכי מטא עשרה קרי חד מרישא! </w:t>
      </w:r>
      <w:ins w:id="94331" w:author="מנוע מכני" w:date="2026-10-05T11:32:12Z">
        <w:r>
          <w:rPr>
            <w:rtl/>
          </w:rPr>
          <w:t xml:space="preserve">סבר</w:t>
        </w:r>
      </w:ins>
      <w:del w:id="94332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מאליו קדוש</w:t>
      </w:r>
      <w:ins w:id="97433" w:author="מנוע מכני" w:date="2026-10-05T11:32:12Z">
        <w:r>
          <w:rPr>
            <w:rtl/>
          </w:rPr>
          <w:t xml:space="preserve">,</w:t>
        </w:r>
      </w:ins>
      <w:del w:id="97434" w:author="מנוע מכני" w:date="2026-10-05T11:32:12Z">
        <w:r w:rsidR="000B5F7F">
          <w:rPr>
            <w:rtl/>
          </w:rPr>
          <w:delText xml:space="preserve">;</w:delText>
        </w:r>
      </w:del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ins w:id="95711" w:author="מנוע מכני" w:date="2026-10-05T11:32:12Z">
        <w:r>
          <w:rPr>
            <w:rtl/>
          </w:rPr>
          <w:t xml:space="preserve">לו</w:t>
        </w:r>
      </w:ins>
      <w:del w:id="95712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בגורן, ומנאן זוגות זוגות! </w:t>
      </w:r>
      <w:ins w:id="94333" w:author="מנוע מכני" w:date="2026-10-05T11:32:12Z">
        <w:r>
          <w:rPr>
            <w:rtl/>
          </w:rPr>
          <w:t xml:space="preserve">סבר</w:t>
        </w:r>
      </w:ins>
      <w:del w:id="94334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>
          <w:ins w:id="100760" w:author="מנוע מכני" w:date="2026-10-05T11:32:12Z"/>
        </w:rPr>
      </w:pPr>
      <w:r>
        <w:t xml:space="preserve">ארנ</w:t>
      </w:r>
      <w:ins w:id="92617" w:author="מנוע מכני" w:date="2026-10-05T11:32:12Z">
        <w:r>
          <w:t xml:space="preserve">ב"י</w:t>
        </w:r>
      </w:ins>
      <w:del w:id="92618" w:author="מנוע מכני" w:date="2026-10-05T11:32:12Z">
        <w:r>
          <w:delText xml:space="preserve">ב''י</w:delText>
        </w:r>
      </w:del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del w:id="100761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זכאי אימיה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ins w:id="92619" w:author="מנוע מכני" w:date="2026-10-05T11:32:12Z">
        <w:r>
          <w:rPr>
            <w:rStyle w:val="2fb"/>
            <w:rFonts w:hint="cs"/>
            <w:rtl/>
          </w:rPr>
          <w:t xml:space="preserve">ב"ס</w:t>
        </w:r>
      </w:ins>
      <w:del w:id="92620" w:author="מנוע מכני" w:date="2026-10-05T11:32:12Z">
        <w:r>
          <w:rPr>
            <w:rFonts w:hint="cs"/>
            <w:rtl/>
          </w:rPr>
          <w:delText xml:space="preserve">ב''ס</w:delText>
        </w:r>
      </w:del>
      <w:r w:rsidR="00F40753">
        <w:rPr>
          <w:rtl/>
        </w:rPr>
        <w:t xml:space="preserve">, דשני </w:t>
      </w:r>
      <w:ins w:id="95713" w:author="מנוע מכני" w:date="2026-10-05T11:32:12Z">
        <w:r>
          <w:rPr>
            <w:rtl/>
          </w:rPr>
          <w:t xml:space="preserve">לו</w:t>
        </w:r>
      </w:ins>
      <w:del w:id="95714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 </w:t>
      </w:r>
      <w:ins w:id="97657" w:author="מנוע מכני" w:date="2026-10-05T11:32:12Z">
        <w:r>
          <w:rPr>
            <w:rtl/>
          </w:rPr>
          <w:t xml:space="preserve">שמועה</w:t>
        </w:r>
      </w:ins>
      <w:del w:id="97658" w:author="מנוע מכני" w:date="2026-10-05T11:32:12Z">
        <w:r w:rsidR="00F40753">
          <w:rPr>
            <w:rtl/>
          </w:rPr>
          <w:delText xml:space="preserve">שמעתא</w:delText>
        </w:r>
      </w:del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  <w:pPrChange w:id="90525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5" w:author="מנוע מכני" w:date="2026-10-05T11:32:12Z">
        <w:r>
          <w:rPr>
            <w:rtl/>
          </w:rPr>
          <w:t xml:space="preserve"> </w:t>
        </w:r>
      </w:ins>
      <w:del w:id="97436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37" w:author="מנוע מכני" w:date="2026-10-05T11:32:12Z">
        <w:r>
          <w:rPr>
            <w:rtl/>
          </w:rPr>
          <w:t xml:space="preserve"> </w:t>
        </w:r>
      </w:ins>
      <w:del w:id="97438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  <w:pPrChange w:id="90526" w:author="מנוע עיצוב" w:date="2026-10-05T11:33:53Z">
          <w:pPr>
            <w:jc w:val="center"/>
          </w:pPr>
        </w:pPrChange>
      </w:pPr>
      <w:r>
        <w:rPr>
          <w:rtl/>
        </w:rPr>
        <w:t xml:space="preserve">•</w:t>
      </w:r>
      <w:ins w:id="97439" w:author="מנוע מכני" w:date="2026-10-05T11:32:12Z">
        <w:r>
          <w:rPr>
            <w:rtl/>
          </w:rPr>
          <w:t xml:space="preserve"> </w:t>
        </w:r>
      </w:ins>
      <w:del w:id="97440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  <w:ins w:id="97441" w:author="מנוע מכני" w:date="2026-10-05T11:32:12Z">
        <w:r>
          <w:rPr>
            <w:rtl/>
          </w:rPr>
          <w:t xml:space="preserve"> </w:t>
        </w:r>
      </w:ins>
      <w:del w:id="97442" w:author="מנוע מכני" w:date="2026-10-05T11:32:12Z">
        <w:r>
          <w:rPr>
            <w:rtl/>
          </w:rPr>
          <w:delText xml:space="preserve">  </w:delText>
        </w:r>
      </w:del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ins w:id="9262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י"ו</w:t>
        </w:r>
      </w:ins>
      <w:del w:id="92622" w:author="מנוע מכני" w:date="2026-10-05T11:32:12Z">
        <w:r w:rsidRPr="003F380F">
          <w:rPr>
            <w:rFonts w:hint="cs"/>
            <w:b/>
            <w:bCs/>
            <w:rtl/>
          </w:rPr>
          <w:delText xml:space="preserve">י''ו</w:delText>
        </w:r>
      </w:del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ins w:id="92987" w:author="מנוע מכני" w:date="2026-10-05T11:32:12Z">
        <w:r>
          <w:rPr>
            <w:rStyle w:val="2fb"/>
            <w:rtl/>
          </w:rPr>
          <w:t xml:space="preserve">ר"כ</w:t>
        </w:r>
      </w:ins>
      <w:del w:id="92988" w:author="מנוע מכני" w:date="2026-10-05T11:32:12Z">
        <w:r w:rsidR="00F40753">
          <w:rPr>
            <w:rtl/>
          </w:rPr>
          <w:delText xml:space="preserve">רב כהנא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>
          <w:ins w:id="100762" w:author="מנוע מכני" w:date="2026-10-05T11:32:12Z"/>
        </w:rPr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del w:id="100763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3" w:author="מנוע מכני" w:date="2026-10-05T11:32:12Z">
        <w:r>
          <w:rPr>
            <w:rFonts w:hint="cs"/>
            <w:rtl/>
          </w:rPr>
          <w:t xml:space="preserve">מ"ד</w:t>
        </w:r>
      </w:ins>
      <w:del w:id="92624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ins w:id="97443" w:author="מנוע מכני" w:date="2026-10-05T11:32:12Z">
        <w:r>
          <w:rPr>
            <w:rFonts w:hint="cs"/>
            <w:rtl/>
          </w:rPr>
          <w:t xml:space="preserve"> </w:t>
        </w:r>
      </w:ins>
      <w:del w:id="97444" w:author="מנוע מכני" w:date="2026-10-05T11:32:12Z">
        <w:r>
          <w:rPr>
            <w:rFonts w:hint="cs"/>
            <w:rtl/>
          </w:rPr>
          <w:delText xml:space="preserve"> </w:delText>
        </w:r>
        <w:r w:rsidR="00FC674A">
          <w:rPr>
            <w:rFonts w:hint="cs"/>
            <w:rtl/>
          </w:rPr>
          <w:delText xml:space="preserve"> </w:delText>
        </w:r>
      </w:del>
      <w:r>
        <w:rPr>
          <w:rStyle w:val="2fb"/>
          <w:rFonts w:hint="cs"/>
          <w:rtl/>
        </w:rPr>
        <w:t xml:space="preserve">אר</w:t>
      </w:r>
      <w:ins w:id="92625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26" w:author="מנוע מכני" w:date="2026-10-05T11:32:12Z">
        <w:r>
          <w:rPr>
            <w:rFonts w:hint="cs"/>
            <w:rtl/>
          </w:rPr>
          <w:delText xml:space="preserve">י''ו</w:delText>
        </w:r>
      </w:del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del w:id="90681" w:author="מנוע עיצוב" w:date="2026-10-05T11:33:53Z"/>
          <w:rtl/>
        </w:rPr>
      </w:pPr>
    </w:p>
    <w:p>
      <w:pPr>
        <w:pStyle w:val="38"/>
        <w:rPr>
          <w:ins w:id="100764" w:author="מנוע מכני" w:date="2026-10-05T11:32:12Z"/>
        </w:rPr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del w:id="100765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ins w:id="92627" w:author="מנוע מכני" w:date="2026-10-05T11:32:12Z">
        <w:r>
          <w:rPr>
            <w:rFonts w:hint="cs"/>
            <w:rtl/>
          </w:rPr>
          <w:t xml:space="preserve">מ"ד</w:t>
        </w:r>
      </w:ins>
      <w:del w:id="92628" w:author="מנוע מכני" w:date="2026-10-05T11:32:12Z">
        <w:r>
          <w:rPr>
            <w:rFonts w:hint="cs"/>
            <w:rtl/>
          </w:rPr>
          <w:delText xml:space="preserve">מ''ד</w:delText>
        </w:r>
      </w:del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ins w:id="98707" w:author="מנוע מכני" w:date="2026-10-05T11:32:12Z">
        <w:r>
          <w:rPr>
            <w:rtl/>
          </w:rPr>
          <w:t xml:space="preserve">יפה</w:t>
        </w:r>
      </w:ins>
      <w:del w:id="98708" w:author="מנוע מכני" w:date="2026-10-05T11:32:12Z">
        <w:r w:rsidR="00FC674A">
          <w:rPr>
            <w:rtl/>
          </w:rPr>
          <w:delText xml:space="preserve">שפיר</w:delText>
        </w:r>
      </w:del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ins w:id="95715" w:author="מנוע מכני" w:date="2026-10-05T11:32:12Z">
        <w:r>
          <w:rPr>
            <w:rtl/>
          </w:rPr>
          <w:t xml:space="preserve">לו</w:t>
        </w:r>
      </w:ins>
      <w:del w:id="95716" w:author="מנוע מכני" w:date="2026-10-05T11:32:12Z">
        <w:r w:rsidR="00F40753">
          <w:rPr>
            <w:rtl/>
          </w:rPr>
          <w:delText xml:space="preserve">ליה</w:delText>
        </w:r>
      </w:del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ins w:id="98069" w:author="מנוע מכני" w:date="2026-10-05T11:32:12Z">
        <w:r>
          <w:rPr>
            <w:rtl/>
          </w:rPr>
          <w:t xml:space="preserve">וישנו</w:t>
        </w:r>
      </w:ins>
      <w:del w:id="98070" w:author="מנוע מכני" w:date="2026-10-05T11:32:12Z">
        <w:r w:rsidR="00F40753">
          <w:rPr>
            <w:rtl/>
          </w:rPr>
          <w:delText xml:space="preserve">ואיתיה</w:delText>
        </w:r>
      </w:del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del w:id="90360" w:author="מנוע עיצוב" w:date="2026-10-05T11:33:53Z"/>
          <w:rtl/>
        </w:rPr>
      </w:pPr>
      <w:del w:id="90357" w:author="מנוע עיצוב" w:date="2026-10-05T11:33:53Z">
        <w:r>
          <w:rPr>
            <w:rtl/>
          </w:rPr>
          <w:delText xml:space="preserve">•</w:delText>
        </w:r>
      </w:del>
      <w:ins w:id="97445" w:author="מנוע מכני" w:date="2026-10-05T11:32:12Z">
        <w:r>
          <w:rPr>
            <w:rtl/>
          </w:rPr>
          <w:t xml:space="preserve"> </w:t>
        </w:r>
      </w:ins>
      <w:del w:id="97446" w:author="מנוע מכני" w:date="2026-10-05T11:32:12Z">
        <w:r>
          <w:rPr>
            <w:rtl/>
          </w:rPr>
          <w:delText xml:space="preserve">  </w:delText>
        </w:r>
      </w:del>
      <w:del w:id="90358" w:author="מנוע עיצוב" w:date="2026-10-05T11:33:53Z">
        <w:r>
          <w:rPr>
            <w:rtl/>
          </w:rPr>
          <w:delText xml:space="preserve">•</w:delText>
        </w:r>
      </w:del>
      <w:ins w:id="97447" w:author="מנוע מכני" w:date="2026-10-05T11:32:12Z">
        <w:r>
          <w:rPr>
            <w:rtl/>
          </w:rPr>
          <w:t xml:space="preserve"> </w:t>
        </w:r>
      </w:ins>
      <w:del w:id="97448" w:author="מנוע מכני" w:date="2026-10-05T11:32:12Z">
        <w:r>
          <w:rPr>
            <w:rtl/>
          </w:rPr>
          <w:delText xml:space="preserve">  </w:delText>
        </w:r>
      </w:del>
      <w:del w:id="90359" w:author="מנוע עיצוב" w:date="2026-10-05T11:33:53Z">
        <w:r>
          <w:rPr>
            <w:rtl/>
          </w:rPr>
          <w:delText xml:space="preserve">•</w:delText>
        </w:r>
      </w:del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>
          <w:ins w:id="100766" w:author="מנוע מכני" w:date="2026-10-05T11:32:12Z"/>
        </w:rPr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del w:id="10076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r>
        <w:rPr>
          <w:rtl/>
        </w:rPr>
        <w:t>וכל מעשר בקר וצאן כל אשר יעבור תחת השבט העשירי יהיה קדש</w:t>
      </w:r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>
          <w:ins w:id="100768" w:author="מנוע מכני" w:date="2026-10-05T11:32:12Z"/>
        </w:rPr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del w:id="10076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>
          <w:ins w:id="100770" w:author="מנוע מכני" w:date="2026-10-05T11:32:12Z"/>
        </w:rPr>
      </w:pPr>
      <w:r>
        <w:t xml:space="preserve">תאני תנא </w:t>
      </w:r>
      <w:ins w:id="95717" w:author="מנוע מכני" w:date="2026-10-05T11:32:12Z">
        <w:r>
          <w:t xml:space="preserve">לפניו</w:t>
        </w:r>
      </w:ins>
      <w:del w:id="95718" w:author="מנוע מכני" w:date="2026-10-05T11:32:12Z">
        <w:r>
          <w:delText xml:space="preserve">קמיה</w:delText>
        </w:r>
      </w:del>
      <w:r>
        <w:t xml:space="preserve"> דר</w:t>
      </w:r>
      <w:ins w:id="92629" w:author="מנוע מכני" w:date="2026-10-05T11:32:12Z">
        <w:r>
          <w:t xml:space="preserve">י"ו</w:t>
        </w:r>
      </w:ins>
      <w:del w:id="92630" w:author="מנוע מכני" w:date="2026-10-05T11:32:12Z">
        <w:r w:rsidR="00FC674A">
          <w:delText xml:space="preserve">י''ו</w:delText>
        </w:r>
      </w:del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del w:id="100771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1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2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ins w:id="92633" w:author="מנוע מכני" w:date="2026-10-05T11:32:12Z">
        <w:r>
          <w:rPr>
            <w:rStyle w:val="2fb"/>
            <w:rFonts w:hint="cs"/>
            <w:rtl/>
          </w:rPr>
          <w:t xml:space="preserve">ר"ש</w:t>
        </w:r>
      </w:ins>
      <w:del w:id="92634" w:author="מנוע מכני" w:date="2026-10-05T11:32:12Z">
        <w:r w:rsidR="00FC674A">
          <w:rPr>
            <w:rFonts w:hint="cs"/>
            <w:rtl/>
          </w:rPr>
          <w:delText xml:space="preserve">ר''ש</w:delText>
        </w:r>
      </w:del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ins w:id="98071" w:author="מנוע מכני" w:date="2026-10-05T11:32:12Z">
        <w:r>
          <w:rPr>
            <w:rtl/>
          </w:rPr>
          <w:t xml:space="preserve">סבר</w:t>
        </w:r>
      </w:ins>
      <w:del w:id="98072" w:author="מנוע מכני" w:date="2026-10-05T11:32:12Z">
        <w:r>
          <w:rPr>
            <w:rtl/>
          </w:rPr>
          <w:delText xml:space="preserve">ס</w:delText>
        </w:r>
        <w:r w:rsidR="00FC674A">
          <w:rPr>
            <w:rFonts w:hint="cs"/>
            <w:rtl/>
          </w:rPr>
          <w:delText xml:space="preserve">"ל</w:delText>
        </w:r>
      </w:del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ins w:id="92635" w:author="מנוע מכני" w:date="2026-10-05T11:32:12Z">
        <w:r>
          <w:rPr>
            <w:rStyle w:val="2fb"/>
            <w:rtl/>
          </w:rPr>
          <w:t xml:space="preserve">ר"י</w:t>
        </w:r>
      </w:ins>
      <w:del w:id="92636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''י</w:delText>
        </w:r>
      </w:del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ins w:id="98709" w:author="מנוע מכני" w:date="2026-10-05T11:32:12Z">
        <w:r>
          <w:rPr>
            <w:rtl/>
          </w:rPr>
          <w:t xml:space="preserve">לומר</w:t>
        </w:r>
      </w:ins>
      <w:del w:id="98710" w:author="מנוע מכני" w:date="2026-10-05T11:32:12Z">
        <w:r>
          <w:rPr>
            <w:rtl/>
          </w:rPr>
          <w:delText xml:space="preserve">מימר</w:delText>
        </w:r>
      </w:del>
      <w:r>
        <w:rPr>
          <w:rtl/>
        </w:rPr>
        <w:t xml:space="preserve"> חוזר </w:t>
      </w:r>
      <w:ins w:id="98711" w:author="מנוע מכני" w:date="2026-10-05T11:32:12Z">
        <w:r>
          <w:rPr>
            <w:rtl/>
          </w:rPr>
          <w:t xml:space="preserve">ולומר</w:t>
        </w:r>
      </w:ins>
      <w:del w:id="98712" w:author="מנוע מכני" w:date="2026-10-05T11:32:12Z">
        <w:r>
          <w:rPr>
            <w:rtl/>
          </w:rPr>
          <w:delText xml:space="preserve">ומימר</w:delText>
        </w:r>
      </w:del>
      <w:r w:rsidR="0057284B">
        <w:rPr>
          <w:rtl/>
        </w:rPr>
        <w:t>.</w:t>
      </w:r>
    </w:p>
    <w:p>
      <w:pPr>
        <w:pStyle w:val="38"/>
        <w:rPr>
          <w:ins w:id="100772" w:author="מנוע מכני" w:date="2026-10-05T11:32:12Z"/>
        </w:rPr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del w:id="100773" w:author="מנוע מכני" w:date="2026-10-05T11:32:12Z">
        <w:r w:rsidR="00FC674A">
          <w:rPr>
            <w:rtl/>
          </w:rPr>
          <w:delText xml:space="preserve"> </w:delText>
        </w:r>
      </w:del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ins w:id="95719" w:author="מנוע מכני" w:date="2026-10-05T11:32:12Z">
        <w:r>
          <w:rPr>
            <w:rtl/>
          </w:rPr>
          <w:t xml:space="preserve">לו</w:t>
        </w:r>
      </w:ins>
      <w:del w:id="95720" w:author="מנוע מכני" w:date="2026-10-05T11:32:12Z">
        <w:r>
          <w:rPr>
            <w:rtl/>
          </w:rPr>
          <w:delText xml:space="preserve">ליה</w:delText>
        </w:r>
      </w:del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ins w:id="97501" w:author="מנוע מכני" w:date="2026-10-05T11:32:12Z">
        <w:r>
          <w:rPr>
            <w:rtl/>
          </w:rPr>
          <w:t xml:space="preserve">להם</w:t>
        </w:r>
      </w:ins>
      <w:del w:id="97502" w:author="מנוע מכני" w:date="2026-10-05T11:32:12Z">
        <w:r>
          <w:rPr>
            <w:rtl/>
          </w:rPr>
          <w:delText xml:space="preserve">להו</w:delText>
        </w:r>
      </w:del>
      <w:r>
        <w:rPr>
          <w:rtl/>
        </w:rPr>
        <w:t xml:space="preserve"> </w:t>
      </w:r>
      <w:ins w:id="94335" w:author="מנוע מכני" w:date="2026-10-05T11:32:12Z">
        <w:r>
          <w:rPr>
            <w:rtl/>
          </w:rPr>
          <w:t xml:space="preserve">לשניהם</w:t>
        </w:r>
      </w:ins>
      <w:del w:id="94336" w:author="מנוע מכני" w:date="2026-10-05T11:32:12Z">
        <w:r>
          <w:rPr>
            <w:rtl/>
          </w:rPr>
          <w:delText xml:space="preserve">לתרוייהו</w:delText>
        </w:r>
      </w:del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del w:id="90682" w:author="מנוע עיצוב" w:date="2026-10-05T11:33:53Z"/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>
          <w:ins w:id="100774" w:author="מנוע מכני" w:date="2026-10-05T11:32:12Z"/>
        </w:rPr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del w:id="100775" w:author="מנוע מכני" w:date="2026-10-05T11:32:12Z">
        <w:r w:rsidRPr="00CF3D54">
          <w:rPr>
            <w:rtl/>
          </w:rPr>
          <w:delText xml:space="preserve"> </w:delText>
        </w:r>
      </w:del>
      <w:r w:rsidRPr="00CF3D54">
        <w:rPr>
          <w:rtl/>
        </w:rPr>
        <w:t xml:space="preserve">דכל בת אחת תרווייהו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ins w:id="98185" w:author="מנוע מכני" w:date="2026-10-05T11:32:12Z">
        <w:r>
          <w:rPr>
            <w:rtl/>
          </w:rPr>
          <w:t xml:space="preserve">ישב</w:t>
        </w:r>
      </w:ins>
      <w:del w:id="98186" w:author="מנוע מכני" w:date="2026-10-05T11:32:12Z">
        <w:r>
          <w:rPr>
            <w:rtl/>
          </w:rPr>
          <w:delText xml:space="preserve">יתיב</w:delText>
        </w:r>
      </w:del>
      <w:r>
        <w:rPr>
          <w:rtl/>
        </w:rPr>
        <w:t xml:space="preserve"> </w:t>
      </w:r>
      <w:ins w:id="92637" w:author="מנוע מכני" w:date="2026-10-05T11:32:12Z">
        <w:r>
          <w:rPr>
            <w:rStyle w:val="2fb"/>
            <w:rtl/>
          </w:rPr>
          <w:t xml:space="preserve">ר"כ</w:t>
        </w:r>
      </w:ins>
      <w:del w:id="92638" w:author="מנוע מכני" w:date="2026-10-05T11:32:12Z">
        <w:r>
          <w:rPr>
            <w:rtl/>
          </w:rPr>
          <w:delText xml:space="preserve">ר</w:delText>
        </w:r>
        <w:r w:rsidR="00FC674A">
          <w:rPr>
            <w:rFonts w:hint="cs"/>
            <w:rtl/>
          </w:rPr>
          <w:delText xml:space="preserve">''כ</w:delText>
        </w:r>
      </w:del>
      <w:r w:rsidR="00FC674A">
        <w:rPr>
          <w:rFonts w:hint="cs"/>
          <w:rtl/>
        </w:rPr>
        <w:t xml:space="preserve"> ואמר להא </w:t>
      </w:r>
      <w:ins w:id="97659" w:author="מנוע מכני" w:date="2026-10-05T11:32:12Z">
        <w:r>
          <w:rPr>
            <w:rFonts w:hint="cs"/>
            <w:rtl/>
          </w:rPr>
          <w:t xml:space="preserve">שמועה</w:t>
        </w:r>
      </w:ins>
      <w:del w:id="97660" w:author="מנוע מכני" w:date="2026-10-05T11:32:12Z">
        <w:r w:rsidR="00FC674A">
          <w:rPr>
            <w:rFonts w:hint="cs"/>
            <w:rtl/>
          </w:rPr>
          <w:delText xml:space="preserve">שמעתתא</w:delText>
        </w:r>
      </w:del>
      <w:r w:rsidR="00FC674A">
        <w:rPr>
          <w:rFonts w:hint="cs"/>
          <w:rtl/>
        </w:rPr>
        <w:t xml:space="preserve"> </w:t>
      </w:r>
    </w:p>
    <w:p>
      <w:pPr>
        <w:pStyle w:val="38"/>
        <w:rPr>
          <w:ins w:id="100776" w:author="מנוע מכני" w:date="2026-10-05T11:32:12Z"/>
        </w:rPr>
      </w:pPr>
      <w:ins w:id="92639" w:author="מנוע מכני" w:date="2026-10-05T11:32:12Z">
        <w:r>
          <w:t xml:space="preserve">א"ל</w:t>
        </w:r>
      </w:ins>
      <w:del w:id="92640" w:author="מנוע מכני" w:date="2026-10-05T11:32:12Z">
        <w:r>
          <w:delText xml:space="preserve">א''ל</w:delText>
        </w:r>
      </w:del>
      <w:r>
        <w:t xml:space="preserve"> </w:t>
      </w:r>
      <w:ins w:id="92641" w:author="מנוע מכני" w:date="2026-10-05T11:32:12Z">
        <w:r>
          <w:t xml:space="preserve">ר"א</w:t>
        </w:r>
      </w:ins>
      <w:del w:id="92642" w:author="מנוע מכני" w:date="2026-10-05T11:32:12Z">
        <w:r>
          <w:delText xml:space="preserve">ר''א</w:delText>
        </w:r>
      </w:del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del w:id="100777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>
          <w:ins w:id="100778" w:author="מנוע מכני" w:date="2026-10-05T11:32:12Z"/>
        </w:rPr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del w:id="100779" w:author="מנוע מכני" w:date="2026-10-05T11:32:12Z">
        <w:r w:rsidRPr="00CF3D54">
          <w:rPr>
            <w:b/>
            <w:bCs/>
            <w:rtl/>
          </w:rPr>
          <w:delText xml:space="preserve"> </w:delText>
        </w:r>
      </w:del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>
          <w:ins w:id="100780" w:author="מנוע מכני" w:date="2026-10-05T11:32:12Z"/>
        </w:rPr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del w:id="100781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זה הכלל לאיתויי יצא עשירי ולא דבר </w:t>
      </w:r>
      <w:ins w:id="94337" w:author="מנוע מכני" w:date="2026-10-05T11:32:12Z">
        <w:r>
          <w:rPr>
            <w:rFonts w:hint="cs"/>
            <w:rtl/>
          </w:rPr>
          <w:t xml:space="preserve">שהרי</w:t>
        </w:r>
      </w:ins>
      <w:del w:id="94338" w:author="מנוע מכני" w:date="2026-10-05T11:32:12Z">
        <w:r>
          <w:rPr>
            <w:rFonts w:hint="cs"/>
            <w:rtl/>
          </w:rPr>
          <w:delText xml:space="preserve">ד</w:delText>
        </w:r>
        <w:r w:rsidR="00F40753">
          <w:rPr>
            <w:rtl/>
          </w:rPr>
          <w:delText xml:space="preserve">הא</w:delText>
        </w:r>
      </w:del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ins w:id="97449" w:author="מנוע מכני" w:date="2026-10-05T11:32:12Z">
        <w:r>
          <w:rPr>
            <w:rtl/>
          </w:rPr>
          <w:t xml:space="preserve">,</w:t>
        </w:r>
      </w:ins>
      <w:del w:id="97450" w:author="מנוע מכני" w:date="2026-10-05T11:32:12Z">
        <w:r w:rsidR="000B5F7F">
          <w:rPr>
            <w:rtl/>
          </w:rPr>
          <w:delText xml:space="preserve">;</w:delText>
        </w:r>
      </w:del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ins w:id="92643" w:author="מנוע מכני" w:date="2026-10-05T11:32:12Z">
        <w:r>
          <w:rPr>
            <w:rFonts w:hint="cs"/>
            <w:rtl/>
          </w:rPr>
          <w:t xml:space="preserve">ת"ה</w:t>
        </w:r>
      </w:ins>
      <w:del w:id="92644" w:author="מנוע מכני" w:date="2026-10-05T11:32:12Z">
        <w:r>
          <w:rPr>
            <w:rFonts w:hint="cs"/>
            <w:rtl/>
          </w:rPr>
          <w:delText xml:space="preserve">ת''ה</w:delText>
        </w:r>
      </w:del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>
          <w:ins w:id="100782" w:author="מנוע מכני" w:date="2026-10-05T11:32:12Z"/>
        </w:rPr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del w:id="100783" w:author="מנוע מכני" w:date="2026-10-05T11:32:12Z">
        <w:r w:rsidR="00F40753">
          <w:rPr>
            <w:rtl/>
          </w:rPr>
          <w:delText xml:space="preserve"> </w:delText>
        </w:r>
      </w:del>
      <w:r w:rsidR="00F40753">
        <w:rPr>
          <w:rtl/>
        </w:rPr>
        <w:t xml:space="preserve">משום </w:t>
      </w:r>
      <w:ins w:id="94341" w:author="מנוע מכני" w:date="2026-10-05T11:32:12Z">
        <w:r>
          <w:rPr>
            <w:rtl/>
          </w:rPr>
          <w:t xml:space="preserve">דאומרים</w:t>
        </w:r>
      </w:ins>
      <w:del w:id="94342" w:author="מנוע מכני" w:date="2026-10-05T11:32:12Z">
        <w:r w:rsidR="00F40753">
          <w:rPr>
            <w:rtl/>
          </w:rPr>
          <w:delText xml:space="preserve">דאמרינן</w:delText>
        </w:r>
      </w:del>
      <w:r w:rsidR="00F40753">
        <w:rPr>
          <w:rtl/>
        </w:rPr>
        <w:t xml:space="preserve"> כל בבת אחת </w:t>
      </w:r>
      <w:ins w:id="94339" w:author="מנוע מכני" w:date="2026-10-05T11:32:12Z">
        <w:r>
          <w:rPr>
            <w:rtl/>
          </w:rPr>
          <w:t xml:space="preserve">שניהם</w:t>
        </w:r>
      </w:ins>
      <w:del w:id="94340" w:author="מנוע מכני" w:date="2026-10-05T11:32:12Z">
        <w:r w:rsidR="00F40753">
          <w:rPr>
            <w:rtl/>
          </w:rPr>
          <w:delText xml:space="preserve">תרוייהו</w:delText>
        </w:r>
      </w:del>
      <w:r w:rsidR="00F40753">
        <w:rPr>
          <w:rtl/>
        </w:rPr>
        <w:t xml:space="preserve"> קדשי</w:t>
      </w:r>
      <w:ins w:id="97451" w:author="מנוע מכני" w:date="2026-10-05T11:32:12Z">
        <w:r>
          <w:rPr>
            <w:rtl/>
          </w:rPr>
          <w:t xml:space="preserve">,</w:t>
        </w:r>
      </w:ins>
      <w:del w:id="97452" w:author="מנוע מכני" w:date="2026-10-05T11:32:12Z">
        <w:r w:rsidR="000B5F7F">
          <w:rPr>
            <w:rtl/>
          </w:rPr>
          <w:delText xml:space="preserve">;</w:delText>
        </w:r>
      </w:del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ins w:id="92645" w:author="מנוע מכני" w:date="2026-10-05T11:32:12Z">
        <w:r>
          <w:rPr>
            <w:rFonts w:hint="cs"/>
            <w:b/>
            <w:bCs/>
            <w:rtl/>
          </w:rPr>
          <w:t xml:space="preserve">ב"ע</w:t>
        </w:r>
      </w:ins>
      <w:del w:id="92646" w:author="מנוע מכני" w:date="2026-10-05T11:32:12Z">
        <w:r w:rsidRPr="008E0588">
          <w:rPr>
            <w:rFonts w:hint="cs"/>
            <w:b/>
            <w:bCs/>
            <w:rtl/>
          </w:rPr>
          <w:delText xml:space="preserve">ב''ע</w:delText>
        </w:r>
      </w:del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ins w:id="95721" w:author="מנוע מכני" w:date="2026-10-05T11:32:12Z">
        <w:r>
          <w:rPr>
            <w:rtl/>
          </w:rPr>
          <w:t xml:space="preserve">מהם</w:t>
        </w:r>
      </w:ins>
      <w:del w:id="95722" w:author="מנוע מכני" w:date="2026-10-05T11:32:12Z">
        <w:r w:rsidR="00F40753">
          <w:rPr>
            <w:rtl/>
          </w:rPr>
          <w:delText xml:space="preserve">מינייהו</w:delText>
        </w:r>
      </w:del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ins w:id="92647" w:author="מנוע מכני" w:date="2026-10-05T11:32:12Z">
        <w:r>
          <w:rPr>
            <w:rFonts w:hint="cs"/>
            <w:rtl/>
          </w:rPr>
          <w:t xml:space="preserve">ח"כ</w:t>
        </w:r>
      </w:ins>
      <w:del w:id="92648" w:author="מנוע מכני" w:date="2026-10-05T11:32:12Z">
        <w:r>
          <w:rPr>
            <w:rFonts w:hint="cs"/>
            <w:rtl/>
          </w:rPr>
          <w:delText xml:space="preserve">ח''כ</w:delText>
        </w:r>
      </w:del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ins w:id="97453" w:author="מנוע מכני" w:date="2026-10-05T11:32:12Z">
        <w:r>
          <w:rPr>
            <w:rtl/>
          </w:rPr>
          <w:t xml:space="preserve">,</w:t>
        </w:r>
      </w:ins>
      <w:del w:id="97454" w:author="מנוע מכני" w:date="2026-10-05T11:32:12Z">
        <w:r w:rsidR="000B5F7F">
          <w:rPr>
            <w:rtl/>
          </w:rPr>
          <w:delText xml:space="preserve">;</w:delText>
        </w:r>
      </w:del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ins w:id="92649" w:author="מנוע מכני" w:date="2026-10-05T11:32:12Z">
        <w:r>
          <w:rPr>
            <w:rFonts w:hint="cs"/>
            <w:rtl/>
          </w:rPr>
          <w:t xml:space="preserve">ח"כ</w:t>
        </w:r>
      </w:ins>
      <w:del w:id="92650" w:author="מנוע מכני" w:date="2026-10-05T11:32:12Z">
        <w:r w:rsidR="008E0588">
          <w:rPr>
            <w:rFonts w:hint="cs"/>
            <w:rtl/>
          </w:rPr>
          <w:delText xml:space="preserve">ח''כ</w:delText>
        </w:r>
      </w:del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ins w:id="92651" w:author="מנוע מכני" w:date="2026-10-05T11:32:12Z">
        <w:r>
          <w:rPr>
            <w:rFonts w:hint="cs"/>
            <w:rtl/>
          </w:rPr>
          <w:t xml:space="preserve">י"א</w:t>
        </w:r>
      </w:ins>
      <w:del w:id="92652" w:author="מנוע מכני" w:date="2026-10-05T11:32:12Z">
        <w:r w:rsidR="00CF3D54">
          <w:rPr>
            <w:rFonts w:hint="cs"/>
            <w:rtl/>
          </w:rPr>
          <w:delText xml:space="preserve">י''א</w:delText>
        </w:r>
      </w:del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ins w:id="92653" w:author="מנוע מכני" w:date="2026-10-05T11:32:12Z">
        <w:r>
          <w:rPr>
            <w:rFonts w:hint="cs"/>
            <w:rtl/>
          </w:rPr>
          <w:t xml:space="preserve">ה"מ</w:t>
        </w:r>
      </w:ins>
      <w:del w:id="92654" w:author="מנוע מכני" w:date="2026-10-05T11:32:12Z">
        <w:r w:rsidR="00CF3D54">
          <w:rPr>
            <w:rFonts w:hint="cs"/>
            <w:rtl/>
          </w:rPr>
          <w:delText xml:space="preserve">ה''מ</w:delText>
        </w:r>
      </w:del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ins w:id="94343" w:author="מנוע מכני" w:date="2026-10-05T11:32:12Z">
        <w:r>
          <w:rPr>
            <w:rFonts w:hint="cs"/>
            <w:rtl/>
          </w:rPr>
          <w:t xml:space="preserve">כאן</w:t>
        </w:r>
      </w:ins>
      <w:del w:id="94344" w:author="מנוע מכני" w:date="2026-10-05T11:32:12Z">
        <w:r w:rsidR="00CF3D54">
          <w:rPr>
            <w:rFonts w:hint="cs"/>
            <w:rtl/>
          </w:rPr>
          <w:delText xml:space="preserve">הכא</w:delText>
        </w:r>
      </w:del>
      <w:r w:rsidR="00CF3D54">
        <w:rPr>
          <w:rFonts w:hint="cs"/>
          <w:rtl/>
        </w:rPr>
        <w:t xml:space="preserve"> </w:t>
      </w:r>
      <w:ins w:id="95725" w:author="מנוע מכני" w:date="2026-10-05T11:32:12Z">
        <w:r>
          <w:rPr>
            <w:rFonts w:hint="cs"/>
            <w:rtl/>
          </w:rPr>
          <w:t xml:space="preserve">אין</w:t>
        </w:r>
      </w:ins>
      <w:del w:id="95726" w:author="מנוע מכני" w:date="2026-10-05T11:32:12Z">
        <w:r w:rsidR="00CF3D54">
          <w:rPr>
            <w:rFonts w:hint="cs"/>
            <w:rtl/>
          </w:rPr>
          <w:delText xml:space="preserve">לית</w:delText>
        </w:r>
      </w:del>
      <w:r w:rsidR="00CF3D54">
        <w:rPr>
          <w:rFonts w:hint="cs"/>
          <w:rtl/>
        </w:rPr>
        <w:t xml:space="preserve"> </w:t>
      </w:r>
      <w:ins w:id="95723" w:author="מנוע מכני" w:date="2026-10-05T11:32:12Z">
        <w:r>
          <w:rPr>
            <w:rFonts w:hint="cs"/>
            <w:rtl/>
          </w:rPr>
          <w:t xml:space="preserve">לו</w:t>
        </w:r>
      </w:ins>
      <w:del w:id="95724" w:author="מנוע מכני" w:date="2026-10-05T11:32:12Z">
        <w:r w:rsidR="00CF3D54">
          <w:rPr>
            <w:rFonts w:hint="cs"/>
            <w:rtl/>
          </w:rPr>
          <w:delText xml:space="preserve">ליה</w:delText>
        </w:r>
      </w:del>
      <w:r w:rsidR="00CF3D54">
        <w:rPr>
          <w:rFonts w:hint="cs"/>
          <w:rtl/>
        </w:rPr>
        <w:t xml:space="preserve"> בהמות </w:t>
      </w:r>
      <w:ins w:id="98713" w:author="מנוע מכני" w:date="2026-10-05T11:32:12Z">
        <w:r>
          <w:rPr>
            <w:rFonts w:hint="cs"/>
            <w:rtl/>
          </w:rPr>
          <w:t xml:space="preserve">יותר</w:t>
        </w:r>
      </w:ins>
      <w:del w:id="98714" w:author="מנוע מכני" w:date="2026-10-05T11:32:12Z">
        <w:r w:rsidR="00CF3D54">
          <w:rPr>
            <w:rFonts w:hint="cs"/>
            <w:rtl/>
          </w:rPr>
          <w:delText xml:space="preserve">טפי</w:delText>
        </w:r>
      </w:del>
      <w:r w:rsidR="00CF3D54">
        <w:rPr>
          <w:rFonts w:hint="cs"/>
          <w:rtl/>
        </w:rPr>
        <w:t xml:space="preserve"> </w:t>
      </w:r>
    </w:p>
    <w:p>
      <w:pPr>
        <w:pStyle w:val="38"/>
        <w:rPr>
          <w:ins w:id="100784" w:author="מנוע מכני" w:date="2026-10-05T11:32:12Z"/>
        </w:rPr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del w:id="10078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דתניא</w:t>
      </w:r>
      <w:r>
        <w:rPr>
          <w:rtl/>
        </w:rPr>
        <w:t xml:space="preserve">, קרא לעשירי </w:t>
      </w:r>
      <w:ins w:id="92655" w:author="מנוע מכני" w:date="2026-10-05T11:32:12Z">
        <w:r>
          <w:rPr>
            <w:rFonts w:hint="cs"/>
            <w:rtl/>
          </w:rPr>
          <w:t xml:space="preserve">י"א</w:t>
        </w:r>
      </w:ins>
      <w:del w:id="92656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>
        <w:rPr>
          <w:rtl/>
        </w:rPr>
        <w:t>, ול</w:t>
      </w:r>
      <w:ins w:id="92657" w:author="מנוע מכני" w:date="2026-10-05T11:32:12Z">
        <w:r>
          <w:rPr>
            <w:rFonts w:hint="cs"/>
            <w:rtl/>
          </w:rPr>
          <w:t xml:space="preserve">י"א</w:t>
        </w:r>
      </w:ins>
      <w:del w:id="92658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ins w:id="92659" w:author="מנוע מכני" w:date="2026-10-05T11:32:12Z">
        <w:r>
          <w:rPr>
            <w:rFonts w:hint="cs"/>
            <w:rtl/>
          </w:rPr>
          <w:t xml:space="preserve">י"א</w:t>
        </w:r>
      </w:ins>
      <w:del w:id="92660" w:author="מנוע מכני" w:date="2026-10-05T11:32:12Z">
        <w:r w:rsidR="008E0588">
          <w:rPr>
            <w:rFonts w:hint="cs"/>
            <w:rtl/>
          </w:rPr>
          <w:delText xml:space="preserve">י''א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ins w:id="97455" w:author="מנוע מכני" w:date="2026-10-05T11:32:12Z">
        <w:r>
          <w:rPr>
            <w:rtl/>
          </w:rPr>
          <w:t xml:space="preserve"> </w:t>
        </w:r>
      </w:ins>
      <w:del w:id="97456" w:author="מנוע מכני" w:date="2026-10-05T11:32:12Z">
        <w:r>
          <w:rPr>
            <w:rtl/>
          </w:rPr>
          <w:delText xml:space="preserve"> </w:delText>
        </w:r>
        <w:r w:rsidR="008E0588">
          <w:rPr>
            <w:rFonts w:hint="cs"/>
            <w:rtl/>
          </w:rPr>
          <w:delText xml:space="preserve"> </w:delText>
        </w:r>
      </w:del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ins w:id="92661" w:author="מנוע מכני" w:date="2026-10-05T11:32:12Z">
        <w:r>
          <w:rPr>
            <w:rStyle w:val="2fb"/>
            <w:rFonts w:hint="cs"/>
            <w:b/>
            <w:bCs/>
            <w:rtl/>
          </w:rPr>
          <w:t xml:space="preserve">ב"י</w:t>
        </w:r>
      </w:ins>
      <w:del w:id="92662" w:author="מנוע מכני" w:date="2026-10-05T11:32:12Z">
        <w:r w:rsidR="008E0588" w:rsidRPr="008E0588">
          <w:rPr>
            <w:rFonts w:hint="cs"/>
            <w:b/>
            <w:bCs/>
            <w:rtl/>
          </w:rPr>
          <w:delText xml:space="preserve">ב''י</w:delText>
        </w:r>
      </w:del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>
          <w:ins w:id="100786" w:author="מנוע מכני" w:date="2026-10-05T11:32:12Z"/>
        </w:rPr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del w:id="100787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>
          <w:ins w:id="100788" w:author="מנוע מכני" w:date="2026-10-05T11:32:12Z"/>
        </w:rPr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del w:id="10078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ה</w:t>
      </w:r>
      <w:ins w:id="92663" w:author="מנוע מכני" w:date="2026-10-05T11:32:12Z">
        <w:r>
          <w:rPr>
            <w:rFonts w:hint="cs"/>
            <w:rtl/>
          </w:rPr>
          <w:t xml:space="preserve">ב"ע</w:t>
        </w:r>
      </w:ins>
      <w:del w:id="92664" w:author="מנוע מכני" w:date="2026-10-05T11:32:12Z">
        <w:r w:rsidR="008E0588">
          <w:rPr>
            <w:rFonts w:hint="cs"/>
            <w:rtl/>
          </w:rPr>
          <w:delText xml:space="preserve">ב''ע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ins w:id="95731" w:author="מנוע מכני" w:date="2026-10-05T11:32:12Z">
        <w:r>
          <w:rPr>
            <w:rtl/>
          </w:rPr>
          <w:t xml:space="preserve">דיש</w:t>
        </w:r>
      </w:ins>
      <w:del w:id="95732" w:author="מנוע מכני" w:date="2026-10-05T11:32:12Z">
        <w:r>
          <w:rPr>
            <w:rtl/>
          </w:rPr>
          <w:delText xml:space="preserve">דאית</w:delText>
        </w:r>
      </w:del>
      <w:r>
        <w:rPr>
          <w:rtl/>
        </w:rPr>
        <w:t xml:space="preserve"> </w:t>
      </w:r>
      <w:ins w:id="95729" w:author="מנוע מכני" w:date="2026-10-05T11:32:12Z">
        <w:r>
          <w:rPr>
            <w:rtl/>
          </w:rPr>
          <w:t xml:space="preserve">לו</w:t>
        </w:r>
      </w:ins>
      <w:del w:id="95730" w:author="מנוע מכני" w:date="2026-10-05T11:32:12Z">
        <w:r>
          <w:rPr>
            <w:rtl/>
          </w:rPr>
          <w:delText xml:space="preserve">ליה</w:delText>
        </w:r>
      </w:del>
      <w:r>
        <w:rPr>
          <w:rtl/>
        </w:rPr>
        <w:t xml:space="preserve"> בהמות </w:t>
      </w:r>
      <w:ins w:id="94347" w:author="מנוע מכני" w:date="2026-10-05T11:32:12Z">
        <w:r>
          <w:rPr>
            <w:rtl/>
          </w:rPr>
          <w:t xml:space="preserve">הרבה</w:t>
        </w:r>
      </w:ins>
      <w:del w:id="94348" w:author="מנוע מכני" w:date="2026-10-05T11:32:12Z">
        <w:r>
          <w:rPr>
            <w:rtl/>
          </w:rPr>
          <w:delText xml:space="preserve">טובא</w:delText>
        </w:r>
      </w:del>
      <w:r>
        <w:rPr>
          <w:rtl/>
        </w:rPr>
        <w:t xml:space="preserve">, </w:t>
      </w:r>
      <w:ins w:id="94345" w:author="מנוע מכני" w:date="2026-10-05T11:32:12Z">
        <w:r>
          <w:rPr>
            <w:rtl/>
          </w:rPr>
          <w:t xml:space="preserve">דאומרים</w:t>
        </w:r>
      </w:ins>
      <w:del w:id="94346" w:author="מנוע מכני" w:date="2026-10-05T11:32:12Z">
        <w:r>
          <w:rPr>
            <w:rtl/>
          </w:rPr>
          <w:delText xml:space="preserve">דאמרינן</w:delText>
        </w:r>
      </w:del>
      <w:r>
        <w:rPr>
          <w:rtl/>
        </w:rPr>
        <w:t xml:space="preserve"> חד עישורא </w:t>
      </w:r>
      <w:ins w:id="95727" w:author="מנוע מכני" w:date="2026-10-05T11:32:12Z">
        <w:r>
          <w:rPr>
            <w:rtl/>
          </w:rPr>
          <w:t xml:space="preserve">אומר</w:t>
        </w:r>
      </w:ins>
      <w:del w:id="95728" w:author="מנוע מכני" w:date="2026-10-05T11:32:12Z">
        <w:r>
          <w:rPr>
            <w:rtl/>
          </w:rPr>
          <w:delText xml:space="preserve">קאמר</w:delText>
        </w:r>
      </w:del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del w:id="90683" w:author="מנוע עיצוב" w:date="2026-10-05T11:33:53Z"/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ins w:id="95733" w:author="מנוע מכני" w:date="2026-10-05T11:32:12Z">
        <w:r>
          <w:rPr>
            <w:rtl/>
          </w:rPr>
          <w:t xml:space="preserve">אחת</w:t>
        </w:r>
      </w:ins>
      <w:del w:id="95734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ins w:id="95735" w:author="מנוע מכני" w:date="2026-10-05T11:32:12Z">
        <w:r>
          <w:rPr>
            <w:rtl/>
          </w:rPr>
          <w:t xml:space="preserve">אחת</w:t>
        </w:r>
      </w:ins>
      <w:del w:id="95736" w:author="מנוע מכני" w:date="2026-10-05T11:32:12Z">
        <w:r w:rsidR="00F40753">
          <w:rPr>
            <w:rtl/>
          </w:rPr>
          <w:delText xml:space="preserve">חדא</w:delText>
        </w:r>
      </w:del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>
          <w:ins w:id="100790" w:author="מנוע מכני" w:date="2026-10-05T11:32:12Z"/>
        </w:rPr>
      </w:pPr>
      <w:ins w:id="92665" w:author="מנוע מכני" w:date="2026-10-05T11:32:12Z">
        <w:r>
          <w:t xml:space="preserve">ל"ק</w:t>
        </w:r>
      </w:ins>
      <w:del w:id="92666" w:author="מנוע מכני" w:date="2026-10-05T11:32:12Z">
        <w:r w:rsidRPr="008E0588">
          <w:delText xml:space="preserve">ל</w:delText>
        </w:r>
        <w:r w:rsidR="008E0588" w:rsidRPr="008E0588">
          <w:delText xml:space="preserve">''ק</w:delText>
        </w:r>
      </w:del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del w:id="100791" w:author="מנוע מכני" w:date="2026-10-05T11:32:12Z">
        <w:r w:rsidR="008E0588">
          <w:rPr>
            <w:rFonts w:hint="cs"/>
            <w:rtl/>
          </w:rPr>
          <w:delText xml:space="preserve"> </w:delText>
        </w:r>
      </w:del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7" w:author="מנוע מכני" w:date="2026-10-05T11:32:12Z">
        <w:r>
          <w:rPr>
            <w:rStyle w:val="2fb"/>
            <w:rtl/>
          </w:rPr>
          <w:t xml:space="preserve">ר"ש</w:t>
        </w:r>
      </w:ins>
      <w:del w:id="92668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''ש</w:delText>
        </w:r>
      </w:del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ins w:id="92669" w:author="מנוע מכני" w:date="2026-10-05T11:32:12Z">
        <w:r>
          <w:rPr>
            <w:rStyle w:val="2fb"/>
            <w:rtl/>
          </w:rPr>
          <w:t xml:space="preserve">ר"י</w:t>
        </w:r>
      </w:ins>
      <w:del w:id="92670" w:author="מנוע מכני" w:date="2026-10-05T11:32:12Z">
        <w:r>
          <w:rPr>
            <w:rtl/>
          </w:rPr>
          <w:delText xml:space="preserve">ר</w:delText>
        </w:r>
        <w:r w:rsidR="008E0588">
          <w:rPr>
            <w:rFonts w:hint="cs"/>
            <w:rtl/>
          </w:rPr>
          <w:delText xml:space="preserve">'</w:delText>
        </w:r>
        <w:r>
          <w:rPr>
            <w:rtl/>
          </w:rPr>
          <w:delText xml:space="preserve">'</w:delText>
        </w:r>
        <w:r w:rsidR="008E0588">
          <w:rPr>
            <w:rFonts w:hint="cs"/>
            <w:rtl/>
          </w:rPr>
          <w:delText xml:space="preserve">י</w:delText>
        </w:r>
      </w:del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ins w:id="94349" w:author="מנוע מכני" w:date="2026-10-05T11:32:12Z">
        <w:r>
          <w:rPr>
            <w:rtl/>
          </w:rPr>
          <w:t xml:space="preserve">סבר</w:t>
        </w:r>
      </w:ins>
      <w:del w:id="94350" w:author="מנוע מכני" w:date="2026-10-05T11:32:12Z">
        <w:r>
          <w:rPr>
            <w:rtl/>
          </w:rPr>
          <w:delText xml:space="preserve">קסבר</w:delText>
        </w:r>
      </w:del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del w:id="90684" w:author="מנוע עיצוב" w:date="2026-10-05T11:33:53Z"/>
          <w:b/>
          <w:bCs/>
          <w:rtl/>
        </w:rPr>
      </w:pPr>
    </w:p>
    <w:p>
      <w:pPr>
        <w:pStyle w:val="38"/>
        <w:rPr>
          <w:ins w:id="100792" w:author="מנוע מכני" w:date="2026-10-05T11:32:12Z"/>
        </w:rPr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del w:id="100793" w:author="מנוע מכני" w:date="2026-10-05T11:32:12Z">
        <w:r>
          <w:rPr>
            <w:rFonts w:hint="cs"/>
            <w:rtl/>
          </w:rPr>
          <w:delText xml:space="preserve"> </w:delText>
        </w:r>
      </w:del>
      <w:r>
        <w:rPr>
          <w:rFonts w:hint="cs"/>
          <w:rtl/>
        </w:rPr>
        <w:t xml:space="preserve">איך </w:t>
      </w:r>
      <w:ins w:id="9267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72" w:author="מנוע מכני" w:date="2026-10-05T11:32:12Z">
        <w:r>
          <w:rPr>
            <w:rFonts w:hint="cs"/>
            <w:rtl/>
          </w:rPr>
          <w:delText xml:space="preserve">ר''י</w:delText>
        </w:r>
      </w:del>
      <w:r>
        <w:rPr>
          <w:rFonts w:hint="cs"/>
          <w:rtl/>
        </w:rPr>
        <w:t xml:space="preserve"> </w:t>
      </w:r>
      <w:ins w:id="92673" w:author="מנוע מכני" w:date="2026-10-05T11:32:12Z">
        <w:ins w:id="98073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4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74" w:author="מנוע מכני" w:date="2026-10-05T11:32:12Z">
        <w:r>
          <w:rPr>
            <w:rFonts w:hint="cs"/>
            <w:rtl/>
          </w:rPr>
          <w:delText xml:space="preserve">ס''ל</w:delText>
        </w:r>
      </w:del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ins w:id="97457" w:author="מנוע מכני" w:date="2026-10-05T11:32:12Z">
        <w:r>
          <w:rPr>
            <w:rtl/>
          </w:rPr>
          <w:t xml:space="preserve"> </w:t>
        </w:r>
      </w:ins>
      <w:del w:id="97458" w:author="מנוע מכני" w:date="2026-10-05T11:32:12Z">
        <w:r w:rsidR="00F40753">
          <w:rPr>
            <w:rtl/>
          </w:rPr>
          <w:delText xml:space="preserve"> </w:delText>
        </w:r>
        <w:r>
          <w:rPr>
            <w:rFonts w:hint="cs"/>
            <w:rtl/>
          </w:rPr>
          <w:delText xml:space="preserve"> </w:delText>
        </w:r>
      </w:del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>
          <w:ins w:id="100794" w:author="מנוע מכני" w:date="2026-10-05T11:32:12Z"/>
        </w:rPr>
      </w:pPr>
      <w:r>
        <w:t xml:space="preserve">מכלל </w:t>
      </w:r>
      <w:ins w:id="92989" w:author="מנוע מכני" w:date="2026-10-05T11:32:12Z">
        <w:r>
          <w:t xml:space="preserve">דר"י</w:t>
        </w:r>
      </w:ins>
      <w:del w:id="92990" w:author="מנוע מכני" w:date="2026-10-05T11:32:12Z">
        <w:r>
          <w:delText xml:space="preserve">דרבי יהודה</w:delText>
        </w:r>
      </w:del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del w:id="100795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ins w:id="92675" w:author="מנוע מכני" w:date="2026-10-05T11:32:12Z">
        <w:r>
          <w:rPr>
            <w:rFonts w:hint="cs"/>
            <w:rtl/>
          </w:rPr>
          <w:t xml:space="preserve">א"א</w:t>
        </w:r>
      </w:ins>
      <w:del w:id="92676" w:author="מנוע מכני" w:date="2026-10-05T11:32:12Z">
        <w:r w:rsidR="00615DF5">
          <w:rPr>
            <w:rFonts w:hint="cs"/>
            <w:rtl/>
          </w:rPr>
          <w:delText xml:space="preserve">א''א</w:delText>
        </w:r>
      </w:del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ins w:id="92677" w:author="מנוע מכני" w:date="2026-10-05T11:32:12Z">
        <w:r>
          <w:rPr>
            <w:rStyle w:val="2fb"/>
            <w:rFonts w:hint="cs"/>
            <w:rtl/>
          </w:rPr>
          <w:t xml:space="preserve">ר"מ</w:t>
        </w:r>
      </w:ins>
      <w:del w:id="92678" w:author="מנוע מכני" w:date="2026-10-05T11:32:12Z">
        <w:r w:rsidR="00615DF5">
          <w:rPr>
            <w:rFonts w:hint="cs"/>
            <w:rtl/>
          </w:rPr>
          <w:delText xml:space="preserve">ר''מ</w:delText>
        </w:r>
      </w:del>
      <w:r w:rsidR="00615DF5">
        <w:rPr>
          <w:rFonts w:hint="cs"/>
          <w:rtl/>
        </w:rPr>
        <w:t xml:space="preserve"> לדברי </w:t>
      </w:r>
      <w:ins w:id="92679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0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ins w:id="92681" w:author="מנוע מכני" w:date="2026-10-05T11:32:12Z">
        <w:r>
          <w:rPr>
            <w:rStyle w:val="2fb"/>
            <w:rFonts w:hint="cs"/>
            <w:rtl/>
          </w:rPr>
          <w:t xml:space="preserve">ר"י</w:t>
        </w:r>
      </w:ins>
      <w:del w:id="92682" w:author="מנוע מכני" w:date="2026-10-05T11:32:12Z">
        <w:r w:rsidR="00615DF5">
          <w:rPr>
            <w:rFonts w:hint="cs"/>
            <w:rtl/>
          </w:rPr>
          <w:delText xml:space="preserve">ר''י</w:delText>
        </w:r>
      </w:del>
      <w:r w:rsidR="00615DF5">
        <w:rPr>
          <w:rFonts w:hint="cs"/>
          <w:rtl/>
        </w:rPr>
        <w:t xml:space="preserve"> </w:t>
      </w:r>
      <w:ins w:id="92683" w:author="מנוע מכני" w:date="2026-10-05T11:32:12Z">
        <w:ins w:id="98075" w:author="מנוע מכני" w:date="2026-10-05T11:32:12Z">
          <w:r>
            <w:rPr>
              <w:rFonts w:hint="cs"/>
              <w:rtl/>
            </w:rPr>
            <w:t xml:space="preserve">סבר</w:t>
          </w:r>
        </w:ins>
        <w:del w:id="98076" w:author="מנוע מכני" w:date="2026-10-05T11:32:12Z">
          <w:r>
            <w:rPr>
              <w:rFonts w:hint="cs"/>
              <w:rtl/>
            </w:rPr>
            <w:delText xml:space="preserve">ס"ל</w:delText>
          </w:r>
        </w:del>
      </w:ins>
      <w:del w:id="92684" w:author="מנוע מכני" w:date="2026-10-05T11:32:12Z">
        <w:r w:rsidR="00615DF5">
          <w:rPr>
            <w:rFonts w:hint="cs"/>
            <w:rtl/>
          </w:rPr>
          <w:delText xml:space="preserve">ס''ל</w:delText>
        </w:r>
      </w:del>
      <w:r w:rsidR="00615DF5">
        <w:rPr>
          <w:rFonts w:hint="cs"/>
          <w:rtl/>
        </w:rPr>
        <w:t xml:space="preserve"> </w:t>
      </w:r>
      <w:ins w:id="98715" w:author="מנוע מכני" w:date="2026-10-05T11:32:12Z">
        <w:r>
          <w:rPr>
            <w:rFonts w:hint="cs"/>
            <w:rtl/>
          </w:rPr>
          <w:t xml:space="preserve">דהוא</w:t>
        </w:r>
      </w:ins>
      <w:del w:id="98716" w:author="מנוע מכני" w:date="2026-10-05T11:32:12Z">
        <w:r w:rsidR="00615DF5">
          <w:rPr>
            <w:rFonts w:hint="cs"/>
            <w:rtl/>
          </w:rPr>
          <w:delText xml:space="preserve">דאיהו</w:delText>
        </w:r>
      </w:del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r>
        <w:rPr>
          <w:rtl/>
        </w:rPr>
        <w:t>אם מן הבקר</w:t>
      </w:r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ins w:id="92991" w:author="מנוע מכני" w:date="2026-10-05T11:32:12Z">
        <w:r>
          <w:rPr>
            <w:rStyle w:val="2fb"/>
            <w:rtl/>
          </w:rPr>
          <w:t xml:space="preserve">ר"י</w:t>
        </w:r>
      </w:ins>
      <w:del w:id="92992" w:author="מנוע מכני" w:date="2026-10-05T11:32:12Z">
        <w:r w:rsidR="00F40753">
          <w:rPr>
            <w:rtl/>
          </w:rPr>
          <w:delText xml:space="preserve">רבי יהודה</w:delText>
        </w:r>
      </w:del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>
          <w:ins w:id="100796" w:author="מנוע מכני" w:date="2026-10-05T11:32:12Z"/>
        </w:rPr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del w:id="100797" w:author="מנוע מכני" w:date="2026-10-05T11:32:12Z">
        <w:r w:rsidRPr="00615DF5">
          <w:rPr>
            <w:rtl/>
          </w:rPr>
          <w:delText xml:space="preserve"> </w:delText>
        </w:r>
      </w:del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ins w:id="92685" w:author="מנוע מכני" w:date="2026-10-05T11:32:12Z">
        <w:r>
          <w:rPr>
            <w:rStyle w:val="2fb"/>
            <w:rFonts w:hint="cs"/>
            <w:rtl/>
          </w:rPr>
          <w:t xml:space="preserve">ר"א</w:t>
        </w:r>
      </w:ins>
      <w:del w:id="92686" w:author="מנוע מכני" w:date="2026-10-05T11:32:12Z">
        <w:r w:rsidR="008E0588" w:rsidRPr="00615DF5">
          <w:rPr>
            <w:rFonts w:hint="cs"/>
            <w:rtl/>
          </w:rPr>
          <w:delText xml:space="preserve">ר''א</w:delText>
        </w:r>
      </w:del>
      <w:r w:rsidR="008E0588" w:rsidRPr="00615DF5">
        <w:rPr>
          <w:rFonts w:hint="cs"/>
          <w:rtl/>
        </w:rPr>
        <w:t xml:space="preserve"> </w:t>
      </w:r>
      <w:ins w:id="95739" w:author="מנוע מכני" w:date="2026-10-05T11:32:12Z">
        <w:r>
          <w:rPr>
            <w:rFonts w:hint="cs"/>
            <w:rtl/>
          </w:rPr>
          <w:t xml:space="preserve">לפניו</w:t>
        </w:r>
      </w:ins>
      <w:del w:id="95740" w:author="מנוע מכני" w:date="2026-10-05T11:32:12Z">
        <w:r w:rsidR="008E0588" w:rsidRPr="00615DF5">
          <w:rPr>
            <w:rFonts w:hint="cs"/>
            <w:rtl/>
          </w:rPr>
          <w:delText xml:space="preserve">קמיה</w:delText>
        </w:r>
      </w:del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ins w:id="92687" w:author="מנוע מכני" w:date="2026-10-05T11:32:12Z">
        <w:r>
          <w:rPr>
            <w:rStyle w:val="2fb"/>
            <w:rFonts w:hint="cs"/>
            <w:rtl/>
          </w:rPr>
          <w:t xml:space="preserve">י"ו</w:t>
        </w:r>
      </w:ins>
      <w:del w:id="92688" w:author="מנוע מכני" w:date="2026-10-05T11:32:12Z">
        <w:r w:rsidR="008E0588" w:rsidRPr="00615DF5">
          <w:rPr>
            <w:rFonts w:hint="cs"/>
            <w:rtl/>
          </w:rPr>
          <w:delText xml:space="preserve">י''ו</w:delText>
        </w:r>
      </w:del>
      <w:r w:rsidRPr="00615DF5">
        <w:rPr>
          <w:rtl/>
        </w:rPr>
        <w:t xml:space="preserve">: במעשר בזמן הזה </w:t>
      </w:r>
      <w:ins w:id="95737" w:author="מנוע מכני" w:date="2026-10-05T11:32:12Z">
        <w:r>
          <w:rPr>
            <w:rtl/>
          </w:rPr>
          <w:t xml:space="preserve">מדובר</w:t>
        </w:r>
      </w:ins>
      <w:del w:id="95738" w:author="מנוע מכני" w:date="2026-10-05T11:32:12Z">
        <w:r w:rsidRPr="00615DF5">
          <w:rPr>
            <w:rtl/>
          </w:rPr>
          <w:delText xml:space="preserve">עסקינן</w:delText>
        </w:r>
      </w:del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ins w:id="92689" w:author="מנוע מכני" w:date="2026-10-05T11:32:12Z">
        <w:r>
          <w:rPr>
            <w:rFonts w:hint="cs"/>
            <w:rtl/>
          </w:rPr>
          <w:t xml:space="preserve">מ"ל</w:t>
        </w:r>
      </w:ins>
      <w:del w:id="92690" w:author="מנוע מכני" w:date="2026-10-05T11:32:12Z">
        <w:r>
          <w:rPr>
            <w:rFonts w:hint="cs"/>
            <w:rtl/>
          </w:rPr>
          <w:delText xml:space="preserve">מ''ל</w:delText>
        </w:r>
      </w:del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del w:id="90685" w:author="מנוע עיצוב" w:date="2026-10-05T11:33:53Z"/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>
          <w:ins w:id="100798" w:author="מנוע מכני" w:date="2026-10-05T11:32:12Z"/>
        </w:rPr>
      </w:pPr>
      <w:r>
        <w:t xml:space="preserve">רב פפי מרבא</w:t>
      </w:r>
      <w:del w:id="100965" w:author="מנוע מכני" w:date="2026-10-05T11:32:12Z">
        <w:r>
          <w:delText xml:space="preserve"> אמר</w:delText>
        </w:r>
      </w:del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del w:id="100799" w:author="מנוע מכני" w:date="2026-10-05T11:32:12Z">
        <w:r>
          <w:rPr>
            <w:rtl/>
          </w:rPr>
          <w:delText xml:space="preserve"> </w:delText>
        </w:r>
      </w:del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>
          <w:ins w:id="100800" w:author="מנוע מכני" w:date="2026-10-05T11:32:12Z"/>
        </w:rPr>
      </w:pPr>
      <w:ins w:id="92993" w:author="מנוע מכני" w:date="2026-10-05T11:32:12Z">
        <w:r>
          <w:t xml:space="preserve">ור"פ</w:t>
        </w:r>
      </w:ins>
      <w:del w:id="92994" w:author="מנוע מכני" w:date="2026-10-05T11:32:12Z">
        <w:r>
          <w:delText xml:space="preserve">ורב פפא</w:delText>
        </w:r>
      </w:del>
      <w:del w:id="100966" w:author="מנוע מכני" w:date="2026-10-05T11:32:12Z">
        <w:r>
          <w:delText xml:space="preserve"> אמר</w:delText>
        </w:r>
      </w:del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del w:id="100801" w:author="מנוע מכני" w:date="2026-10-05T11:32:12Z">
        <w:r>
          <w:rPr>
            <w:rtl/>
          </w:rPr>
          <w:delText xml:space="preserve"> </w:delText>
        </w:r>
      </w:del>
      <w:ins w:id="92995" w:author="מנוע מכני" w:date="2026-10-05T11:32:12Z">
        <w:r>
          <w:rPr>
            <w:rtl/>
          </w:rPr>
          <w:t xml:space="preserve">אפי'</w:t>
        </w:r>
      </w:ins>
      <w:del w:id="92996" w:author="מנוע מכני" w:date="2026-10-05T11:32:12Z">
        <w:r>
          <w:rPr>
            <w:rtl/>
          </w:rPr>
          <w:delText xml:space="preserve">אפילו</w:delText>
        </w:r>
      </w:del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ins w:id="92691" w:author="מנוע מכני" w:date="2026-10-05T11:32:12Z">
        <w:r>
          <w:rPr>
            <w:rFonts w:hint="cs"/>
            <w:rtl/>
          </w:rPr>
          <w:t xml:space="preserve">א"ל</w:t>
        </w:r>
      </w:ins>
      <w:del w:id="92692" w:author="מנוע מכני" w:date="2026-10-05T11:32:12Z">
        <w:r w:rsidR="00615DF5">
          <w:rPr>
            <w:rFonts w:hint="cs"/>
            <w:rtl/>
          </w:rPr>
          <w:delText xml:space="preserve">א''ל</w:delText>
        </w:r>
      </w:del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ins w:id="92693" w:author="מנוע מכני" w:date="2026-10-05T11:32:12Z">
        <w:r>
          <w:rPr>
            <w:rFonts w:hint="cs"/>
            <w:rtl/>
          </w:rPr>
          <w:t xml:space="preserve">מ"ש</w:t>
        </w:r>
      </w:ins>
      <w:del w:id="92694" w:author="מנוע מכני" w:date="2026-10-05T11:32:12Z">
        <w:r>
          <w:rPr>
            <w:rFonts w:hint="cs"/>
            <w:rtl/>
          </w:rPr>
          <w:delText xml:space="preserve">מ''ש</w:delText>
        </w:r>
      </w:del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ins w:id="92997" w:author="מנוע מכני" w:date="2026-10-05T11:32:12Z">
        <w:r>
          <w:rPr>
            <w:rtl/>
          </w:rPr>
          <w:t xml:space="preserve">בעה"ב</w:t>
        </w:r>
      </w:ins>
      <w:del w:id="92998" w:author="מנוע מכני" w:date="2026-10-05T11:32:12Z">
        <w:r w:rsidR="00F40753">
          <w:rPr>
            <w:rtl/>
          </w:rPr>
          <w:delText xml:space="preserve">בעל הבית</w:delText>
        </w:r>
      </w:del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ins w:id="92695" w:author="מנוע מכני" w:date="2026-10-05T11:32:12Z">
        <w:r>
          <w:rPr>
            <w:rFonts w:hint="cs"/>
            <w:rtl/>
          </w:rPr>
          <w:t xml:space="preserve">ה"ב</w:t>
        </w:r>
      </w:ins>
      <w:del w:id="92696" w:author="מנוע מכני" w:date="2026-10-05T11:32:12Z">
        <w:r>
          <w:rPr>
            <w:rFonts w:hint="cs"/>
            <w:rtl/>
          </w:rPr>
          <w:delText xml:space="preserve">ה''ב</w:delText>
        </w:r>
      </w:del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ins w:id="94355" w:author="מנוע מכני" w:date="2026-10-05T11:32:12Z">
        <w:r>
          <w:rPr>
            <w:rtl/>
          </w:rPr>
          <w:t xml:space="preserve">שם</w:t>
        </w:r>
      </w:ins>
      <w:del w:id="94356" w:author="מנוע מכני" w:date="2026-10-05T11:32:12Z">
        <w:r w:rsidR="00F40753">
          <w:rPr>
            <w:rtl/>
          </w:rPr>
          <w:delText xml:space="preserve">התם</w:delText>
        </w:r>
      </w:del>
      <w:r w:rsidR="00F40753">
        <w:rPr>
          <w:rtl/>
        </w:rPr>
        <w:t xml:space="preserve"> כיון </w:t>
      </w:r>
      <w:ins w:id="94351" w:author="מנוע מכני" w:date="2026-10-05T11:32:12Z">
        <w:r>
          <w:rPr>
            <w:rtl/>
          </w:rPr>
          <w:t xml:space="preserve">דיש</w:t>
        </w:r>
      </w:ins>
      <w:del w:id="94352" w:author="מנוע מכני" w:date="2026-10-05T11:32:12Z">
        <w:r w:rsidR="00F40753">
          <w:rPr>
            <w:rtl/>
          </w:rPr>
          <w:delText xml:space="preserve">דאיכא</w:delText>
        </w:r>
      </w:del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ins w:id="94353" w:author="מנוע מכני" w:date="2026-10-05T11:32:12Z">
        <w:r>
          <w:rPr>
            <w:rFonts w:hint="cs"/>
            <w:rtl/>
          </w:rPr>
          <w:t xml:space="preserve">ויש</w:t>
        </w:r>
      </w:ins>
      <w:del w:id="94354" w:author="מנוע מכני" w:date="2026-10-05T11:32:12Z">
        <w:r>
          <w:rPr>
            <w:rFonts w:hint="cs"/>
            <w:rtl/>
          </w:rPr>
          <w:delText xml:space="preserve">ואיכא</w:delText>
        </w:r>
      </w:del>
      <w:r>
        <w:rPr>
          <w:rFonts w:hint="cs"/>
          <w:rtl/>
        </w:rPr>
        <w:t xml:space="preserve"> בעין רעה אומר </w:t>
      </w:r>
      <w:ins w:id="95741" w:author="מנוע מכני" w:date="2026-10-05T11:32:12Z">
        <w:r>
          <w:rPr>
            <w:rFonts w:hint="cs"/>
            <w:rtl/>
          </w:rPr>
          <w:t xml:space="preserve">דלכך</w:t>
        </w:r>
      </w:ins>
      <w:del w:id="95742" w:author="מנוע מכני" w:date="2026-10-05T11:32:12Z">
        <w:r>
          <w:rPr>
            <w:rFonts w:hint="cs"/>
            <w:rtl/>
          </w:rPr>
          <w:delText xml:space="preserve">דלהכי</w:delText>
        </w:r>
      </w:del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>
          <w:del w:id="90686" w:author="מנוע עיצוב" w:date="2026-10-05T11:33:53Z"/>
        </w:rPr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