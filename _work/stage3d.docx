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E218" w14:textId="77777777" w:rsidR="006C52B4" w:rsidRDefault="006C52B4" w:rsidP="006C52B4">
      <w:pPr>
        <w:pStyle w:val="afff0"/>
        <w:framePr w:wrap="around"/>
        <w:rPr>
          <w:del w:id="90002" w:author="מנוע עיצוב" w:date="2026-10-05T11:40:22Z"/>
          <w:rtl/>
        </w:rPr>
      </w:pPr>
      <w:del w:id="90001" w:author="מנוע עיצוב" w:date="2026-10-05T11:40:22Z">
        <w:r>
          <w:rPr>
            <w:rFonts w:hint="cs"/>
            <w:rtl/>
          </w:rPr>
          <w:delText xml:space="preserve">ב.</w:delText>
        </w:r>
      </w:del>
    </w:p>
    <w:p w14:paraId="3870B3D2" w14:textId="77777777" w:rsidR="006C52B4" w:rsidRDefault="006C52B4" w:rsidP="006C52B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ראשון </w:t>
      </w:r>
    </w:p>
    <w:p w14:paraId="56AF57EE" w14:textId="77777777" w:rsidR="006C52B4" w:rsidRDefault="006C52B4" w:rsidP="006C52B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הלוקח עובר חמורו </w:t>
      </w:r>
    </w:p>
    <w:p w14:paraId="1FCD1ABB" w14:textId="77777777" w:rsidR="006C52B4" w:rsidRDefault="006C52B4" w:rsidP="006C52B4">
      <w:pPr>
        <w:pStyle w:val="afff1"/>
        <w:framePr w:wrap="around"/>
        <w:rPr>
          <w:rtl/>
        </w:rPr>
      </w:pPr>
      <w:r>
        <w:rPr>
          <w:rFonts w:hint="cs"/>
          <w:rtl/>
        </w:rPr>
        <w:t xml:space="preserve">בכורות </w:t>
      </w:r>
    </w:p>
    <w:p w14:paraId="1A874689" w14:textId="77777777" w:rsidR="006C52B4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ב.</w:t>
      </w:r>
    </w:p>
    <w:p w14:paraId="52A9BE00" w14:textId="77777777" w:rsidR="00B874E6" w:rsidRDefault="006C52B4" w:rsidP="006C52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4EAE3BC" w14:textId="77777777" w:rsidR="006C52B4" w:rsidRDefault="00F63065" w:rsidP="006C52B4">
      <w:pPr>
        <w:pStyle w:val="afff5"/>
        <w:rPr>
          <w:rtl/>
        </w:rPr>
      </w:pPr>
      <w:r>
        <w:rPr>
          <w:rtl/>
        </w:rPr>
        <w:t xml:space="preserve">הלוקח עובר חמורו של </w:t>
      </w:r>
      <w:ins w:id="98233" w:author="מנוע מכני" w:date="2026-10-05T11:32:12Z">
        <w:r>
          <w:rPr>
            <w:rtl/>
          </w:rPr>
          <w:t xml:space="preserve">נכרי</w:t>
        </w:r>
      </w:ins>
      <w:del w:id="9823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והמוכר לו </w:t>
      </w:r>
      <w:r w:rsidR="00FA1A10">
        <w:rPr>
          <w:rtl/>
        </w:rPr>
        <w:t>אע"פ</w:t>
      </w:r>
      <w:r>
        <w:rPr>
          <w:rtl/>
        </w:rPr>
        <w:t xml:space="preserve"> שאינו רשאי, המשתתף לו, והמקבל הימנו, והנותן לו בקבלה - פטור מן הבכורה, שנאמר: בישראל - אבל לא באחרים: </w:t>
      </w:r>
    </w:p>
    <w:p w14:paraId="522F860D" w14:textId="77777777" w:rsidR="0057284B" w:rsidRDefault="0057284B" w:rsidP="0057284B">
      <w:pPr>
        <w:pStyle w:val="affffd"/>
        <w:jc w:val="center"/>
        <w:rPr>
          <w:rtl/>
        </w:rPr>
        <w:pPrChange w:id="9036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831" w:author="מנוע מכני" w:date="2026-10-05T11:32:12Z">
        <w:r>
          <w:rPr>
            <w:rtl/>
          </w:rPr>
          <w:t xml:space="preserve"> </w:t>
        </w:r>
      </w:ins>
      <w:del w:id="958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33" w:author="מנוע מכני" w:date="2026-10-05T11:32:12Z">
        <w:r>
          <w:rPr>
            <w:rtl/>
          </w:rPr>
          <w:t xml:space="preserve"> </w:t>
        </w:r>
      </w:ins>
      <w:del w:id="958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8745" w:author="מנוע מכני" w:date="2026-10-05T11:32:12Z"/>
        </w:rPr>
      </w:pPr>
      <w:r w:rsidRPr="00D11EC0">
        <w:t>וצריכי</w:t>
      </w:r>
      <w:r>
        <w:t>:</w:t>
      </w:r>
    </w:p>
    <w:p w14:paraId="04368A00" w14:textId="77777777" w:rsidR="00D11EC0" w:rsidRDefault="00D11EC0" w:rsidP="00D11EC0">
      <w:pPr>
        <w:rPr>
          <w:rtl/>
        </w:rPr>
      </w:pPr>
      <w:del w:id="98746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מוכר </w:t>
      </w:r>
      <w:ins w:id="95743" w:author="מנוע מכני" w:date="2026-10-05T11:32:12Z">
        <w:r>
          <w:rPr>
            <w:rFonts w:hint="cs"/>
            <w:rtl/>
          </w:rPr>
          <w:t xml:space="preserve">אף</w:t>
        </w:r>
      </w:ins>
      <w:del w:id="95744" w:author="מנוע מכני" w:date="2026-10-05T11:32:12Z">
        <w:r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0011" w:author="מנוע מכני" w:date="2026-10-05T11:32:12Z"/>
      <w:del w:id="90012" w:author="מנוע מכני" w:date="2026-10-05T11:32:12Z">
        <w:r>
          <w:rPr>
            <w:rFonts w:hint="cs"/>
            <w:rtl/>
          </w:rPr>
          <w:delText xml:space="preserve">ע''ג</w:delText>
        </w:r>
      </w:del>
      <w:r>
        <w:rPr>
          <w:rFonts w:hint="cs"/>
          <w:rtl/>
        </w:rPr>
        <w:t xml:space="preserve"> דמפקע לקדושה אימא ליקנסיה </w:t>
      </w:r>
      <w:r>
        <w:rPr>
          <w:rFonts w:hint="cs"/>
          <w:rtl/>
        </w:rPr>
        <w:t xml:space="preserve">ק</w:t>
      </w:r>
      <w:ins w:id="90013" w:author="מנוע מכני" w:date="2026-10-05T11:32:12Z">
        <w:r>
          <w:rPr>
            <w:rFonts w:hint="cs"/>
            <w:rtl/>
          </w:rPr>
          <w:t xml:space="preserve">מ"ל</w:t>
        </w:r>
      </w:ins>
      <w:del w:id="9001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</w:t>
      </w:r>
    </w:p>
    <w:p w14:paraId="3B58DD58" w14:textId="77777777" w:rsidR="00D11EC0" w:rsidRDefault="00F63065" w:rsidP="00D11EC0">
      <w:pPr>
        <w:rPr>
          <w:rtl/>
        </w:rPr>
      </w:pPr>
      <w:r>
        <w:rPr>
          <w:rtl/>
        </w:rPr>
        <w:t>והמשתתף לו</w:t>
      </w:r>
      <w:r w:rsidR="00D11EC0">
        <w:rPr>
          <w:rFonts w:hint="cs"/>
          <w:rtl/>
        </w:rPr>
        <w:t>:</w:t>
      </w:r>
      <w:r>
        <w:rPr>
          <w:rtl/>
        </w:rPr>
        <w:t xml:space="preserve"> לאפוקי </w:t>
      </w:r>
      <w:r>
        <w:rPr>
          <w:rStyle w:val="2fb"/>
          <w:rtl/>
        </w:rPr>
        <w:t xml:space="preserve">מד</w:t>
      </w:r>
      <w:ins w:id="90015" w:author="מנוע מכני" w:date="2026-10-05T11:32:12Z">
        <w:r>
          <w:rPr>
            <w:rStyle w:val="2fb"/>
            <w:rtl/>
          </w:rPr>
          <w:t xml:space="preserve">ר"י</w:t>
        </w:r>
      </w:ins>
      <w:del w:id="90016" w:author="מנוע מכני" w:date="2026-10-05T11:32:12Z">
        <w:r>
          <w:rPr>
            <w:rtl/>
          </w:rPr>
          <w:delText xml:space="preserve">ר</w:delText>
        </w:r>
        <w:r w:rsidR="00D11EC0">
          <w:rPr>
            <w:rFonts w:hint="cs"/>
            <w:rtl/>
          </w:rPr>
          <w:delText xml:space="preserve">''י</w:delText>
        </w:r>
      </w:del>
      <w:r w:rsidR="00D11EC0">
        <w:rPr>
          <w:rFonts w:hint="cs"/>
          <w:rtl/>
        </w:rPr>
        <w:t xml:space="preserve"> </w:t>
      </w:r>
      <w:r>
        <w:rPr>
          <w:rtl/>
        </w:rPr>
        <w:t xml:space="preserve">דאמר: שותפות </w:t>
      </w:r>
      <w:ins w:id="98235" w:author="מנוע מכני" w:date="2026-10-05T11:32:12Z">
        <w:r>
          <w:rPr>
            <w:rtl/>
          </w:rPr>
          <w:t xml:space="preserve">נכרי</w:t>
        </w:r>
      </w:ins>
      <w:del w:id="9823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חייבת בבכורה, </w:t>
      </w:r>
    </w:p>
    <w:p w14:paraId="5B304D69" w14:textId="77777777" w:rsidR="0057284B" w:rsidRDefault="00F63065" w:rsidP="00D11EC0">
      <w:pPr>
        <w:rPr>
          <w:rtl/>
        </w:rPr>
      </w:pPr>
      <w:r>
        <w:rPr>
          <w:rtl/>
        </w:rPr>
        <w:t xml:space="preserve">והמקבל </w:t>
      </w:r>
      <w:r w:rsidR="00D11EC0">
        <w:rPr>
          <w:rFonts w:hint="cs"/>
          <w:rtl/>
        </w:rPr>
        <w:t>משום סיפא דנותן בקבלה דס</w:t>
      </w:r>
      <w:r>
        <w:rPr>
          <w:rtl/>
        </w:rPr>
        <w:t>"א: הואיל ועיקר בהמה דישראל היא</w:t>
      </w:r>
      <w:r w:rsidR="00D11EC0">
        <w:rPr>
          <w:rFonts w:hint="cs"/>
          <w:rtl/>
        </w:rPr>
        <w:t xml:space="preserve"> ליקנסיה </w:t>
      </w:r>
      <w:r w:rsidR="00D11EC0">
        <w:rPr>
          <w:rFonts w:hint="cs"/>
          <w:rtl/>
        </w:rPr>
        <w:t xml:space="preserve">ק</w:t>
      </w:r>
      <w:ins w:id="90017" w:author="מנוע מכני" w:date="2026-10-05T11:32:12Z">
        <w:r>
          <w:rPr>
            <w:rFonts w:hint="cs"/>
            <w:rtl/>
          </w:rPr>
          <w:t xml:space="preserve">מ"ל</w:t>
        </w:r>
      </w:ins>
      <w:del w:id="90018" w:author="מנוע מכני" w:date="2026-10-05T11:32:12Z">
        <w:r w:rsidR="00D11EC0">
          <w:rPr>
            <w:rFonts w:hint="cs"/>
            <w:rtl/>
          </w:rPr>
          <w:delText xml:space="preserve">מ''ל</w:delText>
        </w:r>
      </w:del>
      <w:r w:rsidR="00D11EC0">
        <w:rPr>
          <w:rFonts w:hint="cs"/>
          <w:rtl/>
        </w:rPr>
        <w:t xml:space="preserve"> דלא </w:t>
      </w:r>
    </w:p>
    <w:p w14:paraId="6716AA2E" w14:textId="77777777" w:rsidR="00B874E6" w:rsidRDefault="00B874E6" w:rsidP="00F63065">
      <w:pPr>
        <w:rPr>
          <w:del w:id="90527" w:author="מנוע עיצוב" w:date="2026-10-05T11:33:53Z"/>
          <w:rtl/>
        </w:rPr>
      </w:pPr>
    </w:p>
    <w:p>
      <w:pPr>
        <w:pStyle w:val="38"/>
        <w:rPr>
          <w:ins w:id="98747" w:author="מנוע מכני" w:date="2026-10-05T11:32:12Z"/>
        </w:rPr>
      </w:pPr>
      <w:r>
        <w:t xml:space="preserve">תנן</w:t>
      </w:r>
      <w:r>
        <w:t xml:space="preserve"> </w:t>
      </w:r>
      <w:ins w:id="92999" w:author="מנוע מכני" w:date="2026-10-05T11:32:12Z">
        <w:r>
          <w:t xml:space="preserve">שם</w:t>
        </w:r>
      </w:ins>
      <w:del w:id="93000" w:author="מנוע מכני" w:date="2026-10-05T11:32:12Z">
        <w:r>
          <w:delText xml:space="preserve">התם</w:delText>
        </w:r>
      </w:del>
      <w:r>
        <w:t xml:space="preserve">:</w:t>
      </w:r>
    </w:p>
    <w:p w14:paraId="6B8B9C45" w14:textId="77777777" w:rsidR="00B874E6" w:rsidRDefault="00F63065" w:rsidP="00F63065">
      <w:pPr>
        <w:rPr>
          <w:rtl/>
        </w:rPr>
      </w:pPr>
      <w:del w:id="9874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ר' יהודה מתיר בשבורה, בן בתירא מתיר בסוס</w:t>
      </w:r>
      <w:r w:rsidR="0057284B">
        <w:rPr>
          <w:rtl/>
        </w:rPr>
        <w:t>.</w:t>
      </w:r>
    </w:p>
    <w:p>
      <w:pPr>
        <w:pStyle w:val="38"/>
        <w:rPr>
          <w:ins w:id="98749" w:author="מנוע מכני" w:date="2026-10-05T11:32:12Z"/>
        </w:rPr>
      </w:pPr>
      <w:r w:rsidRPr="00D25F87">
        <w:t>איבעיא להו</w:t>
      </w:r>
      <w:r>
        <w:t xml:space="preserve">:</w:t>
      </w:r>
    </w:p>
    <w:p w14:paraId="65F7030B" w14:textId="77777777" w:rsidR="00D25F87" w:rsidRDefault="00F63065" w:rsidP="00B874E6">
      <w:pPr>
        <w:rPr>
          <w:rtl/>
        </w:rPr>
      </w:pPr>
      <w:del w:id="9875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עובר </w:t>
      </w:r>
      <w:ins w:id="94357" w:author="מנוע מכני" w:date="2026-10-05T11:32:12Z">
        <w:r>
          <w:rPr>
            <w:rFonts w:hint="cs"/>
            <w:rtl/>
          </w:rPr>
          <w:t xml:space="preserve">מה</w:t>
        </w:r>
      </w:ins>
      <w:del w:id="94358" w:author="מנוע מכני" w:date="2026-10-05T11:32:12Z">
        <w:r w:rsidR="00B874E6">
          <w:rPr>
            <w:rFonts w:hint="cs"/>
            <w:rtl/>
          </w:rPr>
          <w:delText xml:space="preserve">מאי</w:delText>
        </w:r>
      </w:del>
      <w:r w:rsidR="00B874E6">
        <w:rPr>
          <w:rFonts w:hint="cs"/>
          <w:rtl/>
        </w:rPr>
        <w:t xml:space="preserve"> </w:t>
      </w:r>
      <w:ins w:id="97685" w:author="מנוע מכני" w:date="2026-10-05T11:32:12Z">
        <w:r>
          <w:rPr>
            <w:rFonts w:hint="cs"/>
            <w:rtl/>
          </w:rPr>
          <w:t xml:space="preserve">אם </w:t>
        </w:r>
      </w:ins>
      <w:del w:id="97686" w:author="מנוע מכני" w:date="2026-10-05T11:32:12Z">
        <w:r w:rsidR="00B874E6">
          <w:rPr>
            <w:rFonts w:hint="cs"/>
            <w:rtl/>
          </w:rPr>
          <w:delText xml:space="preserve">אי </w:delText>
        </w:r>
      </w:del>
      <w:r w:rsidR="00B874E6">
        <w:rPr>
          <w:rFonts w:hint="cs"/>
          <w:rtl/>
        </w:rPr>
        <w:t xml:space="preserve">דווקא בשבורה </w:t>
      </w:r>
      <w:r w:rsidR="00B874E6">
        <w:rPr>
          <w:rFonts w:hint="cs"/>
          <w:rtl/>
        </w:rPr>
        <w:t xml:space="preserve">ו</w:t>
      </w:r>
      <w:ins w:id="90001" w:author="מנוע מכני" w:date="2026-10-05T11:32:12Z">
        <w:r>
          <w:rPr>
            <w:rFonts w:hint="cs"/>
            <w:rtl/>
          </w:rPr>
          <w:t xml:space="preserve">ה"נ</w:t>
        </w:r>
      </w:ins>
      <w:del w:id="90002" w:author="מנוע מכני" w:date="2026-10-05T11:32:12Z">
        <w:r w:rsidR="00B874E6">
          <w:rPr>
            <w:rFonts w:hint="cs"/>
            <w:rtl/>
          </w:rPr>
          <w:delText xml:space="preserve">ה'נ</w:delText>
        </w:r>
      </w:del>
      <w:r w:rsidR="00B874E6">
        <w:rPr>
          <w:rFonts w:hint="cs"/>
          <w:rtl/>
        </w:rPr>
        <w:t xml:space="preserve"> עובר שבור הוא </w:t>
      </w:r>
    </w:p>
    <w:p>
      <w:pPr>
        <w:pStyle w:val="38"/>
        <w:rPr>
          <w:ins w:id="98751" w:author="מנוע מכני" w:date="2026-10-05T11:32:12Z"/>
        </w:rPr>
      </w:pPr>
      <w:r>
        <w:tab/>
      </w:r>
      <w:r w:rsidR="00B874E6" w:rsidRPr="00D25F87">
        <w:t xml:space="preserve">א</w:t>
      </w:r>
      <w:ins w:id="90019" w:author="מנוע מכני" w:date="2026-10-05T11:32:12Z">
        <w:r>
          <w:t xml:space="preserve">ו"ד</w:t>
        </w:r>
      </w:ins>
      <w:del w:id="90020" w:author="מנוע מכני" w:date="2026-10-05T11:32:12Z">
        <w:r w:rsidR="00B874E6" w:rsidRPr="00D25F87">
          <w:delText xml:space="preserve">ו''ד</w:delText>
        </w:r>
      </w:del>
      <w:r>
        <w:t>:</w:t>
      </w:r>
    </w:p>
    <w:p w14:paraId="503CA020" w14:textId="77777777" w:rsidR="00B874E6" w:rsidRDefault="00D25F87" w:rsidP="00B874E6">
      <w:pPr>
        <w:rPr>
          <w:rtl/>
        </w:rPr>
      </w:pPr>
      <w:del w:id="98752" w:author="מנוע מכני" w:date="2026-10-05T11:32:12Z">
        <w:r w:rsidR="00B874E6">
          <w:rPr>
            <w:rFonts w:hint="cs"/>
            <w:rtl/>
          </w:rPr>
          <w:delText xml:space="preserve"> </w:delText>
        </w:r>
      </w:del>
      <w:r w:rsidR="00B874E6">
        <w:rPr>
          <w:rFonts w:hint="cs"/>
          <w:rtl/>
        </w:rPr>
        <w:t xml:space="preserve">שבורה </w:t>
      </w:r>
      <w:ins w:id="93001" w:author="מנוע מכני" w:date="2026-10-05T11:32:12Z">
        <w:r>
          <w:rPr>
            <w:rFonts w:hint="cs"/>
            <w:rtl/>
          </w:rPr>
          <w:t xml:space="preserve">לא</w:t>
        </w:r>
      </w:ins>
      <w:del w:id="93002" w:author="מנוע מכני" w:date="2026-10-05T11:32:12Z">
        <w:r w:rsidR="00B874E6">
          <w:rPr>
            <w:rFonts w:hint="cs"/>
            <w:rtl/>
          </w:rPr>
          <w:delText xml:space="preserve">לאו</w:delText>
        </w:r>
      </w:del>
      <w:r w:rsidR="00B874E6">
        <w:rPr>
          <w:rFonts w:hint="cs"/>
          <w:rtl/>
        </w:rPr>
        <w:t xml:space="preserve"> </w:t>
      </w:r>
      <w:ins w:id="98345" w:author="מנוע מכני" w:date="2026-10-05T11:32:12Z">
        <w:r>
          <w:rPr>
            <w:rFonts w:hint="cs"/>
            <w:rtl/>
          </w:rPr>
          <w:t xml:space="preserve">דרכו</w:t>
        </w:r>
      </w:ins>
      <w:del w:id="98346" w:author="מנוע מכני" w:date="2026-10-05T11:32:12Z">
        <w:r w:rsidR="00B874E6">
          <w:rPr>
            <w:rFonts w:hint="cs"/>
            <w:rtl/>
          </w:rPr>
          <w:delText xml:space="preserve">אורחיה</w:delText>
        </w:r>
      </w:del>
      <w:r w:rsidR="00B874E6">
        <w:rPr>
          <w:rFonts w:hint="cs"/>
          <w:rtl/>
        </w:rPr>
        <w:t xml:space="preserve">, אבל עובר </w:t>
      </w:r>
      <w:ins w:id="98347" w:author="מנוע מכני" w:date="2026-10-05T11:32:12Z">
        <w:r>
          <w:rPr>
            <w:rFonts w:hint="cs"/>
            <w:rtl/>
          </w:rPr>
          <w:t xml:space="preserve">דרכו</w:t>
        </w:r>
      </w:ins>
      <w:del w:id="98348" w:author="מנוע מכני" w:date="2026-10-05T11:32:12Z">
        <w:r w:rsidR="00B874E6">
          <w:rPr>
            <w:rFonts w:hint="cs"/>
            <w:rtl/>
          </w:rPr>
          <w:delText xml:space="preserve">אורחיה</w:delText>
        </w:r>
      </w:del>
      <w:r w:rsidR="00B874E6">
        <w:rPr>
          <w:rFonts w:hint="cs"/>
          <w:rtl/>
        </w:rPr>
        <w:t xml:space="preserve"> </w:t>
      </w:r>
    </w:p>
    <w:p>
      <w:pPr>
        <w:pStyle w:val="38"/>
        <w:rPr>
          <w:ins w:id="98753" w:author="מנוע מכני" w:date="2026-10-05T11:32:12Z"/>
        </w:rPr>
      </w:pPr>
      <w:r>
        <w:t xml:space="preserve">ת"ש:</w:t>
      </w:r>
    </w:p>
    <w:p w14:paraId="40D7D161" w14:textId="77777777" w:rsidR="00B874E6" w:rsidRDefault="00F63065" w:rsidP="00B874E6">
      <w:pPr>
        <w:rPr>
          <w:rtl/>
        </w:rPr>
      </w:pPr>
      <w:del w:id="9875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והמוכר לו </w:t>
      </w:r>
      <w:ins w:id="95745" w:author="מנוע מכני" w:date="2026-10-05T11:32:12Z">
        <w:r>
          <w:rPr>
            <w:rtl/>
          </w:rPr>
          <w:t xml:space="preserve">אף</w:t>
        </w:r>
      </w:ins>
      <w:del w:id="9574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ולא פליג ר' יהודה</w:t>
      </w:r>
      <w:ins w:id="95835" w:author="מנוע מכני" w:date="2026-10-05T11:32:12Z">
        <w:r>
          <w:rPr>
            <w:rtl/>
          </w:rPr>
          <w:t xml:space="preserve">,</w:t>
        </w:r>
      </w:ins>
      <w:del w:id="95836" w:author="מנוע מכני" w:date="2026-10-05T11:32:12Z">
        <w:r w:rsidR="0057284B">
          <w:rPr>
            <w:rtl/>
          </w:rPr>
          <w:delText xml:space="preserve">;</w:delText>
        </w:r>
      </w:del>
      <w:r w:rsidR="00824319">
        <w:rPr>
          <w:rFonts w:hint="cs"/>
          <w:rtl/>
        </w:rPr>
        <w:t>-משמע דאסור</w:t>
      </w:r>
    </w:p>
    <w:p w14:paraId="32884357" w14:textId="77777777" w:rsidR="00B874E6" w:rsidRDefault="00F63065" w:rsidP="00F63065">
      <w:pPr>
        <w:rPr>
          <w:rtl/>
        </w:rPr>
      </w:pPr>
      <w:r>
        <w:rPr>
          <w:rtl/>
        </w:rPr>
        <w:t xml:space="preserve">וליטעמיך המשתתף לו, והמקבל ממנו, והנותן לו בקבלה דלא קתני, </w:t>
      </w:r>
      <w:ins w:id="94359" w:author="מנוע מכני" w:date="2026-10-05T11:32:12Z">
        <w:r>
          <w:rPr>
            <w:rtl/>
          </w:rPr>
          <w:t xml:space="preserve">כך</w:t>
        </w:r>
      </w:ins>
      <w:del w:id="9436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3003" w:author="מנוע מכני" w:date="2026-10-05T11:32:12Z">
        <w:r>
          <w:rPr>
            <w:rtl/>
          </w:rPr>
          <w:t xml:space="preserve">גם</w:t>
        </w:r>
      </w:ins>
      <w:del w:id="930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דלא פליג? אלא פליג ולא קתני, </w:t>
      </w:r>
      <w:r>
        <w:rPr>
          <w:rtl/>
        </w:rPr>
        <w:t xml:space="preserve">ה"נ</w:t>
      </w:r>
      <w:r>
        <w:rPr>
          <w:rtl/>
        </w:rPr>
        <w:t xml:space="preserve"> - פליג ולא קתני</w:t>
      </w:r>
      <w:r w:rsidR="0057284B">
        <w:rPr>
          <w:rtl/>
        </w:rPr>
        <w:t>.</w:t>
      </w:r>
    </w:p>
    <w:p>
      <w:pPr>
        <w:pStyle w:val="38"/>
        <w:rPr>
          <w:ins w:id="98755" w:author="מנוע מכני" w:date="2026-10-05T11:32:12Z"/>
        </w:rPr>
      </w:pPr>
      <w:r>
        <w:t xml:space="preserve">ת"ש, </w:t>
      </w:r>
      <w:ins w:id="90021" w:author="מנוע מכני" w:date="2026-10-05T11:32:12Z">
        <w:r>
          <w:t xml:space="preserve">ר"י</w:t>
        </w:r>
      </w:ins>
      <w:del w:id="90022" w:author="מנוע מכני" w:date="2026-10-05T11:32:12Z">
        <w:r w:rsidR="00824319">
          <w:delText xml:space="preserve">ר''י</w:delText>
        </w:r>
      </w:del>
      <w:r>
        <w:t xml:space="preserve">:</w:t>
      </w:r>
    </w:p>
    <w:p w14:paraId="308C36ED" w14:textId="77777777" w:rsidR="00B874E6" w:rsidRDefault="00F63065" w:rsidP="00824319">
      <w:pPr>
        <w:rPr>
          <w:rtl/>
        </w:rPr>
      </w:pPr>
      <w:del w:id="9875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המקבל בהמה מן </w:t>
      </w:r>
      <w:r w:rsidR="00824319">
        <w:rPr>
          <w:rtl/>
        </w:rPr>
        <w:t>העכו"ם</w:t>
      </w:r>
      <w:r w:rsidR="009C0567">
        <w:rPr>
          <w:rtl/>
        </w:rPr>
        <w:t xml:space="preserve"> וילדה </w:t>
      </w:r>
      <w:r>
        <w:rPr>
          <w:rtl/>
        </w:rPr>
        <w:t>מעלין אותו בשוויו, ונותן חצי דמיו לכהן</w:t>
      </w:r>
      <w:r w:rsidR="0057284B">
        <w:rPr>
          <w:rtl/>
        </w:rPr>
        <w:t>.</w:t>
      </w:r>
    </w:p>
    <w:p w14:paraId="0E23DF2B" w14:textId="77777777" w:rsidR="00FA1A10" w:rsidRDefault="00F63065" w:rsidP="00C5567C">
      <w:pPr>
        <w:pStyle w:val="a"/>
        <w:rPr>
          <w:rtl/>
        </w:rPr>
      </w:pPr>
      <w:r>
        <w:rPr>
          <w:rtl/>
        </w:rPr>
        <w:t>והנותן</w:t>
      </w:r>
      <w:r w:rsidR="00824319">
        <w:rPr>
          <w:rtl/>
        </w:rPr>
        <w:t xml:space="preserve"> לו בקבלה, </w:t>
      </w:r>
      <w:ins w:id="95747" w:author="מנוע מכני" w:date="2026-10-05T11:32:12Z">
        <w:r>
          <w:rPr>
            <w:rtl/>
          </w:rPr>
          <w:t xml:space="preserve">אף</w:t>
        </w:r>
      </w:ins>
      <w:del w:id="95748" w:author="מנוע מכני" w:date="2026-10-05T11:32:12Z">
        <w:r w:rsidR="00FA1A10">
          <w:rPr>
            <w:rtl/>
          </w:rPr>
          <w:delText xml:space="preserve">אע"פ</w:delText>
        </w:r>
      </w:del>
      <w:r w:rsidR="00824319">
        <w:rPr>
          <w:rtl/>
        </w:rPr>
        <w:t xml:space="preserve"> שאינו רשאי</w:t>
      </w:r>
      <w:r>
        <w:rPr>
          <w:rtl/>
        </w:rPr>
        <w:t xml:space="preserve"> קונסים אותו עד עשרה בדמיו</w:t>
      </w:r>
      <w:r w:rsidR="009C0567">
        <w:rPr>
          <w:rFonts w:hint="cs"/>
          <w:rtl/>
        </w:rPr>
        <w:t>[ה]</w:t>
      </w:r>
      <w:r>
        <w:rPr>
          <w:rtl/>
        </w:rPr>
        <w:t>, ונותן כל דמיו לכהן</w:t>
      </w:r>
      <w:ins w:id="95837" w:author="מנוע מכני" w:date="2026-10-05T11:32:12Z">
        <w:r>
          <w:rPr>
            <w:rtl/>
          </w:rPr>
          <w:t xml:space="preserve">,</w:t>
        </w:r>
      </w:ins>
      <w:del w:id="95838" w:author="מנוע מכני" w:date="2026-10-05T11:32:12Z">
        <w:r w:rsidR="000B5F7F">
          <w:rPr>
            <w:rtl/>
          </w:rPr>
          <w:delText xml:space="preserve">;</w:delText>
        </w:r>
      </w:del>
      <w:ins w:id="93005" w:author="מנוע מכני" w:date="2026-10-05T11:32:12Z">
        <w:r>
          <w:rPr>
            <w:rFonts w:hint="cs"/>
            <w:rtl/>
          </w:rPr>
          <w:t xml:space="preserve">לא</w:t>
        </w:r>
      </w:ins>
      <w:del w:id="93006" w:author="מנוע מכני" w:date="2026-10-05T11:32:12Z">
        <w:r w:rsidR="009C0567">
          <w:rPr>
            <w:rFonts w:hint="cs"/>
            <w:rtl/>
          </w:rPr>
          <w:delText xml:space="preserve">לאו</w:delText>
        </w:r>
      </w:del>
      <w:r w:rsidR="009C0567">
        <w:rPr>
          <w:rFonts w:hint="cs"/>
          <w:rtl/>
        </w:rPr>
        <w:t xml:space="preserve"> אעובר מיירי אלא אבהמה וקתני </w:t>
      </w:r>
      <w:r w:rsidR="009C0567" w:rsidRPr="00FA1A10">
        <w:rPr>
          <w:rFonts w:hint="cs"/>
          <w:rtl/>
        </w:rPr>
        <w:t>דמיה</w:t>
      </w:r>
      <w:r w:rsidR="00FA1A10">
        <w:rPr>
          <w:rFonts w:hint="cs"/>
          <w:rtl/>
        </w:rPr>
        <w:t xml:space="preserve"> והך דנותן לכהן </w:t>
      </w:r>
    </w:p>
    <w:p w14:paraId="11352986" w14:textId="77777777" w:rsidR="00FA1A10" w:rsidRDefault="00FA1A10" w:rsidP="00FA1A1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ב: </w:t>
      </w:r>
    </w:p>
    <w:p w14:paraId="3F86B64C" w14:textId="77777777" w:rsidR="00FA1A10" w:rsidRDefault="00FA1A10" w:rsidP="00FA1A1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מיירי שהביא בהמה מעוברת לפיטום ומיגו דקונסים אבהמה </w:t>
      </w:r>
      <w:ins w:id="90531" w:author="מנוע סמנטי" w:date="2026-10-05T11:39:44Z">
        <w:r>
          <w:rPr>
            <w:rFonts w:hint="cs"/>
            <w:rtl/>
          </w:rPr>
          <w:t xml:space="preserve">קנסנו</w:t>
        </w:r>
      </w:ins>
      <w:del w:id="90532" w:author="מנוע סמנטי" w:date="2026-10-05T11:39:44Z">
        <w:r>
          <w:rPr>
            <w:rFonts w:hint="cs"/>
            <w:rtl/>
          </w:rPr>
          <w:delText xml:space="preserve">קנסינן</w:delText>
        </w:r>
      </w:del>
      <w:r>
        <w:rPr>
          <w:rFonts w:hint="cs"/>
          <w:rtl/>
        </w:rPr>
        <w:t xml:space="preserve"> אעובר </w:t>
      </w:r>
    </w:p>
    <w:p>
      <w:pPr>
        <w:pStyle w:val="38"/>
        <w:rPr>
          <w:ins w:id="98757" w:author="מנוע מכני" w:date="2026-10-05T11:32:12Z"/>
        </w:rPr>
      </w:pPr>
      <w:ins w:id="90023" w:author="מנוע מכני" w:date="2026-10-05T11:32:12Z">
        <w:r>
          <w:t xml:space="preserve">ר"א</w:t>
        </w:r>
      </w:ins>
      <w:del w:id="90024" w:author="מנוע מכני" w:date="2026-10-05T11:32:12Z">
        <w:r>
          <w:delText xml:space="preserve">ר''א</w:delText>
        </w:r>
      </w:del>
      <w:r>
        <w:t xml:space="preserve">- </w:t>
      </w:r>
      <w:r w:rsidR="00F63065">
        <w:t xml:space="preserve">ת"ש:</w:t>
      </w:r>
    </w:p>
    <w:p w14:paraId="2E0C596D" w14:textId="77777777" w:rsidR="00B874E6" w:rsidRDefault="00FA1A10" w:rsidP="00FA1A10">
      <w:pPr>
        <w:rPr>
          <w:rtl/>
        </w:rPr>
      </w:pPr>
      <w:del w:id="98758" w:author="מנוע מכני" w:date="2026-10-05T11:32:12Z">
        <w:r w:rsidR="00F63065">
          <w:rPr>
            <w:rtl/>
          </w:rPr>
          <w:delText xml:space="preserve"> </w:delText>
        </w:r>
      </w:del>
      <w:ins w:id="92745" w:author="מנוע מכני" w:date="2026-10-05T11:32:12Z">
        <w:r>
          <w:rPr>
            <w:rStyle w:val="2fb"/>
            <w:rtl/>
          </w:rPr>
          <w:t xml:space="preserve">ר"י</w:t>
        </w:r>
      </w:ins>
      <w:del w:id="92746" w:author="מנוע מכני" w:date="2026-10-05T11:32:12Z">
        <w:r w:rsidR="00F63065">
          <w:rPr>
            <w:rtl/>
          </w:rPr>
          <w:delText xml:space="preserve">רבי יהודה</w:delText>
        </w:r>
      </w:del>
      <w:r w:rsidR="00F63065">
        <w:rPr>
          <w:rtl/>
        </w:rPr>
        <w:t xml:space="preserve"> מתיר בשבורה, מפני שאינה יכולה להתרפאות, הא יכולה להתרפאות - אסר, והא עובר </w:t>
      </w:r>
      <w:ins w:id="93007" w:author="מנוע מכני" w:date="2026-10-05T11:32:12Z">
        <w:r>
          <w:rPr>
            <w:rtl/>
          </w:rPr>
          <w:t xml:space="preserve">גם</w:t>
        </w:r>
      </w:ins>
      <w:del w:id="9300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כיכול להתרפאות דמי! </w:t>
      </w:r>
      <w:ins w:id="92747" w:author="מנוע מכני" w:date="2026-10-05T11:32:12Z">
        <w:r>
          <w:rPr>
            <w:b/>
            <w:bCs/>
            <w:rtl/>
          </w:rPr>
          <w:t xml:space="preserve">ש"מ</w:t>
        </w:r>
      </w:ins>
      <w:del w:id="92748" w:author="מנוע מכני" w:date="2026-10-05T11:32:12Z">
        <w:r w:rsidR="00F63065" w:rsidRPr="00FA1A10">
          <w:rPr>
            <w:b/>
            <w:bCs/>
            <w:rtl/>
          </w:rPr>
          <w:delText xml:space="preserve">שמע מינה</w:delText>
        </w:r>
      </w:del>
      <w:r w:rsidR="0057284B">
        <w:rPr>
          <w:rtl/>
        </w:rPr>
        <w:t>.</w:t>
      </w:r>
    </w:p>
    <w:p w14:paraId="2ACF7FF1" w14:textId="77777777" w:rsidR="00FA1A10" w:rsidRDefault="00FA1A10" w:rsidP="00FA1A10">
      <w:pPr>
        <w:rPr>
          <w:del w:id="90528" w:author="מנוע עיצוב" w:date="2026-10-05T11:33:53Z"/>
          <w:b/>
          <w:bCs/>
          <w:rtl/>
        </w:rPr>
      </w:pPr>
    </w:p>
    <w:p w14:paraId="756C161E" w14:textId="77777777" w:rsidR="00FA1A10" w:rsidRDefault="00F63065" w:rsidP="00FA1A10">
      <w:pPr>
        <w:rPr>
          <w:rtl/>
        </w:rPr>
      </w:pPr>
      <w:ins w:id="93009" w:author="מנוע מכני" w:date="2026-10-05T11:32:12Z">
        <w:r>
          <w:rPr>
            <w:b/>
            <w:bCs/>
            <w:rtl/>
          </w:rPr>
          <w:t xml:space="preserve">ויש</w:t>
        </w:r>
      </w:ins>
      <w:del w:id="93010" w:author="מנוע מכני" w:date="2026-10-05T11:32:12Z">
        <w:r w:rsidRPr="00FA1A10">
          <w:rPr>
            <w:b/>
            <w:bCs/>
            <w:rtl/>
          </w:rPr>
          <w:delText xml:space="preserve">ואיכא</w:delText>
        </w:r>
      </w:del>
      <w:r w:rsidRPr="00FA1A10">
        <w:rPr>
          <w:b/>
          <w:bCs/>
          <w:rtl/>
        </w:rPr>
        <w:t xml:space="preserve"> דמתני לה אמתני':</w:t>
      </w:r>
      <w:r>
        <w:rPr>
          <w:rtl/>
        </w:rPr>
        <w:t xml:space="preserve"> והמוכר לו, </w:t>
      </w:r>
      <w:ins w:id="95749" w:author="מנוע מכני" w:date="2026-10-05T11:32:12Z">
        <w:r>
          <w:rPr>
            <w:rtl/>
          </w:rPr>
          <w:t xml:space="preserve">אף</w:t>
        </w:r>
      </w:ins>
      <w:del w:id="9575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לימא מתני' דלא </w:t>
      </w:r>
      <w:r>
        <w:rPr>
          <w:rStyle w:val="2fb"/>
          <w:rtl/>
        </w:rPr>
        <w:t xml:space="preserve">כ</w:t>
      </w:r>
      <w:ins w:id="90025" w:author="מנוע מכני" w:date="2026-10-05T11:32:12Z">
        <w:r>
          <w:rPr>
            <w:rStyle w:val="2fb"/>
            <w:rtl/>
          </w:rPr>
          <w:t xml:space="preserve">ר"י</w:t>
        </w:r>
      </w:ins>
      <w:del w:id="90026" w:author="מנוע מכני" w:date="2026-10-05T11:32:12Z">
        <w:r>
          <w:rPr>
            <w:rtl/>
          </w:rPr>
          <w:delText xml:space="preserve">ר</w:delText>
        </w:r>
        <w:r w:rsidR="00FA1A10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</w:t>
      </w:r>
      <w:r w:rsidR="00FA1A10">
        <w:rPr>
          <w:rFonts w:hint="cs"/>
          <w:rtl/>
        </w:rPr>
        <w:t>ד</w:t>
      </w:r>
      <w:r>
        <w:rPr>
          <w:rtl/>
        </w:rPr>
        <w:t xml:space="preserve">מתיר בשבורה! </w:t>
      </w:r>
    </w:p>
    <w:p w14:paraId="4E99675F" w14:textId="77777777" w:rsidR="00FA1A10" w:rsidRDefault="00FA1A10" w:rsidP="00FA1A10">
      <w:pPr>
        <w:rPr>
          <w:rtl/>
        </w:rPr>
      </w:pPr>
      <w:r>
        <w:rPr>
          <w:rFonts w:hint="cs"/>
          <w:rtl/>
        </w:rPr>
        <w:t xml:space="preserve">ומתרצי' אפי' </w:t>
      </w:r>
      <w:r>
        <w:rPr>
          <w:rStyle w:val="2fb"/>
          <w:rFonts w:hint="cs"/>
          <w:rtl/>
        </w:rPr>
        <w:t xml:space="preserve">כ</w:t>
      </w:r>
      <w:ins w:id="9002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02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שבורה - </w:t>
      </w:r>
      <w:ins w:id="93011" w:author="מנוע מכני" w:date="2026-10-05T11:32:12Z">
        <w:r>
          <w:rPr>
            <w:rtl/>
          </w:rPr>
          <w:t xml:space="preserve">לא</w:t>
        </w:r>
      </w:ins>
      <w:del w:id="93012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היינו </w:t>
      </w:r>
      <w:ins w:id="98349" w:author="מנוע מכני" w:date="2026-10-05T11:32:12Z">
        <w:r>
          <w:rPr>
            <w:rtl/>
          </w:rPr>
          <w:t xml:space="preserve">דרכו</w:t>
        </w:r>
      </w:ins>
      <w:del w:id="98350" w:author="מנוע מכני" w:date="2026-10-05T11:32:12Z">
        <w:r w:rsidR="00F63065">
          <w:rPr>
            <w:rtl/>
          </w:rPr>
          <w:delText xml:space="preserve">אורחיה</w:delText>
        </w:r>
      </w:del>
      <w:r w:rsidR="00F63065">
        <w:rPr>
          <w:rtl/>
        </w:rPr>
        <w:t xml:space="preserve">, עובר - היינו </w:t>
      </w:r>
      <w:ins w:id="98351" w:author="מנוע מכני" w:date="2026-10-05T11:32:12Z">
        <w:r>
          <w:rPr>
            <w:rtl/>
          </w:rPr>
          <w:t xml:space="preserve">דרכו</w:t>
        </w:r>
      </w:ins>
      <w:del w:id="98352" w:author="מנוע מכני" w:date="2026-10-05T11:32:12Z">
        <w:r w:rsidR="00F63065">
          <w:rPr>
            <w:rtl/>
          </w:rPr>
          <w:delText xml:space="preserve">אורחיה</w:delText>
        </w:r>
      </w:del>
      <w:r w:rsidR="00F63065">
        <w:rPr>
          <w:rtl/>
        </w:rPr>
        <w:t xml:space="preserve">: </w:t>
      </w:r>
    </w:p>
    <w:p>
      <w:pPr>
        <w:pStyle w:val="38"/>
        <w:rPr>
          <w:ins w:id="98759" w:author="מנוע מכני" w:date="2026-10-05T11:32:12Z"/>
        </w:rPr>
      </w:pPr>
      <w:r>
        <w:t>ת"ש</w:t>
      </w:r>
      <w:r w:rsidR="00FA1A10">
        <w:t xml:space="preserve"> </w:t>
      </w:r>
      <w:ins w:id="90029" w:author="מנוע מכני" w:date="2026-10-05T11:32:12Z">
        <w:r>
          <w:t xml:space="preserve">ר"י</w:t>
        </w:r>
      </w:ins>
      <w:del w:id="90030" w:author="מנוע מכני" w:date="2026-10-05T11:32:12Z">
        <w:r>
          <w:delText xml:space="preserve">ר</w:delText>
        </w:r>
        <w:r w:rsidR="00FA1A10">
          <w:delText xml:space="preserve">''י</w:delText>
        </w:r>
      </w:del>
      <w:del w:id="100882" w:author="מנוע מכני" w:date="2026-10-05T11:32:12Z">
        <w:r w:rsidR="00FA1A1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6E1F85B2" w14:textId="77777777" w:rsidR="00B874E6" w:rsidRDefault="00F63065" w:rsidP="00FA1A10">
      <w:pPr>
        <w:rPr>
          <w:rtl/>
        </w:rPr>
      </w:pPr>
      <w:del w:id="987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המקבל בהמה מן </w:t>
      </w:r>
      <w:r w:rsidR="00824319">
        <w:rPr>
          <w:rtl/>
        </w:rPr>
        <w:t>העכו"ם</w:t>
      </w:r>
      <w:r>
        <w:rPr>
          <w:rtl/>
        </w:rPr>
        <w:t xml:space="preserve"> וילדה - מעלין אותו בשויו, ונותן חצי דמיו לכהן</w:t>
      </w:r>
      <w:r w:rsidR="0057284B">
        <w:rPr>
          <w:rtl/>
        </w:rPr>
        <w:t>.</w:t>
      </w:r>
    </w:p>
    <w:p w14:paraId="4A58E3DE" w14:textId="77777777" w:rsidR="00B874E6" w:rsidRDefault="00F63065" w:rsidP="00F63065">
      <w:pPr>
        <w:rPr>
          <w:rtl/>
        </w:rPr>
      </w:pPr>
      <w:r>
        <w:rPr>
          <w:rtl/>
        </w:rPr>
        <w:t xml:space="preserve">והנותן לו בקבלה, </w:t>
      </w:r>
      <w:ins w:id="95751" w:author="מנוע מכני" w:date="2026-10-05T11:32:12Z">
        <w:r>
          <w:rPr>
            <w:rtl/>
          </w:rPr>
          <w:t xml:space="preserve">אף</w:t>
        </w:r>
      </w:ins>
      <w:del w:id="9575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- קונסין אותו עד עשרה בדמיו, ונותן כל דמיו לכהן</w:t>
      </w:r>
      <w:ins w:id="95839" w:author="מנוע מכני" w:date="2026-10-05T11:32:12Z">
        <w:r>
          <w:rPr>
            <w:rtl/>
          </w:rPr>
          <w:t xml:space="preserve">,</w:t>
        </w:r>
      </w:ins>
      <w:del w:id="95840" w:author="מנוע מכני" w:date="2026-10-05T11:32:12Z">
        <w:r w:rsidR="0057284B">
          <w:rPr>
            <w:rtl/>
          </w:rPr>
          <w:delText xml:space="preserve">;</w:delText>
        </w:r>
      </w:del>
      <w:r w:rsidR="00FA1A10">
        <w:rPr>
          <w:rFonts w:hint="cs"/>
          <w:rtl/>
        </w:rPr>
        <w:t xml:space="preserve"> </w:t>
      </w:r>
    </w:p>
    <w:p w14:paraId="4F2A8C32" w14:textId="77777777" w:rsidR="00B874E6" w:rsidRDefault="00FA1A10" w:rsidP="00D25F87">
      <w:pPr>
        <w:pStyle w:val="021"/>
        <w:rPr>
          <w:rtl/>
        </w:rPr>
      </w:pPr>
      <w:ins w:id="93013" w:author="מנוע מכני" w:date="2026-10-05T11:32:12Z">
        <w:r>
          <w:rPr>
            <w:rtl/>
          </w:rPr>
          <w:t xml:space="preserve">לא</w:t>
        </w:r>
      </w:ins>
      <w:del w:id="9301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אעובר</w:t>
      </w:r>
      <w:r w:rsidR="00F63065"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לא</w:t>
      </w:r>
      <w:r w:rsidR="00F63065">
        <w:rPr>
          <w:rtl/>
        </w:rPr>
        <w:t xml:space="preserve"> אבהמה</w:t>
      </w:r>
      <w:r>
        <w:rPr>
          <w:rFonts w:hint="cs"/>
          <w:rtl/>
        </w:rPr>
        <w:t xml:space="preserve"> ותני </w:t>
      </w:r>
      <w:r w:rsidRPr="00FA1A10">
        <w:rPr>
          <w:rFonts w:hint="cs"/>
          <w:b/>
          <w:bCs/>
          <w:rtl/>
        </w:rPr>
        <w:t>דמיה</w:t>
      </w:r>
      <w:r>
        <w:rPr>
          <w:rFonts w:hint="cs"/>
          <w:rtl/>
        </w:rPr>
        <w:t xml:space="preserve"> והך דכהן מיירי בבהמה מעוברת לפיטום ומיגו דקנסי </w:t>
      </w:r>
      <w:r w:rsidR="00D25F87">
        <w:rPr>
          <w:rFonts w:hint="cs"/>
          <w:rtl/>
        </w:rPr>
        <w:t>אבהמה קנס אעובר</w:t>
      </w:r>
    </w:p>
    <w:p>
      <w:pPr>
        <w:pStyle w:val="38"/>
        <w:rPr>
          <w:ins w:id="98761" w:author="מנוע מכני" w:date="2026-10-05T11:32:12Z"/>
        </w:rPr>
      </w:pPr>
      <w:r>
        <w:t xml:space="preserve">ואהך א</w:t>
      </w:r>
      <w:ins w:id="90031" w:author="מנוע מכני" w:date="2026-10-05T11:32:12Z">
        <w:r>
          <w:t xml:space="preserve">ר"א</w:t>
        </w:r>
      </w:ins>
      <w:del w:id="90032" w:author="מנוע מכני" w:date="2026-10-05T11:32:12Z">
        <w:r>
          <w:delText xml:space="preserve">ר''א</w:delText>
        </w:r>
      </w:del>
      <w:r>
        <w:t xml:space="preserve"> </w:t>
      </w:r>
      <w:r w:rsidR="00F63065">
        <w:t xml:space="preserve">ת"ש:</w:t>
      </w:r>
    </w:p>
    <w:p w14:paraId="2E513E1F" w14:textId="77777777" w:rsidR="00B874E6" w:rsidRDefault="00FA1A10" w:rsidP="00FA1A10">
      <w:pPr>
        <w:rPr>
          <w:rtl/>
        </w:rPr>
      </w:pPr>
      <w:del w:id="98762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מד</w:t>
      </w:r>
      <w:ins w:id="9003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03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מתיר בשבורה, מפני שאינה יכולה להתרפאות, הא יכולה להתרפאות אסור, </w:t>
      </w:r>
      <w:ins w:id="94361" w:author="מנוע מכני" w:date="2026-10-05T11:32:12Z">
        <w:r>
          <w:rPr>
            <w:rtl/>
          </w:rPr>
          <w:t xml:space="preserve">וזה</w:t>
        </w:r>
      </w:ins>
      <w:del w:id="94362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</w:t>
      </w:r>
      <w:ins w:id="93015" w:author="מנוע מכני" w:date="2026-10-05T11:32:12Z">
        <w:r>
          <w:rPr>
            <w:rtl/>
          </w:rPr>
          <w:t xml:space="preserve">גם</w:t>
        </w:r>
      </w:ins>
      <w:del w:id="9301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כיכול להתרפאות דמי! </w:t>
      </w:r>
      <w:ins w:id="92749" w:author="מנוע מכני" w:date="2026-10-05T11:32:12Z">
        <w:r>
          <w:rPr>
            <w:b/>
            <w:bCs/>
            <w:rtl/>
          </w:rPr>
          <w:t xml:space="preserve">ש"מ</w:t>
        </w:r>
      </w:ins>
      <w:del w:id="92750" w:author="מנוע מכני" w:date="2026-10-05T11:32:12Z">
        <w:r w:rsidR="00F63065" w:rsidRPr="00FA1A10">
          <w:rPr>
            <w:b/>
            <w:bCs/>
            <w:rtl/>
          </w:rPr>
          <w:delText xml:space="preserve">שמע מינה</w:delText>
        </w:r>
      </w:del>
      <w:r w:rsidR="0057284B" w:rsidRPr="00FA1A10">
        <w:rPr>
          <w:b/>
          <w:bCs/>
          <w:rtl/>
        </w:rPr>
        <w:t>.</w:t>
      </w:r>
    </w:p>
    <w:p w14:paraId="7DC8EA93" w14:textId="77777777" w:rsidR="000B5F7F" w:rsidRDefault="000B5F7F" w:rsidP="000B5F7F">
      <w:pPr>
        <w:pStyle w:val="affffd"/>
        <w:jc w:val="center"/>
        <w:rPr>
          <w:rtl/>
        </w:rPr>
        <w:pPrChange w:id="90362" w:author="מנוע עיצוב" w:date="2026-10-05T11:33:53Z">
          <w:pPr>
            <w:jc w:val="center"/>
          </w:pPr>
        </w:pPrChange>
      </w:pPr>
      <w:r>
        <w:rPr>
          <w:rtl/>
        </w:rPr>
        <w:lastRenderedPageBreak/>
        <w:t xml:space="preserve">•</w:t>
      </w:r>
      <w:ins w:id="95841" w:author="מנוע מכני" w:date="2026-10-05T11:32:12Z">
        <w:r>
          <w:rPr>
            <w:rtl/>
          </w:rPr>
          <w:t xml:space="preserve"> </w:t>
        </w:r>
      </w:ins>
      <w:del w:id="95842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5843" w:author="מנוע מכני" w:date="2026-10-05T11:32:12Z">
        <w:r>
          <w:rPr>
            <w:rtl/>
          </w:rPr>
          <w:t xml:space="preserve"> </w:t>
        </w:r>
      </w:ins>
      <w:del w:id="95844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>
      <w:pPr>
        <w:pStyle w:val="38"/>
        <w:rPr>
          <w:ins w:id="98763" w:author="מנוע מכני" w:date="2026-10-05T11:32:12Z"/>
        </w:rPr>
      </w:pPr>
      <w:r w:rsidRPr="00D25F87">
        <w:t>איבעיא להו</w:t>
      </w:r>
      <w:r w:rsidRPr="000B5F7F">
        <w:t xml:space="preserve">:</w:t>
      </w:r>
    </w:p>
    <w:p w14:paraId="1FDBF5E7" w14:textId="77777777" w:rsidR="00D25F87" w:rsidRDefault="00F63065" w:rsidP="000B5F7F">
      <w:pPr>
        <w:rPr>
          <w:rtl/>
        </w:rPr>
      </w:pPr>
      <w:del w:id="98764" w:author="מנוע מכני" w:date="2026-10-05T11:32:12Z">
        <w:r w:rsidRPr="000B5F7F">
          <w:rPr>
            <w:b/>
            <w:bCs/>
            <w:rtl/>
          </w:rPr>
          <w:delText xml:space="preserve"> </w:delText>
        </w:r>
      </w:del>
      <w:r w:rsidRPr="000B5F7F">
        <w:rPr>
          <w:b/>
          <w:bCs/>
          <w:rtl/>
        </w:rPr>
        <w:t xml:space="preserve">מכר בהמה לעובריה</w:t>
      </w:r>
      <w:r w:rsidR="0057284B" w:rsidRPr="000B5F7F">
        <w:rPr>
          <w:b/>
          <w:bCs/>
          <w:rtl/>
        </w:rPr>
        <w:t>.</w:t>
      </w:r>
      <w:r w:rsidR="00FA1A10">
        <w:rPr>
          <w:rFonts w:hint="cs"/>
          <w:rtl/>
        </w:rPr>
        <w:t xml:space="preserve"> </w:t>
      </w:r>
      <w:ins w:id="94363" w:author="מנוע מכני" w:date="2026-10-05T11:32:12Z">
        <w:r>
          <w:rPr>
            <w:rtl/>
          </w:rPr>
          <w:t xml:space="preserve">מה</w:t>
        </w:r>
      </w:ins>
      <w:del w:id="9436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תיבעי לר' יהודה, תיבעי לרבנן</w:t>
      </w:r>
      <w:ins w:id="95845" w:author="מנוע מכני" w:date="2026-10-05T11:32:12Z">
        <w:r>
          <w:rPr>
            <w:rtl/>
          </w:rPr>
          <w:t xml:space="preserve">,</w:t>
        </w:r>
      </w:ins>
      <w:del w:id="95846" w:author="מנוע מכני" w:date="2026-10-05T11:32:12Z">
        <w:r w:rsidR="000B5F7F">
          <w:rPr>
            <w:rtl/>
          </w:rPr>
          <w:delText xml:space="preserve">;</w:delText>
        </w:r>
      </w:del>
    </w:p>
    <w:p w14:paraId="547552FE" w14:textId="77777777" w:rsidR="000B5F7F" w:rsidRDefault="00F63065" w:rsidP="00D25F87">
      <w:pPr>
        <w:pStyle w:val="011"/>
        <w:rPr>
          <w:rtl/>
        </w:rPr>
      </w:pPr>
      <w:r w:rsidRPr="00D25F87">
        <w:rPr>
          <w:b w:val="0"/>
          <w:bCs/>
          <w:rtl/>
        </w:rPr>
        <w:t xml:space="preserve">תיבעי </w:t>
      </w:r>
      <w:r w:rsidRPr="00D25F87">
        <w:rPr>
          <w:rStyle w:val="2fb"/>
          <w:b w:val="0"/>
          <w:bCs/>
          <w:rtl/>
        </w:rPr>
        <w:t xml:space="preserve">ל</w:t>
      </w:r>
      <w:ins w:id="90035" w:author="מנוע מכני" w:date="2026-10-05T11:32:12Z">
        <w:r>
          <w:rPr>
            <w:rStyle w:val="2fb"/>
            <w:b w:val="0"/>
            <w:bCs/>
            <w:rtl/>
          </w:rPr>
          <w:t xml:space="preserve">ר"י</w:t>
        </w:r>
      </w:ins>
      <w:del w:id="90036" w:author="מנוע מכני" w:date="2026-10-05T11:32:12Z">
        <w:r w:rsidRPr="00D25F87">
          <w:rPr>
            <w:b w:val="0"/>
            <w:bCs/>
            <w:rtl/>
          </w:rPr>
          <w:delText xml:space="preserve">ר</w:delText>
        </w:r>
        <w:r w:rsidR="00FA1A10" w:rsidRPr="00D25F87">
          <w:rPr>
            <w:rFonts w:hint="cs"/>
            <w:b w:val="0"/>
            <w:bCs/>
            <w:rtl/>
          </w:rPr>
          <w:delText xml:space="preserve">''י</w:delText>
        </w:r>
      </w:del>
      <w:r w:rsidR="00FA1A10">
        <w:rPr>
          <w:rFonts w:hint="cs"/>
          <w:rtl/>
        </w:rPr>
        <w:t xml:space="preserve"> דאפשר דווקא בשבורה שלא אתי להחליפה </w:t>
      </w:r>
      <w:r w:rsidR="00FA1A10">
        <w:rPr>
          <w:rFonts w:hint="cs"/>
          <w:rtl/>
        </w:rPr>
        <w:t xml:space="preserve">מש</w:t>
      </w:r>
      <w:ins w:id="90037" w:author="מנוע מכני" w:date="2026-10-05T11:32:12Z">
        <w:r>
          <w:rPr>
            <w:rFonts w:hint="cs"/>
            <w:rtl/>
          </w:rPr>
          <w:t xml:space="preserve">א"כ</w:t>
        </w:r>
      </w:ins>
      <w:del w:id="90038" w:author="מנוע מכני" w:date="2026-10-05T11:32:12Z">
        <w:r w:rsidR="00FA1A10">
          <w:rPr>
            <w:rFonts w:hint="cs"/>
            <w:rtl/>
          </w:rPr>
          <w:delText xml:space="preserve">א''כ</w:delText>
        </w:r>
      </w:del>
      <w:r w:rsidR="00FA1A10">
        <w:rPr>
          <w:rFonts w:hint="cs"/>
          <w:rtl/>
        </w:rPr>
        <w:t xml:space="preserve"> בשלמה אסר </w:t>
      </w:r>
      <w:r w:rsidR="000B5F7F" w:rsidRPr="00D25F87">
        <w:rPr>
          <w:rFonts w:hint="cs"/>
          <w:bCs/>
          <w:rtl/>
        </w:rPr>
        <w:t xml:space="preserve">א</w:t>
      </w:r>
      <w:ins w:id="90039" w:author="מנוע מכני" w:date="2026-10-05T11:32:12Z">
        <w:r>
          <w:rPr>
            <w:rFonts w:hint="cs"/>
            <w:bCs/>
            <w:rtl/>
          </w:rPr>
          <w:t xml:space="preserve">ו"ד</w:t>
        </w:r>
      </w:ins>
      <w:del w:id="90040" w:author="מנוע מכני" w:date="2026-10-05T11:32:12Z">
        <w:r w:rsidR="000B5F7F" w:rsidRPr="00D25F87">
          <w:rPr>
            <w:rFonts w:hint="cs"/>
            <w:bCs/>
            <w:rtl/>
          </w:rPr>
          <w:delText xml:space="preserve">ו''ד</w:delText>
        </w:r>
      </w:del>
      <w:r w:rsidR="000B5F7F">
        <w:rPr>
          <w:rFonts w:hint="cs"/>
          <w:rtl/>
        </w:rPr>
        <w:t xml:space="preserve"> ס</w:t>
      </w:r>
      <w:ins w:id="90041" w:author="מנוע מכני" w:date="2026-10-05T11:32:12Z">
        <w:r>
          <w:rPr>
            <w:rFonts w:hint="cs"/>
            <w:rtl/>
          </w:rPr>
          <w:t xml:space="preserve">ו"ס</w:t>
        </w:r>
      </w:ins>
      <w:del w:id="90042" w:author="מנוע מכני" w:date="2026-10-05T11:32:12Z">
        <w:r w:rsidR="000B5F7F">
          <w:rPr>
            <w:rFonts w:hint="cs"/>
            <w:rtl/>
          </w:rPr>
          <w:delText xml:space="preserve">ו''ס</w:delText>
        </w:r>
      </w:del>
      <w:r w:rsidR="000B5F7F">
        <w:rPr>
          <w:rFonts w:hint="cs"/>
          <w:rtl/>
        </w:rPr>
        <w:t xml:space="preserve"> פסקה מרשותו </w:t>
      </w:r>
    </w:p>
    <w:p w14:paraId="33FDBD54" w14:textId="77777777" w:rsidR="00D25F87" w:rsidRDefault="00F63065" w:rsidP="000B5F7F">
      <w:pPr>
        <w:rPr>
          <w:rtl/>
        </w:rPr>
      </w:pPr>
      <w:r w:rsidRPr="00D25F87">
        <w:rPr>
          <w:b/>
          <w:bCs/>
          <w:rtl/>
        </w:rPr>
        <w:t>תיבעי לרבנן</w:t>
      </w:r>
      <w:r>
        <w:rPr>
          <w:rtl/>
        </w:rPr>
        <w:t xml:space="preserve"> </w:t>
      </w:r>
      <w:r w:rsidR="000B5F7F">
        <w:rPr>
          <w:rFonts w:hint="cs"/>
          <w:rtl/>
        </w:rPr>
        <w:t xml:space="preserve">דאפשר דווקא בשבורה דפסקה מרשותו אסרו מאש</w:t>
      </w:r>
      <w:ins w:id="90043" w:author="מנוע מכני" w:date="2026-10-05T11:32:12Z">
        <w:r>
          <w:rPr>
            <w:rFonts w:hint="cs"/>
            <w:rtl/>
          </w:rPr>
          <w:t xml:space="preserve">א"כ</w:t>
        </w:r>
      </w:ins>
      <w:del w:id="90044" w:author="מנוע מכני" w:date="2026-10-05T11:32:12Z">
        <w:r w:rsidR="000B5F7F">
          <w:rPr>
            <w:rFonts w:hint="cs"/>
            <w:rtl/>
          </w:rPr>
          <w:delText xml:space="preserve">א''כ</w:delText>
        </w:r>
      </w:del>
      <w:r w:rsidR="000B5F7F">
        <w:rPr>
          <w:rFonts w:hint="cs"/>
          <w:rtl/>
        </w:rPr>
        <w:t xml:space="preserve"> שלמה</w:t>
      </w:r>
      <w:r>
        <w:rPr>
          <w:rtl/>
        </w:rPr>
        <w:t xml:space="preserve">, </w:t>
      </w:r>
    </w:p>
    <w:p w14:paraId="28551E4D" w14:textId="77777777" w:rsidR="000B5F7F" w:rsidRDefault="00D25F87" w:rsidP="000B5F7F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03" w:author="מנוע מכני" w:date="2026-10-05T11:32:12Z">
        <w:r>
          <w:rPr>
            <w:rFonts w:hint="cs"/>
            <w:b/>
            <w:bCs/>
            <w:rtl/>
          </w:rPr>
          <w:delText xml:space="preserve">  </w:delText>
        </w:r>
      </w:del>
      <w:r w:rsidR="00F63065" w:rsidRPr="00D25F87">
        <w:rPr>
          <w:b/>
          <w:bCs/>
          <w:rtl/>
        </w:rPr>
        <w:t xml:space="preserve">א</w:t>
      </w:r>
      <w:ins w:id="90045" w:author="מנוע מכני" w:date="2026-10-05T11:32:12Z">
        <w:r>
          <w:rPr>
            <w:b/>
            <w:bCs/>
            <w:rtl/>
          </w:rPr>
          <w:t xml:space="preserve">ו"ד</w:t>
        </w:r>
      </w:ins>
      <w:del w:id="90046" w:author="מנוע מכני" w:date="2026-10-05T11:32:12Z">
        <w:r w:rsidR="00F63065" w:rsidRPr="00D25F87">
          <w:rPr>
            <w:b/>
            <w:bCs/>
            <w:rtl/>
          </w:rPr>
          <w:delText xml:space="preserve">ו</w:delText>
        </w:r>
        <w:r w:rsidR="000B5F7F" w:rsidRPr="00D25F87">
          <w:rPr>
            <w:rFonts w:hint="cs"/>
            <w:b/>
            <w:bCs/>
            <w:rtl/>
          </w:rPr>
          <w:delText xml:space="preserve">''ד</w:delText>
        </w:r>
      </w:del>
      <w:r w:rsidR="000B5F7F">
        <w:rPr>
          <w:rFonts w:hint="cs"/>
          <w:rtl/>
        </w:rPr>
        <w:t xml:space="preserve"> </w:t>
      </w:r>
      <w:ins w:id="97687" w:author="מנוע מכני" w:date="2026-10-05T11:32:12Z">
        <w:r>
          <w:rPr>
            <w:rFonts w:hint="cs"/>
            <w:rtl/>
          </w:rPr>
          <w:t xml:space="preserve">אם </w:t>
        </w:r>
      </w:ins>
      <w:del w:id="97688" w:author="מנוע מכני" w:date="2026-10-05T11:32:12Z">
        <w:r w:rsidR="000B5F7F">
          <w:rPr>
            <w:rFonts w:hint="cs"/>
            <w:rtl/>
          </w:rPr>
          <w:delText xml:space="preserve">אי </w:delText>
        </w:r>
      </w:del>
      <w:r w:rsidR="000B5F7F">
        <w:rPr>
          <w:rFonts w:hint="cs"/>
          <w:rtl/>
        </w:rPr>
        <w:t xml:space="preserve">בשבורה גזרי' שיבוא להחליפה </w:t>
      </w:r>
      <w:ins w:id="90047" w:author="מנוע מכני" w:date="2026-10-05T11:32:12Z">
        <w:r>
          <w:rPr>
            <w:rFonts w:hint="cs"/>
            <w:rtl/>
          </w:rPr>
          <w:t xml:space="preserve">כ"ש</w:t>
        </w:r>
      </w:ins>
      <w:del w:id="90048" w:author="מנוע מכני" w:date="2026-10-05T11:32:12Z">
        <w:r w:rsidR="000B5F7F">
          <w:rPr>
            <w:rFonts w:hint="cs"/>
            <w:rtl/>
          </w:rPr>
          <w:delText xml:space="preserve">כ''ש</w:delText>
        </w:r>
      </w:del>
      <w:r w:rsidR="000B5F7F">
        <w:rPr>
          <w:rFonts w:hint="cs"/>
          <w:rtl/>
        </w:rPr>
        <w:t xml:space="preserve"> בשלמה. </w:t>
      </w:r>
    </w:p>
    <w:p w14:paraId="64784131" w14:textId="77777777" w:rsidR="00B874E6" w:rsidRDefault="002357CF" w:rsidP="001F5326">
      <w:pPr>
        <w:pStyle w:val="011"/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>ו</w:t>
      </w:r>
      <w:r w:rsidR="000B5F7F">
        <w:rPr>
          <w:rFonts w:hint="cs"/>
          <w:rtl/>
        </w:rPr>
        <w:t xml:space="preserve">הך דרבנן דאמרו </w:t>
      </w:r>
      <w:r w:rsidR="000B5F7F">
        <w:rPr>
          <w:rStyle w:val="2fb"/>
          <w:rFonts w:hint="cs"/>
          <w:rtl/>
        </w:rPr>
        <w:t xml:space="preserve">ל</w:t>
      </w:r>
      <w:ins w:id="9004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050" w:author="מנוע מכני" w:date="2026-10-05T11:32:12Z">
        <w:r w:rsidR="000B5F7F">
          <w:rPr>
            <w:rFonts w:hint="cs"/>
            <w:rtl/>
          </w:rPr>
          <w:delText xml:space="preserve">ר''י</w:delText>
        </w:r>
      </w:del>
      <w:r w:rsidR="000B5F7F">
        <w:rPr>
          <w:rFonts w:hint="cs"/>
          <w:rtl/>
        </w:rPr>
        <w:t xml:space="preserve"> דוהלא מרביעין </w:t>
      </w:r>
      <w:ins w:id="94365" w:author="מנוע מכני" w:date="2026-10-05T11:32:12Z">
        <w:r>
          <w:rPr>
            <w:rFonts w:hint="cs"/>
            <w:rtl/>
          </w:rPr>
          <w:t xml:space="preserve">עליו</w:t>
        </w:r>
      </w:ins>
      <w:del w:id="94366" w:author="מנוע מכני" w:date="2026-10-05T11:32:12Z">
        <w:r w:rsidR="000B5F7F">
          <w:rPr>
            <w:rFonts w:hint="cs"/>
            <w:rtl/>
          </w:rPr>
          <w:delText xml:space="preserve">עליה</w:delText>
        </w:r>
      </w:del>
      <w:r w:rsidR="000B5F7F">
        <w:rPr>
          <w:rFonts w:hint="cs"/>
          <w:rtl/>
        </w:rPr>
        <w:t xml:space="preserve"> ויולדת </w:t>
      </w:r>
      <w:r w:rsidR="000B5F7F">
        <w:rPr>
          <w:rtl/>
        </w:rPr>
        <w:t>–</w:t>
      </w:r>
      <w:r w:rsidR="000B5F7F">
        <w:rPr>
          <w:rFonts w:hint="cs"/>
          <w:rtl/>
        </w:rPr>
        <w:t xml:space="preserve"> </w:t>
      </w:r>
      <w:ins w:id="93017" w:author="מנוע מכני" w:date="2026-10-05T11:32:12Z">
        <w:r>
          <w:rPr>
            <w:rFonts w:hint="cs"/>
            <w:rtl/>
          </w:rPr>
          <w:t xml:space="preserve">לא</w:t>
        </w:r>
      </w:ins>
      <w:del w:id="93018" w:author="מנוע מכני" w:date="2026-10-05T11:32:12Z">
        <w:r w:rsidR="000B5F7F">
          <w:rPr>
            <w:rFonts w:hint="cs"/>
            <w:rtl/>
          </w:rPr>
          <w:delText xml:space="preserve">לאו</w:delText>
        </w:r>
      </w:del>
      <w:r w:rsidR="000B5F7F">
        <w:rPr>
          <w:rFonts w:hint="cs"/>
          <w:rtl/>
        </w:rPr>
        <w:t xml:space="preserve"> משום דעוברה הוא אלא משום </w:t>
      </w:r>
      <w:ins w:id="98353" w:author="מנוע מכני" w:date="2026-10-05T11:32:12Z">
        <w:r>
          <w:rPr>
            <w:rtl/>
          </w:rPr>
          <w:t xml:space="preserve">דבאה</w:t>
        </w:r>
      </w:ins>
      <w:del w:id="98354" w:author="מנוע מכני" w:date="2026-10-05T11:32:12Z">
        <w:r w:rsidR="00F63065">
          <w:rPr>
            <w:rtl/>
          </w:rPr>
          <w:delText xml:space="preserve">דאתיא</w:delText>
        </w:r>
      </w:del>
      <w:r w:rsidR="00F63065">
        <w:rPr>
          <w:rtl/>
        </w:rPr>
        <w:t xml:space="preserve"> לאיחלופי בבהמה, </w:t>
      </w:r>
      <w:r w:rsidR="000B5F7F">
        <w:rPr>
          <w:rFonts w:hint="cs"/>
          <w:rtl/>
        </w:rPr>
        <w:t xml:space="preserve">אלא את </w:t>
      </w:r>
      <w:ins w:id="97689" w:author="מנוע מכני" w:date="2026-10-05T11:32:12Z">
        <w:r>
          <w:rPr>
            <w:rFonts w:hint="cs"/>
            <w:rtl/>
          </w:rPr>
          <w:t xml:space="preserve">אם </w:t>
        </w:r>
      </w:ins>
      <w:del w:id="97690" w:author="מנוע מכני" w:date="2026-10-05T11:32:12Z">
        <w:r w:rsidR="000B5F7F">
          <w:rPr>
            <w:rFonts w:hint="cs"/>
            <w:rtl/>
          </w:rPr>
          <w:delText xml:space="preserve">אי </w:delText>
        </w:r>
      </w:del>
      <w:r w:rsidR="000B5F7F">
        <w:rPr>
          <w:rFonts w:hint="cs"/>
          <w:rtl/>
        </w:rPr>
        <w:t xml:space="preserve">שרית מטעם שאינה יכולה להתרפאות וכמו שמכרה לשחיטה הא מרביעין </w:t>
      </w:r>
      <w:ins w:id="94367" w:author="מנוע מכני" w:date="2026-10-05T11:32:12Z">
        <w:r>
          <w:rPr>
            <w:rFonts w:hint="cs"/>
            <w:rtl/>
          </w:rPr>
          <w:t xml:space="preserve">עליו</w:t>
        </w:r>
      </w:ins>
      <w:del w:id="94368" w:author="מנוע מכני" w:date="2026-10-05T11:32:12Z">
        <w:r w:rsidR="000B5F7F">
          <w:rPr>
            <w:rFonts w:hint="cs"/>
            <w:rtl/>
          </w:rPr>
          <w:delText xml:space="preserve">עליה</w:delText>
        </w:r>
      </w:del>
      <w:r w:rsidR="000B5F7F">
        <w:rPr>
          <w:rFonts w:hint="cs"/>
          <w:rtl/>
        </w:rPr>
        <w:t xml:space="preserve"> ויולדת וממילא משהא לה</w:t>
      </w:r>
      <w:ins w:id="97661" w:author="מנוע מכני" w:date="2026-10-05T11:32:12Z">
        <w:r>
          <w:rPr>
            <w:rFonts w:hint="cs"/>
            <w:rtl/>
          </w:rPr>
          <w:t xml:space="preserve">,</w:t>
        </w:r>
      </w:ins>
      <w:del w:id="97662" w:author="מנוע מכני" w:date="2026-10-05T11:32:12Z">
        <w:r w:rsidR="000B5F7F">
          <w:rPr>
            <w:rFonts w:hint="cs"/>
            <w:rtl/>
          </w:rPr>
          <w:delText xml:space="preserve"> ,</w:delText>
        </w:r>
      </w:del>
      <w:r w:rsidR="000B5F7F">
        <w:rPr>
          <w:rFonts w:hint="cs"/>
          <w:rtl/>
        </w:rPr>
        <w:t xml:space="preserve"> וענה להם לכשתלד!</w:t>
      </w:r>
      <w:r w:rsidR="00F63065">
        <w:rPr>
          <w:rtl/>
        </w:rPr>
        <w:t xml:space="preserve"> </w:t>
      </w:r>
      <w:r w:rsidR="000B5F7F">
        <w:rPr>
          <w:rFonts w:hint="cs"/>
          <w:rtl/>
        </w:rPr>
        <w:t>[</w:t>
      </w:r>
      <w:r w:rsidR="00F63065">
        <w:rPr>
          <w:rtl/>
        </w:rPr>
        <w:t>דלא מקבלת זכר</w:t>
      </w:r>
      <w:r w:rsidR="000B5F7F">
        <w:rPr>
          <w:rFonts w:hint="cs"/>
          <w:rtl/>
        </w:rPr>
        <w:t>]</w:t>
      </w:r>
    </w:p>
    <w:p w14:paraId="7469F11B" w14:textId="77777777" w:rsidR="000B5F7F" w:rsidRDefault="002357CF" w:rsidP="000B5F7F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0B5F7F">
        <w:rPr>
          <w:rFonts w:hint="cs"/>
          <w:rtl/>
        </w:rPr>
        <w:t>והך ד'</w:t>
      </w:r>
      <w:r w:rsidR="00F63065">
        <w:rPr>
          <w:rtl/>
        </w:rPr>
        <w:t>והנותן לו בקבלה</w:t>
      </w:r>
      <w:r w:rsidR="000B5F7F">
        <w:rPr>
          <w:rFonts w:hint="cs"/>
          <w:rtl/>
        </w:rPr>
        <w:t>'</w:t>
      </w:r>
      <w:r w:rsidR="00F63065">
        <w:rPr>
          <w:rtl/>
        </w:rPr>
        <w:t xml:space="preserve">, ולא קתני </w:t>
      </w:r>
      <w:ins w:id="95753" w:author="מנוע מכני" w:date="2026-10-05T11:32:12Z">
        <w:r>
          <w:rPr>
            <w:rtl/>
          </w:rPr>
          <w:t xml:space="preserve">אף</w:t>
        </w:r>
      </w:ins>
      <w:del w:id="95754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שאינו רשאי! </w:t>
      </w:r>
    </w:p>
    <w:p w14:paraId="1F537FC3" w14:textId="77777777" w:rsidR="00B874E6" w:rsidRDefault="000B5F7F" w:rsidP="008B759F">
      <w:pPr>
        <w:pStyle w:val="021"/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זה </w:t>
      </w:r>
      <w:ins w:id="93023" w:author="מנוע מכני" w:date="2026-10-05T11:32:12Z">
        <w:r>
          <w:rPr>
            <w:rFonts w:hint="cs"/>
            <w:rtl/>
          </w:rPr>
          <w:t xml:space="preserve">שהרי</w:t>
        </w:r>
      </w:ins>
      <w:del w:id="9302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'</w:t>
      </w:r>
      <w:r w:rsidR="00F63065">
        <w:rPr>
          <w:rtl/>
        </w:rPr>
        <w:t>המשתתף לו</w:t>
      </w:r>
      <w:r>
        <w:rPr>
          <w:rFonts w:hint="cs"/>
          <w:rtl/>
        </w:rPr>
        <w:t xml:space="preserve">' </w:t>
      </w:r>
      <w:ins w:id="93021" w:author="מנוע מכני" w:date="2026-10-05T11:32:12Z">
        <w:r>
          <w:rPr>
            <w:rFonts w:hint="cs"/>
            <w:rtl/>
          </w:rPr>
          <w:t xml:space="preserve">גם</w:t>
        </w:r>
      </w:ins>
      <w:del w:id="93022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</w:t>
      </w:r>
      <w:r w:rsidR="00AC43C5">
        <w:rPr>
          <w:rFonts w:hint="cs"/>
          <w:rtl/>
        </w:rPr>
        <w:t xml:space="preserve">וכבר </w:t>
      </w:r>
      <w:r w:rsidR="00AC43C5">
        <w:rPr>
          <w:rFonts w:hint="cs"/>
          <w:rtl/>
        </w:rPr>
        <w:t xml:space="preserve">אמר</w:t>
      </w:r>
      <w:r w:rsidR="00AC43C5">
        <w:rPr>
          <w:rFonts w:hint="cs"/>
          <w:rtl/>
        </w:rPr>
        <w:t xml:space="preserve"> אבוה </w:t>
      </w:r>
      <w:r w:rsidR="00AC43C5">
        <w:rPr>
          <w:rStyle w:val="2fb"/>
          <w:rFonts w:hint="cs"/>
          <w:rtl/>
        </w:rPr>
        <w:t xml:space="preserve">דשמואל</w:t>
      </w:r>
      <w:r w:rsidR="00AC43C5">
        <w:rPr>
          <w:rFonts w:hint="cs"/>
          <w:rtl/>
        </w:rPr>
        <w:t xml:space="preserve"> </w:t>
      </w:r>
      <w:r w:rsidR="00F63065">
        <w:rPr>
          <w:rtl/>
        </w:rPr>
        <w:t xml:space="preserve">אסור לאדם שיעשה שותפות עם </w:t>
      </w:r>
      <w:r w:rsidR="00824319">
        <w:rPr>
          <w:rtl/>
        </w:rPr>
        <w:t>העכו"ם</w:t>
      </w:r>
      <w:r w:rsidR="00F63065">
        <w:rPr>
          <w:rtl/>
        </w:rPr>
        <w:t xml:space="preserve">, שמא יתחייב לו שבועה, ונשבע לו בשם </w:t>
      </w:r>
      <w:ins w:id="97503" w:author="מנוע מכני" w:date="2026-10-05T11:32:12Z">
        <w:r>
          <w:rPr>
            <w:rtl/>
          </w:rPr>
          <w:t xml:space="preserve">ע"ז</w:t>
        </w:r>
      </w:ins>
      <w:del w:id="97504" w:author="מנוע מכני" w:date="2026-10-05T11:32:12Z">
        <w:r w:rsidR="00F63065">
          <w:rPr>
            <w:rtl/>
          </w:rPr>
          <w:delText xml:space="preserve">עבודת כוכבים</w:delText>
        </w:r>
      </w:del>
      <w:r w:rsidR="00F63065">
        <w:rPr>
          <w:rtl/>
        </w:rPr>
        <w:t xml:space="preserve"> שלו, והתורה אמרה: </w:t>
      </w:r>
      <w:r w:rsidR="00AC43C5">
        <w:rPr>
          <w:rFonts w:hint="cs"/>
          <w:rtl/>
        </w:rPr>
        <w:t>'</w:t>
      </w:r>
      <w:ins w:id="90007" w:author="מנוע סמנטי" w:date="2026-10-05T11:39:44Z">
        <w:r>
          <w:rPr>
            <w:rStyle w:val="afffff0"/>
            <w:rtl/>
          </w:rPr>
          <w:t xml:space="preserve">לֹא יִשָּׁמַע עַל פִּיךָ</w:t>
        </w:r>
      </w:ins>
      <w:del w:id="90008" w:author="מנוע סמנטי" w:date="2026-10-05T11:39:44Z">
        <w:r w:rsidR="00F63065">
          <w:rPr>
            <w:rtl/>
          </w:rPr>
          <w:delText xml:space="preserve">לא ישמע על פיך</w:delText>
        </w:r>
      </w:del>
      <w:r w:rsidR="00AC43C5">
        <w:rPr>
          <w:rFonts w:hint="cs"/>
          <w:rtl/>
        </w:rPr>
        <w:t xml:space="preserve">' </w:t>
      </w:r>
      <w:r w:rsidR="00F63065">
        <w:rPr>
          <w:rtl/>
        </w:rPr>
        <w:t xml:space="preserve">אלא, תנא מכירה </w:t>
      </w:r>
      <w:r w:rsidR="00AC43C5">
        <w:rPr>
          <w:rFonts w:hint="cs"/>
          <w:rtl/>
        </w:rPr>
        <w:t xml:space="preserve">ו</w:t>
      </w:r>
      <w:ins w:id="90051" w:author="מנוע מכני" w:date="2026-10-05T11:32:12Z">
        <w:r>
          <w:rPr>
            <w:rFonts w:hint="cs"/>
            <w:rtl/>
          </w:rPr>
          <w:t xml:space="preserve">ה"ה</w:t>
        </w:r>
      </w:ins>
      <w:del w:id="90052" w:author="מנוע מכני" w:date="2026-10-05T11:32:12Z">
        <w:r w:rsidR="00AC43C5">
          <w:rPr>
            <w:rFonts w:hint="cs"/>
            <w:rtl/>
          </w:rPr>
          <w:delText xml:space="preserve">ה''ה</w:delText>
        </w:r>
      </w:del>
      <w:r w:rsidR="00F63065">
        <w:rPr>
          <w:rtl/>
        </w:rPr>
        <w:t xml:space="preserve"> לשותפות, </w:t>
      </w:r>
      <w:r w:rsidR="00F63065">
        <w:rPr>
          <w:rtl/>
        </w:rPr>
        <w:t xml:space="preserve">ה"נ</w:t>
      </w:r>
      <w:r w:rsidR="00F63065">
        <w:rPr>
          <w:rtl/>
        </w:rPr>
        <w:t xml:space="preserve">: </w:t>
      </w:r>
      <w:ins w:id="93019" w:author="מנוע מכני" w:date="2026-10-05T11:32:12Z">
        <w:r>
          <w:rPr>
            <w:rFonts w:hint="cs"/>
            <w:rtl/>
          </w:rPr>
          <w:t xml:space="preserve">כאן</w:t>
        </w:r>
      </w:ins>
      <w:del w:id="93020" w:author="מנוע מכני" w:date="2026-10-05T11:32:12Z">
        <w:r w:rsidR="00AC43C5">
          <w:rPr>
            <w:rFonts w:hint="cs"/>
            <w:rtl/>
          </w:rPr>
          <w:delText xml:space="preserve">הכא</w:delText>
        </w:r>
      </w:del>
      <w:r w:rsidR="00AC43C5">
        <w:rPr>
          <w:rFonts w:hint="cs"/>
          <w:rtl/>
        </w:rPr>
        <w:t xml:space="preserve"> </w:t>
      </w:r>
      <w:ins w:id="90053" w:author="מנוע מכני" w:date="2026-10-05T11:32:12Z">
        <w:r>
          <w:rPr>
            <w:rFonts w:hint="cs"/>
            <w:rtl/>
          </w:rPr>
          <w:t xml:space="preserve">ה"ה</w:t>
        </w:r>
      </w:ins>
      <w:del w:id="90054" w:author="מנוע מכני" w:date="2026-10-05T11:32:12Z">
        <w:r w:rsidR="00AC43C5">
          <w:rPr>
            <w:rFonts w:hint="cs"/>
            <w:rtl/>
          </w:rPr>
          <w:delText xml:space="preserve">ה''ה</w:delText>
        </w:r>
      </w:del>
      <w:r w:rsidR="00AC43C5">
        <w:rPr>
          <w:rFonts w:hint="cs"/>
          <w:rtl/>
        </w:rPr>
        <w:t xml:space="preserve"> לקבלנות</w:t>
      </w:r>
      <w:ins w:id="95847" w:author="מנוע מכני" w:date="2026-10-05T11:32:12Z">
        <w:r>
          <w:rPr>
            <w:rFonts w:hint="cs"/>
            <w:rtl/>
          </w:rPr>
          <w:t xml:space="preserve"> </w:t>
        </w:r>
      </w:ins>
      <w:del w:id="95848" w:author="מנוע מכני" w:date="2026-10-05T11:32:12Z">
        <w:r w:rsidR="00AC43C5">
          <w:rPr>
            <w:rFonts w:hint="cs"/>
            <w:rtl/>
          </w:rPr>
          <w:delText xml:space="preserve">  </w:delText>
        </w:r>
      </w:del>
      <w:r w:rsidR="00AC43C5">
        <w:rPr>
          <w:rFonts w:hint="cs"/>
          <w:rtl/>
        </w:rPr>
        <w:t xml:space="preserve">ונקט מכירה לפי שהיא עיקר</w:t>
      </w:r>
    </w:p>
    <w:p>
      <w:pPr>
        <w:pStyle w:val="38"/>
        <w:rPr>
          <w:ins w:id="98765" w:author="מנוע מכני" w:date="2026-10-05T11:32:12Z"/>
        </w:rPr>
      </w:pPr>
      <w:r>
        <w:t>·</w:t>
      </w:r>
      <w:r>
        <w:t xml:space="preserve"> </w:t>
      </w:r>
      <w:r w:rsidR="00AC43C5">
        <w:t xml:space="preserve">והך ד</w:t>
      </w:r>
      <w:ins w:id="90055" w:author="מנוע מכני" w:date="2026-10-05T11:32:12Z">
        <w:r>
          <w:t xml:space="preserve">ר"י</w:t>
        </w:r>
      </w:ins>
      <w:del w:id="90056" w:author="מנוע מכני" w:date="2026-10-05T11:32:12Z">
        <w:r w:rsidR="00AC43C5">
          <w:delText xml:space="preserve">ר''י</w:delText>
        </w:r>
      </w:del>
      <w:r w:rsidR="00F63065">
        <w:t xml:space="preserve">:</w:t>
      </w:r>
    </w:p>
    <w:p w14:paraId="6159257E" w14:textId="77777777" w:rsidR="00B874E6" w:rsidRDefault="002357CF" w:rsidP="00AC43C5">
      <w:pPr>
        <w:rPr>
          <w:rtl/>
        </w:rPr>
      </w:pPr>
      <w:del w:id="9876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המקבל בהמה מן </w:t>
      </w:r>
      <w:r w:rsidR="00824319">
        <w:rPr>
          <w:rtl/>
        </w:rPr>
        <w:t>העכו"ם</w:t>
      </w:r>
      <w:r w:rsidR="00F63065">
        <w:rPr>
          <w:rtl/>
        </w:rPr>
        <w:t xml:space="preserve"> וילדה - מעלין אותו בשוויו, ונותן חצי דמיו לכהן</w:t>
      </w:r>
      <w:r w:rsidR="0057284B">
        <w:rPr>
          <w:rtl/>
        </w:rPr>
        <w:t>.</w:t>
      </w:r>
    </w:p>
    <w:p w14:paraId="340041D1" w14:textId="77777777" w:rsidR="00B874E6" w:rsidRDefault="00AC43C5" w:rsidP="00F63065">
      <w:pPr>
        <w:rPr>
          <w:rtl/>
        </w:rPr>
      </w:pPr>
      <w:r>
        <w:rPr>
          <w:rtl/>
        </w:rPr>
        <w:tab/>
      </w:r>
      <w:del w:id="92704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>
        <w:rPr>
          <w:rtl/>
        </w:rPr>
        <w:t xml:space="preserve">והנותן בקבלה, </w:t>
      </w:r>
      <w:ins w:id="95755" w:author="מנוע מכני" w:date="2026-10-05T11:32:12Z">
        <w:r>
          <w:rPr>
            <w:rtl/>
          </w:rPr>
          <w:t xml:space="preserve">אף</w:t>
        </w:r>
      </w:ins>
      <w:del w:id="9575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</w:t>
      </w:r>
      <w:r w:rsidR="00F63065">
        <w:rPr>
          <w:rtl/>
        </w:rPr>
        <w:t>קונסין אותו עד עשרה בדמיו, ונותן כל דמיו לכהן</w:t>
      </w:r>
      <w:r w:rsidR="0057284B">
        <w:rPr>
          <w:rtl/>
        </w:rPr>
        <w:t>.</w:t>
      </w:r>
    </w:p>
    <w:p>
      <w:pPr>
        <w:pStyle w:val="38"/>
        <w:rPr>
          <w:ins w:id="98767" w:author="מנוע מכני" w:date="2026-10-05T11:32:12Z"/>
        </w:rPr>
      </w:pPr>
      <w:r>
        <w:t xml:space="preserve">וח</w:t>
      </w:r>
      <w:ins w:id="90057" w:author="מנוע מכני" w:date="2026-10-05T11:32:12Z">
        <w:r>
          <w:t xml:space="preserve">כ"א</w:t>
        </w:r>
      </w:ins>
      <w:del w:id="90058" w:author="מנוע מכני" w:date="2026-10-05T11:32:12Z">
        <w:r>
          <w:delText xml:space="preserve">כ</w:delText>
        </w:r>
        <w:r w:rsidR="00AC43C5">
          <w:delText xml:space="preserve">''א</w:delText>
        </w:r>
      </w:del>
      <w:r>
        <w:t xml:space="preserve">:</w:t>
      </w:r>
    </w:p>
    <w:p w14:paraId="08E9D01D" w14:textId="77777777" w:rsidR="00B874E6" w:rsidRDefault="00F63065" w:rsidP="00AC43C5">
      <w:pPr>
        <w:rPr>
          <w:rtl/>
        </w:rPr>
      </w:pPr>
      <w:del w:id="9876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זמן שיד </w:t>
      </w:r>
      <w:ins w:id="98237" w:author="מנוע מכני" w:date="2026-10-05T11:32:12Z">
        <w:r>
          <w:rPr>
            <w:rtl/>
          </w:rPr>
          <w:t xml:space="preserve">נכרי</w:t>
        </w:r>
      </w:ins>
      <w:del w:id="9823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באמצע - פטורה מן הבכורה</w:t>
      </w:r>
      <w:r w:rsidR="0057284B">
        <w:rPr>
          <w:rtl/>
        </w:rPr>
        <w:t>.</w:t>
      </w:r>
    </w:p>
    <w:p w14:paraId="0CE18C34" w14:textId="77777777" w:rsidR="00AC43C5" w:rsidRDefault="00AC43C5" w:rsidP="00AC43C5">
      <w:pPr>
        <w:pStyle w:val="afff0"/>
        <w:framePr w:wrap="around"/>
        <w:rPr>
          <w:rtl/>
        </w:rPr>
      </w:pPr>
      <w:r>
        <w:rPr>
          <w:rFonts w:hint="cs"/>
          <w:rtl/>
        </w:rPr>
        <w:t>ג.</w:t>
      </w:r>
    </w:p>
    <w:p>
      <w:pPr>
        <w:pStyle w:val="38"/>
        <w:rPr>
          <w:ins w:id="98769" w:author="מנוע מכני" w:date="2026-10-05T11:32:12Z"/>
        </w:rPr>
      </w:pPr>
      <w:r>
        <w:t xml:space="preserve">- </w:t>
      </w:r>
      <w:ins w:id="93027" w:author="מנוע מכני" w:date="2026-10-05T11:32:12Z">
        <w:r>
          <w:t xml:space="preserve">לא</w:t>
        </w:r>
      </w:ins>
      <w:del w:id="93028" w:author="מנוע מכני" w:date="2026-10-05T11:32:12Z">
        <w:r w:rsidR="00F63065">
          <w:delText xml:space="preserve">לאו</w:delText>
        </w:r>
      </w:del>
      <w:r w:rsidR="00F63065">
        <w:t xml:space="preserve"> אבהמה:</w:t>
      </w:r>
    </w:p>
    <w:p w14:paraId="43CC6C0D" w14:textId="77777777" w:rsidR="00B874E6" w:rsidRDefault="00AC43C5" w:rsidP="00AC43C5">
      <w:pPr>
        <w:rPr>
          <w:rtl/>
        </w:rPr>
      </w:pPr>
      <w:del w:id="98770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א</w:t>
      </w:r>
      <w:r w:rsidR="00F63065">
        <w:rPr>
          <w:rtl/>
        </w:rPr>
        <w:t xml:space="preserve">לא, אעובר, דיקא </w:t>
      </w:r>
      <w:ins w:id="93025" w:author="מנוע מכני" w:date="2026-10-05T11:32:12Z">
        <w:r>
          <w:rPr>
            <w:rtl/>
          </w:rPr>
          <w:t xml:space="preserve">גם</w:t>
        </w:r>
      </w:ins>
      <w:del w:id="9302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דקתני: קונסין אותו עד עשרה </w:t>
      </w:r>
      <w:r w:rsidR="00F63065" w:rsidRPr="00AC43C5">
        <w:rPr>
          <w:b/>
          <w:bCs/>
          <w:rtl/>
        </w:rPr>
        <w:t>בדמיו</w:t>
      </w:r>
      <w:r w:rsidR="00F63065">
        <w:rPr>
          <w:rtl/>
        </w:rPr>
        <w:t xml:space="preserve">, </w:t>
      </w:r>
      <w:ins w:id="90059" w:author="מנוע מכני" w:date="2026-10-05T11:32:12Z">
        <w:r>
          <w:rPr>
            <w:rtl/>
          </w:rPr>
          <w:t xml:space="preserve">ש"מ</w:t>
        </w:r>
      </w:ins>
      <w:del w:id="90060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1459FB4D" w14:textId="77777777" w:rsidR="00AC43C5" w:rsidRDefault="00AC43C5" w:rsidP="00F63065">
      <w:pPr>
        <w:rPr>
          <w:del w:id="90529" w:author="מנוע עיצוב" w:date="2026-10-05T11:33:53Z"/>
          <w:rtl/>
        </w:rPr>
      </w:pPr>
    </w:p>
    <w:p>
      <w:pPr>
        <w:pStyle w:val="38"/>
        <w:rPr>
          <w:ins w:id="98771" w:author="מנוע מכני" w:date="2026-10-05T11:32:12Z"/>
        </w:rPr>
      </w:pPr>
      <w:r>
        <w:t xml:space="preserve">מסייעא </w:t>
      </w:r>
      <w:r w:rsidR="00AC43C5">
        <w:t xml:space="preserve">ל</w:t>
      </w:r>
      <w:ins w:id="90061" w:author="מנוע מכני" w:date="2026-10-05T11:32:12Z">
        <w:r>
          <w:t xml:space="preserve">ר"ל</w:t>
        </w:r>
      </w:ins>
      <w:del w:id="90062" w:author="מנוע מכני" w:date="2026-10-05T11:32:12Z">
        <w:r w:rsidR="00AC43C5">
          <w:delText xml:space="preserve">ר''ל</w:delText>
        </w:r>
      </w:del>
      <w:r>
        <w:t xml:space="preserve">:</w:t>
      </w:r>
    </w:p>
    <w:p w14:paraId="5B0A84E0" w14:textId="77777777" w:rsidR="00AC43C5" w:rsidRDefault="00F63065" w:rsidP="00AC43C5">
      <w:pPr>
        <w:rPr>
          <w:rtl/>
        </w:rPr>
      </w:pPr>
      <w:del w:id="9877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המוכר בהמה גסה </w:t>
      </w:r>
      <w:ins w:id="98239" w:author="מנוע מכני" w:date="2026-10-05T11:32:12Z">
        <w:r>
          <w:rPr>
            <w:rtl/>
          </w:rPr>
          <w:t xml:space="preserve">לנכרי</w:t>
        </w:r>
      </w:ins>
      <w:del w:id="9824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קונסין אותו עד עשרה בדמיה</w:t>
      </w:r>
      <w:r w:rsidR="0057284B">
        <w:rPr>
          <w:rtl/>
        </w:rPr>
        <w:t>.</w:t>
      </w:r>
      <w:r w:rsidR="00AC43C5">
        <w:rPr>
          <w:rFonts w:hint="cs"/>
          <w:rtl/>
        </w:rPr>
        <w:t xml:space="preserve"> - </w:t>
      </w:r>
      <w:r>
        <w:rPr>
          <w:rtl/>
        </w:rPr>
        <w:t xml:space="preserve">דוקא או </w:t>
      </w:r>
      <w:ins w:id="93029" w:author="מנוע מכני" w:date="2026-10-05T11:32:12Z">
        <w:r>
          <w:rPr>
            <w:rtl/>
          </w:rPr>
          <w:t xml:space="preserve">לא</w:t>
        </w:r>
      </w:ins>
      <w:del w:id="9303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דוקא? </w:t>
      </w:r>
    </w:p>
    <w:p>
      <w:pPr>
        <w:pStyle w:val="38"/>
        <w:rPr>
          <w:ins w:id="98773" w:author="מנוע מכני" w:date="2026-10-05T11:32:12Z"/>
        </w:rPr>
      </w:pPr>
      <w:r>
        <w:t>ת"ש</w:t>
      </w:r>
      <w:r w:rsidR="00F63065">
        <w:t>, דא</w:t>
      </w:r>
      <w:r>
        <w:t xml:space="preserve">רי</w:t>
      </w:r>
      <w:ins w:id="90063" w:author="מנוע מכני" w:date="2026-10-05T11:32:12Z">
        <w:r>
          <w:t xml:space="preserve">ב"ל</w:t>
        </w:r>
      </w:ins>
      <w:del w:id="90064" w:author="מנוע מכני" w:date="2026-10-05T11:32:12Z">
        <w:r>
          <w:delText xml:space="preserve">ב''ל</w:delText>
        </w:r>
      </w:del>
      <w:r w:rsidR="00F63065">
        <w:t xml:space="preserve">:</w:t>
      </w:r>
    </w:p>
    <w:p w14:paraId="3D985F4A" w14:textId="77777777" w:rsidR="00AC43C5" w:rsidRDefault="00AC43C5" w:rsidP="00AC43C5">
      <w:pPr>
        <w:rPr>
          <w:rtl/>
        </w:rPr>
      </w:pPr>
      <w:del w:id="9877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המוכר עבדו </w:t>
      </w:r>
      <w:ins w:id="98241" w:author="מנוע מכני" w:date="2026-10-05T11:32:12Z">
        <w:r>
          <w:rPr>
            <w:rtl/>
          </w:rPr>
          <w:t xml:space="preserve">לנכרי</w:t>
        </w:r>
      </w:ins>
      <w:del w:id="9824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: קונסין אותו עד מאה בדמיו! </w:t>
      </w:r>
    </w:p>
    <w:p w14:paraId="198C7287" w14:textId="77777777" w:rsidR="00AC43C5" w:rsidRDefault="00F63065" w:rsidP="00C5567C">
      <w:pPr>
        <w:pStyle w:val="a"/>
        <w:rPr>
          <w:rtl/>
        </w:rPr>
      </w:pPr>
      <w:r>
        <w:rPr>
          <w:rtl/>
        </w:rPr>
        <w:t xml:space="preserve">שאני עבד, דכל יומא ויומא מפקע </w:t>
      </w:r>
      <w:ins w:id="94369" w:author="מנוע מכני" w:date="2026-10-05T11:32:12Z">
        <w:r>
          <w:rPr>
            <w:rtl/>
          </w:rPr>
          <w:t xml:space="preserve">לו</w:t>
        </w:r>
      </w:ins>
      <w:del w:id="943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ממצות, </w:t>
      </w:r>
    </w:p>
    <w:p>
      <w:pPr>
        <w:pStyle w:val="38"/>
        <w:rPr>
          <w:ins w:id="98775" w:author="מנוע מכני" w:date="2026-10-05T11:32:12Z"/>
        </w:rPr>
      </w:pPr>
      <w:r>
        <w:t xml:space="preserve">ו</w:t>
      </w:r>
      <w:ins w:id="90065" w:author="מנוע מכני" w:date="2026-10-05T11:32:12Z">
        <w:r>
          <w:t xml:space="preserve">א"ד</w:t>
        </w:r>
      </w:ins>
      <w:del w:id="90066" w:author="מנוע מכני" w:date="2026-10-05T11:32:12Z">
        <w:r>
          <w:delText xml:space="preserve">א</w:delText>
        </w:r>
        <w:r w:rsidR="00AC43C5">
          <w:delText xml:space="preserve">''ד</w:delText>
        </w:r>
      </w:del>
      <w:r w:rsidR="00AC43C5">
        <w:t xml:space="preserve">:</w:t>
      </w:r>
    </w:p>
    <w:p w14:paraId="3C1253F3" w14:textId="77777777" w:rsidR="00B874E6" w:rsidRDefault="00F63065" w:rsidP="00AC43C5">
      <w:pPr>
        <w:rPr>
          <w:rtl/>
        </w:rPr>
      </w:pPr>
      <w:del w:id="98776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</w:t>
      </w:r>
      <w:ins w:id="90067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0068" w:author="מנוע מכני" w:date="2026-10-05T11:32:12Z">
        <w:r w:rsidR="00AC43C5">
          <w:rPr>
            <w:rFonts w:hint="cs"/>
            <w:rtl/>
          </w:rPr>
          <w:delText xml:space="preserve">ר''ל</w:delText>
        </w:r>
      </w:del>
      <w:r>
        <w:rPr>
          <w:rtl/>
        </w:rPr>
        <w:t xml:space="preserve">: המוכר בהמה גסה </w:t>
      </w:r>
      <w:ins w:id="98243" w:author="מנוע מכני" w:date="2026-10-05T11:32:12Z">
        <w:r>
          <w:rPr>
            <w:rtl/>
          </w:rPr>
          <w:t xml:space="preserve">לנכרי</w:t>
        </w:r>
      </w:ins>
      <w:del w:id="98244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- קונסין אותו עד מאה בדמיה</w:t>
      </w:r>
      <w:r w:rsidR="00C42678">
        <w:rPr>
          <w:rFonts w:hint="cs"/>
          <w:rtl/>
        </w:rPr>
        <w:t xml:space="preserve">. </w:t>
      </w:r>
      <w:r>
        <w:rPr>
          <w:rtl/>
        </w:rPr>
        <w:t xml:space="preserve">תנן</w:t>
      </w:r>
      <w:r>
        <w:rPr>
          <w:rtl/>
        </w:rPr>
        <w:t xml:space="preserve">: והנותן לו בקבלה, </w:t>
      </w:r>
      <w:ins w:id="95757" w:author="מנוע מכני" w:date="2026-10-05T11:32:12Z">
        <w:r>
          <w:rPr>
            <w:rtl/>
          </w:rPr>
          <w:t xml:space="preserve">אף</w:t>
        </w:r>
      </w:ins>
      <w:del w:id="9575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</w:t>
      </w:r>
      <w:r w:rsidR="00AC43C5">
        <w:rPr>
          <w:rFonts w:hint="cs"/>
          <w:rtl/>
        </w:rPr>
        <w:t xml:space="preserve"> </w:t>
      </w:r>
      <w:r>
        <w:rPr>
          <w:rtl/>
        </w:rPr>
        <w:t>קונ</w:t>
      </w:r>
      <w:r w:rsidR="00AC43C5">
        <w:rPr>
          <w:rtl/>
        </w:rPr>
        <w:t xml:space="preserve">סין אותו עד </w:t>
      </w:r>
      <w:r w:rsidR="00AC43C5" w:rsidRPr="00AC43C5">
        <w:rPr>
          <w:b/>
          <w:bCs/>
          <w:rtl/>
        </w:rPr>
        <w:t>עשרה</w:t>
      </w:r>
      <w:r w:rsidR="00AC43C5">
        <w:rPr>
          <w:rtl/>
        </w:rPr>
        <w:t xml:space="preserve"> בדמיה! מכירה </w:t>
      </w:r>
      <w:r>
        <w:rPr>
          <w:rtl/>
        </w:rPr>
        <w:t xml:space="preserve">פסקה </w:t>
      </w:r>
      <w:ins w:id="94371" w:author="מנוע מכני" w:date="2026-10-05T11:32:12Z">
        <w:r>
          <w:rPr>
            <w:rtl/>
          </w:rPr>
          <w:t xml:space="preserve">ממנו</w:t>
        </w:r>
      </w:ins>
      <w:del w:id="94372" w:author="מנוע מכני" w:date="2026-10-05T11:32:12Z">
        <w:r>
          <w:rPr>
            <w:rtl/>
          </w:rPr>
          <w:delText xml:space="preserve">מיניה</w:delText>
        </w:r>
      </w:del>
      <w:r>
        <w:rPr>
          <w:rtl/>
        </w:rPr>
        <w:t xml:space="preserve">, קבלנות - </w:t>
      </w:r>
      <w:r>
        <w:rPr>
          <w:rtl/>
        </w:rPr>
        <w:t xml:space="preserve">לא</w:t>
      </w:r>
      <w:r>
        <w:rPr>
          <w:rtl/>
        </w:rPr>
        <w:t xml:space="preserve"> פסקה </w:t>
      </w:r>
      <w:ins w:id="94373" w:author="מנוע מכני" w:date="2026-10-05T11:32:12Z">
        <w:r>
          <w:rPr>
            <w:rtl/>
          </w:rPr>
          <w:t xml:space="preserve">ממנו</w:t>
        </w:r>
      </w:ins>
      <w:del w:id="94374" w:author="מנוע מכני" w:date="2026-10-05T11:32:12Z">
        <w:r>
          <w:rPr>
            <w:rtl/>
          </w:rPr>
          <w:delText xml:space="preserve">מיניה</w:delText>
        </w:r>
      </w:del>
      <w:r w:rsidR="0057284B">
        <w:rPr>
          <w:rtl/>
        </w:rPr>
        <w:t>.</w:t>
      </w:r>
    </w:p>
    <w:p w14:paraId="262B5FE1" w14:textId="77777777" w:rsidR="00AC43C5" w:rsidRDefault="00F63065" w:rsidP="00F63065">
      <w:pPr>
        <w:rPr>
          <w:rtl/>
        </w:rPr>
      </w:pPr>
      <w:r>
        <w:rPr>
          <w:rtl/>
        </w:rPr>
        <w:t xml:space="preserve">דוקא או </w:t>
      </w:r>
      <w:ins w:id="93031" w:author="מנוע מכני" w:date="2026-10-05T11:32:12Z">
        <w:r>
          <w:rPr>
            <w:rtl/>
          </w:rPr>
          <w:t xml:space="preserve">לא</w:t>
        </w:r>
      </w:ins>
      <w:del w:id="9303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דוקא? </w:t>
      </w:r>
    </w:p>
    <w:p>
      <w:pPr>
        <w:pStyle w:val="38"/>
        <w:rPr>
          <w:ins w:id="98777" w:author="מנוע מכני" w:date="2026-10-05T11:32:12Z"/>
        </w:rPr>
      </w:pPr>
      <w:ins w:id="90069" w:author="מנוע מכני" w:date="2026-10-05T11:32:12Z">
        <w:r>
          <w:t xml:space="preserve">ת"ש</w:t>
        </w:r>
      </w:ins>
      <w:del w:id="90070" w:author="מנוע מכני" w:date="2026-10-05T11:32:12Z">
        <w:r>
          <w:delText xml:space="preserve">ת''ש</w:delText>
        </w:r>
      </w:del>
      <w:r>
        <w:t xml:space="preserve"> </w:t>
      </w:r>
      <w:r w:rsidR="00F63065">
        <w:t>ד</w:t>
      </w:r>
      <w:r>
        <w:t xml:space="preserve">ארי</w:t>
      </w:r>
      <w:ins w:id="90071" w:author="מנוע מכני" w:date="2026-10-05T11:32:12Z">
        <w:r>
          <w:t xml:space="preserve">ב"ל</w:t>
        </w:r>
      </w:ins>
      <w:del w:id="90072" w:author="מנוע מכני" w:date="2026-10-05T11:32:12Z">
        <w:r>
          <w:delText xml:space="preserve">ב''ל</w:delText>
        </w:r>
      </w:del>
      <w:r w:rsidR="00F63065">
        <w:t xml:space="preserve">:</w:t>
      </w:r>
    </w:p>
    <w:p w14:paraId="690A02F8" w14:textId="77777777" w:rsidR="00AC43C5" w:rsidRDefault="00AC43C5" w:rsidP="00C5567C">
      <w:pPr>
        <w:pStyle w:val="a"/>
      </w:pPr>
      <w:del w:id="9877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המוכר עבדו </w:t>
      </w:r>
      <w:ins w:id="98245" w:author="מנוע מכני" w:date="2026-10-05T11:32:12Z">
        <w:r>
          <w:rPr>
            <w:rtl/>
          </w:rPr>
          <w:t xml:space="preserve">לנכרי</w:t>
        </w:r>
      </w:ins>
      <w:del w:id="98246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- קונסין אותו עד </w:t>
      </w:r>
      <w:r w:rsidR="00F63065" w:rsidRPr="00AC43C5">
        <w:rPr>
          <w:rtl/>
        </w:rPr>
        <w:t>עשרה</w:t>
      </w:r>
      <w:r w:rsidR="00F63065">
        <w:rPr>
          <w:rtl/>
        </w:rPr>
        <w:t xml:space="preserve"> בדמיו! </w:t>
      </w:r>
    </w:p>
    <w:p w14:paraId="4020C1D4" w14:textId="77777777" w:rsidR="00AC43C5" w:rsidRDefault="00AC43C5" w:rsidP="00C5567C">
      <w:pPr>
        <w:pStyle w:val="a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- </w:t>
      </w:r>
      <w:r w:rsidR="00F63065">
        <w:rPr>
          <w:rtl/>
        </w:rPr>
        <w:t xml:space="preserve">שאני עבד: </w:t>
      </w:r>
      <w:ins w:id="93033" w:author="מנוע מכני" w:date="2026-10-05T11:32:12Z">
        <w:r>
          <w:rPr>
            <w:rFonts w:hint="cs"/>
            <w:rtl/>
          </w:rPr>
          <w:t xml:space="preserve">דדבר</w:t>
        </w:r>
      </w:ins>
      <w:del w:id="93034" w:author="מנוע מכני" w:date="2026-10-05T11:32:12Z">
        <w:r>
          <w:rPr>
            <w:rFonts w:hint="cs"/>
            <w:rtl/>
          </w:rPr>
          <w:delText xml:space="preserve">דמילתא</w:delText>
        </w:r>
      </w:del>
      <w:r>
        <w:rPr>
          <w:rFonts w:hint="cs"/>
          <w:rtl/>
        </w:rPr>
        <w:t xml:space="preserve"> דלא שכיחא היא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גזרו רבנן </w:t>
      </w:r>
      <w:r>
        <w:rPr>
          <w:rFonts w:hint="cs"/>
          <w:rtl/>
        </w:rPr>
        <w:t xml:space="preserve">מש</w:t>
      </w:r>
      <w:ins w:id="90073" w:author="מנוע מכני" w:date="2026-10-05T11:32:12Z">
        <w:r>
          <w:rPr>
            <w:rFonts w:hint="cs"/>
            <w:rtl/>
          </w:rPr>
          <w:t xml:space="preserve">א"כ</w:t>
        </w:r>
      </w:ins>
      <w:del w:id="90074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בבהמה </w:t>
      </w:r>
    </w:p>
    <w:p w14:paraId="43B8C4C5" w14:textId="77777777" w:rsidR="00AC43C5" w:rsidRDefault="00AC43C5" w:rsidP="00C5567C">
      <w:pPr>
        <w:pStyle w:val="a"/>
        <w:rPr>
          <w:del w:id="90530" w:author="מנוע עיצוב" w:date="2026-10-05T11:33:53Z"/>
          <w:rtl/>
        </w:rPr>
      </w:pPr>
    </w:p>
    <w:p w14:paraId="2261A2D8" w14:textId="77777777" w:rsidR="00B874E6" w:rsidRPr="00C42678" w:rsidRDefault="00F63065" w:rsidP="00CD49A5">
      <w:pPr>
        <w:ind w:left="0" w:firstLine="0"/>
        <w:rPr>
          <w:rtl/>
        </w:rPr>
      </w:pPr>
      <w:r w:rsidRPr="00C42678">
        <w:rPr>
          <w:rtl/>
        </w:rPr>
        <w:t xml:space="preserve">וחכמים אומרים כל זמן שיד </w:t>
      </w:r>
      <w:r w:rsidR="00824319" w:rsidRPr="00C42678">
        <w:rPr>
          <w:rtl/>
        </w:rPr>
        <w:t>העכו"ם</w:t>
      </w:r>
      <w:r w:rsidRPr="00C42678">
        <w:rPr>
          <w:rtl/>
        </w:rPr>
        <w:t xml:space="preserve"> כו'</w:t>
      </w:r>
      <w:r w:rsidR="0057284B" w:rsidRPr="00C42678">
        <w:rPr>
          <w:rtl/>
        </w:rPr>
        <w:t>.</w:t>
      </w:r>
    </w:p>
    <w:p>
      <w:pPr>
        <w:pStyle w:val="38"/>
        <w:rPr>
          <w:ins w:id="98779" w:author="מנוע מכני" w:date="2026-10-05T11:32:12Z"/>
        </w:rPr>
      </w:pPr>
      <w:del w:id="100883" w:author="מנוע מכני" w:date="2026-10-05T11:32:12Z">
        <w:r>
          <w:delText xml:space="preserve">אמר </w:delText>
        </w:r>
      </w:del>
      <w:r>
        <w:t xml:space="preserve">רבי יהושע:</w:t>
      </w:r>
    </w:p>
    <w:p w14:paraId="16B0F3D1" w14:textId="77777777" w:rsidR="00C42678" w:rsidRDefault="00F63065" w:rsidP="00F63065">
      <w:pPr>
        <w:rPr>
          <w:rtl/>
        </w:rPr>
      </w:pPr>
      <w:del w:id="9878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ושניהם מקרא אחד דרשו</w:t>
      </w:r>
      <w:ins w:id="95849" w:author="מנוע מכני" w:date="2026-10-05T11:32:12Z">
        <w:r>
          <w:rPr>
            <w:rtl/>
          </w:rPr>
          <w:t xml:space="preserve">,</w:t>
        </w:r>
      </w:ins>
      <w:del w:id="9585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781" w:author="מנוע מכני" w:date="2026-10-05T11:32:12Z"/>
        </w:rPr>
      </w:pPr>
      <w:r>
        <w:t>'</w:t>
      </w:r>
      <w:ins w:id="90009" w:author="מנוע סמנטי" w:date="2026-10-05T11:39:44Z">
        <w:r>
          <w:rPr>
            <w:rStyle w:val="afffff0"/>
          </w:rPr>
          <w:t xml:space="preserve">כָּל בְּכוֹר</w:t>
        </w:r>
      </w:ins>
      <w:del w:id="90010" w:author="מנוע סמנטי" w:date="2026-10-05T11:39:44Z">
        <w:r w:rsidR="00F63065">
          <w:delText xml:space="preserve">כל בכור</w:delText>
        </w:r>
      </w:del>
      <w:r>
        <w:t>'</w:t>
      </w:r>
      <w:r w:rsidR="00F63065">
        <w:t xml:space="preserve">, רבנן סברי:</w:t>
      </w:r>
    </w:p>
    <w:p w14:paraId="1D864702" w14:textId="77777777" w:rsidR="00C42678" w:rsidRDefault="00C42678" w:rsidP="00F63065">
      <w:pPr>
        <w:rPr>
          <w:rtl/>
        </w:rPr>
      </w:pPr>
      <w:del w:id="9878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בכור - מקצת בכור משמע, כתב </w:t>
      </w:r>
      <w:ins w:id="94375" w:author="מנוע מכני" w:date="2026-10-05T11:32:12Z">
        <w:r>
          <w:rPr>
            <w:rtl/>
          </w:rPr>
          <w:t xml:space="preserve">התורה</w:t>
        </w:r>
      </w:ins>
      <w:del w:id="94376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כל - עד </w:t>
      </w:r>
      <w:ins w:id="93035" w:author="מנוע מכני" w:date="2026-10-05T11:32:12Z">
        <w:r>
          <w:rPr>
            <w:rtl/>
          </w:rPr>
          <w:t xml:space="preserve">דיש</w:t>
        </w:r>
      </w:ins>
      <w:del w:id="93036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</w:t>
      </w:r>
      <w:ins w:id="97985" w:author="מנוע מכני" w:date="2026-10-05T11:32:12Z">
        <w:r>
          <w:rPr>
            <w:rtl/>
          </w:rPr>
          <w:t xml:space="preserve">כולו</w:t>
        </w:r>
      </w:ins>
      <w:del w:id="97986" w:author="מנוע מכני" w:date="2026-10-05T11:32:12Z">
        <w:r w:rsidR="00F63065">
          <w:rPr>
            <w:rtl/>
          </w:rPr>
          <w:delText xml:space="preserve">כוליה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783" w:author="מנוע מכני" w:date="2026-10-05T11:32:12Z"/>
        </w:rPr>
      </w:pPr>
      <w:r>
        <w:lastRenderedPageBreak/>
        <w:tab/>
      </w:r>
      <w:del w:id="92705" w:author="מנוע מכני" w:date="2026-10-05T11:32:12Z">
        <w:r>
          <w:delText xml:space="preserve">    </w:delText>
        </w:r>
      </w:del>
      <w:r>
        <w:t xml:space="preserve">ו</w:t>
      </w:r>
      <w:ins w:id="90075" w:author="מנוע מכני" w:date="2026-10-05T11:32:12Z">
        <w:r>
          <w:t xml:space="preserve">ר"י</w:t>
        </w:r>
      </w:ins>
      <w:del w:id="90076" w:author="מנוע מכני" w:date="2026-10-05T11:32:12Z">
        <w:r>
          <w:delText xml:space="preserve">ר''י</w:delText>
        </w:r>
      </w:del>
      <w:r>
        <w:t xml:space="preserve"> </w:t>
      </w:r>
      <w:r w:rsidR="00F63065">
        <w:t xml:space="preserve">סבר:</w:t>
      </w:r>
    </w:p>
    <w:p w14:paraId="435EE667" w14:textId="77777777" w:rsidR="00B874E6" w:rsidRDefault="00C42678" w:rsidP="00C42678">
      <w:pPr>
        <w:rPr>
          <w:rtl/>
        </w:rPr>
      </w:pPr>
      <w:del w:id="9878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בכור</w:t>
      </w:r>
      <w:r>
        <w:rPr>
          <w:rFonts w:hint="cs"/>
          <w:rtl/>
        </w:rPr>
        <w:t xml:space="preserve"> </w:t>
      </w:r>
      <w:ins w:id="97987" w:author="מנוע מכני" w:date="2026-10-05T11:32:12Z">
        <w:r>
          <w:rPr>
            <w:rtl/>
          </w:rPr>
          <w:t xml:space="preserve">כולו</w:t>
        </w:r>
      </w:ins>
      <w:del w:id="97988" w:author="מנוע מכני" w:date="2026-10-05T11:32:12Z">
        <w:r w:rsidR="00F63065">
          <w:rPr>
            <w:rtl/>
          </w:rPr>
          <w:delText xml:space="preserve">כוליה</w:delText>
        </w:r>
      </w:del>
      <w:r w:rsidR="00F63065">
        <w:rPr>
          <w:rtl/>
        </w:rPr>
        <w:t xml:space="preserve"> בכור משמע, כתב </w:t>
      </w:r>
      <w:ins w:id="94377" w:author="מנוע מכני" w:date="2026-10-05T11:32:12Z">
        <w:r>
          <w:rPr>
            <w:rtl/>
          </w:rPr>
          <w:t xml:space="preserve">התורה</w:t>
        </w:r>
      </w:ins>
      <w:del w:id="94378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011" w:author="מנוע סמנטי" w:date="2026-10-05T11:39:44Z">
        <w:r>
          <w:rPr>
            <w:rStyle w:val="afffff0"/>
            <w:rtl/>
          </w:rPr>
          <w:t xml:space="preserve">כָּל</w:t>
        </w:r>
      </w:ins>
      <w:del w:id="90012" w:author="מנוע סמנטי" w:date="2026-10-05T11:39:44Z">
        <w:r w:rsidR="00F63065">
          <w:rPr>
            <w:rtl/>
          </w:rPr>
          <w:delText xml:space="preserve">כל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ins w:id="92751" w:author="מנוע מכני" w:date="2026-10-05T11:32:12Z">
        <w:r>
          <w:rPr>
            <w:rtl/>
          </w:rPr>
          <w:t xml:space="preserve">דאפי'</w:t>
        </w:r>
      </w:ins>
      <w:del w:id="92752" w:author="מנוע מכני" w:date="2026-10-05T11:32:12Z">
        <w:r w:rsidR="00F63065">
          <w:rPr>
            <w:rtl/>
          </w:rPr>
          <w:delText xml:space="preserve">דאפילו</w:delText>
        </w:r>
      </w:del>
      <w:r w:rsidR="00F63065">
        <w:rPr>
          <w:rtl/>
        </w:rPr>
        <w:t xml:space="preserve"> כל דהוא</w:t>
      </w:r>
      <w:r w:rsidR="0057284B">
        <w:rPr>
          <w:rtl/>
        </w:rPr>
        <w:t>.</w:t>
      </w:r>
    </w:p>
    <w:p>
      <w:pPr>
        <w:pStyle w:val="38"/>
        <w:rPr>
          <w:ins w:id="98785" w:author="מנוע מכני" w:date="2026-10-05T11:32:12Z"/>
        </w:rPr>
      </w:pPr>
      <w:r w:rsidRPr="002357CF">
        <w:t xml:space="preserve">א</w:t>
      </w:r>
      <w:ins w:id="90077" w:author="מנוע מכני" w:date="2026-10-05T11:32:12Z">
        <w:r>
          <w:t xml:space="preserve">ב"א</w:t>
        </w:r>
      </w:ins>
      <w:del w:id="90078" w:author="מנוע מכני" w:date="2026-10-05T11:32:12Z">
        <w:r w:rsidRPr="002357CF">
          <w:delText xml:space="preserve">ב''א</w:delText>
        </w:r>
      </w:del>
      <w:r w:rsidR="00F63065">
        <w:t xml:space="preserve">:</w:t>
      </w:r>
    </w:p>
    <w:p w14:paraId="2AB9CC9E" w14:textId="77777777" w:rsidR="00B874E6" w:rsidRDefault="00C42678" w:rsidP="00F63065">
      <w:pPr>
        <w:rPr>
          <w:rtl/>
        </w:rPr>
      </w:pPr>
      <w:del w:id="9878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דכולי </w:t>
      </w:r>
      <w:ins w:id="97505" w:author="מנוע מכני" w:date="2026-10-05T11:32:12Z">
        <w:r>
          <w:rPr>
            <w:rtl/>
          </w:rPr>
          <w:t xml:space="preserve">עולם</w:t>
        </w:r>
      </w:ins>
      <w:del w:id="97506" w:author="מנוע מכני" w:date="2026-10-05T11:32:12Z">
        <w:r w:rsidR="00F63065">
          <w:rPr>
            <w:rtl/>
          </w:rPr>
          <w:delText xml:space="preserve">עלמא</w:delText>
        </w:r>
      </w:del>
      <w:r w:rsidR="00F63065">
        <w:rPr>
          <w:rtl/>
        </w:rPr>
        <w:t xml:space="preserve"> בכור - </w:t>
      </w:r>
      <w:ins w:id="93037" w:author="מנוע מכני" w:date="2026-10-05T11:32:12Z">
        <w:r>
          <w:rPr>
            <w:rtl/>
          </w:rPr>
          <w:t xml:space="preserve">רוב</w:t>
        </w:r>
      </w:ins>
      <w:del w:id="93038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משמע, </w:t>
      </w:r>
      <w:ins w:id="95759" w:author="מנוע מכני" w:date="2026-10-05T11:32:12Z">
        <w:r>
          <w:rPr>
            <w:rtl/>
          </w:rPr>
          <w:t xml:space="preserve">מ"ד</w:t>
        </w:r>
      </w:ins>
      <w:del w:id="95760" w:author="מנוע מכני" w:date="2026-10-05T11:32:12Z">
        <w:r w:rsidR="00F63065">
          <w:rPr>
            <w:rtl/>
          </w:rPr>
          <w:delText xml:space="preserve">מר סבר</w:delText>
        </w:r>
      </w:del>
      <w:r w:rsidR="00F63065">
        <w:rPr>
          <w:rtl/>
        </w:rPr>
        <w:t xml:space="preserve">: כל משמע למלויי </w:t>
      </w:r>
      <w:ins w:id="94379" w:author="מנוע מכני" w:date="2026-10-05T11:32:12Z">
        <w:r>
          <w:rPr>
            <w:rtl/>
          </w:rPr>
          <w:t xml:space="preserve">בא</w:t>
        </w:r>
      </w:ins>
      <w:del w:id="94380" w:author="מנוע מכני" w:date="2026-10-05T11:32:12Z">
        <w:r w:rsidR="00F63065">
          <w:rPr>
            <w:rtl/>
          </w:rPr>
          <w:delText xml:space="preserve">אתא</w:delText>
        </w:r>
      </w:del>
      <w:r w:rsidR="00F63065">
        <w:rPr>
          <w:rtl/>
        </w:rPr>
        <w:t xml:space="preserve">, ומר סבר: לגרועי </w:t>
      </w:r>
      <w:ins w:id="94381" w:author="מנוע מכני" w:date="2026-10-05T11:32:12Z">
        <w:r>
          <w:rPr>
            <w:rtl/>
          </w:rPr>
          <w:t xml:space="preserve">בא</w:t>
        </w:r>
      </w:ins>
      <w:del w:id="94382" w:author="מנוע מכני" w:date="2026-10-05T11:32:12Z">
        <w:r w:rsidR="00F63065">
          <w:rPr>
            <w:rtl/>
          </w:rPr>
          <w:delText xml:space="preserve">אתא</w:delText>
        </w:r>
      </w:del>
      <w:r w:rsidR="0057284B">
        <w:rPr>
          <w:rtl/>
        </w:rPr>
        <w:t>.</w:t>
      </w:r>
    </w:p>
    <w:p w14:paraId="34EBA304" w14:textId="77777777" w:rsidR="00C42678" w:rsidRPr="002357CF" w:rsidRDefault="002357CF" w:rsidP="00C42678">
      <w:pPr>
        <w:rPr>
          <w:b/>
          <w:bCs/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 w:rsidRPr="002357CF">
        <w:rPr>
          <w:b/>
          <w:bCs/>
          <w:rtl/>
        </w:rPr>
        <w:t xml:space="preserve">וכמה תהא שותפות של </w:t>
      </w:r>
      <w:ins w:id="98247" w:author="מנוע מכני" w:date="2026-10-05T11:32:12Z">
        <w:r>
          <w:rPr>
            <w:b/>
            <w:bCs/>
            <w:rtl/>
          </w:rPr>
          <w:t xml:space="preserve">נכרי</w:t>
        </w:r>
      </w:ins>
      <w:del w:id="98248" w:author="מנוע מכני" w:date="2026-10-05T11:32:12Z">
        <w:r w:rsidR="00824319" w:rsidRPr="002357CF">
          <w:rPr>
            <w:b/>
            <w:bCs/>
            <w:rtl/>
          </w:rPr>
          <w:delText xml:space="preserve">עכו"ם</w:delText>
        </w:r>
      </w:del>
      <w:r w:rsidR="00F63065" w:rsidRPr="002357CF">
        <w:rPr>
          <w:b/>
          <w:bCs/>
          <w:rtl/>
        </w:rPr>
        <w:t xml:space="preserve">, ותהא פטורה מן הבכורה? </w:t>
      </w:r>
    </w:p>
    <w:p>
      <w:pPr>
        <w:pStyle w:val="38"/>
        <w:rPr>
          <w:ins w:id="98787" w:author="מנוע מכני" w:date="2026-10-05T11:32:12Z"/>
        </w:rPr>
      </w:pPr>
      <w:r>
        <w:t xml:space="preserve">א</w:t>
      </w:r>
      <w:ins w:id="90079" w:author="מנוע מכני" w:date="2026-10-05T11:32:12Z">
        <w:r>
          <w:t xml:space="preserve">ר"ה</w:t>
        </w:r>
      </w:ins>
      <w:del w:id="90080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4ED98D38" w14:textId="77777777" w:rsidR="00335950" w:rsidRDefault="00C42678" w:rsidP="00C42678">
      <w:pPr>
        <w:rPr>
          <w:rtl/>
        </w:rPr>
      </w:pPr>
      <w:del w:id="98788" w:author="מנוע מכני" w:date="2026-10-05T11:32:12Z">
        <w:r w:rsidR="00F63065">
          <w:rPr>
            <w:rtl/>
          </w:rPr>
          <w:delText xml:space="preserve"> </w:delText>
        </w:r>
      </w:del>
      <w:ins w:id="92753" w:author="מנוע מכני" w:date="2026-10-05T11:32:12Z">
        <w:r>
          <w:rPr>
            <w:rtl/>
          </w:rPr>
          <w:t xml:space="preserve">אפי'</w:t>
        </w:r>
      </w:ins>
      <w:del w:id="9275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אזנו</w:t>
      </w:r>
      <w:ins w:id="95851" w:author="מנוע מכני" w:date="2026-10-05T11:32:12Z">
        <w:r>
          <w:rPr>
            <w:rtl/>
          </w:rPr>
          <w:t xml:space="preserve">,</w:t>
        </w:r>
      </w:ins>
      <w:del w:id="958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8789" w:author="מנוע מכני" w:date="2026-10-05T11:32:12Z"/>
        </w:rPr>
      </w:pPr>
      <w:r>
        <w:t>·</w:t>
      </w:r>
      <w:r w:rsidR="00F63065">
        <w:t xml:space="preserve">מתקיף </w:t>
      </w:r>
      <w:ins w:id="90081" w:author="מנוע מכני" w:date="2026-10-05T11:32:12Z">
        <w:r>
          <w:t xml:space="preserve">ר"נ</w:t>
        </w:r>
      </w:ins>
      <w:del w:id="90082" w:author="מנוע מכני" w:date="2026-10-05T11:32:12Z">
        <w:r w:rsidR="00C42678">
          <w:delText xml:space="preserve">ר''נ</w:delText>
        </w:r>
      </w:del>
      <w:r w:rsidR="00C42678">
        <w:t xml:space="preserve">:</w:t>
      </w:r>
    </w:p>
    <w:p w14:paraId="0B0B831A" w14:textId="77777777" w:rsidR="00BF6826" w:rsidRDefault="00844992" w:rsidP="00C42678">
      <w:pPr>
        <w:rPr>
          <w:rtl/>
        </w:rPr>
      </w:pPr>
      <w:del w:id="9879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ולימא </w:t>
      </w:r>
      <w:ins w:id="94383" w:author="מנוע מכני" w:date="2026-10-05T11:32:12Z">
        <w:r>
          <w:rPr>
            <w:rtl/>
          </w:rPr>
          <w:t xml:space="preserve">לו</w:t>
        </w:r>
      </w:ins>
      <w:del w:id="9438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שקיל אזנך וזיל </w:t>
      </w:r>
    </w:p>
    <w:p>
      <w:pPr>
        <w:pStyle w:val="38"/>
        <w:rPr>
          <w:ins w:id="98791" w:author="מנוע מכני" w:date="2026-10-05T11:32:12Z"/>
        </w:rPr>
      </w:pPr>
      <w:r>
        <w:t xml:space="preserve">אלא </w:t>
      </w:r>
      <w:r w:rsidR="00F63065">
        <w:t>איתמר</w:t>
      </w:r>
      <w:r w:rsidR="00BF6826">
        <w:t xml:space="preserve"> </w:t>
      </w:r>
      <w:ins w:id="90083" w:author="מנוע מכני" w:date="2026-10-05T11:32:12Z">
        <w:r>
          <w:t xml:space="preserve">ר"ח</w:t>
        </w:r>
      </w:ins>
      <w:del w:id="90084" w:author="מנוע מכני" w:date="2026-10-05T11:32:12Z">
        <w:r w:rsidR="00F63065">
          <w:delText xml:space="preserve">ר</w:delText>
        </w:r>
        <w:r w:rsidR="00BF6826">
          <w:delText xml:space="preserve">''ח</w:delText>
        </w:r>
      </w:del>
      <w:r w:rsidR="00F63065">
        <w:t xml:space="preserve">:</w:t>
      </w:r>
    </w:p>
    <w:p w14:paraId="53B1232F" w14:textId="77777777" w:rsidR="00335950" w:rsidRDefault="00335950" w:rsidP="00BF6826">
      <w:pPr>
        <w:rPr>
          <w:rtl/>
        </w:rPr>
      </w:pPr>
      <w:del w:id="9879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דבר שעושה אותו נבלה</w:t>
      </w:r>
      <w:r>
        <w:rPr>
          <w:rFonts w:hint="cs"/>
          <w:rtl/>
        </w:rPr>
        <w:t>[אבל טריפה חיה]</w:t>
      </w:r>
      <w:r w:rsidR="00F63065">
        <w:rPr>
          <w:rtl/>
        </w:rPr>
        <w:t xml:space="preserve">, </w:t>
      </w:r>
    </w:p>
    <w:p>
      <w:pPr>
        <w:pStyle w:val="38"/>
        <w:rPr>
          <w:ins w:id="98793" w:author="מנוע מכני" w:date="2026-10-05T11:32:12Z"/>
        </w:rPr>
      </w:pPr>
      <w:r>
        <w:tab/>
      </w:r>
      <w:r>
        <w:tab/>
      </w:r>
      <w:r w:rsidR="00F63065">
        <w:t>ו</w:t>
      </w:r>
      <w:r>
        <w:t>ל</w:t>
      </w:r>
      <w:r w:rsidR="00F63065">
        <w:t xml:space="preserve">רבא:</w:t>
      </w:r>
    </w:p>
    <w:p w14:paraId="4D9F9864" w14:textId="77777777" w:rsidR="00B874E6" w:rsidRDefault="00335950" w:rsidP="00335950">
      <w:pPr>
        <w:rPr>
          <w:rtl/>
        </w:rPr>
      </w:pPr>
      <w:del w:id="9879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דבר שעושה אותו טריפה</w:t>
      </w:r>
      <w:r w:rsidR="0057284B">
        <w:rPr>
          <w:rtl/>
        </w:rPr>
        <w:t>.</w:t>
      </w:r>
      <w:r>
        <w:rPr>
          <w:rFonts w:hint="cs"/>
          <w:rtl/>
        </w:rPr>
        <w:t>[דטריפה אינה חיה]</w:t>
      </w:r>
    </w:p>
    <w:p>
      <w:pPr>
        <w:pStyle w:val="38"/>
        <w:rPr>
          <w:ins w:id="98795" w:author="מנוע מכני" w:date="2026-10-05T11:32:12Z"/>
        </w:rPr>
      </w:pPr>
      <w:r>
        <w:t>·</w:t>
      </w:r>
      <w:r>
        <w:t xml:space="preserve"> </w:t>
      </w:r>
      <w:r w:rsidR="00BF6826">
        <w:t xml:space="preserve">אמרוה רבנן </w:t>
      </w:r>
      <w:ins w:id="94385" w:author="מנוע מכני" w:date="2026-10-05T11:32:12Z">
        <w:r>
          <w:t xml:space="preserve">לפניו</w:t>
        </w:r>
      </w:ins>
      <w:del w:id="94386" w:author="מנוע מכני" w:date="2026-10-05T11:32:12Z">
        <w:r w:rsidR="00BF6826">
          <w:delText xml:space="preserve">קמיה</w:delText>
        </w:r>
      </w:del>
      <w:r w:rsidR="00BF6826">
        <w:t xml:space="preserve"> ד</w:t>
      </w:r>
      <w:ins w:id="90085" w:author="מנוע מכני" w:date="2026-10-05T11:32:12Z">
        <w:r>
          <w:t xml:space="preserve">ר"פ</w:t>
        </w:r>
      </w:ins>
      <w:del w:id="90086" w:author="מנוע מכני" w:date="2026-10-05T11:32:12Z">
        <w:r w:rsidR="00BF6826">
          <w:delText xml:space="preserve">ר</w:delText>
        </w:r>
        <w:r w:rsidR="00BF6826">
          <w:delText xml:space="preserve">''פ</w:delText>
        </w:r>
      </w:del>
      <w:r w:rsidR="00F63065">
        <w:t xml:space="preserve">:</w:t>
      </w:r>
    </w:p>
    <w:p w14:paraId="7EA617C1" w14:textId="77777777" w:rsidR="00C42678" w:rsidRDefault="00844992" w:rsidP="00BF6826">
      <w:pPr>
        <w:rPr>
          <w:rtl/>
        </w:rPr>
      </w:pPr>
      <w:del w:id="9879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הא </w:t>
      </w:r>
      <w:r w:rsidR="00F63065">
        <w:rPr>
          <w:rStyle w:val="2fb"/>
          <w:rtl/>
        </w:rPr>
        <w:t xml:space="preserve">ד</w:t>
      </w:r>
      <w:ins w:id="90087" w:author="מנוע מכני" w:date="2026-10-05T11:32:12Z">
        <w:r>
          <w:rPr>
            <w:rStyle w:val="2fb"/>
            <w:rtl/>
          </w:rPr>
          <w:t xml:space="preserve">ר"ה</w:t>
        </w:r>
      </w:ins>
      <w:del w:id="90088" w:author="מנוע מכני" w:date="2026-10-05T11:32:12Z">
        <w:r w:rsidR="00F63065">
          <w:rPr>
            <w:rtl/>
          </w:rPr>
          <w:delText xml:space="preserve">ר</w:delText>
        </w:r>
        <w:r w:rsidR="00C42678">
          <w:rPr>
            <w:rFonts w:hint="cs"/>
            <w:rtl/>
          </w:rPr>
          <w:delText xml:space="preserve">''ה</w:delText>
        </w:r>
      </w:del>
      <w:r w:rsidR="00C42678">
        <w:rPr>
          <w:rFonts w:hint="cs"/>
          <w:rtl/>
        </w:rPr>
        <w:t xml:space="preserve"> </w:t>
      </w:r>
      <w:r w:rsidR="00F63065">
        <w:rPr>
          <w:rStyle w:val="2fb"/>
          <w:rtl/>
        </w:rPr>
        <w:t xml:space="preserve">ו</w:t>
      </w:r>
      <w:ins w:id="90089" w:author="מנוע מכני" w:date="2026-10-05T11:32:12Z">
        <w:r>
          <w:rPr>
            <w:rStyle w:val="2fb"/>
            <w:rtl/>
          </w:rPr>
          <w:t xml:space="preserve">ר"ח</w:t>
        </w:r>
      </w:ins>
      <w:del w:id="90090" w:author="מנוע מכני" w:date="2026-10-05T11:32:12Z">
        <w:r w:rsidR="00F63065">
          <w:rPr>
            <w:rtl/>
          </w:rPr>
          <w:delText xml:space="preserve">ר</w:delText>
        </w:r>
        <w:r w:rsidR="00C42678">
          <w:rPr>
            <w:rFonts w:hint="cs"/>
            <w:rtl/>
          </w:rPr>
          <w:delText xml:space="preserve">''ח</w:delText>
        </w:r>
      </w:del>
      <w:r w:rsidR="00335950">
        <w:rPr>
          <w:rtl/>
        </w:rPr>
        <w:t xml:space="preserve"> </w:t>
      </w:r>
      <w:r w:rsidR="00335950">
        <w:rPr>
          <w:rStyle w:val="2fb"/>
          <w:rtl/>
        </w:rPr>
        <w:t xml:space="preserve">ורבא</w:t>
      </w:r>
      <w:r w:rsidR="00335950">
        <w:rPr>
          <w:rtl/>
        </w:rPr>
        <w:t xml:space="preserve">: </w:t>
      </w:r>
      <w:r w:rsidR="00335950">
        <w:rPr>
          <w:rtl/>
        </w:rPr>
        <w:t xml:space="preserve">לא</w:t>
      </w:r>
      <w:r w:rsidR="00335950">
        <w:rPr>
          <w:rtl/>
        </w:rPr>
        <w:t xml:space="preserve"> </w:t>
      </w:r>
      <w:ins w:id="93039" w:author="מנוע מכני" w:date="2026-10-05T11:32:12Z">
        <w:r>
          <w:rPr>
            <w:rtl/>
          </w:rPr>
          <w:t xml:space="preserve">חלקו</w:t>
        </w:r>
      </w:ins>
      <w:del w:id="93040" w:author="מנוע מכני" w:date="2026-10-05T11:32:12Z">
        <w:r w:rsidR="00335950">
          <w:rPr>
            <w:rtl/>
          </w:rPr>
          <w:delText xml:space="preserve">פליגי</w:delText>
        </w:r>
      </w:del>
      <w:r w:rsidR="00335950">
        <w:rPr>
          <w:rtl/>
        </w:rPr>
        <w:t xml:space="preserve">, הא בו, הא </w:t>
      </w:r>
      <w:r w:rsidR="00F63065">
        <w:rPr>
          <w:rtl/>
        </w:rPr>
        <w:t>באמו</w:t>
      </w:r>
      <w:ins w:id="95853" w:author="מנוע מכני" w:date="2026-10-05T11:32:12Z">
        <w:r>
          <w:rPr>
            <w:rtl/>
          </w:rPr>
          <w:t xml:space="preserve">,</w:t>
        </w:r>
      </w:ins>
      <w:del w:id="958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797" w:author="מנוע מכני" w:date="2026-10-05T11:32:12Z"/>
        </w:rPr>
      </w:pPr>
      <w:r w:rsidRPr="00844992">
        <w:t xml:space="preserve">ודחאם </w:t>
      </w:r>
      <w:ins w:id="90091" w:author="מנוע מכני" w:date="2026-10-05T11:32:12Z">
        <w:r>
          <w:t xml:space="preserve">ר"פ</w:t>
        </w:r>
      </w:ins>
      <w:del w:id="90092" w:author="מנוע מכני" w:date="2026-10-05T11:32:12Z">
        <w:r w:rsidR="00C42678" w:rsidRPr="00844992">
          <w:delText xml:space="preserve">ר''פ</w:delText>
        </w:r>
      </w:del>
      <w:r w:rsidR="00F63065">
        <w:t xml:space="preserve">:</w:t>
      </w:r>
    </w:p>
    <w:p w14:paraId="44EA48BD" w14:textId="77777777" w:rsidR="00C42678" w:rsidRDefault="00844992" w:rsidP="00844992">
      <w:pPr>
        <w:rPr>
          <w:rtl/>
        </w:rPr>
      </w:pPr>
      <w:del w:id="98798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דכמו ד</w:t>
      </w:r>
      <w:r w:rsidR="00C42678">
        <w:rPr>
          <w:rFonts w:hint="cs"/>
          <w:rtl/>
        </w:rPr>
        <w:t>'</w:t>
      </w:r>
      <w:ins w:id="90015" w:author="מנוע סמנטי" w:date="2026-10-05T11:39:44Z">
        <w:r>
          <w:rPr>
            <w:rStyle w:val="afffff0"/>
            <w:rtl/>
          </w:rPr>
          <w:t xml:space="preserve">בוֹ</w:t>
        </w:r>
      </w:ins>
      <w:del w:id="90016" w:author="מנוע סמנטי" w:date="2026-10-05T11:39:44Z">
        <w:r w:rsidR="00F63065">
          <w:rPr>
            <w:rtl/>
          </w:rPr>
          <w:delText xml:space="preserve">בו</w:delText>
        </w:r>
      </w:del>
      <w:r w:rsidR="00C42678">
        <w:rPr>
          <w:rFonts w:hint="cs"/>
          <w:rtl/>
        </w:rPr>
        <w:t>'</w:t>
      </w:r>
      <w:r w:rsidR="00BF6826">
        <w:rPr>
          <w:rtl/>
        </w:rPr>
        <w:t xml:space="preserve"> - </w:t>
      </w:r>
      <w:ins w:id="93041" w:author="מנוע מכני" w:date="2026-10-05T11:32:12Z">
        <w:r>
          <w:rPr>
            <w:rtl/>
          </w:rPr>
          <w:t xml:space="preserve">צריך</w:t>
        </w:r>
      </w:ins>
      <w:del w:id="93042" w:author="מנוע מכני" w:date="2026-10-05T11:32:12Z">
        <w:r w:rsidR="00BF6826">
          <w:rPr>
            <w:rtl/>
          </w:rPr>
          <w:delText xml:space="preserve">בעינן</w:delText>
        </w:r>
      </w:del>
      <w:r w:rsidR="00BF6826">
        <w:rPr>
          <w:rtl/>
        </w:rPr>
        <w:t xml:space="preserve"> כל בכור</w:t>
      </w:r>
      <w:r w:rsidR="00F63065">
        <w:rPr>
          <w:rtl/>
        </w:rPr>
        <w:t xml:space="preserve"> </w:t>
      </w:r>
      <w:ins w:id="93043" w:author="מנוע מכני" w:date="2026-10-05T11:32:12Z">
        <w:r>
          <w:rPr>
            <w:rtl/>
          </w:rPr>
          <w:t xml:space="preserve">ואין</w:t>
        </w:r>
      </w:ins>
      <w:del w:id="93044" w:author="מנוע מכני" w:date="2026-10-05T11:32:12Z">
        <w:r w:rsidR="00F63065">
          <w:rPr>
            <w:rtl/>
          </w:rPr>
          <w:delText xml:space="preserve">וליכא</w:delText>
        </w:r>
      </w:del>
      <w:ins w:id="95855" w:author="מנוע מכני" w:date="2026-10-05T11:32:12Z">
        <w:r>
          <w:rPr>
            <w:rtl/>
          </w:rPr>
          <w:t xml:space="preserve">,</w:t>
        </w:r>
      </w:ins>
      <w:del w:id="95856" w:author="מנוע מכני" w:date="2026-10-05T11:32:12Z">
        <w:r w:rsidR="000B5F7F">
          <w:rPr>
            <w:rtl/>
          </w:rPr>
          <w:delText xml:space="preserve">;</w:delText>
        </w:r>
      </w:del>
      <w:r w:rsidR="00C42678">
        <w:rPr>
          <w:rFonts w:hint="cs"/>
          <w:rtl/>
        </w:rPr>
        <w:t xml:space="preserve"> </w:t>
      </w:r>
      <w:ins w:id="90093" w:author="מנוע מכני" w:date="2026-10-05T11:32:12Z">
        <w:r>
          <w:rPr>
            <w:rFonts w:hint="cs"/>
            <w:rtl/>
          </w:rPr>
          <w:t xml:space="preserve">ה"נ</w:t>
        </w:r>
      </w:ins>
      <w:del w:id="90094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אמו</w:t>
      </w:r>
      <w:r>
        <w:rPr>
          <w:rFonts w:hint="cs"/>
          <w:rtl/>
        </w:rPr>
        <w:t xml:space="preserve"> בעי</w:t>
      </w:r>
      <w:r w:rsidR="00F63065">
        <w:rPr>
          <w:rtl/>
        </w:rPr>
        <w:t xml:space="preserve"> </w:t>
      </w:r>
      <w:r w:rsidR="00C42678">
        <w:rPr>
          <w:rFonts w:hint="cs"/>
          <w:rtl/>
        </w:rPr>
        <w:t>'</w:t>
      </w:r>
      <w:ins w:id="90013" w:author="מנוע סמנטי" w:date="2026-10-05T11:39:44Z">
        <w:r>
          <w:rPr>
            <w:rStyle w:val="afffff0"/>
            <w:rtl/>
          </w:rPr>
          <w:t xml:space="preserve">כָּל מִקְנְךָ תִּזָּכָר</w:t>
        </w:r>
      </w:ins>
      <w:del w:id="90014" w:author="מנוע סמנטי" w:date="2026-10-05T11:39:44Z">
        <w:r w:rsidR="00F63065">
          <w:rPr>
            <w:rtl/>
          </w:rPr>
          <w:delText xml:space="preserve">כל מקנך תזכר</w:delText>
        </w:r>
      </w:del>
      <w:r w:rsidR="00C42678"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3045" w:author="מנוע מכני" w:date="2026-10-05T11:32:12Z">
        <w:r>
          <w:rPr>
            <w:rtl/>
          </w:rPr>
          <w:t xml:space="preserve">ואין</w:t>
        </w:r>
      </w:ins>
      <w:del w:id="93046" w:author="מנוע מכני" w:date="2026-10-05T11:32:12Z">
        <w:r w:rsidR="00F63065">
          <w:rPr>
            <w:rtl/>
          </w:rPr>
          <w:delText xml:space="preserve">וליכא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98799" w:author="מנוע מכני" w:date="2026-10-05T11:32:12Z"/>
        </w:rPr>
      </w:pPr>
      <w:r>
        <w:t>·</w:t>
      </w:r>
      <w:r>
        <w:t xml:space="preserve"> </w:t>
      </w:r>
      <w:r w:rsidR="00F63065">
        <w:t>מתקיף מ</w:t>
      </w:r>
      <w:r w:rsidR="00BF6826">
        <w:t xml:space="preserve">ב</w:t>
      </w:r>
      <w:ins w:id="90095" w:author="מנוע מכני" w:date="2026-10-05T11:32:12Z">
        <w:r>
          <w:t xml:space="preserve">ר"א</w:t>
        </w:r>
      </w:ins>
      <w:del w:id="90096" w:author="מנוע מכני" w:date="2026-10-05T11:32:12Z">
        <w:r w:rsidR="00BF6826">
          <w:delText xml:space="preserve">ר''א</w:delText>
        </w:r>
      </w:del>
      <w:r w:rsidR="00F63065">
        <w:t xml:space="preserve">:</w:t>
      </w:r>
    </w:p>
    <w:p w14:paraId="6AF55DCA" w14:textId="77777777" w:rsidR="00C42678" w:rsidRDefault="00844992" w:rsidP="00844992">
      <w:pPr>
        <w:rPr>
          <w:rtl/>
        </w:rPr>
      </w:pPr>
      <w:del w:id="98800" w:author="מנוע מכני" w:date="2026-10-05T11:32:12Z">
        <w:r w:rsidR="00F63065">
          <w:rPr>
            <w:rtl/>
          </w:rPr>
          <w:delText xml:space="preserve"> </w:delText>
        </w:r>
      </w:del>
      <w:ins w:id="90097" w:author="מנוע מכני" w:date="2026-10-05T11:32:12Z">
        <w:r>
          <w:rPr>
            <w:rtl/>
          </w:rPr>
          <w:t xml:space="preserve">מ"ש</w:t>
        </w:r>
      </w:ins>
      <w:del w:id="90098" w:author="מנוע מכני" w:date="2026-10-05T11:32:12Z">
        <w:r w:rsidR="00F63065">
          <w:rPr>
            <w:rtl/>
          </w:rPr>
          <w:delText xml:space="preserve">מ</w:delText>
        </w:r>
        <w:r w:rsidR="00C42678"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מנפלים ד</w:t>
      </w:r>
      <w:r w:rsidR="00FA1A10">
        <w:rPr>
          <w:rtl/>
        </w:rPr>
        <w:t>אע"ג</w:t>
      </w:r>
      <w:r w:rsidR="00335950">
        <w:rPr>
          <w:rtl/>
        </w:rPr>
        <w:t xml:space="preserve"> </w:t>
      </w:r>
      <w:r>
        <w:rPr>
          <w:rFonts w:hint="cs"/>
          <w:rtl/>
        </w:rPr>
        <w:t>דאינם בני חיות קדושים ד</w:t>
      </w:r>
      <w:r w:rsidR="00335950">
        <w:rPr>
          <w:rtl/>
        </w:rPr>
        <w:t>פטר שג</w:t>
      </w:r>
      <w:r w:rsidR="00645A91">
        <w:rPr>
          <w:rFonts w:hint="cs"/>
          <w:rtl/>
        </w:rPr>
        <w:t>ֶ</w:t>
      </w:r>
      <w:r w:rsidR="00335950">
        <w:rPr>
          <w:rtl/>
        </w:rPr>
        <w:t>ר בהמה</w:t>
      </w:r>
      <w:r w:rsidR="00F63065">
        <w:rPr>
          <w:rtl/>
        </w:rPr>
        <w:t xml:space="preserve"> </w:t>
      </w:r>
      <w:r w:rsidR="00645A91">
        <w:rPr>
          <w:rFonts w:hint="cs"/>
          <w:rtl/>
        </w:rPr>
        <w:t>-</w:t>
      </w:r>
      <w:r w:rsidR="00F63065">
        <w:rPr>
          <w:rtl/>
        </w:rPr>
        <w:t>שג</w:t>
      </w:r>
      <w:r w:rsidR="00645A91">
        <w:rPr>
          <w:rFonts w:hint="cs"/>
          <w:rtl/>
        </w:rPr>
        <w:t>ַ</w:t>
      </w:r>
      <w:r w:rsidR="00F63065">
        <w:rPr>
          <w:rtl/>
        </w:rPr>
        <w:t xml:space="preserve">ר בבהמה! </w:t>
      </w:r>
    </w:p>
    <w:p w14:paraId="621BF422" w14:textId="77777777" w:rsidR="00B874E6" w:rsidRDefault="00645A91" w:rsidP="00645A91">
      <w:pPr>
        <w:rPr>
          <w:rtl/>
        </w:rPr>
      </w:pPr>
      <w:r>
        <w:rPr>
          <w:rFonts w:hint="cs"/>
          <w:rtl/>
        </w:rPr>
        <w:t xml:space="preserve">-</w:t>
      </w:r>
      <w:ins w:id="95857" w:author="מנוע מכני" w:date="2026-10-05T11:32:12Z">
        <w:r>
          <w:rPr>
            <w:rFonts w:hint="cs"/>
            <w:rtl/>
          </w:rPr>
          <w:t xml:space="preserve"> </w:t>
        </w:r>
      </w:ins>
      <w:del w:id="95858" w:author="מנוע מכני" w:date="2026-10-05T11:32:12Z">
        <w:r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 xml:space="preserve">בנפל שלא מעורב חולין </w:t>
      </w:r>
      <w:r w:rsidR="00F63065">
        <w:rPr>
          <w:rtl/>
        </w:rPr>
        <w:t xml:space="preserve">קרינא בבהמה </w:t>
      </w:r>
      <w:r w:rsidR="00C42678">
        <w:rPr>
          <w:rFonts w:hint="cs"/>
          <w:rtl/>
        </w:rPr>
        <w:t>'</w:t>
      </w:r>
      <w:ins w:id="90019" w:author="מנוע סמנטי" w:date="2026-10-05T11:39:44Z">
        <w:r>
          <w:rPr>
            <w:rStyle w:val="afffff0"/>
            <w:rtl/>
          </w:rPr>
          <w:t xml:space="preserve">כָּל בְּכוֹר</w:t>
        </w:r>
      </w:ins>
      <w:del w:id="90020" w:author="מנוע סמנטי" w:date="2026-10-05T11:39:44Z">
        <w:r w:rsidR="00F63065">
          <w:rPr>
            <w:rtl/>
          </w:rPr>
          <w:delText xml:space="preserve">כל בכור</w:delText>
        </w:r>
      </w:del>
      <w:r w:rsidR="00C42678">
        <w:rPr>
          <w:rFonts w:hint="cs"/>
          <w:rtl/>
        </w:rPr>
        <w:t>'</w:t>
      </w:r>
      <w:r w:rsidR="00C42678">
        <w:rPr>
          <w:rtl/>
        </w:rPr>
        <w:t xml:space="preserve">, </w:t>
      </w:r>
      <w:ins w:id="93047" w:author="מנוע מכני" w:date="2026-10-05T11:32:12Z">
        <w:r>
          <w:rPr>
            <w:rtl/>
          </w:rPr>
          <w:t xml:space="preserve">כאן</w:t>
        </w:r>
      </w:ins>
      <w:del w:id="93048" w:author="מנוע מכני" w:date="2026-10-05T11:32:12Z">
        <w:r w:rsidR="00C42678">
          <w:rPr>
            <w:rtl/>
          </w:rPr>
          <w:delText xml:space="preserve">הכא</w:delText>
        </w:r>
      </w:del>
      <w:r w:rsidR="00C42678">
        <w:rPr>
          <w:rtl/>
        </w:rPr>
        <w:t xml:space="preserve"> </w:t>
      </w:r>
      <w:r>
        <w:rPr>
          <w:rFonts w:hint="cs"/>
          <w:rtl/>
        </w:rPr>
        <w:t>דמעורב ח</w:t>
      </w:r>
      <w:r w:rsidR="00F63065">
        <w:rPr>
          <w:rtl/>
        </w:rPr>
        <w:t xml:space="preserve">ולין,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קרינא </w:t>
      </w:r>
      <w:ins w:id="94387" w:author="מנוע מכני" w:date="2026-10-05T11:32:12Z">
        <w:r>
          <w:rPr>
            <w:rtl/>
          </w:rPr>
          <w:t xml:space="preserve">בהם</w:t>
        </w:r>
      </w:ins>
      <w:del w:id="94388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</w:t>
      </w:r>
      <w:r w:rsidR="00335950">
        <w:rPr>
          <w:rFonts w:hint="cs"/>
          <w:rtl/>
        </w:rPr>
        <w:t>'</w:t>
      </w:r>
      <w:ins w:id="90017" w:author="מנוע סמנטי" w:date="2026-10-05T11:39:44Z">
        <w:r>
          <w:rPr>
            <w:rStyle w:val="afffff0"/>
            <w:rtl/>
          </w:rPr>
          <w:t xml:space="preserve">כָּל בְּכוֹר</w:t>
        </w:r>
      </w:ins>
      <w:del w:id="90018" w:author="מנוע סמנטי" w:date="2026-10-05T11:39:44Z">
        <w:r w:rsidR="00F63065">
          <w:rPr>
            <w:rtl/>
          </w:rPr>
          <w:delText xml:space="preserve">כל בכור</w:delText>
        </w:r>
      </w:del>
      <w:r w:rsidR="00335950">
        <w:rPr>
          <w:rFonts w:hint="cs"/>
          <w:rtl/>
        </w:rPr>
        <w:t>'</w:t>
      </w:r>
      <w:r w:rsidR="0057284B">
        <w:rPr>
          <w:rtl/>
        </w:rPr>
        <w:t>.</w:t>
      </w:r>
    </w:p>
    <w:p w14:paraId="6571AFF7" w14:textId="77777777" w:rsidR="00844992" w:rsidRDefault="00844992" w:rsidP="00335950">
      <w:pPr>
        <w:rPr>
          <w:del w:id="90531" w:author="מנוע עיצוב" w:date="2026-10-05T11:33:53Z"/>
          <w:rtl/>
        </w:rPr>
      </w:pPr>
    </w:p>
    <w:p w14:paraId="55787AFC" w14:textId="77777777" w:rsidR="00C42678" w:rsidRDefault="00645A91" w:rsidP="00335950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009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100" w:author="מנוע מכני" w:date="2026-10-05T11:32:12Z">
        <w:r w:rsidR="00C42678"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על לבי מדרשא, </w:t>
      </w:r>
      <w:r w:rsidR="00335950">
        <w:rPr>
          <w:rFonts w:hint="cs"/>
          <w:rtl/>
        </w:rPr>
        <w:t xml:space="preserve">ומצאו </w:t>
      </w:r>
      <w:r w:rsidR="00F63065">
        <w:rPr>
          <w:rStyle w:val="2fb"/>
          <w:rtl/>
        </w:rPr>
        <w:t xml:space="preserve">לרבי אסי</w:t>
      </w:r>
      <w:r w:rsidR="00F63065">
        <w:rPr>
          <w:rtl/>
        </w:rPr>
        <w:t xml:space="preserve">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</w:t>
      </w:r>
      <w:ins w:id="94389" w:author="מנוע מכני" w:date="2026-10-05T11:32:12Z">
        <w:r>
          <w:rPr>
            <w:rtl/>
          </w:rPr>
          <w:t xml:space="preserve">מה</w:t>
        </w:r>
      </w:ins>
      <w:del w:id="9439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אמור רבנן בי מדרשא? </w:t>
      </w:r>
    </w:p>
    <w:p w14:paraId="0A12F0BD" w14:textId="77777777" w:rsidR="00C42678" w:rsidRDefault="00C42678" w:rsidP="00C42678">
      <w:pPr>
        <w:pStyle w:val="afff0"/>
        <w:framePr w:wrap="around"/>
        <w:rPr>
          <w:rtl/>
        </w:rPr>
      </w:pPr>
      <w:r>
        <w:rPr>
          <w:rFonts w:hint="cs"/>
          <w:rtl/>
        </w:rPr>
        <w:t>ג:</w:t>
      </w:r>
    </w:p>
    <w:p>
      <w:pPr>
        <w:pStyle w:val="38"/>
        <w:rPr>
          <w:ins w:id="98801" w:author="מנוע מכני" w:date="2026-10-05T11:32:12Z"/>
        </w:rPr>
      </w:pPr>
      <w:r>
        <w:t xml:space="preserve">א"ל</w:t>
      </w:r>
      <w:r>
        <w:t xml:space="preserve">:</w:t>
      </w:r>
    </w:p>
    <w:p w14:paraId="13AA3850" w14:textId="77777777" w:rsidR="00B874E6" w:rsidRDefault="00F63065" w:rsidP="00335950">
      <w:pPr>
        <w:rPr>
          <w:rtl/>
        </w:rPr>
      </w:pPr>
      <w:del w:id="98802" w:author="מנוע מכני" w:date="2026-10-05T11:32:12Z">
        <w:r>
          <w:rPr>
            <w:rtl/>
          </w:rPr>
          <w:delText xml:space="preserve"> </w:delText>
        </w:r>
      </w:del>
      <w:ins w:id="94391" w:author="מנוע מכני" w:date="2026-10-05T11:32:12Z">
        <w:r>
          <w:rPr>
            <w:rtl/>
          </w:rPr>
          <w:t xml:space="preserve">כך</w:t>
        </w:r>
      </w:ins>
      <w:del w:id="9439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</w:t>
      </w:r>
      <w:r w:rsidR="00335950">
        <w:rPr>
          <w:rStyle w:val="2fb"/>
          <w:rFonts w:hint="cs"/>
          <w:rtl/>
        </w:rPr>
        <w:t xml:space="preserve">ר</w:t>
      </w:r>
      <w:ins w:id="9010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02" w:author="מנוע מכני" w:date="2026-10-05T11:32:12Z">
        <w:r w:rsidR="00335950">
          <w:rPr>
            <w:rFonts w:hint="cs"/>
            <w:rtl/>
          </w:rPr>
          <w:delText xml:space="preserve">י''ו</w:delText>
        </w:r>
      </w:del>
      <w:r>
        <w:rPr>
          <w:rtl/>
        </w:rPr>
        <w:t>: אפי' מום קל</w:t>
      </w:r>
      <w:r w:rsidR="0057284B">
        <w:rPr>
          <w:rtl/>
        </w:rPr>
        <w:t>.</w:t>
      </w:r>
    </w:p>
    <w:p w14:paraId="043F0AA4" w14:textId="77777777" w:rsidR="00645A91" w:rsidRDefault="00F63065" w:rsidP="00F63065">
      <w:pPr>
        <w:rPr>
          <w:rtl/>
        </w:rPr>
      </w:pPr>
      <w:r>
        <w:rPr>
          <w:rtl/>
        </w:rPr>
        <w:t xml:space="preserve">והדתנן: רחל שילדה מין עז, ועז שילדה מין רחל - פטורה מן הבכורה, </w:t>
      </w:r>
    </w:p>
    <w:p w14:paraId="0187E430" w14:textId="77777777" w:rsidR="00645A91" w:rsidRDefault="00C675D6" w:rsidP="00645A91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ואם יש בו מקצת סימנין </w:t>
      </w:r>
      <w:r w:rsidR="00645A91">
        <w:rPr>
          <w:rtl/>
        </w:rPr>
        <w:t>–</w:t>
      </w:r>
      <w:r w:rsidR="00F63065">
        <w:rPr>
          <w:rtl/>
        </w:rPr>
        <w:t xml:space="preserve"> חייב</w:t>
      </w:r>
      <w:r>
        <w:rPr>
          <w:rFonts w:hint="cs"/>
          <w:rtl/>
        </w:rPr>
        <w:t>,</w:t>
      </w:r>
      <w:r w:rsidR="00F63065">
        <w:rPr>
          <w:rtl/>
        </w:rPr>
        <w:t xml:space="preserve"> מום קבוע הוי לשחוט עליו</w:t>
      </w:r>
      <w:r>
        <w:rPr>
          <w:rFonts w:hint="cs"/>
          <w:rtl/>
        </w:rPr>
        <w:t xml:space="preserve"> [אף לביה</w:t>
      </w:r>
      <w:ins w:id="90103" w:author="מנוע מכני" w:date="2026-10-05T11:32:12Z">
        <w:r>
          <w:rPr>
            <w:rFonts w:hint="cs"/>
            <w:rtl/>
          </w:rPr>
          <w:t xml:space="preserve">מ"ק</w:t>
        </w:r>
      </w:ins>
      <w:del w:id="90104" w:author="מנוע מכני" w:date="2026-10-05T11:32:12Z">
        <w:r>
          <w:rPr>
            <w:rFonts w:hint="cs"/>
            <w:rtl/>
          </w:rPr>
          <w:delText xml:space="preserve">מ''ק</w:delText>
        </w:r>
      </w:del>
      <w:r>
        <w:rPr>
          <w:rFonts w:hint="cs"/>
          <w:rtl/>
        </w:rPr>
        <w:t xml:space="preserve">]</w:t>
      </w:r>
      <w:r w:rsidR="00F63065">
        <w:rPr>
          <w:rtl/>
        </w:rPr>
        <w:t xml:space="preserve">, </w:t>
      </w:r>
    </w:p>
    <w:p w14:paraId="5549B82A" w14:textId="77777777" w:rsidR="00645A91" w:rsidRDefault="00F63065" w:rsidP="00C675D6">
      <w:pPr>
        <w:rPr>
          <w:rtl/>
        </w:rPr>
      </w:pPr>
      <w:r>
        <w:rPr>
          <w:rtl/>
        </w:rPr>
        <w:t>מום קל</w:t>
      </w:r>
      <w:r w:rsidR="00C675D6">
        <w:rPr>
          <w:rFonts w:hint="cs"/>
          <w:rtl/>
        </w:rPr>
        <w:t>-</w:t>
      </w:r>
      <w:r>
        <w:rPr>
          <w:rtl/>
        </w:rPr>
        <w:t xml:space="preserve"> </w:t>
      </w:r>
      <w:r>
        <w:rPr>
          <w:rtl/>
        </w:rPr>
        <w:t xml:space="preserve">ק</w:t>
      </w:r>
      <w:ins w:id="90105" w:author="מנוע מכני" w:date="2026-10-05T11:32:12Z">
        <w:r>
          <w:rPr>
            <w:rFonts w:hint="cs"/>
            <w:rtl/>
          </w:rPr>
          <w:t xml:space="preserve">מ"ל</w:t>
        </w:r>
      </w:ins>
      <w:del w:id="90106" w:author="מנוע מכני" w:date="2026-10-05T11:32:12Z">
        <w:r w:rsidR="00C675D6">
          <w:rPr>
            <w:rFonts w:hint="cs"/>
            <w:rtl/>
          </w:rPr>
          <w:delText xml:space="preserve">מ''ל</w:delText>
        </w:r>
      </w:del>
      <w:r>
        <w:rPr>
          <w:rtl/>
        </w:rPr>
        <w:t xml:space="preserve">: </w:t>
      </w:r>
      <w:r>
        <w:rPr>
          <w:rStyle w:val="2fb"/>
          <w:rtl/>
        </w:rPr>
        <w:t xml:space="preserve">כד</w:t>
      </w:r>
      <w:ins w:id="90107" w:author="מנוע מכני" w:date="2026-10-05T11:32:12Z">
        <w:r>
          <w:rPr>
            <w:rStyle w:val="2fb"/>
            <w:rtl/>
          </w:rPr>
          <w:t xml:space="preserve">ר"ה</w:t>
        </w:r>
      </w:ins>
      <w:del w:id="90108" w:author="מנוע מכני" w:date="2026-10-05T11:32:12Z">
        <w:r>
          <w:rPr>
            <w:rtl/>
          </w:rPr>
          <w:delText xml:space="preserve">ר</w:delText>
        </w:r>
        <w:r w:rsidR="00645A91">
          <w:rPr>
            <w:rFonts w:hint="cs"/>
            <w:rtl/>
          </w:rPr>
          <w:delText xml:space="preserve">''ה</w:delText>
        </w:r>
      </w:del>
      <w:r w:rsidR="00645A91">
        <w:rPr>
          <w:rFonts w:hint="cs"/>
          <w:rtl/>
        </w:rPr>
        <w:t xml:space="preserve"> </w:t>
      </w:r>
      <w:r w:rsidR="00C675D6">
        <w:rPr>
          <w:rFonts w:hint="cs"/>
          <w:rtl/>
        </w:rPr>
        <w:t>[דאפי' בשותפות באוזן]</w:t>
      </w:r>
      <w:r>
        <w:rPr>
          <w:rtl/>
        </w:rPr>
        <w:t xml:space="preserve"> ולאפוקי </w:t>
      </w:r>
      <w:r>
        <w:rPr>
          <w:rStyle w:val="2fb"/>
          <w:rtl/>
        </w:rPr>
        <w:t xml:space="preserve">מד</w:t>
      </w:r>
      <w:ins w:id="90109" w:author="מנוע מכני" w:date="2026-10-05T11:32:12Z">
        <w:r>
          <w:rPr>
            <w:rStyle w:val="2fb"/>
            <w:rtl/>
          </w:rPr>
          <w:t xml:space="preserve">ר"ח</w:t>
        </w:r>
      </w:ins>
      <w:del w:id="90110" w:author="מנוע מכני" w:date="2026-10-05T11:32:12Z">
        <w:r>
          <w:rPr>
            <w:rtl/>
          </w:rPr>
          <w:delText xml:space="preserve">ר</w:delText>
        </w:r>
        <w:r w:rsidR="00C675D6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ורבא</w:t>
      </w:r>
      <w:r w:rsidR="00C675D6">
        <w:rPr>
          <w:rFonts w:hint="cs"/>
          <w:rtl/>
        </w:rPr>
        <w:t>[דבעי' במקום שנעשה טריפה]</w:t>
      </w:r>
    </w:p>
    <w:p w14:paraId="082AFBFA" w14:textId="77777777" w:rsidR="00C675D6" w:rsidRDefault="00F63065" w:rsidP="00C675D6">
      <w:pPr>
        <w:rPr>
          <w:rtl/>
        </w:rPr>
      </w:pPr>
      <w:r>
        <w:rPr>
          <w:rtl/>
        </w:rPr>
        <w:t>מום קבוע</w:t>
      </w:r>
      <w:r w:rsidR="00C675D6">
        <w:rPr>
          <w:rFonts w:hint="cs"/>
          <w:rtl/>
        </w:rPr>
        <w:t>-</w:t>
      </w:r>
      <w:r>
        <w:rPr>
          <w:rtl/>
        </w:rPr>
        <w:t xml:space="preserve"> </w:t>
      </w:r>
      <w:r>
        <w:rPr>
          <w:rtl/>
        </w:rPr>
        <w:t xml:space="preserve">ק</w:t>
      </w:r>
      <w:ins w:id="90111" w:author="מנוע מכני" w:date="2026-10-05T11:32:12Z">
        <w:r>
          <w:rPr>
            <w:rFonts w:hint="cs"/>
            <w:rtl/>
          </w:rPr>
          <w:t xml:space="preserve">מ"ל</w:t>
        </w:r>
      </w:ins>
      <w:del w:id="90112" w:author="מנוע מכני" w:date="2026-10-05T11:32:12Z">
        <w:r w:rsidR="00645A91">
          <w:rPr>
            <w:rFonts w:hint="cs"/>
            <w:rtl/>
          </w:rPr>
          <w:delText xml:space="preserve">מ''ל</w:delText>
        </w:r>
      </w:del>
      <w:r w:rsidR="00645A91">
        <w:rPr>
          <w:rFonts w:hint="cs"/>
          <w:rtl/>
        </w:rPr>
        <w:t xml:space="preserve"> </w:t>
      </w:r>
      <w:r>
        <w:rPr>
          <w:rtl/>
        </w:rPr>
        <w:t xml:space="preserve">דכיון דאישתני </w:t>
      </w:r>
      <w:r>
        <w:rPr>
          <w:rtl/>
        </w:rPr>
        <w:t xml:space="preserve">הו</w:t>
      </w:r>
      <w:r w:rsidR="00C675D6">
        <w:rPr>
          <w:rFonts w:hint="cs"/>
          <w:rtl/>
        </w:rPr>
        <w:t xml:space="preserve">"ל</w:t>
      </w:r>
      <w:r w:rsidR="00C675D6">
        <w:rPr>
          <w:rFonts w:hint="cs"/>
          <w:rtl/>
        </w:rPr>
        <w:t xml:space="preserve"> מום,</w:t>
      </w:r>
      <w:r>
        <w:rPr>
          <w:rtl/>
        </w:rPr>
        <w:t xml:space="preserve"> </w:t>
      </w:r>
    </w:p>
    <w:p>
      <w:pPr>
        <w:pStyle w:val="38"/>
        <w:rPr>
          <w:ins w:id="98803" w:author="מנוע מכני" w:date="2026-10-05T11:32:12Z"/>
        </w:rPr>
      </w:pPr>
      <w:r>
        <w:t xml:space="preserve">תנינא:</w:t>
      </w:r>
    </w:p>
    <w:p w14:paraId="74116728" w14:textId="77777777" w:rsidR="00645A91" w:rsidRDefault="00F63065" w:rsidP="00C675D6">
      <w:pPr>
        <w:rPr>
          <w:rtl/>
        </w:rPr>
      </w:pPr>
      <w:del w:id="9880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ופיו דומה כשל חזיר: הרי זה מום! </w:t>
      </w:r>
      <w:r w:rsidR="00C675D6">
        <w:rPr>
          <w:rFonts w:hint="cs"/>
          <w:rtl/>
        </w:rPr>
        <w:t xml:space="preserve">ואפי' דנשתנה בדבר שאין במינו קדוש בבכורה </w:t>
      </w:r>
    </w:p>
    <w:p w14:paraId="5AAF525B" w14:textId="77777777" w:rsidR="00C675D6" w:rsidRDefault="00C675D6" w:rsidP="00C675D6">
      <w:pPr>
        <w:rPr>
          <w:rtl/>
        </w:rPr>
      </w:pPr>
      <w:r>
        <w:rPr>
          <w:rFonts w:hint="cs"/>
          <w:rtl/>
        </w:rPr>
        <w:t xml:space="preserve">הא כבר תנינא </w:t>
      </w:r>
      <w:r w:rsidR="00F63065">
        <w:rPr>
          <w:rtl/>
        </w:rPr>
        <w:t>עינו אחת גדולה ואחת קטנה, ותנא</w:t>
      </w:r>
      <w:r w:rsidR="00187977">
        <w:rPr>
          <w:rtl/>
        </w:rPr>
        <w:t xml:space="preserve">: גדולה</w:t>
      </w:r>
      <w:ins w:id="95859" w:author="מנוע מכני" w:date="2026-10-05T11:32:12Z">
        <w:r>
          <w:rPr>
            <w:rtl/>
          </w:rPr>
          <w:t xml:space="preserve"> </w:t>
        </w:r>
      </w:ins>
      <w:del w:id="95860" w:author="מנוע מכני" w:date="2026-10-05T11:32:12Z">
        <w:r w:rsidR="00187977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גדולה כשל עגל, וקטנה</w:t>
      </w:r>
      <w:r w:rsidR="00F63065">
        <w:rPr>
          <w:rtl/>
        </w:rPr>
        <w:t xml:space="preserve"> כשל אווז, </w:t>
      </w:r>
    </w:p>
    <w:p w14:paraId="12F74B65" w14:textId="77777777" w:rsidR="00C675D6" w:rsidRDefault="00F63065" w:rsidP="00C675D6">
      <w:pPr>
        <w:rPr>
          <w:rtl/>
        </w:rPr>
      </w:pPr>
      <w:r>
        <w:rPr>
          <w:rtl/>
        </w:rPr>
        <w:t>גדולה כשל עגל</w:t>
      </w:r>
      <w:r w:rsidR="00C675D6">
        <w:rPr>
          <w:rFonts w:hint="cs"/>
          <w:rtl/>
        </w:rPr>
        <w:t xml:space="preserve"> </w:t>
      </w:r>
      <w:r>
        <w:rPr>
          <w:rtl/>
        </w:rPr>
        <w:t xml:space="preserve">יש במינו קדוש בבכורה! </w:t>
      </w:r>
    </w:p>
    <w:p w14:paraId="34142F78" w14:textId="77777777" w:rsidR="00C675D6" w:rsidRDefault="00C675D6" w:rsidP="00C675D6">
      <w:pPr>
        <w:rPr>
          <w:rtl/>
        </w:rPr>
      </w:pPr>
      <w:r>
        <w:rPr>
          <w:rFonts w:hint="cs"/>
          <w:rtl/>
        </w:rPr>
        <w:t xml:space="preserve">- </w:t>
      </w:r>
      <w:r w:rsidR="00187977">
        <w:rPr>
          <w:rtl/>
        </w:rPr>
        <w:tab/>
      </w:r>
      <w:ins w:id="93049" w:author="מנוע מכני" w:date="2026-10-05T11:32:12Z">
        <w:r>
          <w:rPr>
            <w:rFonts w:hint="cs"/>
            <w:rtl/>
          </w:rPr>
          <w:t xml:space="preserve">שם</w:t>
        </w:r>
      </w:ins>
      <w:del w:id="93050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הוי מום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דאישתני אלא מצד דה</w:t>
      </w:r>
      <w:ins w:id="90113" w:author="מנוע מכני" w:date="2026-10-05T11:32:12Z">
        <w:r>
          <w:rPr>
            <w:rFonts w:hint="cs"/>
            <w:rtl/>
          </w:rPr>
          <w:t xml:space="preserve">ו"ל</w:t>
        </w:r>
      </w:ins>
      <w:del w:id="90114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שרוע[שאין אבריה שווים]</w:t>
      </w:r>
    </w:p>
    <w:p w14:paraId="056DD6E7" w14:textId="77777777" w:rsidR="00C675D6" w:rsidRDefault="00C675D6" w:rsidP="00C675D6">
      <w:pPr>
        <w:rPr>
          <w:rtl/>
        </w:rPr>
      </w:pPr>
      <w:ins w:id="90115" w:author="מנוע מכני" w:date="2026-10-05T11:32:12Z">
        <w:r>
          <w:rPr>
            <w:rFonts w:hint="cs"/>
            <w:rtl/>
          </w:rPr>
          <w:t xml:space="preserve">ה"נ</w:t>
        </w:r>
      </w:ins>
      <w:del w:id="90116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</w:t>
      </w:r>
      <w:ins w:id="98355" w:author="מנוע מכני" w:date="2026-10-05T11:32:12Z">
        <w:r>
          <w:rPr>
            <w:rFonts w:hint="cs"/>
            <w:rtl/>
          </w:rPr>
          <w:t xml:space="preserve">מסתבר</w:t>
        </w:r>
      </w:ins>
      <w:del w:id="98356" w:author="מנוע מכני" w:date="2026-10-05T11:32:12Z">
        <w:r>
          <w:rPr>
            <w:rFonts w:hint="cs"/>
            <w:rtl/>
          </w:rPr>
          <w:delText xml:space="preserve">מסתברא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: מומין אלו, בין קבועין בין עוברין - פוסלין</w:t>
      </w:r>
      <w:ins w:id="95861" w:author="מנוע מכני" w:date="2026-10-05T11:32:12Z">
        <w:r>
          <w:rPr>
            <w:rtl/>
          </w:rPr>
          <w:t xml:space="preserve">,</w:t>
        </w:r>
      </w:ins>
      <w:del w:id="95862" w:author="מנוע מכני" w:date="2026-10-05T11:32:12Z">
        <w:r w:rsidR="000B5F7F">
          <w:rPr>
            <w:rtl/>
          </w:rPr>
          <w:delText xml:space="preserve">;</w:delText>
        </w:r>
      </w:del>
    </w:p>
    <w:p w14:paraId="61DA1A42" w14:textId="77777777" w:rsidR="00C675D6" w:rsidRDefault="00187977" w:rsidP="00C675D6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6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63065">
        <w:rPr>
          <w:rtl/>
        </w:rPr>
        <w:t xml:space="preserve">יתר עליהן, אדם, עיניו שתיהן גדולות, שתיהן קטנות, </w:t>
      </w:r>
    </w:p>
    <w:p w14:paraId="072E349D" w14:textId="77777777" w:rsidR="00187977" w:rsidRDefault="00187977" w:rsidP="00187977">
      <w:pPr>
        <w:rPr>
          <w:rtl/>
        </w:rPr>
      </w:pPr>
      <w:r>
        <w:rPr>
          <w:rtl/>
        </w:rPr>
        <w:t>גבי אדם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021" w:author="מנוע סמנטי" w:date="2026-10-05T11:39:44Z">
        <w:r>
          <w:rPr>
            <w:rStyle w:val="afffff0"/>
            <w:rtl/>
          </w:rPr>
          <w:t xml:space="preserve">אִישׁ אִישׁ מִזֶּרַע אַהֲרֹן</w:t>
        </w:r>
      </w:ins>
      <w:del w:id="90022" w:author="מנוע סמנטי" w:date="2026-10-05T11:39:44Z">
        <w:r w:rsidR="00F63065">
          <w:rPr>
            <w:rtl/>
          </w:rPr>
          <w:delText xml:space="preserve">איש איש מזרע אהרן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3051" w:author="מנוע מכני" w:date="2026-10-05T11:32:12Z">
        <w:r>
          <w:rPr>
            <w:rtl/>
          </w:rPr>
          <w:t xml:space="preserve">דצריך</w:t>
        </w:r>
      </w:ins>
      <w:del w:id="93052" w:author="מנוע מכני" w:date="2026-10-05T11:32:12Z">
        <w:r w:rsidR="00F63065">
          <w:rPr>
            <w:rtl/>
          </w:rPr>
          <w:delText xml:space="preserve">דבעינן</w:delText>
        </w:r>
      </w:del>
      <w:r w:rsidR="00F63065">
        <w:rPr>
          <w:rtl/>
        </w:rPr>
        <w:t xml:space="preserve">, איש שוה בזרעו של אהרן, </w:t>
      </w:r>
    </w:p>
    <w:p w14:paraId="12A52E53" w14:textId="77777777" w:rsidR="00C675D6" w:rsidRDefault="00F63065" w:rsidP="00187977">
      <w:pPr>
        <w:rPr>
          <w:rtl/>
        </w:rPr>
      </w:pPr>
      <w:r>
        <w:rPr>
          <w:rtl/>
        </w:rPr>
        <w:t>אבל בהמה: שתיהן גד</w:t>
      </w:r>
      <w:r w:rsidR="00187977">
        <w:rPr>
          <w:rtl/>
        </w:rPr>
        <w:t xml:space="preserve">ולות שתיהן קטנות </w:t>
      </w:r>
      <w:ins w:id="93053" w:author="מנוע מכני" w:date="2026-10-05T11:32:12Z">
        <w:r>
          <w:rPr>
            <w:rtl/>
          </w:rPr>
          <w:t xml:space="preserve">גם</w:t>
        </w:r>
      </w:ins>
      <w:del w:id="93054" w:author="מנוע מכני" w:date="2026-10-05T11:32:12Z">
        <w:r w:rsidR="00187977">
          <w:rPr>
            <w:rtl/>
          </w:rPr>
          <w:delText xml:space="preserve">נמי</w:delText>
        </w:r>
      </w:del>
      <w:r w:rsidR="00187977">
        <w:rPr>
          <w:rtl/>
        </w:rPr>
        <w:t xml:space="preserve"> </w:t>
      </w:r>
      <w:r w:rsidR="00187977">
        <w:rPr>
          <w:rtl/>
        </w:rPr>
        <w:t xml:space="preserve">לא</w:t>
      </w:r>
      <w:r w:rsidR="00187977">
        <w:rPr>
          <w:rtl/>
        </w:rPr>
        <w:t xml:space="preserve"> הוי מו</w:t>
      </w:r>
      <w:r w:rsidR="00187977">
        <w:rPr>
          <w:rFonts w:hint="cs"/>
          <w:rtl/>
        </w:rPr>
        <w:t>ם</w:t>
      </w:r>
      <w:ins w:id="95863" w:author="מנוע מכני" w:date="2026-10-05T11:32:12Z">
        <w:r>
          <w:rPr>
            <w:rtl/>
          </w:rPr>
          <w:t xml:space="preserve">,</w:t>
        </w:r>
      </w:ins>
      <w:del w:id="9586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05" w:author="מנוע מכני" w:date="2026-10-05T11:32:12Z"/>
        </w:rPr>
      </w:pPr>
      <w:r>
        <w:t xml:space="preserve">ודחי'</w:t>
      </w:r>
    </w:p>
    <w:p w14:paraId="65EEDDF9" w14:textId="77777777" w:rsidR="00187977" w:rsidRDefault="00187977" w:rsidP="00187977">
      <w:pPr>
        <w:rPr>
          <w:rtl/>
        </w:rPr>
      </w:pPr>
      <w:del w:id="98806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דלעולם מצד שינוי </w:t>
      </w:r>
      <w:ins w:id="90537" w:author="מנוע סמנטי" w:date="2026-10-05T11:39:44Z">
        <w:r>
          <w:rPr>
            <w:rFonts w:hint="cs"/>
            <w:rtl/>
          </w:rPr>
          <w:t xml:space="preserve">שהוא</w:t>
        </w:r>
      </w:ins>
      <w:del w:id="90538" w:author="מנוע סמנטי" w:date="2026-10-05T11:39:44Z">
        <w:r>
          <w:rPr>
            <w:rFonts w:hint="cs"/>
            <w:rtl/>
          </w:rPr>
          <w:delText xml:space="preserve">דהוי</w:delText>
        </w:r>
      </w:del>
      <w:r>
        <w:rPr>
          <w:rFonts w:hint="cs"/>
          <w:rtl/>
        </w:rPr>
        <w:t xml:space="preserve"> מום אבל בשתיהן גדולות אפשר מצד </w:t>
      </w:r>
      <w:ins w:id="90535" w:author="מנוע סמנטי" w:date="2026-10-05T11:39:44Z">
        <w:r>
          <w:rPr>
            <w:rFonts w:hint="cs"/>
            <w:rtl/>
          </w:rPr>
          <w:t xml:space="preserve">בריאות</w:t>
        </w:r>
      </w:ins>
      <w:del w:id="90536" w:author="מנוע סמנטי" w:date="2026-10-05T11:39:44Z">
        <w:r>
          <w:rPr>
            <w:rFonts w:hint="cs"/>
            <w:rtl/>
          </w:rPr>
          <w:delText xml:space="preserve">בריותא</w:delText>
        </w:r>
      </w:del>
      <w:r>
        <w:rPr>
          <w:rFonts w:hint="cs"/>
          <w:rtl/>
        </w:rPr>
        <w:t xml:space="preserve"> או </w:t>
      </w:r>
      <w:ins w:id="90533" w:author="מנוע סמנטי" w:date="2026-10-05T11:39:44Z">
        <w:r>
          <w:rPr>
            <w:rFonts w:hint="cs"/>
            <w:rtl/>
          </w:rPr>
          <w:t xml:space="preserve">רזון</w:t>
        </w:r>
      </w:ins>
      <w:del w:id="90534" w:author="מנוע סמנטי" w:date="2026-10-05T11:39:44Z">
        <w:r>
          <w:rPr>
            <w:rFonts w:hint="cs"/>
            <w:rtl/>
          </w:rPr>
          <w:delText xml:space="preserve">כחישותא</w:delText>
        </w:r>
      </w:del>
      <w:r>
        <w:rPr>
          <w:rFonts w:hint="cs"/>
          <w:rtl/>
        </w:rPr>
        <w:t xml:space="preserve"> </w:t>
      </w:r>
    </w:p>
    <w:p w14:paraId="17C67FA9" w14:textId="77777777" w:rsidR="00187977" w:rsidRDefault="00187977" w:rsidP="00187977">
      <w:pPr>
        <w:rPr>
          <w:del w:id="90532" w:author="מנוע עיצוב" w:date="2026-10-05T11:33:53Z"/>
          <w:rtl/>
        </w:rPr>
      </w:pPr>
    </w:p>
    <w:p w14:paraId="351C46F2" w14:textId="77777777" w:rsidR="003D0E8E" w:rsidRDefault="00187977" w:rsidP="003D0E8E">
      <w:pPr>
        <w:rPr>
          <w:rtl/>
        </w:rPr>
      </w:pPr>
      <w:r>
        <w:rPr>
          <w:rFonts w:hint="cs"/>
          <w:rtl/>
        </w:rPr>
        <w:lastRenderedPageBreak/>
        <w:t xml:space="preserve">אותה גיורת שהיו מוסרין לה אחיה בהמות לפיטום תמורת חצי הולדות ושאלה את </w:t>
      </w:r>
      <w:r>
        <w:rPr>
          <w:rStyle w:val="2fb"/>
          <w:rFonts w:hint="cs"/>
          <w:rtl/>
        </w:rPr>
        <w:lastRenderedPageBreak/>
        <w:t xml:space="preserve">רבא</w:t>
      </w:r>
      <w:r>
        <w:rPr>
          <w:rFonts w:hint="cs"/>
          <w:rtl/>
        </w:rPr>
        <w:lastRenderedPageBreak/>
        <w:t xml:space="preserve"> אם חייבת </w:t>
      </w:r>
      <w:r>
        <w:rPr>
          <w:rFonts w:hint="cs"/>
          <w:rtl/>
        </w:rPr>
        <w:lastRenderedPageBreak/>
        <w:t xml:space="preserve">ו</w:t>
      </w:r>
      <w:ins w:id="90117" w:author="מנוע מכני" w:date="2026-10-05T11:32:12Z">
        <w:r>
          <w:rPr>
            <w:rFonts w:hint="cs"/>
            <w:rtl/>
          </w:rPr>
          <w:t xml:space="preserve">א"ל</w:t>
        </w:r>
      </w:ins>
      <w:del w:id="90118" w:author="מנוע מכני" w:date="2026-10-05T11:32:12Z">
        <w:r>
          <w:rPr>
            <w:rFonts w:hint="cs"/>
            <w:rtl/>
          </w:rPr>
          <w:lastRenderedPageBreak/>
          <w:delText xml:space="preserve">א''ל</w:delText>
        </w:r>
      </w:del>
      <w:r>
        <w:rPr>
          <w:rFonts w:hint="cs"/>
          <w:rtl/>
        </w:rPr>
        <w:lastRenderedPageBreak/>
        <w:t xml:space="preserve"> </w:t>
      </w:r>
      <w:r w:rsidR="003D0E8E">
        <w:rPr>
          <w:rFonts w:hint="cs"/>
          <w:rtl/>
        </w:rPr>
        <w:t>דלא חיישי</w:t>
      </w:r>
      <w:r>
        <w:rPr>
          <w:rFonts w:hint="cs"/>
          <w:rtl/>
        </w:rPr>
        <w:t xml:space="preserve"> ל</w:t>
      </w:r>
      <w:r w:rsidR="003D0E8E">
        <w:rPr>
          <w:rFonts w:hint="cs"/>
          <w:rtl/>
        </w:rPr>
        <w:t xml:space="preserve">שיטת </w:t>
      </w:r>
      <w:ins w:id="9011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12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שותפות עכום חייבת בבכורה</w:t>
      </w:r>
      <w:r w:rsidR="003D0E8E">
        <w:rPr>
          <w:rFonts w:hint="cs"/>
          <w:rtl/>
        </w:rPr>
        <w:t xml:space="preserve"> [אלא פטורה]</w:t>
      </w:r>
      <w:r>
        <w:rPr>
          <w:rFonts w:hint="cs"/>
          <w:rtl/>
        </w:rPr>
        <w:t xml:space="preserve"> </w:t>
      </w:r>
    </w:p>
    <w:p w14:paraId="18DA6F82" w14:textId="77777777" w:rsidR="003D0E8E" w:rsidRDefault="003D0E8E" w:rsidP="003D0E8E">
      <w:pPr>
        <w:rPr>
          <w:rtl/>
        </w:rPr>
      </w:pPr>
      <w:r>
        <w:rPr>
          <w:rStyle w:val="2fb"/>
          <w:rFonts w:hint="cs"/>
          <w:rtl/>
        </w:rPr>
        <w:t xml:space="preserve">רמ</w:t>
      </w:r>
      <w:ins w:id="90121" w:author="מנוע מכני" w:date="2026-10-05T11:32:12Z">
        <w:r>
          <w:rPr>
            <w:rStyle w:val="2fb"/>
            <w:rFonts w:hint="cs"/>
            <w:rtl/>
          </w:rPr>
          <w:t xml:space="preserve">ב"ר</w:t>
        </w:r>
      </w:ins>
      <w:del w:id="90122" w:author="מנוע מכני" w:date="2026-10-05T11:32:12Z">
        <w:r>
          <w:rPr>
            <w:rFonts w:hint="cs"/>
            <w:rtl/>
          </w:rPr>
          <w:delText xml:space="preserve">ב''ר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</w:t>
      </w:r>
      <w:ins w:id="90123" w:author="מנוע מכני" w:date="2026-10-05T11:32:12Z">
        <w:r>
          <w:rPr>
            <w:rFonts w:hint="cs"/>
            <w:rtl/>
          </w:rPr>
          <w:t xml:space="preserve">ו"ל</w:t>
        </w:r>
      </w:ins>
      <w:del w:id="90124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בהמה והקנתה אוזנה </w:t>
      </w:r>
      <w:ins w:id="98249" w:author="מנוע מכני" w:date="2026-10-05T11:32:12Z">
        <w:r>
          <w:rPr>
            <w:rFonts w:hint="cs"/>
            <w:rtl/>
          </w:rPr>
          <w:t xml:space="preserve">לנכרי</w:t>
        </w:r>
      </w:ins>
      <w:del w:id="98250" w:author="מנוע מכני" w:date="2026-10-05T11:32:12Z">
        <w:r>
          <w:rPr>
            <w:rFonts w:hint="cs"/>
            <w:rtl/>
          </w:rPr>
          <w:delText xml:space="preserve">לעכ</w:delText>
        </w:r>
        <w:r>
          <w:rPr>
            <w:rFonts w:hint="cs"/>
            <w:rtl/>
          </w:rPr>
          <w:delText xml:space="preserve">ו"ם</w:delText>
        </w:r>
      </w:del>
      <w:ins w:id="90125" w:author="מנוע מכני" w:date="2026-10-05T11:32:12Z"/>
      <w:del w:id="90126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ואסר </w:t>
      </w:r>
      <w:ins w:id="97461" w:author="מנוע מכני" w:date="2026-10-05T11:32:12Z">
        <w:r>
          <w:rPr>
            <w:rFonts w:hint="cs"/>
            <w:rtl/>
          </w:rPr>
          <w:t xml:space="preserve">להם</w:t>
        </w:r>
      </w:ins>
      <w:del w:id="97462" w:author="מנוע מכני" w:date="2026-10-05T11:32:12Z">
        <w:r>
          <w:rPr>
            <w:rFonts w:hint="cs"/>
            <w:rtl/>
          </w:rPr>
          <w:delText xml:space="preserve">להו</w:delText>
        </w:r>
      </w:del>
      <w:r>
        <w:rPr>
          <w:rFonts w:hint="cs"/>
          <w:rtl/>
        </w:rPr>
        <w:t xml:space="preserve"> בגיזה ועבודה ויהיב לכהנים וכלו בהמותיו </w:t>
      </w:r>
    </w:p>
    <w:p w14:paraId="0EF48D8B" w14:textId="77777777" w:rsidR="003D0E8E" w:rsidRDefault="003D0E8E" w:rsidP="002357CF">
      <w:pPr>
        <w:pStyle w:val="021"/>
        <w:rPr>
          <w:rtl/>
        </w:rPr>
      </w:pPr>
      <w:r>
        <w:rPr>
          <w:rFonts w:hint="cs"/>
          <w:rtl/>
        </w:rPr>
        <w:t xml:space="preserve">ומה שהקנה האוזן משום שחשש שיבוא בהם לידי תקלה ו</w:t>
      </w:r>
      <w:ins w:id="90127" w:author="מנוע מכני" w:date="2026-10-05T11:32:12Z">
        <w:r>
          <w:rPr>
            <w:rFonts w:hint="cs"/>
            <w:rtl/>
          </w:rPr>
          <w:t xml:space="preserve">מ"מ</w:t>
        </w:r>
      </w:ins>
      <w:del w:id="90128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כלו בהמותיו משום דמפקע </w:t>
      </w:r>
      <w:ins w:id="90539" w:author="מנוע סמנטי" w:date="2026-10-05T11:39:44Z">
        <w:r>
          <w:rPr>
            <w:rFonts w:hint="cs"/>
            <w:rtl/>
          </w:rPr>
          <w:t xml:space="preserve">את קדושתם</w:t>
        </w:r>
      </w:ins>
      <w:del w:id="90540" w:author="מנוע סמנטי" w:date="2026-10-05T11:39:44Z">
        <w:r>
          <w:rPr>
            <w:rFonts w:hint="cs"/>
            <w:rtl/>
          </w:rPr>
          <w:delText xml:space="preserve">לקדושתייהו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8807" w:author="מנוע מכני" w:date="2026-10-05T11:32:12Z"/>
        </w:rPr>
      </w:pPr>
      <w:r>
        <w:t xml:space="preserve">והך ד</w:t>
      </w:r>
      <w:ins w:id="90129" w:author="מנוע מכני" w:date="2026-10-05T11:32:12Z">
        <w:r>
          <w:t xml:space="preserve">ר"י</w:t>
        </w:r>
      </w:ins>
      <w:del w:id="9013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56E6D3A1" w14:textId="77777777" w:rsidR="003D0E8E" w:rsidRDefault="003D0E8E" w:rsidP="003D0E8E">
      <w:pPr>
        <w:rPr>
          <w:rtl/>
        </w:rPr>
      </w:pPr>
      <w:del w:id="9880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מותר לאדם להטיל מום בבכור קודם שיצא לאויר העולם! </w:t>
      </w:r>
    </w:p>
    <w:p w14:paraId="7051A1ED" w14:textId="77777777" w:rsidR="0052389C" w:rsidRDefault="0052389C" w:rsidP="0052389C">
      <w:pPr>
        <w:rPr>
          <w:rtl/>
        </w:rPr>
      </w:pPr>
      <w:r w:rsidRPr="002357CF">
        <w:rPr>
          <w:rFonts w:hint="cs"/>
          <w:b/>
          <w:bCs/>
          <w:rtl/>
        </w:rPr>
        <w:t>א.</w:t>
      </w:r>
      <w:r>
        <w:rPr>
          <w:rFonts w:hint="cs"/>
          <w:rtl/>
        </w:rPr>
        <w:t xml:space="preserve"> </w:t>
      </w:r>
      <w:ins w:id="93055" w:author="מנוע מכני" w:date="2026-10-05T11:32:12Z">
        <w:r>
          <w:rPr>
            <w:rtl/>
          </w:rPr>
          <w:t xml:space="preserve">שם</w:t>
        </w:r>
      </w:ins>
      <w:del w:id="93056" w:author="מנוע מכני" w:date="2026-10-05T11:32:12Z">
        <w:r w:rsidR="003D0E8E">
          <w:rPr>
            <w:rtl/>
          </w:rPr>
          <w:delText xml:space="preserve">התם</w:delText>
        </w:r>
      </w:del>
      <w:r w:rsidR="003D0E8E">
        <w:rPr>
          <w:rtl/>
        </w:rPr>
        <w:t xml:space="preserve"> </w:t>
      </w:r>
      <w:r w:rsidR="00F63065">
        <w:rPr>
          <w:rtl/>
        </w:rPr>
        <w:t xml:space="preserve">מקדושת מזבח </w:t>
      </w:r>
      <w:r w:rsidR="003D0E8E">
        <w:rPr>
          <w:rtl/>
        </w:rPr>
        <w:t xml:space="preserve">מפקע </w:t>
      </w:r>
      <w:r>
        <w:rPr>
          <w:rFonts w:hint="cs"/>
          <w:rtl/>
        </w:rPr>
        <w:t xml:space="preserve">ולא מקדושת כהן </w:t>
      </w:r>
    </w:p>
    <w:p>
      <w:pPr>
        <w:pStyle w:val="38"/>
        <w:rPr>
          <w:ins w:id="98809" w:author="מנוע מכני" w:date="2026-10-05T11:32:12Z"/>
        </w:rPr>
      </w:pPr>
      <w:r w:rsidRPr="002357CF">
        <w:t>וא</w:t>
      </w:r>
      <w:ins w:id="90131" w:author="מנוע מכני" w:date="2026-10-05T11:32:12Z">
        <w:r>
          <w:t xml:space="preserve">ב"א</w:t>
        </w:r>
      </w:ins>
      <w:del w:id="90132" w:author="מנוע מכני" w:date="2026-10-05T11:32:12Z">
        <w:r w:rsidR="003D0E8E" w:rsidRPr="002357CF">
          <w:delText xml:space="preserve">ב''א</w:delText>
        </w:r>
      </w:del>
      <w:r>
        <w:t xml:space="preserve">:</w:t>
      </w:r>
    </w:p>
    <w:p w14:paraId="06BDE428" w14:textId="77777777" w:rsidR="00B874E6" w:rsidRDefault="00F63065" w:rsidP="002357CF">
      <w:pPr>
        <w:pStyle w:val="021"/>
        <w:rPr>
          <w:rtl/>
        </w:rPr>
      </w:pPr>
      <w:del w:id="98810" w:author="מנוע מכני" w:date="2026-10-05T11:32:12Z">
        <w:r>
          <w:rPr>
            <w:rtl/>
          </w:rPr>
          <w:delText xml:space="preserve"> </w:delText>
        </w:r>
      </w:del>
      <w:r w:rsidR="0052389C">
        <w:rPr>
          <w:rStyle w:val="2fb"/>
          <w:rFonts w:hint="cs"/>
          <w:rtl/>
        </w:rPr>
        <w:t xml:space="preserve">רמ</w:t>
      </w:r>
      <w:ins w:id="90133" w:author="מנוע מכני" w:date="2026-10-05T11:32:12Z">
        <w:r>
          <w:rPr>
            <w:rStyle w:val="2fb"/>
            <w:rFonts w:hint="cs"/>
            <w:rtl/>
          </w:rPr>
          <w:t xml:space="preserve">ב"ר</w:t>
        </w:r>
      </w:ins>
      <w:del w:id="90134" w:author="מנוע מכני" w:date="2026-10-05T11:32:12Z">
        <w:r w:rsidR="0052389C">
          <w:rPr>
            <w:rFonts w:hint="cs"/>
            <w:rtl/>
          </w:rPr>
          <w:delText xml:space="preserve">ב''ר</w:delText>
        </w:r>
      </w:del>
      <w:r w:rsidR="0052389C">
        <w:rPr>
          <w:rFonts w:hint="cs"/>
          <w:rtl/>
        </w:rPr>
        <w:t xml:space="preserve"> ידע להקנות בקנין גמור, אלא אחר שעלול לראותו נוהג כן ויחשוב שדי בזה ויבוא לידי תקלה </w:t>
      </w:r>
    </w:p>
    <w:p w14:paraId="3DE68B1A" w14:textId="77777777" w:rsidR="0057284B" w:rsidRDefault="0057284B" w:rsidP="0057284B">
      <w:pPr>
        <w:pStyle w:val="affffd"/>
        <w:jc w:val="center"/>
        <w:rPr>
          <w:rtl/>
        </w:rPr>
        <w:pPrChange w:id="9036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865" w:author="מנוע מכני" w:date="2026-10-05T11:32:12Z">
        <w:r>
          <w:rPr>
            <w:rtl/>
          </w:rPr>
          <w:t xml:space="preserve"> </w:t>
        </w:r>
      </w:ins>
      <w:del w:id="958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67" w:author="מנוע מכני" w:date="2026-10-05T11:32:12Z">
        <w:r>
          <w:rPr>
            <w:rtl/>
          </w:rPr>
          <w:t xml:space="preserve"> </w:t>
        </w:r>
      </w:ins>
      <w:del w:id="958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073439B" w14:textId="77777777" w:rsidR="00B874E6" w:rsidRDefault="00F63065" w:rsidP="0015226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0F55F02" w14:textId="77777777" w:rsidR="00152264" w:rsidRDefault="00F63065" w:rsidP="00152264">
      <w:pPr>
        <w:pStyle w:val="afff5"/>
        <w:rPr>
          <w:rtl/>
        </w:rPr>
      </w:pPr>
      <w:r>
        <w:rPr>
          <w:rtl/>
        </w:rPr>
        <w:t xml:space="preserve">כהנים ולוים - פטורין, מק"ו, </w:t>
      </w:r>
    </w:p>
    <w:p w14:paraId="104AB76E" w14:textId="77777777" w:rsidR="00B874E6" w:rsidRDefault="00F63065" w:rsidP="00152264">
      <w:pPr>
        <w:pStyle w:val="afff5"/>
        <w:rPr>
          <w:rtl/>
        </w:rPr>
      </w:pPr>
      <w:r>
        <w:rPr>
          <w:rtl/>
        </w:rPr>
        <w:t>אם פטרו את של ישראל במדבר - דין הוא שיפטרו את של עצמן</w:t>
      </w:r>
      <w:r w:rsidR="0057284B">
        <w:rPr>
          <w:rtl/>
        </w:rPr>
        <w:t>.</w:t>
      </w:r>
    </w:p>
    <w:p w14:paraId="1D6BB96D" w14:textId="77777777" w:rsidR="0057284B" w:rsidRDefault="0057284B" w:rsidP="0057284B">
      <w:pPr>
        <w:pStyle w:val="affffd"/>
        <w:jc w:val="center"/>
        <w:rPr>
          <w:rtl/>
        </w:rPr>
        <w:pPrChange w:id="9036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869" w:author="מנוע מכני" w:date="2026-10-05T11:32:12Z">
        <w:r>
          <w:rPr>
            <w:rtl/>
          </w:rPr>
          <w:t xml:space="preserve"> </w:t>
        </w:r>
      </w:ins>
      <w:del w:id="958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71" w:author="מנוע מכני" w:date="2026-10-05T11:32:12Z">
        <w:r>
          <w:rPr>
            <w:rtl/>
          </w:rPr>
          <w:t xml:space="preserve"> </w:t>
        </w:r>
      </w:ins>
      <w:del w:id="958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8B5427E" w14:textId="77777777" w:rsidR="00152264" w:rsidRDefault="00152264" w:rsidP="00152264">
      <w:pPr>
        <w:pStyle w:val="afff0"/>
        <w:framePr w:wrap="around"/>
        <w:rPr>
          <w:rtl/>
        </w:rPr>
      </w:pPr>
      <w:r>
        <w:rPr>
          <w:rFonts w:hint="cs"/>
          <w:rtl/>
        </w:rPr>
        <w:t>ד.</w:t>
      </w:r>
    </w:p>
    <w:p>
      <w:pPr>
        <w:pStyle w:val="38"/>
        <w:rPr>
          <w:ins w:id="98811" w:author="מנוע מכני" w:date="2026-10-05T11:32:12Z"/>
        </w:rPr>
      </w:pPr>
      <w:r>
        <w:t>אביי</w:t>
      </w:r>
      <w:r w:rsidR="00152264">
        <w:t xml:space="preserve"> </w:t>
      </w:r>
      <w:ins w:id="90135" w:author="מנוע מכני" w:date="2026-10-05T11:32:12Z">
        <w:r>
          <w:t xml:space="preserve">ה"ק</w:t>
        </w:r>
      </w:ins>
      <w:del w:id="90136" w:author="מנוע מכני" w:date="2026-10-05T11:32:12Z">
        <w:r w:rsidR="00152264">
          <w:delText xml:space="preserve">ה''ק</w:delText>
        </w:r>
      </w:del>
      <w:r w:rsidR="00152264">
        <w:t xml:space="preserve">:</w:t>
      </w:r>
    </w:p>
    <w:p w14:paraId="6CC4C8F1" w14:textId="77777777" w:rsidR="00152264" w:rsidRDefault="00F63065" w:rsidP="00152264">
      <w:pPr>
        <w:rPr>
          <w:rtl/>
        </w:rPr>
      </w:pPr>
      <w:del w:id="9881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כהנים ולוים פטורין בהמתם </w:t>
      </w:r>
      <w:r>
        <w:rPr>
          <w:rtl/>
        </w:rPr>
        <w:t xml:space="preserve">מק</w:t>
      </w:r>
      <w:r w:rsidR="00152264">
        <w:rPr>
          <w:rFonts w:hint="cs"/>
          <w:rtl/>
        </w:rPr>
        <w:t>"ו</w:t>
      </w:r>
      <w:r>
        <w:rPr>
          <w:rtl/>
        </w:rPr>
        <w:t>, אם הפקיעה בהמתם של לוים בהמה של ישראל במדבר, דין הוא שתפקיע את של עצמן</w:t>
      </w:r>
      <w:ins w:id="95873" w:author="מנוע מכני" w:date="2026-10-05T11:32:12Z">
        <w:r>
          <w:rPr>
            <w:rtl/>
          </w:rPr>
          <w:t xml:space="preserve">,</w:t>
        </w:r>
      </w:ins>
      <w:del w:id="958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13" w:author="מנוע מכני" w:date="2026-10-05T11:32:12Z"/>
        </w:rPr>
      </w:pPr>
      <w:r>
        <w:t xml:space="preserve">א"ל</w:t>
      </w:r>
      <w:r>
        <w:t xml:space="preserve"> רבא:</w:t>
      </w:r>
    </w:p>
    <w:p w14:paraId="545DB857" w14:textId="77777777" w:rsidR="00152264" w:rsidRDefault="00F63065" w:rsidP="00152264">
      <w:pPr>
        <w:rPr>
          <w:rtl/>
        </w:rPr>
      </w:pPr>
      <w:del w:id="9881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והא </w:t>
      </w:r>
      <w:r w:rsidRPr="00152264">
        <w:rPr>
          <w:b/>
          <w:bCs/>
          <w:rtl/>
        </w:rPr>
        <w:t xml:space="preserve">פטרו </w:t>
      </w:r>
      <w:ins w:id="98357" w:author="מנוע מכני" w:date="2026-10-05T11:32:12Z">
        <w:r>
          <w:rPr>
            <w:b/>
            <w:bCs/>
            <w:rtl/>
          </w:rPr>
          <w:t xml:space="preserve">הם</w:t>
        </w:r>
      </w:ins>
      <w:del w:id="98358" w:author="מנוע מכני" w:date="2026-10-05T11:32:12Z">
        <w:r w:rsidRPr="00152264">
          <w:rPr>
            <w:b/>
            <w:bCs/>
            <w:rtl/>
          </w:rPr>
          <w:delText xml:space="preserve">אינהו</w:delText>
        </w:r>
      </w:del>
      <w:r>
        <w:rPr>
          <w:rtl/>
        </w:rPr>
        <w:t xml:space="preserve"> קתני! ועוד, אם </w:t>
      </w:r>
      <w:ins w:id="98359" w:author="מנוע מכני" w:date="2026-10-05T11:32:12Z">
        <w:r>
          <w:rPr>
            <w:rtl/>
          </w:rPr>
          <w:t xml:space="preserve">ישנו</w:t>
        </w:r>
      </w:ins>
      <w:del w:id="9836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, </w:t>
      </w:r>
      <w:ins w:id="92755" w:author="מנוע מכני" w:date="2026-10-05T11:32:12Z">
        <w:r>
          <w:rPr>
            <w:rtl/>
          </w:rPr>
          <w:t xml:space="preserve">אפי'</w:t>
        </w:r>
      </w:ins>
      <w:del w:id="927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מבכור בהמה טהורה נפטרו, אלמה </w:t>
      </w:r>
      <w:r>
        <w:rPr>
          <w:rtl/>
        </w:rPr>
        <w:t xml:space="preserve">תנן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נפטרו מבכור בהמה טהורה, אלא מפדיון הבן ופטר חמור! </w:t>
      </w:r>
    </w:p>
    <w:p>
      <w:pPr>
        <w:pStyle w:val="38"/>
        <w:rPr>
          <w:ins w:id="98815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רבא, </w:t>
      </w:r>
      <w:ins w:id="90137" w:author="מנוע מכני" w:date="2026-10-05T11:32:12Z">
        <w:r>
          <w:t xml:space="preserve">ה"ק</w:t>
        </w:r>
      </w:ins>
      <w:del w:id="90138" w:author="מנוע מכני" w:date="2026-10-05T11:32:12Z">
        <w:r>
          <w:delText xml:space="preserve">ה</w:delText>
        </w:r>
        <w:r w:rsidR="00152264">
          <w:delText xml:space="preserve">''ק</w:delText>
        </w:r>
      </w:del>
      <w:r w:rsidR="00152264">
        <w:t xml:space="preserve">:</w:t>
      </w:r>
    </w:p>
    <w:p w14:paraId="2A75C5F0" w14:textId="77777777" w:rsidR="00152264" w:rsidRDefault="00F63065" w:rsidP="00152264">
      <w:pPr>
        <w:rPr>
          <w:rtl/>
        </w:rPr>
      </w:pPr>
      <w:del w:id="98816" w:author="מנוע מכני" w:date="2026-10-05T11:32:12Z">
        <w:r w:rsidR="00152264">
          <w:rPr>
            <w:rtl/>
          </w:rPr>
          <w:delText xml:space="preserve"> </w:delText>
        </w:r>
      </w:del>
      <w:r w:rsidR="00152264">
        <w:rPr>
          <w:rtl/>
        </w:rPr>
        <w:t xml:space="preserve">כהנים ולוים פטרו </w:t>
      </w:r>
      <w:r>
        <w:rPr>
          <w:rtl/>
        </w:rPr>
        <w:t xml:space="preserve">עצמן </w:t>
      </w:r>
      <w:r>
        <w:rPr>
          <w:rtl/>
        </w:rPr>
        <w:t xml:space="preserve">מ</w:t>
      </w:r>
      <w:r w:rsidR="00152264">
        <w:rPr>
          <w:rtl/>
        </w:rPr>
        <w:t>ק"ו</w:t>
      </w:r>
      <w:r>
        <w:rPr>
          <w:rtl/>
        </w:rPr>
        <w:t xml:space="preserve">, אם הפקיעה קדושתן של לוים קדושת של ישראל במדבר, </w:t>
      </w:r>
      <w:r>
        <w:rPr>
          <w:rtl/>
        </w:rPr>
        <w:t xml:space="preserve">לא</w:t>
      </w:r>
      <w:r>
        <w:rPr>
          <w:rtl/>
        </w:rPr>
        <w:t xml:space="preserve"> יפקיע את של עצמן! </w:t>
      </w:r>
    </w:p>
    <w:p w14:paraId="033743FC" w14:textId="77777777" w:rsidR="00B874E6" w:rsidRDefault="00152264" w:rsidP="002357CF">
      <w:pPr>
        <w:pStyle w:val="011"/>
        <w:rPr>
          <w:rtl/>
        </w:rPr>
      </w:pPr>
      <w:r>
        <w:rPr>
          <w:rtl/>
        </w:rPr>
        <w:t xml:space="preserve">אשכחן </w:t>
      </w:r>
      <w:r>
        <w:rPr>
          <w:rFonts w:hint="cs"/>
          <w:rtl/>
        </w:rPr>
        <w:t>'</w:t>
      </w:r>
      <w:r w:rsidR="00F63065">
        <w:rPr>
          <w:rtl/>
        </w:rPr>
        <w:t>אדם</w:t>
      </w:r>
      <w:r>
        <w:rPr>
          <w:rFonts w:hint="cs"/>
          <w:rtl/>
        </w:rPr>
        <w:t>'</w:t>
      </w:r>
      <w:r w:rsidR="00F63065">
        <w:rPr>
          <w:rtl/>
        </w:rPr>
        <w:t xml:space="preserve"> בהמה טמאה </w:t>
      </w:r>
      <w:r>
        <w:rPr>
          <w:rFonts w:hint="cs"/>
          <w:rtl/>
        </w:rPr>
        <w:t>מ'</w:t>
      </w:r>
      <w:ins w:id="90001" w:author="מנוע סמנטי" w:date="2026-10-05T11:39:44Z">
        <w:r>
          <w:rPr>
            <w:rStyle w:val="afffff0"/>
            <w:rtl/>
          </w:rPr>
          <w:t xml:space="preserve">אַךְ פָּדֹה תִפְדֶּה אֵת בְּכוֹר הָאָדָם וְאֵת בְּכוֹר הַבְּהֵמָה הַטְּמֵאָה תִּפְדֶּה</w:t>
        </w:r>
      </w:ins>
      <w:del w:id="90002" w:author="מנוע סמנטי" w:date="2026-10-05T11:39:44Z">
        <w:r w:rsidR="00F63065">
          <w:rPr>
            <w:rtl/>
          </w:rPr>
          <w:delText xml:space="preserve">אך פדה תפדה את בכור האדם ואת בכור הבהמה הטמאה תפדה</w:delText>
        </w:r>
      </w:del>
      <w:r>
        <w:rPr>
          <w:rFonts w:hint="cs"/>
          <w:rtl/>
        </w:rPr>
        <w:t>'</w:t>
      </w:r>
      <w:r>
        <w:rPr>
          <w:rtl/>
        </w:rPr>
        <w:t>, כל שישנו בבכור אדם</w:t>
      </w:r>
      <w:r w:rsidR="00F63065">
        <w:rPr>
          <w:rtl/>
        </w:rPr>
        <w:t xml:space="preserve"> ישנו בבכור </w:t>
      </w:r>
      <w:r>
        <w:rPr>
          <w:rtl/>
        </w:rPr>
        <w:t>בהמה טמאה, וכל שאינו בבכור אדם</w:t>
      </w:r>
      <w:r w:rsidR="00F63065">
        <w:rPr>
          <w:rtl/>
        </w:rPr>
        <w:t xml:space="preserve"> אינו בבכור בהמה טמאה</w:t>
      </w:r>
    </w:p>
    <w:p>
      <w:pPr>
        <w:pStyle w:val="38"/>
        <w:rPr>
          <w:ins w:id="98817" w:author="מנוע מכני" w:date="2026-10-05T11:32:12Z"/>
        </w:rPr>
      </w:pPr>
      <w:del w:id="100969" w:author="מנוע מכני" w:date="2026-10-05T11:32:12Z">
        <w:r>
          <w:delText xml:space="preserve">א"ל </w:delText>
        </w:r>
      </w:del>
      <w:ins w:id="90139" w:author="מנוע מכני" w:date="2026-10-05T11:32:12Z">
        <w:r>
          <w:t xml:space="preserve">ר"ס</w:t>
        </w:r>
      </w:ins>
      <w:del w:id="90140" w:author="מנוע מכני" w:date="2026-10-05T11:32:12Z">
        <w:r w:rsidR="00F63065">
          <w:delText xml:space="preserve">ר</w:delText>
        </w:r>
        <w:r w:rsidR="00AF3A65">
          <w:delText xml:space="preserve">''ס</w:delText>
        </w:r>
      </w:del>
      <w:r w:rsidR="00F63065">
        <w:t xml:space="preserve"> לאביי:</w:t>
      </w:r>
    </w:p>
    <w:p w14:paraId="7A37CC12" w14:textId="77777777" w:rsidR="00152264" w:rsidRDefault="00152264" w:rsidP="00AF3A65">
      <w:pPr>
        <w:rPr>
          <w:rtl/>
        </w:rPr>
      </w:pPr>
      <w:del w:id="9881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לדידך דאמרת </w:t>
      </w:r>
      <w:r w:rsidR="00AF3A65">
        <w:rPr>
          <w:rFonts w:hint="cs"/>
          <w:rtl/>
        </w:rPr>
        <w:t>'</w:t>
      </w:r>
      <w:ins w:id="90029" w:author="מנוע סמנטי" w:date="2026-10-05T11:39:44Z">
        <w:r>
          <w:rPr>
            <w:rStyle w:val="afffff0"/>
            <w:rtl/>
          </w:rPr>
          <w:t xml:space="preserve">בְּהֶמְתָּם</w:t>
        </w:r>
      </w:ins>
      <w:del w:id="90030" w:author="מנוע סמנטי" w:date="2026-10-05T11:39:44Z">
        <w:r w:rsidR="00F63065">
          <w:rPr>
            <w:rtl/>
          </w:rPr>
          <w:delText xml:space="preserve">בה</w:delText>
        </w:r>
        <w:r w:rsidR="00D670DB">
          <w:rPr>
            <w:rtl/>
          </w:rPr>
          <w:delText xml:space="preserve">מתם</w:delText>
        </w:r>
      </w:del>
      <w:r w:rsidR="00AF3A65">
        <w:rPr>
          <w:rFonts w:hint="cs"/>
          <w:rtl/>
        </w:rPr>
        <w:t>'</w:t>
      </w:r>
      <w:r w:rsidR="00D670DB">
        <w:rPr>
          <w:rtl/>
        </w:rPr>
        <w:t xml:space="preserve">, בן לוי דה</w:t>
      </w:r>
      <w:ins w:id="90141" w:author="מנוע מכני" w:date="2026-10-05T11:32:12Z">
        <w:r>
          <w:rPr>
            <w:rtl/>
          </w:rPr>
          <w:t xml:space="preserve">ו"ל</w:t>
        </w:r>
      </w:ins>
      <w:del w:id="90142" w:author="מנוע מכני" w:date="2026-10-05T11:32:12Z">
        <w:r w:rsidR="00D670DB">
          <w:rPr>
            <w:rtl/>
          </w:rPr>
          <w:delText xml:space="preserve">ו</w:delText>
        </w:r>
        <w:r w:rsidR="00AF3A65">
          <w:rPr>
            <w:rFonts w:hint="cs"/>
            <w:rtl/>
          </w:rPr>
          <w:delText xml:space="preserve">''ל</w:delText>
        </w:r>
      </w:del>
      <w:r w:rsidR="00AF3A65">
        <w:rPr>
          <w:rFonts w:hint="cs"/>
          <w:rtl/>
        </w:rPr>
        <w:t xml:space="preserve"> </w:t>
      </w:r>
      <w:r w:rsidR="00D670DB">
        <w:rPr>
          <w:rtl/>
        </w:rPr>
        <w:t xml:space="preserve">שה דאפקע </w:t>
      </w:r>
      <w:r w:rsidR="00F63065">
        <w:rPr>
          <w:rtl/>
        </w:rPr>
        <w:t xml:space="preserve">ליפקע, דלא </w:t>
      </w:r>
      <w:r w:rsidR="00F63065">
        <w:rPr>
          <w:rtl/>
        </w:rPr>
        <w:t xml:space="preserve">הו</w:t>
      </w:r>
      <w:r w:rsidR="00D670DB">
        <w:rPr>
          <w:rFonts w:hint="cs"/>
          <w:rtl/>
        </w:rPr>
        <w:t>"ל</w:t>
      </w:r>
      <w:r w:rsidR="00F63065">
        <w:rPr>
          <w:rtl/>
        </w:rPr>
        <w:t xml:space="preserve"> שה </w:t>
      </w:r>
      <w:ins w:id="90027" w:author="מנוע סמנטי" w:date="2026-10-05T11:39:44Z">
        <w:r>
          <w:rPr>
            <w:rtl/>
          </w:rPr>
          <w:t xml:space="preserve">שיופקע</w:t>
        </w:r>
      </w:ins>
      <w:del w:id="90028" w:author="מנוע סמנטי" w:date="2026-10-05T11:39:44Z">
        <w:r w:rsidR="00F63065">
          <w:rPr>
            <w:rtl/>
          </w:rPr>
          <w:delText xml:space="preserve">דליפקע</w:delText>
        </w:r>
      </w:del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ליפקע בין לדידך בין </w:t>
      </w:r>
      <w:r w:rsidR="00F63065">
        <w:rPr>
          <w:rStyle w:val="2fb"/>
          <w:rtl/>
        </w:rPr>
        <w:t xml:space="preserve">לרבא</w:t>
      </w:r>
      <w:r w:rsidR="00F63065">
        <w:rPr>
          <w:rtl/>
        </w:rPr>
        <w:t xml:space="preserve">, </w:t>
      </w:r>
    </w:p>
    <w:p w14:paraId="499CD137" w14:textId="77777777" w:rsidR="00152264" w:rsidRDefault="00F63065" w:rsidP="00AF3A65">
      <w:pPr>
        <w:rPr>
          <w:rtl/>
        </w:rPr>
      </w:pPr>
      <w:r>
        <w:rPr>
          <w:rtl/>
        </w:rPr>
        <w:t xml:space="preserve">בן חדש דאפקע - ליפקע פחות מבן חדש דלא אפקע - </w:t>
      </w:r>
      <w:r>
        <w:rPr>
          <w:rtl/>
        </w:rPr>
        <w:t xml:space="preserve">לא</w:t>
      </w:r>
      <w:r>
        <w:rPr>
          <w:rtl/>
        </w:rPr>
        <w:t xml:space="preserve"> ליפקע!</w:t>
      </w:r>
      <w:ins w:id="95875" w:author="מנוע מכני" w:date="2026-10-05T11:32:12Z">
        <w:r>
          <w:rPr>
            <w:rtl/>
          </w:rPr>
          <w:t xml:space="preserve"> </w:t>
        </w:r>
      </w:ins>
      <w:del w:id="95876" w:author="מנוע מכני" w:date="2026-10-05T11:32:12Z">
        <w:r>
          <w:rPr>
            <w:rtl/>
          </w:rPr>
          <w:delText xml:space="preserve"> </w:delText>
        </w:r>
        <w:r w:rsidR="00AF3A65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לויה </w:t>
      </w:r>
      <w:r>
        <w:rPr>
          <w:rtl/>
        </w:rPr>
        <w:t xml:space="preserve">לא</w:t>
      </w:r>
      <w:r>
        <w:rPr>
          <w:rtl/>
        </w:rPr>
        <w:t xml:space="preserve"> תיפקע, </w:t>
      </w:r>
    </w:p>
    <w:p w14:paraId="20131382" w14:textId="77777777" w:rsidR="00152264" w:rsidRDefault="00F63065" w:rsidP="00152264">
      <w:pPr>
        <w:rPr>
          <w:rtl/>
        </w:rPr>
      </w:pPr>
      <w:r>
        <w:rPr>
          <w:rtl/>
        </w:rPr>
        <w:t xml:space="preserve">אלמה </w:t>
      </w:r>
      <w:r>
        <w:rPr>
          <w:rStyle w:val="2fb"/>
          <w:rtl/>
        </w:rPr>
        <w:t xml:space="preserve">א</w:t>
      </w:r>
      <w:r w:rsidR="00152264">
        <w:rPr>
          <w:rStyle w:val="2fb"/>
          <w:rFonts w:hint="cs"/>
          <w:rtl/>
        </w:rPr>
        <w:t xml:space="preserve">רא</w:t>
      </w:r>
      <w:ins w:id="9014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0144" w:author="מנוע מכני" w:date="2026-10-05T11:32:12Z">
        <w:r w:rsidR="00152264">
          <w:rPr>
            <w:rFonts w:hint="cs"/>
            <w:rtl/>
          </w:rPr>
          <w:delText xml:space="preserve">ב''א</w:delText>
        </w:r>
      </w:del>
      <w:ins w:id="95877" w:author="מנוע מכני" w:date="2026-10-05T11:32:12Z">
        <w:r>
          <w:rPr>
            <w:rtl/>
          </w:rPr>
          <w:t xml:space="preserve">,</w:t>
        </w:r>
      </w:ins>
      <w:del w:id="95878" w:author="מנוע מכני" w:date="2026-10-05T11:32:12Z">
        <w:r w:rsidR="000B5F7F">
          <w:rPr>
            <w:rtl/>
          </w:rPr>
          <w:delText xml:space="preserve">;</w:delText>
        </w:r>
      </w:del>
      <w:r w:rsidR="00152264">
        <w:rPr>
          <w:rFonts w:hint="cs"/>
          <w:rtl/>
        </w:rPr>
        <w:t xml:space="preserve"> </w:t>
      </w:r>
      <w:r>
        <w:rPr>
          <w:rtl/>
        </w:rPr>
        <w:t xml:space="preserve">לויה שילדה - בנה פטור מחמש סלעים? </w:t>
      </w:r>
    </w:p>
    <w:p>
      <w:pPr>
        <w:pStyle w:val="38"/>
        <w:rPr>
          <w:ins w:id="98819" w:author="מנוע מכני" w:date="2026-10-05T11:32:12Z"/>
        </w:rPr>
      </w:pPr>
      <w:r>
        <w:t xml:space="preserve">הא </w:t>
      </w:r>
      <w:r>
        <w:t xml:space="preserve">לא</w:t>
      </w:r>
      <w:r>
        <w:t xml:space="preserve"> </w:t>
      </w:r>
      <w:ins w:id="97507" w:author="מנוע מכני" w:date="2026-10-05T11:32:12Z">
        <w:r>
          <w:t xml:space="preserve">קשה</w:t>
        </w:r>
      </w:ins>
      <w:del w:id="97508" w:author="מנוע מכני" w:date="2026-10-05T11:32:12Z">
        <w:r>
          <w:delText xml:space="preserve">קשיא</w:delText>
        </w:r>
      </w:del>
      <w:r>
        <w:t xml:space="preserve">, כדמ</w:t>
      </w:r>
      <w:r w:rsidR="00AF3A65">
        <w:t xml:space="preserve">בד</w:t>
      </w:r>
      <w:ins w:id="90145" w:author="מנוע מכני" w:date="2026-10-05T11:32:12Z">
        <w:r>
          <w:t xml:space="preserve">ר"י</w:t>
        </w:r>
      </w:ins>
      <w:del w:id="90146" w:author="מנוע מכני" w:date="2026-10-05T11:32:12Z">
        <w:r w:rsidR="00AF3A65">
          <w:delText xml:space="preserve">ר''י</w:delText>
        </w:r>
      </w:del>
      <w:r w:rsidR="00AF3A65">
        <w:t xml:space="preserve"> מדרבא</w:t>
      </w:r>
      <w:r>
        <w:t xml:space="preserve">:</w:t>
      </w:r>
    </w:p>
    <w:p w14:paraId="16E0249E" w14:textId="77777777" w:rsidR="00B874E6" w:rsidRDefault="00F63065" w:rsidP="00AF3A65">
      <w:pPr>
        <w:rPr>
          <w:rtl/>
        </w:rPr>
      </w:pPr>
      <w:del w:id="98820" w:author="מנוע מכני" w:date="2026-10-05T11:32:12Z">
        <w:r>
          <w:rPr>
            <w:rtl/>
          </w:rPr>
          <w:delText xml:space="preserve"> </w:delText>
        </w:r>
      </w:del>
      <w:r w:rsidR="00AF3A65" w:rsidRPr="00AF3A65">
        <w:rPr>
          <w:rFonts w:hint="cs"/>
          <w:b/>
          <w:bCs/>
          <w:rtl/>
        </w:rPr>
        <w:t>ד</w:t>
      </w:r>
      <w:r w:rsidR="00AF3A65">
        <w:rPr>
          <w:rFonts w:hint="cs"/>
          <w:b/>
          <w:bCs/>
          <w:rtl/>
        </w:rPr>
        <w:t>'</w:t>
      </w:r>
      <w:ins w:id="90031" w:author="מנוע סמנטי" w:date="2026-10-05T11:39:44Z">
        <w:r>
          <w:rPr>
            <w:rStyle w:val="afffff0"/>
            <w:b/>
            <w:bCs/>
            <w:rtl/>
          </w:rPr>
          <w:t xml:space="preserve">פֶּטֶר רֶחֶם</w:t>
        </w:r>
      </w:ins>
      <w:del w:id="90032" w:author="מנוע סמנטי" w:date="2026-10-05T11:39:44Z">
        <w:r w:rsidRPr="00AF3A65">
          <w:rPr>
            <w:b/>
            <w:bCs/>
            <w:rtl/>
          </w:rPr>
          <w:delText xml:space="preserve">פטר</w:delText>
        </w:r>
        <w:r>
          <w:rPr>
            <w:rtl/>
          </w:rPr>
          <w:delText xml:space="preserve"> רחם</w:delText>
        </w:r>
      </w:del>
      <w:r w:rsidR="00AF3A65">
        <w:rPr>
          <w:rFonts w:hint="cs"/>
          <w:rtl/>
        </w:rPr>
        <w:t>'</w:t>
      </w:r>
      <w:r>
        <w:rPr>
          <w:rtl/>
        </w:rPr>
        <w:t xml:space="preserve"> - בפטר רחם תלה </w:t>
      </w:r>
      <w:ins w:id="94393" w:author="מנוע מכני" w:date="2026-10-05T11:32:12Z">
        <w:r>
          <w:rPr>
            <w:rtl/>
          </w:rPr>
          <w:t xml:space="preserve">התורה</w:t>
        </w:r>
      </w:ins>
      <w:del w:id="9439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2FE97254" w14:textId="77777777" w:rsidR="00152264" w:rsidRDefault="00152264" w:rsidP="00F63065">
      <w:pPr>
        <w:rPr>
          <w:del w:id="90533" w:author="מנוע עיצוב" w:date="2026-10-05T11:33:53Z"/>
          <w:rtl/>
        </w:rPr>
      </w:pPr>
    </w:p>
    <w:p w14:paraId="29D3CB72" w14:textId="77777777" w:rsidR="00D670DB" w:rsidRDefault="00F63065" w:rsidP="00D670DB">
      <w:pPr>
        <w:rPr>
          <w:rtl/>
        </w:rPr>
      </w:pPr>
      <w:r>
        <w:rPr>
          <w:rtl/>
        </w:rPr>
        <w:t xml:space="preserve">ואהרן שלא היה באותו מנין - </w:t>
      </w:r>
      <w:r>
        <w:rPr>
          <w:rtl/>
        </w:rPr>
        <w:t xml:space="preserve">לא</w:t>
      </w:r>
      <w:r>
        <w:rPr>
          <w:rtl/>
        </w:rPr>
        <w:t xml:space="preserve"> ליפקע! </w:t>
      </w:r>
      <w:r>
        <w:rPr>
          <w:rtl/>
        </w:rPr>
        <w:t xml:space="preserve">דתניא</w:t>
      </w:r>
      <w:r>
        <w:rPr>
          <w:rtl/>
        </w:rPr>
        <w:t xml:space="preserve">: למה נקוד על אהרן שבחומש הפקודים - שלא היה באותו מנין, </w:t>
      </w:r>
      <w:r w:rsidR="00D670DB">
        <w:rPr>
          <w:rFonts w:hint="cs"/>
          <w:rtl/>
        </w:rPr>
        <w:t>'</w:t>
      </w:r>
      <w:r>
        <w:rPr>
          <w:rStyle w:val="afffff0"/>
          <w:rtl/>
        </w:rPr>
        <w:t>הלוים</w:t>
      </w:r>
      <w:r w:rsidR="00D670DB">
        <w:rPr>
          <w:rFonts w:hint="cs"/>
          <w:rtl/>
        </w:rPr>
        <w:t>'</w:t>
      </w:r>
      <w:r>
        <w:rPr>
          <w:rtl/>
        </w:rPr>
        <w:t xml:space="preserve"> - הוקשו כל הלוים זה לזה</w:t>
      </w:r>
      <w:ins w:id="95879" w:author="מנוע מכני" w:date="2026-10-05T11:32:12Z">
        <w:r>
          <w:rPr>
            <w:rtl/>
          </w:rPr>
          <w:t xml:space="preserve">,</w:t>
        </w:r>
      </w:ins>
      <w:del w:id="95880" w:author="מנוע מכני" w:date="2026-10-05T11:32:12Z">
        <w:r w:rsidR="000B5F7F">
          <w:rPr>
            <w:rtl/>
          </w:rPr>
          <w:delText xml:space="preserve">;</w:delText>
        </w:r>
      </w:del>
      <w:r w:rsidR="00D670DB">
        <w:rPr>
          <w:rFonts w:hint="cs"/>
          <w:rtl/>
        </w:rPr>
        <w:t xml:space="preserve"> </w:t>
      </w:r>
    </w:p>
    <w:p>
      <w:pPr>
        <w:pStyle w:val="38"/>
        <w:rPr>
          <w:ins w:id="98821" w:author="מנוע מכני" w:date="2026-10-05T11:32:12Z"/>
        </w:rPr>
      </w:pPr>
      <w:r w:rsidRPr="00AF3A65">
        <w:t>כהנים</w:t>
      </w:r>
      <w:r w:rsidR="00D670DB">
        <w:t xml:space="preserve"> </w:t>
      </w:r>
      <w:r w:rsidR="00AF3A65">
        <w:tab/>
      </w:r>
      <w:r w:rsidR="00D670DB">
        <w:t xml:space="preserve">כדרי</w:t>
      </w:r>
      <w:ins w:id="90147" w:author="מנוע מכני" w:date="2026-10-05T11:32:12Z">
        <w:r>
          <w:t xml:space="preserve">ב"ל</w:t>
        </w:r>
      </w:ins>
      <w:del w:id="90148" w:author="מנוע מכני" w:date="2026-10-05T11:32:12Z">
        <w:r w:rsidR="00D670DB">
          <w:delText xml:space="preserve">ב''ל</w:delText>
        </w:r>
      </w:del>
      <w:r>
        <w:t xml:space="preserve">:</w:t>
      </w:r>
    </w:p>
    <w:p w14:paraId="3D30A077" w14:textId="77777777" w:rsidR="00D670DB" w:rsidRDefault="00F63065" w:rsidP="00AF3A65">
      <w:pPr>
        <w:rPr>
          <w:rtl/>
        </w:rPr>
      </w:pPr>
      <w:del w:id="9882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</w:t>
      </w:r>
      <w:ins w:id="90149" w:author="מנוע מכני" w:date="2026-10-05T11:32:12Z">
        <w:r>
          <w:rPr>
            <w:rFonts w:hint="cs"/>
            <w:rtl/>
          </w:rPr>
          <w:t xml:space="preserve">כ"ד</w:t>
        </w:r>
      </w:ins>
      <w:del w:id="90150" w:author="מנוע מכני" w:date="2026-10-05T11:32:12Z">
        <w:r w:rsidR="00AF3A65">
          <w:rPr>
            <w:rFonts w:hint="cs"/>
            <w:rtl/>
          </w:rPr>
          <w:delText xml:space="preserve">כ''ד</w:delText>
        </w:r>
      </w:del>
      <w:r w:rsidR="00AF3A65">
        <w:rPr>
          <w:rFonts w:hint="cs"/>
          <w:rtl/>
        </w:rPr>
        <w:t xml:space="preserve"> </w:t>
      </w:r>
      <w:r w:rsidR="00AF3A65">
        <w:rPr>
          <w:rtl/>
        </w:rPr>
        <w:t xml:space="preserve">מקומות נקראו כהנים </w:t>
      </w:r>
      <w:r>
        <w:rPr>
          <w:rtl/>
        </w:rPr>
        <w:t>לוים, וזה אחד מהן והכהנים הלוים בני צדוק</w:t>
      </w:r>
      <w:ins w:id="95881" w:author="מנוע מכני" w:date="2026-10-05T11:32:12Z">
        <w:r>
          <w:rPr>
            <w:rtl/>
          </w:rPr>
          <w:t xml:space="preserve">,</w:t>
        </w:r>
      </w:ins>
      <w:del w:id="95882" w:author="מנוע מכני" w:date="2026-10-05T11:32:12Z">
        <w:r w:rsidR="000B5F7F">
          <w:rPr>
            <w:rtl/>
          </w:rPr>
          <w:delText xml:space="preserve">;</w:delText>
        </w:r>
      </w:del>
    </w:p>
    <w:p w14:paraId="0D88DD16" w14:textId="77777777" w:rsidR="00B874E6" w:rsidRDefault="00AF3A65" w:rsidP="00D670DB">
      <w:pPr>
        <w:rPr>
          <w:rtl/>
        </w:rPr>
      </w:pPr>
      <w:r>
        <w:rPr>
          <w:rtl/>
        </w:rPr>
        <w:tab/>
      </w:r>
      <w:r w:rsidR="00F63065" w:rsidRPr="00AF3A65">
        <w:rPr>
          <w:b/>
          <w:bCs/>
          <w:rtl/>
        </w:rPr>
        <w:t xml:space="preserve">ולדורות </w:t>
      </w:r>
      <w:r w:rsidR="00F63065">
        <w:rPr>
          <w:rtl/>
        </w:rPr>
        <w:t>מ</w:t>
      </w:r>
      <w:r w:rsidR="00D670DB">
        <w:rPr>
          <w:rFonts w:hint="cs"/>
          <w:rtl/>
        </w:rPr>
        <w:t>'</w:t>
      </w:r>
      <w:r w:rsidR="00F63065">
        <w:rPr>
          <w:rStyle w:val="afffff0"/>
          <w:rtl/>
        </w:rPr>
        <w:t>והיו לי הלוים והיו</w:t>
      </w:r>
      <w:r w:rsidR="00D670DB">
        <w:rPr>
          <w:rFonts w:hint="cs"/>
          <w:rtl/>
        </w:rPr>
        <w:t>'</w:t>
      </w:r>
      <w:r w:rsidR="00F63065">
        <w:rPr>
          <w:rtl/>
        </w:rPr>
        <w:t xml:space="preserve"> - בהווייתן יהו</w:t>
      </w:r>
      <w:r w:rsidR="0057284B">
        <w:rPr>
          <w:rtl/>
        </w:rPr>
        <w:t>.</w:t>
      </w:r>
    </w:p>
    <w:p w14:paraId="56963F07" w14:textId="77777777" w:rsidR="00D670DB" w:rsidRDefault="00D670DB" w:rsidP="00D670D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ד:</w:t>
      </w:r>
    </w:p>
    <w:p>
      <w:pPr>
        <w:pStyle w:val="38"/>
        <w:rPr>
          <w:ins w:id="98823" w:author="מנוע מכני" w:date="2026-10-05T11:32:12Z"/>
        </w:rPr>
      </w:pPr>
      <w:r>
        <w:t xml:space="preserve">וממאי דבשה? </w:t>
      </w:r>
      <w:ins w:id="93057" w:author="מנוע מכני" w:date="2026-10-05T11:32:12Z">
        <w:r>
          <w:t xml:space="preserve">לא</w:t>
        </w:r>
      </w:ins>
      <w:del w:id="93058" w:author="מנוע מכני" w:date="2026-10-05T11:32:12Z">
        <w:r w:rsidR="00B10F40">
          <w:delText xml:space="preserve">לאו</w:delText>
        </w:r>
      </w:del>
      <w:r w:rsidR="00B10F40">
        <w:t xml:space="preserve"> מ</w:t>
      </w:r>
      <w:ins w:id="90151" w:author="מנוע מכני" w:date="2026-10-05T11:32:12Z">
        <w:r>
          <w:t xml:space="preserve">ר"ח</w:t>
        </w:r>
      </w:ins>
      <w:del w:id="90152" w:author="מנוע מכני" w:date="2026-10-05T11:32:12Z">
        <w:r w:rsidR="00D670DB">
          <w:delText xml:space="preserve">ר''ח</w:delText>
        </w:r>
      </w:del>
      <w:r>
        <w:t xml:space="preserve">:</w:t>
      </w:r>
    </w:p>
    <w:p w14:paraId="5CFCC58F" w14:textId="77777777" w:rsidR="00B10F40" w:rsidRDefault="00F63065" w:rsidP="00B10F40">
      <w:pPr>
        <w:rPr>
          <w:rtl/>
        </w:rPr>
      </w:pPr>
      <w:del w:id="98824" w:author="מנוע מכני" w:date="2026-10-05T11:32:12Z">
        <w:r>
          <w:rPr>
            <w:rtl/>
          </w:rPr>
          <w:delText xml:space="preserve"> </w:delText>
        </w:r>
      </w:del>
      <w:r w:rsidR="00B10F40">
        <w:rPr>
          <w:rFonts w:hint="cs"/>
          <w:rtl/>
        </w:rPr>
        <w:t>ד</w:t>
      </w:r>
      <w:r w:rsidR="00AF3A65">
        <w:rPr>
          <w:rtl/>
        </w:rPr>
        <w:t xml:space="preserve">מה </w:t>
      </w:r>
      <w:r w:rsidR="00B10F40">
        <w:rPr>
          <w:rFonts w:hint="cs"/>
          <w:rtl/>
        </w:rPr>
        <w:t>'</w:t>
      </w:r>
      <w:ins w:id="90003" w:author="מנוע סמנטי" w:date="2026-10-05T11:39:44Z">
        <w:r>
          <w:rPr>
            <w:rStyle w:val="afffff0"/>
            <w:rtl/>
          </w:rPr>
          <w:t xml:space="preserve">כֶּסֶף</w:t>
        </w:r>
      </w:ins>
      <w:del w:id="90004" w:author="מנוע סמנטי" w:date="2026-10-05T11:39:44Z">
        <w:r w:rsidR="00AF3A65">
          <w:rPr>
            <w:rtl/>
          </w:rPr>
          <w:delText xml:space="preserve">כסף</w:delText>
        </w:r>
      </w:del>
      <w:r w:rsidR="00B10F40">
        <w:rPr>
          <w:rFonts w:hint="cs"/>
          <w:rtl/>
        </w:rPr>
        <w:t>'</w:t>
      </w:r>
      <w:r w:rsidR="00AF3A65">
        <w:rPr>
          <w:rtl/>
        </w:rPr>
        <w:t xml:space="preserve"> האמור </w:t>
      </w:r>
      <w:r w:rsidR="00B10F40">
        <w:rPr>
          <w:rFonts w:hint="cs"/>
          <w:rtl/>
        </w:rPr>
        <w:t>'</w:t>
      </w:r>
      <w:r w:rsidR="00AF3A65">
        <w:rPr>
          <w:rtl/>
        </w:rPr>
        <w:t>לדורות</w:t>
      </w:r>
      <w:r w:rsidR="00B10F40">
        <w:rPr>
          <w:rFonts w:hint="cs"/>
          <w:rtl/>
        </w:rPr>
        <w:t>'</w:t>
      </w:r>
      <w:r w:rsidR="00AF3A65">
        <w:rPr>
          <w:rtl/>
        </w:rPr>
        <w:t xml:space="preserve"> </w:t>
      </w:r>
      <w:r>
        <w:rPr>
          <w:rtl/>
        </w:rPr>
        <w:t xml:space="preserve">בו פדו לדורות, בו פדו לאותה שעה, </w:t>
      </w:r>
    </w:p>
    <w:p w14:paraId="6833ECDE" w14:textId="77777777" w:rsidR="00D670DB" w:rsidRDefault="00B10F40" w:rsidP="00B10F4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7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>אף שה האמור לדורות - בו פדו לדורות, בו פדו באותה שעה</w:t>
      </w:r>
      <w:ins w:id="95883" w:author="מנוע מכני" w:date="2026-10-05T11:32:12Z">
        <w:r>
          <w:rPr>
            <w:rtl/>
          </w:rPr>
          <w:t xml:space="preserve">,</w:t>
        </w:r>
      </w:ins>
      <w:del w:id="95884" w:author="מנוע מכני" w:date="2026-10-05T11:32:12Z">
        <w:r w:rsidR="000B5F7F">
          <w:rPr>
            <w:rtl/>
          </w:rPr>
          <w:delText xml:space="preserve">;</w:delText>
        </w:r>
      </w:del>
    </w:p>
    <w:p w14:paraId="2B12EC66" w14:textId="77777777" w:rsidR="00B10F40" w:rsidRDefault="00D670DB" w:rsidP="00AF3A65">
      <w:pPr>
        <w:rPr>
          <w:rtl/>
        </w:rPr>
      </w:pPr>
      <w:r>
        <w:rPr>
          <w:rtl/>
        </w:rPr>
        <w:tab/>
      </w:r>
      <w:r w:rsidR="00B10F40">
        <w:rPr>
          <w:rFonts w:hint="cs"/>
          <w:rtl/>
        </w:rPr>
        <w:t>ד</w:t>
      </w:r>
      <w:r w:rsidR="00AF3A65">
        <w:rPr>
          <w:rtl/>
        </w:rPr>
        <w:t>מה לכסף</w:t>
      </w:r>
      <w:r w:rsidR="00F63065">
        <w:rPr>
          <w:rtl/>
        </w:rPr>
        <w:t xml:space="preserve"> שכן פודין בו הקדשות ומעשר שני</w:t>
      </w:r>
      <w:r w:rsidR="00AF3A65">
        <w:rPr>
          <w:rFonts w:hint="cs"/>
          <w:rtl/>
        </w:rPr>
        <w:t xml:space="preserve"> </w:t>
      </w:r>
    </w:p>
    <w:p>
      <w:pPr>
        <w:pStyle w:val="38"/>
        <w:rPr>
          <w:ins w:id="98825" w:author="מנוע מכני" w:date="2026-10-05T11:32:12Z"/>
        </w:rPr>
      </w:pPr>
      <w:r>
        <w:tab/>
      </w:r>
      <w:r w:rsidR="00AF3A65" w:rsidRPr="00B10F40">
        <w:t>א</w:t>
      </w:r>
      <w:r w:rsidR="00F63065" w:rsidRPr="00B10F40">
        <w:t xml:space="preserve">לא </w:t>
      </w:r>
      <w:r w:rsidR="00F63065" w:rsidRPr="00B10F40">
        <w:t xml:space="preserve">אמר</w:t>
      </w:r>
      <w:r w:rsidR="00F63065" w:rsidRPr="00B10F40">
        <w:t xml:space="preserve"> קרא</w:t>
      </w:r>
      <w:r w:rsidR="00F63065">
        <w:t xml:space="preserve">:</w:t>
      </w:r>
    </w:p>
    <w:p w14:paraId="1003C02D" w14:textId="77777777" w:rsidR="00D670DB" w:rsidRDefault="00B10F40" w:rsidP="002357CF">
      <w:pPr>
        <w:pStyle w:val="021"/>
        <w:rPr>
          <w:rtl/>
        </w:rPr>
      </w:pPr>
      <w:del w:id="98826" w:author="מנוע מכני" w:date="2026-10-05T11:32:12Z">
        <w:r w:rsidR="00F63065">
          <w:rPr>
            <w:rtl/>
          </w:rPr>
          <w:delText xml:space="preserve"> </w:delText>
        </w:r>
      </w:del>
      <w:r w:rsidR="00D670DB">
        <w:rPr>
          <w:rFonts w:hint="cs"/>
          <w:rtl/>
        </w:rPr>
        <w:t>'</w:t>
      </w:r>
      <w:r w:rsidR="00F63065">
        <w:rPr>
          <w:rStyle w:val="afffff0"/>
          <w:rtl/>
        </w:rPr>
        <w:t>אך פדה תפדה את בכור האדם ואת בכור הבהמה הטמאה תפדה מה בכור אדם</w:t>
      </w:r>
      <w:r w:rsidR="00D670DB">
        <w:rPr>
          <w:rFonts w:hint="cs"/>
          <w:rtl/>
        </w:rPr>
        <w:t>'</w:t>
      </w:r>
      <w:r w:rsidR="00F63065">
        <w:rPr>
          <w:rtl/>
        </w:rPr>
        <w:t xml:space="preserve"> </w:t>
      </w:r>
    </w:p>
    <w:p w14:paraId="7AF03DE2" w14:textId="77777777" w:rsidR="00B10F40" w:rsidRDefault="00F63065" w:rsidP="00B10F40">
      <w:pPr>
        <w:rPr>
          <w:rtl/>
        </w:rPr>
      </w:pPr>
      <w:r>
        <w:rPr>
          <w:rtl/>
        </w:rPr>
        <w:t xml:space="preserve">- </w:t>
      </w:r>
      <w:r>
        <w:rPr>
          <w:rtl/>
        </w:rPr>
        <w:t xml:space="preserve">לא</w:t>
      </w:r>
      <w:r>
        <w:rPr>
          <w:rtl/>
        </w:rPr>
        <w:t xml:space="preserve"> חלקת בין לדורות בין</w:t>
      </w:r>
      <w:r w:rsidR="00AF3A65">
        <w:rPr>
          <w:rtl/>
        </w:rPr>
        <w:t xml:space="preserve"> לאותה שעה בכסף, אף בהמה טמאה </w:t>
      </w:r>
      <w:r w:rsidR="00B10F40">
        <w:rPr>
          <w:rFonts w:hint="cs"/>
          <w:rtl/>
        </w:rPr>
        <w:t xml:space="preserve">כן </w:t>
      </w:r>
    </w:p>
    <w:p>
      <w:pPr>
        <w:pStyle w:val="38"/>
        <w:rPr>
          <w:ins w:id="98827" w:author="מנוע מכני" w:date="2026-10-05T11:32:12Z"/>
        </w:rPr>
      </w:pPr>
      <w:r>
        <w:t>·</w:t>
      </w:r>
      <w:r>
        <w:t xml:space="preserve"> א</w:t>
      </w:r>
      <w:ins w:id="90153" w:author="מנוע מכני" w:date="2026-10-05T11:32:12Z">
        <w:r>
          <w:t xml:space="preserve">ר"ח</w:t>
        </w:r>
      </w:ins>
      <w:del w:id="90154" w:author="מנוע מכני" w:date="2026-10-05T11:32:12Z">
        <w:r>
          <w:delText xml:space="preserve">ר''ח</w:delText>
        </w:r>
      </w:del>
      <w:r w:rsidR="00F63065">
        <w:t xml:space="preserve">:</w:t>
      </w:r>
    </w:p>
    <w:p w14:paraId="6D830880" w14:textId="77777777" w:rsidR="00AF3A65" w:rsidRDefault="00AF3A65" w:rsidP="00B10F40">
      <w:pPr>
        <w:rPr>
          <w:rtl/>
        </w:rPr>
      </w:pPr>
      <w:del w:id="9882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שה אחד של בן לוי פטר כמה פטרי חמורים מישראל</w:t>
      </w:r>
      <w:ins w:id="95885" w:author="מנוע מכני" w:date="2026-10-05T11:32:12Z">
        <w:r>
          <w:rPr>
            <w:rtl/>
          </w:rPr>
          <w:t xml:space="preserve">,</w:t>
        </w:r>
      </w:ins>
      <w:del w:id="958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29" w:author="מנוע מכני" w:date="2026-10-05T11:32:12Z"/>
        </w:rPr>
      </w:pPr>
      <w:del w:id="100884" w:author="מנוע מכני" w:date="2026-10-05T11:32:12Z">
        <w:r>
          <w:delText xml:space="preserve">אמר </w:delText>
        </w:r>
      </w:del>
      <w:r>
        <w:t xml:space="preserve">אביי:</w:t>
      </w:r>
    </w:p>
    <w:p w14:paraId="56EA0B03" w14:textId="77777777" w:rsidR="00B874E6" w:rsidRDefault="00F63065" w:rsidP="00AF3A65">
      <w:pPr>
        <w:rPr>
          <w:rtl/>
        </w:rPr>
      </w:pPr>
      <w:del w:id="9883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תדע, שהרי מנה הכתוב עודפים באדם, ולא מנה עודפין בבהמה</w:t>
      </w:r>
      <w:r w:rsidR="0057284B">
        <w:rPr>
          <w:rtl/>
        </w:rPr>
        <w:t>.</w:t>
      </w:r>
    </w:p>
    <w:p w14:paraId="6BB55D4F" w14:textId="77777777" w:rsidR="00B10F40" w:rsidRDefault="00244701" w:rsidP="00244701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שלא היה להם הרבה בהמות </w:t>
      </w:r>
      <w:r w:rsidR="00F63065">
        <w:rPr>
          <w:rtl/>
        </w:rPr>
        <w:t xml:space="preserve">דכתיב </w:t>
      </w:r>
      <w:r>
        <w:rPr>
          <w:rFonts w:hint="cs"/>
          <w:rtl/>
        </w:rPr>
        <w:t>'</w:t>
      </w:r>
      <w:ins w:id="90033" w:author="מנוע סמנטי" w:date="2026-10-05T11:39:44Z">
        <w:r>
          <w:rPr>
            <w:rStyle w:val="afffff0"/>
            <w:rtl/>
          </w:rPr>
          <w:t xml:space="preserve">וּמִקְנֶה רַב הָיָה לִבְנֵי רְאוּבֵן וְלִבְנֵי גָד</w:t>
        </w:r>
      </w:ins>
      <w:del w:id="90034" w:author="מנוע סמנטי" w:date="2026-10-05T11:39:44Z">
        <w:r w:rsidR="00F63065">
          <w:rPr>
            <w:rtl/>
          </w:rPr>
          <w:delText xml:space="preserve">ומקנה </w:delText>
        </w:r>
        <w:r w:rsidR="00F63065">
          <w:rPr>
            <w:rStyle w:val="2fb"/>
            <w:rtl/>
          </w:rPr>
          <w:delText xml:space="preserve">רב</w:delText>
        </w:r>
        <w:r w:rsidR="00F63065">
          <w:rPr>
            <w:rtl/>
          </w:rPr>
          <w:delText xml:space="preserve"> היה לבני ראובן ולבני גד</w:delText>
        </w:r>
      </w:del>
      <w:r>
        <w:rPr>
          <w:rFonts w:hint="cs"/>
          <w:rtl/>
        </w:rPr>
        <w:t>'</w:t>
      </w:r>
      <w:ins w:id="95887" w:author="מנוע מכני" w:date="2026-10-05T11:32:12Z">
        <w:r>
          <w:rPr>
            <w:rtl/>
          </w:rPr>
          <w:t xml:space="preserve">,</w:t>
        </w:r>
      </w:ins>
      <w:del w:id="95888" w:author="מנוע מכני" w:date="2026-10-05T11:32:12Z">
        <w:r w:rsidR="000B5F7F">
          <w:rPr>
            <w:rtl/>
          </w:rPr>
          <w:delText xml:space="preserve">;</w:delText>
        </w:r>
      </w:del>
    </w:p>
    <w:p w14:paraId="27C99D22" w14:textId="77777777" w:rsidR="00B10F40" w:rsidRDefault="00B10F40" w:rsidP="00B10F4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ואת בהמת הלוים תחת בהמתם - בהמה אחת תחת, בהמות הרבה</w:t>
      </w:r>
      <w:ins w:id="95889" w:author="מנוע מכני" w:date="2026-10-05T11:32:12Z">
        <w:r>
          <w:rPr>
            <w:rtl/>
          </w:rPr>
          <w:t xml:space="preserve">,</w:t>
        </w:r>
      </w:ins>
      <w:del w:id="95890" w:author="מנוע מכני" w:date="2026-10-05T11:32:12Z">
        <w:r w:rsidR="000B5F7F">
          <w:rPr>
            <w:rtl/>
          </w:rPr>
          <w:delText xml:space="preserve">;</w:delText>
        </w:r>
      </w:del>
    </w:p>
    <w:p w14:paraId="7C9DD785" w14:textId="77777777" w:rsidR="00B10F40" w:rsidRDefault="00244701" w:rsidP="00B10F40">
      <w:pPr>
        <w:rPr>
          <w:rtl/>
        </w:rPr>
      </w:pPr>
      <w:r>
        <w:rPr>
          <w:rFonts w:hint="cs"/>
          <w:rtl/>
        </w:rPr>
        <w:t>'</w:t>
      </w:r>
      <w:ins w:id="90035" w:author="מנוע סמנטי" w:date="2026-10-05T11:39:44Z">
        <w:r>
          <w:rPr>
            <w:rStyle w:val="afffff0"/>
            <w:rtl/>
          </w:rPr>
          <w:t xml:space="preserve">בְּהֶמַת תַּחַת בְּהֶמְתָּם</w:t>
        </w:r>
      </w:ins>
      <w:del w:id="90036" w:author="מנוע סמנטי" w:date="2026-10-05T11:39:44Z">
        <w:r w:rsidR="00F63065">
          <w:rPr>
            <w:rtl/>
          </w:rPr>
          <w:delText xml:space="preserve">בהמת תחת בהמתם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r w:rsidR="00F63065">
        <w:rPr>
          <w:rtl/>
        </w:rPr>
        <w:t xml:space="preserve">ש"מ</w:t>
      </w:r>
      <w:r w:rsidR="00F63065">
        <w:rPr>
          <w:rtl/>
        </w:rPr>
        <w:t xml:space="preserve"> חד פטר </w:t>
      </w:r>
      <w:ins w:id="93059" w:author="מנוע מכני" w:date="2026-10-05T11:32:12Z">
        <w:r>
          <w:rPr>
            <w:rtl/>
          </w:rPr>
          <w:t xml:space="preserve">הרבה</w:t>
        </w:r>
      </w:ins>
      <w:del w:id="93060" w:author="מנוע מכני" w:date="2026-10-05T11:32:12Z">
        <w:r w:rsidR="00F63065">
          <w:rPr>
            <w:rtl/>
          </w:rPr>
          <w:delText xml:space="preserve">טובא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831" w:author="מנוע מכני" w:date="2026-10-05T11:32:12Z"/>
        </w:rPr>
      </w:pPr>
      <w:r>
        <w:t>·</w:t>
      </w:r>
      <w:r>
        <w:t xml:space="preserve"> </w:t>
      </w:r>
      <w:r>
        <w:t>רבא</w:t>
      </w:r>
      <w:r w:rsidR="00F63065">
        <w:t xml:space="preserve"> אף אנן </w:t>
      </w:r>
      <w:ins w:id="93061" w:author="מנוע מכני" w:date="2026-10-05T11:32:12Z">
        <w:r>
          <w:t xml:space="preserve">גם</w:t>
        </w:r>
      </w:ins>
      <w:del w:id="93062" w:author="מנוע מכני" w:date="2026-10-05T11:32:12Z">
        <w:r w:rsidR="00F63065">
          <w:delText xml:space="preserve">נמי</w:delText>
        </w:r>
      </w:del>
      <w:r w:rsidR="00F63065">
        <w:t xml:space="preserve"> תנינא:</w:t>
      </w:r>
    </w:p>
    <w:p w14:paraId="4E621608" w14:textId="77777777" w:rsidR="00B874E6" w:rsidRDefault="002357CF" w:rsidP="00B10F40">
      <w:pPr>
        <w:rPr>
          <w:rtl/>
        </w:rPr>
      </w:pPr>
      <w:del w:id="9883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ופודה בו פעמים הרבה</w:t>
      </w:r>
      <w:ins w:id="95891" w:author="מנוע מכני" w:date="2026-10-05T11:32:12Z">
        <w:r>
          <w:rPr>
            <w:rtl/>
          </w:rPr>
          <w:t xml:space="preserve">,</w:t>
        </w:r>
      </w:ins>
      <w:del w:id="95892" w:author="מנוע מכני" w:date="2026-10-05T11:32:12Z">
        <w:r w:rsidR="000B5F7F">
          <w:rPr>
            <w:rtl/>
          </w:rPr>
          <w:delText xml:space="preserve">;</w:delText>
        </w:r>
      </w:del>
      <w:r w:rsidR="00B10F40">
        <w:rPr>
          <w:rFonts w:hint="cs"/>
          <w:rtl/>
        </w:rPr>
        <w:t xml:space="preserve"> </w:t>
      </w:r>
      <w:r w:rsidR="00B10F40">
        <w:rPr>
          <w:rStyle w:val="2fb"/>
          <w:rFonts w:hint="cs"/>
          <w:rtl/>
        </w:rPr>
        <w:t xml:space="preserve">ו</w:t>
      </w:r>
      <w:ins w:id="9015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0156" w:author="מנוע מכני" w:date="2026-10-05T11:32:12Z">
        <w:r w:rsidR="00B10F40">
          <w:rPr>
            <w:rFonts w:hint="cs"/>
            <w:rtl/>
          </w:rPr>
          <w:delText xml:space="preserve">ר''ח</w:delText>
        </w:r>
      </w:del>
      <w:r w:rsidR="00F63065">
        <w:rPr>
          <w:rtl/>
        </w:rPr>
        <w:t xml:space="preserve"> טעמא דמתני' מפרש, ו</w:t>
      </w:r>
      <w:ins w:id="90157" w:author="מנוע מכני" w:date="2026-10-05T11:32:12Z">
        <w:r>
          <w:rPr>
            <w:rtl/>
          </w:rPr>
          <w:t xml:space="preserve">ה"ק</w:t>
        </w:r>
      </w:ins>
      <w:del w:id="90158" w:author="מנוע מכני" w:date="2026-10-05T11:32:12Z">
        <w:r w:rsidR="00F63065">
          <w:rPr>
            <w:rtl/>
          </w:rPr>
          <w:delText xml:space="preserve">ה</w:delText>
        </w:r>
        <w:r w:rsidR="00B10F40">
          <w:rPr>
            <w:rFonts w:hint="cs"/>
            <w:rtl/>
          </w:rPr>
          <w:delText xml:space="preserve">''ק</w:delText>
        </w:r>
      </w:del>
      <w:r w:rsidR="00B10F40">
        <w:rPr>
          <w:rFonts w:hint="cs"/>
          <w:rtl/>
        </w:rPr>
        <w:t xml:space="preserve">:</w:t>
      </w:r>
      <w:r w:rsidR="00F63065">
        <w:rPr>
          <w:rtl/>
        </w:rPr>
        <w:t xml:space="preserve"> </w:t>
      </w:r>
      <w:ins w:id="90159" w:author="מנוע מכני" w:date="2026-10-05T11:32:12Z">
        <w:r>
          <w:rPr>
            <w:rFonts w:hint="cs"/>
            <w:rtl/>
          </w:rPr>
          <w:t xml:space="preserve">מ"ט</w:t>
        </w:r>
      </w:ins>
      <w:del w:id="90160" w:author="מנוע מכני" w:date="2026-10-05T11:32:12Z">
        <w:r w:rsidR="00B10F40">
          <w:rPr>
            <w:rFonts w:hint="cs"/>
            <w:rtl/>
          </w:rPr>
          <w:delText xml:space="preserve">מ''ט</w:delText>
        </w:r>
      </w:del>
      <w:r w:rsidR="00B10F40">
        <w:rPr>
          <w:rFonts w:hint="cs"/>
          <w:rtl/>
        </w:rPr>
        <w:t xml:space="preserve"> </w:t>
      </w:r>
      <w:r w:rsidR="00F63065">
        <w:rPr>
          <w:rtl/>
        </w:rPr>
        <w:t>פודה בו פעמים הרבה - משום דשה אחד של בן לוי פוטר כמה פטרי חמורים של ישראל</w:t>
      </w:r>
      <w:r w:rsidR="0057284B">
        <w:rPr>
          <w:rtl/>
        </w:rPr>
        <w:t>.</w:t>
      </w:r>
    </w:p>
    <w:p w14:paraId="23F40F8B" w14:textId="77777777" w:rsidR="00B10F40" w:rsidRDefault="002357CF" w:rsidP="00B10F40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B10F40" w:rsidRPr="00244701">
        <w:rPr>
          <w:rFonts w:hint="cs"/>
          <w:b/>
          <w:bCs/>
          <w:rtl/>
        </w:rPr>
        <w:t>איתמר</w:t>
      </w:r>
      <w:r w:rsidR="00B10F40">
        <w:rPr>
          <w:rFonts w:hint="cs"/>
          <w:rtl/>
        </w:rPr>
        <w:t xml:space="preserve">: </w:t>
      </w:r>
      <w:r w:rsidR="00B10F40">
        <w:rPr>
          <w:rStyle w:val="2fb"/>
          <w:rFonts w:hint="cs"/>
          <w:rtl/>
        </w:rPr>
        <w:t xml:space="preserve">ר</w:t>
      </w:r>
      <w:ins w:id="9016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62" w:author="מנוע מכני" w:date="2026-10-05T11:32:12Z">
        <w:r w:rsidR="00B10F40">
          <w:rPr>
            <w:rFonts w:hint="cs"/>
            <w:rtl/>
          </w:rPr>
          <w:delText xml:space="preserve">י''ו</w:delText>
        </w:r>
      </w:del>
      <w:r w:rsidR="00B10F40">
        <w:rPr>
          <w:rFonts w:hint="cs"/>
          <w:rtl/>
        </w:rPr>
        <w:t xml:space="preserve">: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קדשו בכורות במדבר </w:t>
      </w:r>
      <w:ins w:id="94395" w:author="מנוע מכני" w:date="2026-10-05T11:32:12Z">
        <w:r>
          <w:rPr>
            <w:rtl/>
          </w:rPr>
          <w:t xml:space="preserve">דהתורה</w:t>
        </w:r>
      </w:ins>
      <w:del w:id="94396" w:author="מנוע מכני" w:date="2026-10-05T11:32:12Z">
        <w:r w:rsidR="00F63065">
          <w:rPr>
            <w:rtl/>
          </w:rPr>
          <w:delText xml:space="preserve">דרחמנא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ליקדשו, כדכתיב: </w:t>
      </w:r>
      <w:r w:rsidR="00244701">
        <w:rPr>
          <w:rFonts w:hint="cs"/>
          <w:rtl/>
        </w:rPr>
        <w:t>'</w:t>
      </w:r>
      <w:ins w:id="90037" w:author="מנוע סמנטי" w:date="2026-10-05T11:39:44Z">
        <w:r>
          <w:rPr>
            <w:rStyle w:val="afffff0"/>
            <w:rtl/>
          </w:rPr>
          <w:t xml:space="preserve">קַדֶּשׁ לִי כָּל בְּכוֹר</w:t>
        </w:r>
      </w:ins>
      <w:del w:id="90038" w:author="מנוע סמנטי" w:date="2026-10-05T11:39:44Z">
        <w:r w:rsidR="00F63065">
          <w:rPr>
            <w:rtl/>
          </w:rPr>
          <w:delText xml:space="preserve">קדש לי כל בכור</w:delText>
        </w:r>
      </w:del>
      <w:r w:rsidR="00244701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>
      <w:pPr>
        <w:pStyle w:val="38"/>
        <w:rPr>
          <w:ins w:id="98833" w:author="מנוע מכני" w:date="2026-10-05T11:32:12Z"/>
        </w:rPr>
      </w:pPr>
      <w:r>
        <w:tab/>
      </w:r>
      <w:r w:rsidR="00F63065">
        <w:t>ור</w:t>
      </w:r>
      <w:r>
        <w:t>"ל:</w:t>
      </w:r>
    </w:p>
    <w:p w14:paraId="65050AC8" w14:textId="77777777" w:rsidR="00B10F40" w:rsidRDefault="00B10F40" w:rsidP="008B759F">
      <w:pPr>
        <w:pStyle w:val="021"/>
        <w:rPr>
          <w:rtl/>
        </w:rPr>
      </w:pPr>
      <w:del w:id="9883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קדשו בכורות במדבר </w:t>
      </w:r>
      <w:r>
        <w:rPr>
          <w:rFonts w:hint="cs"/>
          <w:rtl/>
        </w:rPr>
        <w:t>מ'</w:t>
      </w:r>
      <w:r w:rsidR="00F63065">
        <w:rPr>
          <w:rStyle w:val="afffff0"/>
          <w:rtl/>
        </w:rPr>
        <w:t>והיה כי יביאך וכתיב בתריה והעברת</w:t>
      </w:r>
      <w:r>
        <w:rPr>
          <w:rFonts w:hint="cs"/>
          <w:rtl/>
        </w:rPr>
        <w:t>'</w:t>
      </w:r>
      <w:r w:rsidR="00F63065">
        <w:rPr>
          <w:rtl/>
        </w:rPr>
        <w:t xml:space="preserve"> מכלל דמ</w:t>
      </w:r>
      <w:r w:rsidR="00244701">
        <w:rPr>
          <w:rFonts w:hint="cs"/>
          <w:rtl/>
        </w:rPr>
        <w:t>תחילה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קדוש</w:t>
      </w:r>
    </w:p>
    <w:p>
      <w:pPr>
        <w:pStyle w:val="38"/>
        <w:rPr>
          <w:ins w:id="98835" w:author="מנוע מכני" w:date="2026-10-05T11:32:12Z"/>
        </w:rPr>
      </w:pPr>
      <w:r>
        <w:t>איתיביה ר</w:t>
      </w:r>
      <w:ins w:id="90163" w:author="מנוע מכני" w:date="2026-10-05T11:32:12Z">
        <w:r>
          <w:t xml:space="preserve">י"ו</w:t>
        </w:r>
      </w:ins>
      <w:del w:id="90164" w:author="מנוע מכני" w:date="2026-10-05T11:32:12Z">
        <w:r w:rsidR="00B10F40">
          <w:delText xml:space="preserve">י''ו</w:delText>
        </w:r>
      </w:del>
      <w:r w:rsidR="00B10F40">
        <w:t xml:space="preserve"> ל</w:t>
      </w:r>
      <w:ins w:id="90165" w:author="מנוע מכני" w:date="2026-10-05T11:32:12Z">
        <w:r>
          <w:t xml:space="preserve">ר"ל</w:t>
        </w:r>
      </w:ins>
      <w:del w:id="90166" w:author="מנוע מכני" w:date="2026-10-05T11:32:12Z">
        <w:r w:rsidR="00B10F40">
          <w:delText xml:space="preserve">ר''ל</w:delText>
        </w:r>
      </w:del>
      <w:r>
        <w:t xml:space="preserve">:</w:t>
      </w:r>
    </w:p>
    <w:p w14:paraId="0D7B78D8" w14:textId="77777777" w:rsidR="00B10F40" w:rsidRDefault="00F63065" w:rsidP="00B10F40">
      <w:pPr>
        <w:rPr>
          <w:rtl/>
        </w:rPr>
      </w:pPr>
      <w:del w:id="9883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שלא הוקם המשכן - היו במות מותרות ועבודה בבכורות! </w:t>
      </w:r>
    </w:p>
    <w:p>
      <w:pPr>
        <w:pStyle w:val="38"/>
        <w:rPr>
          <w:ins w:id="98837" w:author="מנוע מכני" w:date="2026-10-05T11:32:12Z"/>
        </w:rPr>
      </w:pPr>
      <w:r>
        <w:t>א</w:t>
      </w:r>
      <w:r w:rsidR="00244701">
        <w:t>"ל</w:t>
      </w:r>
      <w:r>
        <w:t xml:space="preserve">:</w:t>
      </w:r>
    </w:p>
    <w:p w14:paraId="54D7B64F" w14:textId="77777777" w:rsidR="00244701" w:rsidRDefault="00F63065" w:rsidP="00244701">
      <w:pPr>
        <w:rPr>
          <w:rtl/>
        </w:rPr>
      </w:pPr>
      <w:del w:id="9883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באותן שיצאו ממצרים, </w:t>
      </w:r>
      <w:ins w:id="90167" w:author="מנוע מכני" w:date="2026-10-05T11:32:12Z">
        <w:r>
          <w:rPr>
            <w:rtl/>
          </w:rPr>
          <w:t xml:space="preserve">ה"נ</w:t>
        </w:r>
      </w:ins>
      <w:del w:id="90168" w:author="מנוע מכני" w:date="2026-10-05T11:32:12Z">
        <w:r>
          <w:rPr>
            <w:rtl/>
          </w:rPr>
          <w:delText xml:space="preserve">ה</w:delText>
        </w:r>
        <w:r w:rsidR="00B10F40">
          <w:rPr>
            <w:rFonts w:hint="cs"/>
            <w:rtl/>
          </w:rPr>
          <w:delText xml:space="preserve">''נ</w:delText>
        </w:r>
      </w:del>
      <w:r w:rsidR="00B10F40">
        <w:rPr>
          <w:rFonts w:hint="cs"/>
          <w:rtl/>
        </w:rPr>
        <w:t xml:space="preserve"> </w:t>
      </w:r>
      <w:ins w:id="98361" w:author="מנוע מכני" w:date="2026-10-05T11:32:12Z">
        <w:r>
          <w:rPr>
            <w:rtl/>
          </w:rPr>
          <w:t xml:space="preserve">מסתבר</w:t>
        </w:r>
      </w:ins>
      <w:del w:id="98362" w:author="מנוע מכני" w:date="2026-10-05T11:32:12Z">
        <w:r>
          <w:rPr>
            <w:rtl/>
          </w:rPr>
          <w:delText xml:space="preserve">מסתברא</w:delText>
        </w:r>
      </w:del>
      <w:r>
        <w:rPr>
          <w:rtl/>
        </w:rPr>
        <w:t xml:space="preserve">, דא</w:t>
      </w:r>
      <w:r w:rsidR="00B10F40">
        <w:rPr>
          <w:rFonts w:hint="cs"/>
          <w:rtl/>
        </w:rPr>
        <w:t xml:space="preserve">ל</w:t>
      </w:r>
      <w:ins w:id="90169" w:author="מנוע מכני" w:date="2026-10-05T11:32:12Z">
        <w:r>
          <w:rPr>
            <w:rFonts w:hint="cs"/>
            <w:rtl/>
          </w:rPr>
          <w:t xml:space="preserve">ת"ה</w:t>
        </w:r>
      </w:ins>
      <w:del w:id="90170" w:author="מנוע מכני" w:date="2026-10-05T11:32:12Z">
        <w:r w:rsidR="00B10F40">
          <w:rPr>
            <w:rFonts w:hint="cs"/>
            <w:rtl/>
          </w:rPr>
          <w:delText xml:space="preserve">ת''ה</w:delText>
        </w:r>
      </w:del>
      <w:r>
        <w:rPr>
          <w:rtl/>
        </w:rPr>
        <w:t xml:space="preserve">, בן שנה בר מיעבד עבודה הוא? </w:t>
      </w:r>
    </w:p>
    <w:p w14:paraId="7279C53F" w14:textId="77777777" w:rsidR="00244701" w:rsidRDefault="00244701" w:rsidP="00244701">
      <w:pPr>
        <w:rPr>
          <w:rtl/>
        </w:rPr>
      </w:pPr>
      <w:ins w:id="94397" w:author="מנוע מכני" w:date="2026-10-05T11:32:12Z">
        <w:r>
          <w:rPr>
            <w:rFonts w:hint="cs"/>
            <w:rtl/>
          </w:rPr>
          <w:t xml:space="preserve">וכך</w:t>
        </w:r>
      </w:ins>
      <w:del w:id="94398" w:author="מנוע מכני" w:date="2026-10-05T11:32:12Z">
        <w:r>
          <w:rPr>
            <w:rFonts w:hint="cs"/>
            <w:rtl/>
          </w:rPr>
          <w:delText xml:space="preserve">והכי</w:delText>
        </w:r>
      </w:del>
      <w:r>
        <w:rPr>
          <w:rFonts w:hint="cs"/>
          <w:rtl/>
        </w:rPr>
        <w:t xml:space="preserve"> </w:t>
      </w:r>
      <w:ins w:id="97509" w:author="מנוע מכני" w:date="2026-10-05T11:32:12Z">
        <w:r>
          <w:rPr>
            <w:rFonts w:hint="cs"/>
            <w:rtl/>
          </w:rPr>
          <w:t xml:space="preserve">קשה</w:t>
        </w:r>
      </w:ins>
      <w:del w:id="97510" w:author="מנוע מכני" w:date="2026-10-05T11:32:12Z">
        <w:r>
          <w:rPr>
            <w:rFonts w:hint="cs"/>
            <w:rtl/>
          </w:rPr>
          <w:delText xml:space="preserve">קשיא</w:delText>
        </w:r>
      </w:del>
      <w:r w:rsidR="00F63065">
        <w:rPr>
          <w:rtl/>
        </w:rPr>
        <w:t xml:space="preserve">: </w:t>
      </w:r>
      <w:ins w:id="90171" w:author="מנוע מכני" w:date="2026-10-05T11:32:12Z">
        <w:r>
          <w:rPr>
            <w:rFonts w:hint="cs"/>
            <w:rtl/>
          </w:rPr>
          <w:t xml:space="preserve">א"א</w:t>
        </w:r>
      </w:ins>
      <w:del w:id="90172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בשלמא דלא פסיק </w:t>
      </w:r>
      <w:ins w:id="90543" w:author="מנוע סמנטי" w:date="2026-10-05T11:39:44Z">
        <w:r>
          <w:rPr>
            <w:rtl/>
          </w:rPr>
          <w:t xml:space="preserve">קדושתם</w:t>
        </w:r>
      </w:ins>
      <w:del w:id="90544" w:author="מנוע סמנטי" w:date="2026-10-05T11:39:44Z">
        <w:r w:rsidR="00F63065">
          <w:rPr>
            <w:rtl/>
          </w:rPr>
          <w:delText xml:space="preserve">קדושתייהו</w:delText>
        </w:r>
      </w:del>
      <w:r w:rsidR="00F63065">
        <w:rPr>
          <w:rtl/>
        </w:rPr>
        <w:t xml:space="preserve"> - הנך </w:t>
      </w:r>
      <w:ins w:id="98363" w:author="מנוע מכני" w:date="2026-10-05T11:32:12Z">
        <w:r>
          <w:rPr>
            <w:rtl/>
          </w:rPr>
          <w:t xml:space="preserve">דמתחילה</w:t>
        </w:r>
      </w:ins>
      <w:del w:id="98364" w:author="מנוע מכני" w:date="2026-10-05T11:32:12Z">
        <w:r w:rsidR="00F63065">
          <w:rPr>
            <w:rtl/>
          </w:rPr>
          <w:delText xml:space="preserve">דמעיקרא</w:delText>
        </w:r>
      </w:del>
      <w:r w:rsidR="00F63065">
        <w:rPr>
          <w:rtl/>
        </w:rPr>
        <w:t xml:space="preserve"> </w:t>
      </w:r>
      <w:ins w:id="93063" w:author="מנוע מכני" w:date="2026-10-05T11:32:12Z">
        <w:r>
          <w:rPr>
            <w:rtl/>
          </w:rPr>
          <w:t xml:space="preserve">גם</w:t>
        </w:r>
      </w:ins>
      <w:del w:id="9306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פקעא </w:t>
      </w:r>
      <w:ins w:id="90541" w:author="מנוע סמנטי" w:date="2026-10-05T11:39:44Z">
        <w:r>
          <w:rPr>
            <w:rtl/>
          </w:rPr>
          <w:t xml:space="preserve">קדושתם</w:t>
        </w:r>
      </w:ins>
      <w:del w:id="90542" w:author="מנוע סמנטי" w:date="2026-10-05T11:39:44Z">
        <w:r w:rsidR="00F63065">
          <w:rPr>
            <w:rtl/>
          </w:rPr>
          <w:delText xml:space="preserve">קדושתייהו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839" w:author="מנוע מכני" w:date="2026-10-05T11:32:12Z"/>
        </w:rPr>
      </w:pPr>
      <w:r>
        <w:t xml:space="preserve">אלא</w:t>
      </w:r>
    </w:p>
    <w:p w14:paraId="4490E5D7" w14:textId="77777777" w:rsidR="00B10F40" w:rsidRDefault="00F63065" w:rsidP="00244701">
      <w:pPr>
        <w:rPr>
          <w:rtl/>
        </w:rPr>
      </w:pPr>
      <w:del w:id="98840" w:author="מנוע מכני" w:date="2026-10-05T11:32:12Z">
        <w:r>
          <w:rPr>
            <w:rtl/>
          </w:rPr>
          <w:delText xml:space="preserve"> </w:delText>
        </w:r>
      </w:del>
      <w:ins w:id="97691" w:author="מנוע מכני" w:date="2026-10-05T11:32:12Z">
        <w:r>
          <w:rPr>
            <w:rtl/>
          </w:rPr>
          <w:t xml:space="preserve">אם </w:t>
        </w:r>
      </w:ins>
      <w:del w:id="9769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דפסק </w:t>
      </w:r>
      <w:ins w:id="90547" w:author="מנוע סמנטי" w:date="2026-10-05T11:39:44Z">
        <w:r>
          <w:rPr>
            <w:rtl/>
          </w:rPr>
          <w:t xml:space="preserve">קדושתם</w:t>
        </w:r>
      </w:ins>
      <w:del w:id="90548" w:author="מנוע סמנטי" w:date="2026-10-05T11:39:44Z">
        <w:r>
          <w:rPr>
            <w:rtl/>
          </w:rPr>
          <w:delText xml:space="preserve">קדושתייהו</w:delText>
        </w:r>
      </w:del>
      <w:r>
        <w:rPr>
          <w:rtl/>
        </w:rPr>
        <w:t xml:space="preserve"> - הנך </w:t>
      </w:r>
      <w:ins w:id="98365" w:author="מנוע מכני" w:date="2026-10-05T11:32:12Z">
        <w:r>
          <w:rPr>
            <w:rtl/>
          </w:rPr>
          <w:t xml:space="preserve">דמתחילה</w:t>
        </w:r>
      </w:ins>
      <w:del w:id="98366" w:author="מנוע מכני" w:date="2026-10-05T11:32:12Z">
        <w:r>
          <w:rPr>
            <w:rtl/>
          </w:rPr>
          <w:delText xml:space="preserve">דמעיקרא</w:delText>
        </w:r>
      </w:del>
      <w:r>
        <w:rPr>
          <w:rtl/>
        </w:rPr>
        <w:t xml:space="preserve"> </w:t>
      </w:r>
      <w:ins w:id="93065" w:author="מנוע מכני" w:date="2026-10-05T11:32:12Z">
        <w:r>
          <w:rPr>
            <w:rtl/>
          </w:rPr>
          <w:t xml:space="preserve">גם</w:t>
        </w:r>
      </w:ins>
      <w:del w:id="930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פקעא </w:t>
      </w:r>
      <w:ins w:id="94399" w:author="מנוע מכני" w:date="2026-10-05T11:32:12Z">
        <w:r>
          <w:rPr>
            <w:rtl/>
          </w:rPr>
          <w:t xml:space="preserve">לו</w:t>
        </w:r>
      </w:ins>
      <w:del w:id="944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0545" w:author="מנוע סמנטי" w:date="2026-10-05T11:39:44Z">
        <w:r>
          <w:rPr>
            <w:rtl/>
          </w:rPr>
          <w:t xml:space="preserve">קדושתם</w:t>
        </w:r>
      </w:ins>
      <w:del w:id="90546" w:author="מנוע סמנטי" w:date="2026-10-05T11:39:44Z">
        <w:r>
          <w:rPr>
            <w:rtl/>
          </w:rPr>
          <w:delText xml:space="preserve">קדושתייהו</w:delText>
        </w:r>
      </w:del>
      <w:r>
        <w:rPr>
          <w:rtl/>
        </w:rPr>
        <w:t xml:space="preserve">! </w:t>
      </w:r>
    </w:p>
    <w:p>
      <w:pPr>
        <w:pStyle w:val="38"/>
        <w:rPr>
          <w:ins w:id="98841" w:author="מנוע מכני" w:date="2026-10-05T11:32:12Z"/>
        </w:rPr>
      </w:pPr>
      <w:r>
        <w:t>ואידך</w:t>
      </w:r>
      <w:del w:id="100885" w:author="מנוע מכני" w:date="2026-10-05T11:32:12Z">
        <w:r w:rsidR="00244701">
          <w:delText xml:space="preserve"> אמר</w:delText>
        </w:r>
      </w:del>
      <w:r>
        <w:t xml:space="preserve">:</w:t>
      </w:r>
    </w:p>
    <w:p w14:paraId="05CE4EF0" w14:textId="77777777" w:rsidR="00B874E6" w:rsidRDefault="00F63065" w:rsidP="00B10F40">
      <w:pPr>
        <w:rPr>
          <w:rtl/>
        </w:rPr>
      </w:pPr>
      <w:del w:id="9884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דקדוש - קדוש דלא קדוש - </w:t>
      </w:r>
      <w:r>
        <w:rPr>
          <w:rtl/>
        </w:rPr>
        <w:t xml:space="preserve">לא</w:t>
      </w:r>
      <w:r>
        <w:rPr>
          <w:rtl/>
        </w:rPr>
        <w:t xml:space="preserve"> קדוש</w:t>
      </w:r>
      <w:r w:rsidR="0057284B">
        <w:rPr>
          <w:rtl/>
        </w:rPr>
        <w:t>.</w:t>
      </w:r>
    </w:p>
    <w:p w14:paraId="56B6FAE5" w14:textId="77777777" w:rsidR="00B10F40" w:rsidRDefault="00B10F40" w:rsidP="00F63065">
      <w:pPr>
        <w:rPr>
          <w:del w:id="90534" w:author="מנוע עיצוב" w:date="2026-10-05T11:33:53Z"/>
          <w:rtl/>
        </w:rPr>
      </w:pPr>
    </w:p>
    <w:p>
      <w:pPr>
        <w:pStyle w:val="38"/>
        <w:rPr>
          <w:ins w:id="98843" w:author="מנוע מכני" w:date="2026-10-05T11:32:12Z"/>
        </w:rPr>
      </w:pPr>
      <w:r>
        <w:t xml:space="preserve">איתיביה:</w:t>
      </w:r>
    </w:p>
    <w:p w14:paraId="44C3F563" w14:textId="77777777" w:rsidR="00244701" w:rsidRDefault="00F63065" w:rsidP="002357CF">
      <w:pPr>
        <w:pStyle w:val="021"/>
        <w:rPr>
          <w:rtl/>
        </w:rPr>
      </w:pPr>
      <w:del w:id="9884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אותו היום שהוקם המשכן קרבו להם בישראל נדרים ונדבות חטאות ואשמות בכורות ומעשרות! </w:t>
      </w:r>
    </w:p>
    <w:p w14:paraId="2CA9BAC5" w14:textId="77777777" w:rsidR="00244701" w:rsidRDefault="00F63065" w:rsidP="00F63065">
      <w:pPr>
        <w:rPr>
          <w:rtl/>
        </w:rPr>
      </w:pPr>
      <w:ins w:id="94401" w:author="מנוע מכני" w:date="2026-10-05T11:32:12Z">
        <w:r>
          <w:rPr>
            <w:rtl/>
          </w:rPr>
          <w:t xml:space="preserve">כך</w:t>
        </w:r>
      </w:ins>
      <w:del w:id="9440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3067" w:author="מנוע מכני" w:date="2026-10-05T11:32:12Z">
        <w:r>
          <w:rPr>
            <w:rtl/>
          </w:rPr>
          <w:t xml:space="preserve">גם</w:t>
        </w:r>
      </w:ins>
      <w:del w:id="9306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באותן שיצאו ממצרים ומינה אותו היום הוא דקרוב, מיכן ואילך </w:t>
      </w:r>
      <w:r>
        <w:rPr>
          <w:rtl/>
        </w:rPr>
        <w:t xml:space="preserve">לא</w:t>
      </w:r>
      <w:r>
        <w:rPr>
          <w:rtl/>
        </w:rPr>
        <w:t xml:space="preserve"> קרוב! </w:t>
      </w:r>
    </w:p>
    <w:p w14:paraId="066EEF50" w14:textId="77777777" w:rsidR="00244701" w:rsidRDefault="00F63065" w:rsidP="00F63065">
      <w:pPr>
        <w:rPr>
          <w:rtl/>
        </w:rPr>
      </w:pPr>
      <w:ins w:id="93071" w:author="מנוע מכני" w:date="2026-10-05T11:32:12Z">
        <w:r>
          <w:rPr>
            <w:rtl/>
          </w:rPr>
          <w:t xml:space="preserve">יש</w:t>
        </w:r>
      </w:ins>
      <w:del w:id="9307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3069" w:author="מנוע מכני" w:date="2026-10-05T11:32:12Z">
        <w:r>
          <w:rPr>
            <w:rtl/>
          </w:rPr>
          <w:t xml:space="preserve">דאמרו</w:t>
        </w:r>
      </w:ins>
      <w:del w:id="9307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איתיביה </w:t>
      </w:r>
      <w:ins w:id="92757" w:author="מנוע מכני" w:date="2026-10-05T11:32:12Z">
        <w:r>
          <w:rPr>
            <w:rStyle w:val="2fb"/>
            <w:rtl/>
          </w:rPr>
          <w:t xml:space="preserve">רשב"ל</w:t>
        </w:r>
      </w:ins>
      <w:del w:id="92758" w:author="מנוע מכני" w:date="2026-10-05T11:32:12Z">
        <w:r>
          <w:rPr>
            <w:rtl/>
          </w:rPr>
          <w:delText xml:space="preserve">ריש לקיש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לר' יוחנן</w:t>
      </w:r>
      <w:r>
        <w:rPr>
          <w:rtl/>
        </w:rPr>
        <w:t xml:space="preserve">: אותו היום שהוקם המשכן קרבו להם ישראל נדרים ונדבות חטאות ואשמות בכורות ומעשרות אותו היום - אין, מיכן ואילך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>
      <w:pPr>
        <w:pStyle w:val="38"/>
        <w:rPr>
          <w:ins w:id="98845" w:author="מנוע מכני" w:date="2026-10-05T11:32:12Z"/>
        </w:rPr>
      </w:pPr>
      <w:r>
        <w:t xml:space="preserve">אימא:</w:t>
      </w:r>
    </w:p>
    <w:p w14:paraId="68DF7812" w14:textId="77777777" w:rsidR="00244701" w:rsidRDefault="00F63065" w:rsidP="00244701">
      <w:pPr>
        <w:rPr>
          <w:rtl/>
        </w:rPr>
      </w:pPr>
      <w:del w:id="9884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מאותו היום ואילך</w:t>
      </w:r>
      <w:r w:rsidR="00244701">
        <w:rPr>
          <w:rFonts w:hint="cs"/>
          <w:rtl/>
        </w:rPr>
        <w:t xml:space="preserve"> </w:t>
      </w:r>
      <w:r w:rsidR="00244701">
        <w:rPr>
          <w:rFonts w:hint="cs"/>
          <w:rtl/>
        </w:rPr>
        <w:t xml:space="preserve">וק</w:t>
      </w:r>
      <w:ins w:id="90173" w:author="מנוע מכני" w:date="2026-10-05T11:32:12Z">
        <w:r>
          <w:rPr>
            <w:rFonts w:hint="cs"/>
            <w:rtl/>
          </w:rPr>
          <w:t xml:space="preserve">מ"ל</w:t>
        </w:r>
      </w:ins>
      <w:del w:id="90174" w:author="מנוע מכני" w:date="2026-10-05T11:32:12Z">
        <w:r w:rsidR="00244701">
          <w:rPr>
            <w:rFonts w:hint="cs"/>
            <w:rtl/>
          </w:rPr>
          <w:delText xml:space="preserve">מ''ל</w:delText>
        </w:r>
      </w:del>
      <w:r w:rsidR="00244701">
        <w:rPr>
          <w:rFonts w:hint="cs"/>
          <w:rtl/>
        </w:rPr>
        <w:t xml:space="preserve"> </w:t>
      </w:r>
      <w:ins w:id="93073" w:author="מנוע מכני" w:date="2026-10-05T11:32:12Z">
        <w:r>
          <w:rPr>
            <w:rFonts w:hint="cs"/>
            <w:rtl/>
          </w:rPr>
          <w:t xml:space="preserve">דלא</w:t>
        </w:r>
      </w:ins>
      <w:del w:id="93074" w:author="מנוע מכני" w:date="2026-10-05T11:32:12Z">
        <w:r w:rsidR="00244701">
          <w:rPr>
            <w:rFonts w:hint="cs"/>
            <w:rtl/>
          </w:rPr>
          <w:delText xml:space="preserve">דלאו</w:delText>
        </w:r>
      </w:del>
      <w:r w:rsidR="00244701">
        <w:rPr>
          <w:rFonts w:hint="cs"/>
          <w:rtl/>
        </w:rPr>
        <w:t xml:space="preserve"> </w:t>
      </w:r>
      <w:ins w:id="98367" w:author="מנוע מכני" w:date="2026-10-05T11:32:12Z">
        <w:r>
          <w:rPr>
            <w:rtl/>
          </w:rPr>
          <w:t xml:space="preserve">מתחילה</w:t>
        </w:r>
      </w:ins>
      <w:del w:id="98368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, </w:t>
      </w:r>
      <w:ins w:id="97459" w:author="מנוע מכני" w:date="2026-10-05T11:32:12Z">
        <w:r>
          <w:rPr>
            <w:rtl/>
          </w:rPr>
          <w:t xml:space="preserve">ומשמע ש</w:t>
        </w:r>
      </w:ins>
      <w:del w:id="97460" w:author="מנוע מכני" w:date="2026-10-05T11:32:12Z">
        <w:r>
          <w:rPr>
            <w:rtl/>
          </w:rPr>
          <w:delText xml:space="preserve">אלמא </w:delText>
        </w:r>
      </w:del>
      <w:r>
        <w:rPr>
          <w:rtl/>
        </w:rPr>
        <w:t xml:space="preserve">- חובות בבמה </w:t>
      </w:r>
      <w:r>
        <w:rPr>
          <w:rtl/>
        </w:rPr>
        <w:t xml:space="preserve">לא</w:t>
      </w:r>
      <w:r>
        <w:rPr>
          <w:rtl/>
        </w:rPr>
        <w:t xml:space="preserve"> קרוב</w:t>
      </w:r>
      <w:ins w:id="95893" w:author="מנוע מכני" w:date="2026-10-05T11:32:12Z">
        <w:r>
          <w:rPr>
            <w:rtl/>
          </w:rPr>
          <w:t xml:space="preserve">,</w:t>
        </w:r>
      </w:ins>
      <w:del w:id="958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47" w:author="מנוע מכני" w:date="2026-10-05T11:32:12Z"/>
        </w:rPr>
      </w:pPr>
      <w:r>
        <w:t>ת"ש</w:t>
      </w:r>
      <w:r w:rsidR="00F63065">
        <w:t xml:space="preserve">:</w:t>
      </w:r>
    </w:p>
    <w:p w14:paraId="600E4A97" w14:textId="77777777" w:rsidR="00244701" w:rsidRDefault="00AC43C5" w:rsidP="002357CF">
      <w:pPr>
        <w:pStyle w:val="021"/>
        <w:rPr>
          <w:rtl/>
        </w:rPr>
      </w:pPr>
      <w:del w:id="9884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נמצאת אתה אומר, בשלשה מקומות קדשו בכורות לישראל, במצרים ובמדבר ובכניסתן ישראל לארץ</w:t>
      </w:r>
      <w:ins w:id="95895" w:author="מנוע מכני" w:date="2026-10-05T11:32:12Z">
        <w:r>
          <w:rPr>
            <w:rtl/>
          </w:rPr>
          <w:t xml:space="preserve">,</w:t>
        </w:r>
      </w:ins>
      <w:del w:id="95896" w:author="מנוע מכני" w:date="2026-10-05T11:32:12Z">
        <w:r w:rsidR="000B5F7F">
          <w:rPr>
            <w:rtl/>
          </w:rPr>
          <w:delText xml:space="preserve">;</w:delText>
        </w:r>
      </w:del>
    </w:p>
    <w:p w14:paraId="1F506CF5" w14:textId="77777777" w:rsidR="00244701" w:rsidRDefault="00244701" w:rsidP="00244701">
      <w:pPr>
        <w:rPr>
          <w:rtl/>
        </w:rPr>
      </w:pPr>
      <w:r>
        <w:rPr>
          <w:rtl/>
        </w:rPr>
        <w:t>במצרים</w:t>
      </w:r>
      <w:r>
        <w:rPr>
          <w:rFonts w:hint="cs"/>
          <w:rtl/>
        </w:rPr>
        <w:t xml:space="preserve"> '</w:t>
      </w:r>
      <w:ins w:id="90039" w:author="מנוע סמנטי" w:date="2026-10-05T11:39:44Z">
        <w:r>
          <w:rPr>
            <w:rStyle w:val="afffff0"/>
            <w:rtl/>
          </w:rPr>
          <w:t xml:space="preserve">קַדֶּשׁ לִי כָּל בְּכוֹר</w:t>
        </w:r>
      </w:ins>
      <w:del w:id="90040" w:author="מנוע סמנטי" w:date="2026-10-05T11:39:44Z">
        <w:r w:rsidR="00F63065">
          <w:rPr>
            <w:rtl/>
          </w:rPr>
          <w:delText xml:space="preserve">קדש לי כל בכור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6B70AE45" w14:textId="77777777" w:rsidR="00244701" w:rsidRDefault="00F63065" w:rsidP="00244701">
      <w:pPr>
        <w:rPr>
          <w:rtl/>
        </w:rPr>
      </w:pPr>
      <w:r>
        <w:rPr>
          <w:rtl/>
        </w:rPr>
        <w:t xml:space="preserve">במדבר הוא אומר: </w:t>
      </w:r>
      <w:r w:rsidR="00244701">
        <w:rPr>
          <w:rFonts w:hint="cs"/>
          <w:rtl/>
        </w:rPr>
        <w:t>'</w:t>
      </w:r>
      <w:ins w:id="90041" w:author="מנוע סמנטי" w:date="2026-10-05T11:39:44Z">
        <w:r>
          <w:rPr>
            <w:rStyle w:val="afffff0"/>
            <w:rtl/>
          </w:rPr>
          <w:t xml:space="preserve">כִּי לִי כָּל בְּכוֹר בִּבְנֵי יִשְׂרָאֵל</w:t>
        </w:r>
      </w:ins>
      <w:del w:id="90042" w:author="מנוע סמנטי" w:date="2026-10-05T11:39:44Z">
        <w:r>
          <w:rPr>
            <w:rtl/>
          </w:rPr>
          <w:delText xml:space="preserve">כי לי כל בכור בבני ישראל</w:delText>
        </w:r>
      </w:del>
      <w:r w:rsidR="00244701">
        <w:rPr>
          <w:rFonts w:hint="cs"/>
          <w:rtl/>
        </w:rPr>
        <w:t>'</w:t>
      </w:r>
      <w:r>
        <w:rPr>
          <w:rtl/>
        </w:rPr>
        <w:t xml:space="preserve">, </w:t>
      </w:r>
    </w:p>
    <w:p w14:paraId="5CDA80E7" w14:textId="77777777" w:rsidR="00244701" w:rsidRDefault="00F63065" w:rsidP="00244701">
      <w:pPr>
        <w:rPr>
          <w:rtl/>
        </w:rPr>
      </w:pPr>
      <w:r>
        <w:rPr>
          <w:rtl/>
        </w:rPr>
        <w:t xml:space="preserve">בכניסתם לארץ הוא אומר: </w:t>
      </w:r>
      <w:r w:rsidR="00244701">
        <w:rPr>
          <w:rFonts w:hint="cs"/>
          <w:rtl/>
        </w:rPr>
        <w:t>'</w:t>
      </w:r>
      <w:r>
        <w:rPr>
          <w:rStyle w:val="afffff0"/>
          <w:rtl/>
        </w:rPr>
        <w:t>והיה כי יביאך והעברת</w:t>
      </w:r>
      <w:r w:rsidR="00244701">
        <w:rPr>
          <w:rFonts w:hint="cs"/>
          <w:rtl/>
        </w:rPr>
        <w:t>'</w:t>
      </w:r>
      <w:r>
        <w:rPr>
          <w:rtl/>
        </w:rPr>
        <w:t xml:space="preserve">! </w:t>
      </w:r>
    </w:p>
    <w:p>
      <w:pPr>
        <w:pStyle w:val="38"/>
        <w:rPr>
          <w:ins w:id="98849" w:author="מנוע מכני" w:date="2026-10-05T11:32:12Z"/>
        </w:rPr>
      </w:pPr>
      <w:r>
        <w:t xml:space="preserve">ארנ</w:t>
      </w:r>
      <w:ins w:id="90175" w:author="מנוע מכני" w:date="2026-10-05T11:32:12Z">
        <w:r>
          <w:t xml:space="preserve">ב"י</w:t>
        </w:r>
      </w:ins>
      <w:del w:id="90176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4590173A" w14:textId="77777777" w:rsidR="0026142A" w:rsidRDefault="00244701" w:rsidP="0026142A">
      <w:pPr>
        <w:rPr>
          <w:rtl/>
        </w:rPr>
      </w:pPr>
      <w:del w:id="9885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בשלשה מ</w:t>
      </w:r>
      <w:r w:rsidR="0026142A">
        <w:rPr>
          <w:rtl/>
        </w:rPr>
        <w:t xml:space="preserve">קומות הוזהרו על הבכורות ליקדש </w:t>
      </w:r>
      <w:r w:rsidR="0026142A">
        <w:rPr>
          <w:rFonts w:hint="cs"/>
          <w:rtl/>
        </w:rPr>
        <w:t xml:space="preserve">מהן קדשו [כמצרים] ומהן </w:t>
      </w:r>
      <w:r w:rsidR="0026142A">
        <w:rPr>
          <w:rFonts w:hint="cs"/>
          <w:rtl/>
        </w:rPr>
        <w:t xml:space="preserve">לא</w:t>
      </w:r>
      <w:r w:rsidR="0026142A">
        <w:rPr>
          <w:rFonts w:hint="cs"/>
          <w:rtl/>
        </w:rPr>
        <w:t xml:space="preserve"> קדשו </w:t>
      </w:r>
    </w:p>
    <w:p>
      <w:pPr>
        <w:pStyle w:val="38"/>
        <w:rPr>
          <w:ins w:id="98851" w:author="מנוע מכני" w:date="2026-10-05T11:32:12Z"/>
        </w:rPr>
      </w:pPr>
      <w:r>
        <w:lastRenderedPageBreak/>
        <w:t xml:space="preserve">מתקיף </w:t>
      </w:r>
      <w:ins w:id="92759" w:author="מנוע מכני" w:date="2026-10-05T11:32:12Z">
        <w:r>
          <w:t xml:space="preserve">ר"פ</w:t>
        </w:r>
      </w:ins>
      <w:del w:id="92760" w:author="מנוע מכני" w:date="2026-10-05T11:32:12Z">
        <w:r>
          <w:lastRenderedPageBreak/>
          <w:delText xml:space="preserve">רב פפא</w:delText>
        </w:r>
      </w:del>
      <w:r>
        <w:lastRenderedPageBreak/>
        <w:t xml:space="preserve">:</w:t>
      </w:r>
    </w:p>
    <w:p w14:paraId="43D7E8D5" w14:textId="77777777" w:rsidR="00244701" w:rsidRDefault="00F63065" w:rsidP="0026142A">
      <w:pPr>
        <w:rPr>
          <w:rtl/>
        </w:rPr>
      </w:pPr>
      <w:del w:id="98852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ובמדבר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קדשו? וה</w:t>
      </w:r>
      <w:r w:rsidR="00244701">
        <w:rPr>
          <w:rFonts w:hint="cs"/>
          <w:rtl/>
        </w:rPr>
        <w:t>ך ד</w:t>
      </w:r>
      <w:r>
        <w:rPr>
          <w:rtl/>
        </w:rPr>
        <w:t>פקוד כל בכור זכר לבני ישראל</w:t>
      </w:r>
      <w:r w:rsidR="00244701">
        <w:rPr>
          <w:rFonts w:hint="cs"/>
          <w:rtl/>
        </w:rPr>
        <w:t>'</w:t>
      </w:r>
      <w:r>
        <w:rPr>
          <w:rtl/>
        </w:rPr>
        <w:t xml:space="preserve">! </w:t>
      </w:r>
    </w:p>
    <w:p>
      <w:pPr>
        <w:pStyle w:val="38"/>
        <w:rPr>
          <w:ins w:id="98853" w:author="מנוע מכני" w:date="2026-10-05T11:32:12Z"/>
        </w:rPr>
      </w:pPr>
      <w:r>
        <w:t xml:space="preserve">אלא, </w:t>
      </w:r>
      <w:ins w:id="94403" w:author="מנוע מכני" w:date="2026-10-05T11:32:12Z">
        <w:r>
          <w:t xml:space="preserve">כך</w:t>
        </w:r>
      </w:ins>
      <w:del w:id="94404" w:author="מנוע מכני" w:date="2026-10-05T11:32:12Z">
        <w:r>
          <w:delText xml:space="preserve">הכי</w:delText>
        </w:r>
      </w:del>
      <w:r>
        <w:t xml:space="preserve"> איתמר:</w:t>
      </w:r>
    </w:p>
    <w:p w14:paraId="4D0C0846" w14:textId="77777777" w:rsidR="0026142A" w:rsidRDefault="00F63065" w:rsidP="0026142A">
      <w:pPr>
        <w:rPr>
          <w:rtl/>
        </w:rPr>
      </w:pPr>
      <w:del w:id="98854" w:author="מנוע מכני" w:date="2026-10-05T11:32:12Z">
        <w:r>
          <w:rPr>
            <w:rtl/>
          </w:rPr>
          <w:delText xml:space="preserve"> </w:delText>
        </w:r>
      </w:del>
      <w:r w:rsidR="0026142A">
        <w:rPr>
          <w:rStyle w:val="2fb"/>
          <w:rFonts w:hint="cs"/>
          <w:b/>
          <w:bCs/>
          <w:rtl/>
        </w:rPr>
        <w:t>ל</w:t>
      </w:r>
      <w:r w:rsidRPr="0026142A">
        <w:rPr>
          <w:rStyle w:val="2fb"/>
          <w:b/>
          <w:bCs/>
          <w:rtl/>
        </w:rPr>
        <w:t>ר</w:t>
      </w:r>
      <w:ins w:id="90177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י"ו</w:t>
        </w:r>
      </w:ins>
      <w:del w:id="90178" w:author="מנוע מכני" w:date="2026-10-05T11:32:12Z">
        <w:r w:rsidR="0026142A" w:rsidRPr="0026142A">
          <w:rPr>
            <w:rFonts w:hint="cs"/>
            <w:b/>
            <w:bCs/>
            <w:rtl/>
          </w:rPr>
          <w:delText xml:space="preserve">י''ו</w:delText>
        </w:r>
      </w:del>
      <w:r w:rsidR="0026142A">
        <w:rPr>
          <w:rFonts w:hint="cs"/>
          <w:rtl/>
        </w:rPr>
        <w:t>:</w:t>
      </w:r>
      <w:r>
        <w:rPr>
          <w:rtl/>
        </w:rPr>
        <w:t xml:space="preserve"> קדשו ולא פסקו, </w:t>
      </w:r>
      <w:r w:rsidRPr="0026142A">
        <w:rPr>
          <w:rStyle w:val="2fb"/>
          <w:b/>
          <w:bCs/>
          <w:rtl/>
        </w:rPr>
        <w:t>ו</w:t>
      </w:r>
      <w:r w:rsidR="0026142A">
        <w:rPr>
          <w:rStyle w:val="2fb"/>
          <w:rFonts w:hint="cs"/>
          <w:b/>
          <w:bCs/>
          <w:rtl/>
        </w:rPr>
        <w:t>ל</w:t>
      </w:r>
      <w:r w:rsidRPr="0026142A">
        <w:rPr>
          <w:rStyle w:val="2fb"/>
          <w:b/>
          <w:bCs/>
          <w:rtl/>
        </w:rPr>
        <w:t>ר</w:t>
      </w:r>
      <w:r w:rsidR="0026142A" w:rsidRPr="0026142A">
        <w:rPr>
          <w:rStyle w:val="2fb"/>
          <w:rFonts w:hint="cs"/>
          <w:b/>
          <w:bCs/>
          <w:rtl/>
        </w:rPr>
        <w:t>"ל</w:t>
      </w:r>
      <w:r w:rsidR="0026142A">
        <w:rPr>
          <w:rFonts w:hint="cs"/>
          <w:rtl/>
        </w:rPr>
        <w:t>:</w:t>
      </w:r>
      <w:r w:rsidR="0026142A">
        <w:rPr>
          <w:rtl/>
        </w:rPr>
        <w:t xml:space="preserve"> קדשו</w:t>
      </w:r>
      <w:r>
        <w:rPr>
          <w:rtl/>
        </w:rPr>
        <w:t xml:space="preserve"> ופסקו, </w:t>
      </w:r>
    </w:p>
    <w:p w14:paraId="61A6378D" w14:textId="77777777" w:rsidR="0026142A" w:rsidRDefault="0026142A" w:rsidP="0026142A">
      <w:pPr>
        <w:pStyle w:val="afff0"/>
        <w:framePr w:wrap="around"/>
        <w:rPr>
          <w:rtl/>
        </w:rPr>
      </w:pPr>
      <w:r>
        <w:rPr>
          <w:rFonts w:hint="cs"/>
          <w:rtl/>
        </w:rPr>
        <w:t>ה.</w:t>
      </w:r>
    </w:p>
    <w:p w14:paraId="40ADF90F" w14:textId="77777777" w:rsidR="00B874E6" w:rsidRDefault="0026142A" w:rsidP="0026142A">
      <w:pPr>
        <w:rPr>
          <w:rtl/>
        </w:rPr>
      </w:pPr>
      <w:r>
        <w:rPr>
          <w:rFonts w:hint="cs"/>
          <w:rtl/>
        </w:rPr>
        <w:t xml:space="preserve">ר'ל כטעמא </w:t>
      </w:r>
      <w:r>
        <w:rPr>
          <w:rStyle w:val="2fb"/>
          <w:rFonts w:hint="cs"/>
          <w:rtl/>
        </w:rPr>
        <w:t xml:space="preserve">ולר</w:t>
      </w:r>
      <w:ins w:id="9017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0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018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182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: </w:t>
      </w:r>
      <w:r w:rsidR="00F63065">
        <w:rPr>
          <w:rStyle w:val="2fb"/>
          <w:rtl/>
        </w:rPr>
        <w:t xml:space="preserve">ר</w:t>
      </w:r>
      <w:ins w:id="9018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4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חזאי בחילמא, </w:t>
      </w:r>
      <w:ins w:id="93075" w:author="מנוע מכני" w:date="2026-10-05T11:32:12Z">
        <w:r>
          <w:rPr>
            <w:rtl/>
          </w:rPr>
          <w:t xml:space="preserve">דדבר</w:t>
        </w:r>
      </w:ins>
      <w:del w:id="93076" w:author="מנוע מכני" w:date="2026-10-05T11:32:12Z">
        <w:r w:rsidR="00F63065">
          <w:rPr>
            <w:rtl/>
          </w:rPr>
          <w:delText xml:space="preserve">דמילתא</w:delText>
        </w:r>
      </w:del>
      <w:r w:rsidR="00F63065">
        <w:rPr>
          <w:rtl/>
        </w:rPr>
        <w:t xml:space="preserve"> מעליתא אמינא: </w:t>
      </w:r>
      <w:r>
        <w:rPr>
          <w:rFonts w:hint="cs"/>
          <w:rtl/>
        </w:rPr>
        <w:t>'</w:t>
      </w:r>
      <w:r w:rsidR="00F63065">
        <w:rPr>
          <w:rtl/>
        </w:rPr>
        <w:t>לי יהיו</w:t>
      </w:r>
      <w:r>
        <w:rPr>
          <w:rFonts w:hint="cs"/>
          <w:rtl/>
        </w:rPr>
        <w:t>'</w:t>
      </w:r>
      <w:r w:rsidR="00F63065">
        <w:rPr>
          <w:rtl/>
        </w:rPr>
        <w:t xml:space="preserve"> - בהוייתן יהו</w:t>
      </w:r>
      <w:r w:rsidR="0057284B">
        <w:rPr>
          <w:rtl/>
        </w:rPr>
        <w:t>.</w:t>
      </w:r>
    </w:p>
    <w:p w14:paraId="6D38904F" w14:textId="77777777" w:rsidR="00B874E6" w:rsidRDefault="00F63065" w:rsidP="002357CF">
      <w:pPr>
        <w:pStyle w:val="011"/>
        <w:rPr>
          <w:rtl/>
        </w:rPr>
      </w:pPr>
      <w:r>
        <w:rPr>
          <w:rStyle w:val="2fb"/>
          <w:rtl/>
        </w:rPr>
        <w:t>ור</w:t>
      </w:r>
      <w:ins w:id="9018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6" w:author="מנוע מכני" w:date="2026-10-05T11:32:12Z">
        <w:r w:rsidR="0026142A">
          <w:rPr>
            <w:rFonts w:hint="cs"/>
            <w:rtl/>
          </w:rPr>
          <w:delText xml:space="preserve">י''ו</w:delText>
        </w:r>
      </w:del>
      <w:r w:rsidR="0026142A">
        <w:rPr>
          <w:rFonts w:hint="cs"/>
          <w:rtl/>
        </w:rPr>
        <w:t xml:space="preserve"> '</w:t>
      </w:r>
      <w:r>
        <w:rPr>
          <w:rStyle w:val="afffff0"/>
          <w:rtl/>
        </w:rPr>
        <w:t>והיה כי יביאך</w:t>
      </w:r>
      <w:r w:rsidR="0026142A">
        <w:rPr>
          <w:rFonts w:hint="cs"/>
          <w:rtl/>
        </w:rPr>
        <w:t>'</w:t>
      </w:r>
      <w:r>
        <w:rPr>
          <w:rtl/>
        </w:rPr>
        <w:t xml:space="preserve"> </w:t>
      </w:r>
      <w:r w:rsidR="0026142A">
        <w:rPr>
          <w:rFonts w:hint="cs"/>
          <w:rtl/>
        </w:rPr>
        <w:t>'</w:t>
      </w:r>
      <w:ins w:id="90043" w:author="מנוע סמנטי" w:date="2026-10-05T11:39:44Z">
        <w:r>
          <w:rPr>
            <w:rStyle w:val="afffff0"/>
            <w:rtl/>
          </w:rPr>
          <w:t xml:space="preserve">וְהַעֲבַרְתָּ</w:t>
        </w:r>
      </w:ins>
      <w:del w:id="90044" w:author="מנוע סמנטי" w:date="2026-10-05T11:39:44Z">
        <w:r>
          <w:rPr>
            <w:rtl/>
          </w:rPr>
          <w:delText xml:space="preserve">והעברת</w:delText>
        </w:r>
      </w:del>
      <w:r w:rsidR="0026142A">
        <w:rPr>
          <w:rFonts w:hint="cs"/>
          <w:rtl/>
        </w:rPr>
        <w:t>'</w:t>
      </w:r>
      <w:r>
        <w:rPr>
          <w:rtl/>
        </w:rPr>
        <w:t xml:space="preserve"> </w:t>
      </w:r>
      <w:ins w:id="98369" w:author="מנוע מכני" w:date="2026-10-05T11:32:12Z">
        <w:r>
          <w:rPr>
            <w:rtl/>
          </w:rPr>
          <w:t xml:space="preserve">צריך</w:t>
        </w:r>
      </w:ins>
      <w:del w:id="9837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לכדתנא דבי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: עשה מצוה זו שבשבילה תיכנס לארץ</w:t>
      </w:r>
      <w:r w:rsidR="0057284B">
        <w:rPr>
          <w:rtl/>
        </w:rPr>
        <w:t>.</w:t>
      </w:r>
    </w:p>
    <w:p>
      <w:pPr>
        <w:pStyle w:val="38"/>
        <w:rPr>
          <w:ins w:id="98855" w:author="מנוע מכני" w:date="2026-10-05T11:32:12Z"/>
        </w:rPr>
      </w:pPr>
      <w:ins w:id="90187" w:author="מנוע מכני" w:date="2026-10-05T11:32:12Z">
        <w:r>
          <w:t xml:space="preserve">ר"מ</w:t>
        </w:r>
      </w:ins>
      <w:del w:id="90188" w:author="מנוע מכני" w:date="2026-10-05T11:32:12Z">
        <w:r>
          <w:delText xml:space="preserve">ר''מ</w:delText>
        </w:r>
      </w:del>
      <w:r>
        <w:t xml:space="preserve"> ל</w:t>
      </w:r>
      <w:ins w:id="90189" w:author="מנוע מכני" w:date="2026-10-05T11:32:12Z">
        <w:r>
          <w:t xml:space="preserve">ר"א</w:t>
        </w:r>
      </w:ins>
      <w:del w:id="9019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2E051B10" w14:textId="77777777" w:rsidR="0026142A" w:rsidRDefault="0026142A" w:rsidP="007C32F9">
      <w:pPr>
        <w:rPr>
          <w:rtl/>
        </w:rPr>
      </w:pPr>
      <w:del w:id="9885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אתון </w:t>
      </w:r>
      <w:ins w:id="94405" w:author="מנוע מכני" w:date="2026-10-05T11:32:12Z">
        <w:r>
          <w:rPr>
            <w:rtl/>
          </w:rPr>
          <w:t xml:space="preserve">כך</w:t>
        </w:r>
      </w:ins>
      <w:del w:id="94406" w:author="מנוע מכני" w:date="2026-10-05T11:32:12Z">
        <w:r w:rsidR="00F63065">
          <w:rPr>
            <w:rtl/>
          </w:rPr>
          <w:delText xml:space="preserve">הכי</w:delText>
        </w:r>
      </w:del>
      <w:r w:rsidR="00F63065">
        <w:rPr>
          <w:rtl/>
        </w:rPr>
        <w:t xml:space="preserve"> מתניתו לה, אנן איפכא </w:t>
      </w:r>
      <w:ins w:id="90549" w:author="מנוע סמנטי" w:date="2026-10-05T11:39:44Z">
        <w:r>
          <w:rPr>
            <w:rtl/>
          </w:rPr>
          <w:t xml:space="preserve">שונים</w:t>
        </w:r>
      </w:ins>
      <w:del w:id="90550" w:author="מנוע סמנטי" w:date="2026-10-05T11:39:44Z">
        <w:r w:rsidR="00F63065">
          <w:rPr>
            <w:rtl/>
          </w:rPr>
          <w:delText xml:space="preserve">מתנינן</w:delText>
        </w:r>
      </w:del>
      <w:r w:rsidR="00F63065">
        <w:rPr>
          <w:rtl/>
        </w:rPr>
        <w:t xml:space="preserve"> לה: </w:t>
      </w:r>
      <w:r w:rsidR="007C32F9">
        <w:rPr>
          <w:rStyle w:val="2fb"/>
          <w:rFonts w:hint="cs"/>
          <w:rtl/>
        </w:rPr>
        <w:t xml:space="preserve">ר</w:t>
      </w:r>
      <w:ins w:id="9019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92" w:author="מנוע מכני" w:date="2026-10-05T11:32:12Z">
        <w:r w:rsidR="007C32F9">
          <w:rPr>
            <w:rFonts w:hint="cs"/>
            <w:rtl/>
          </w:rPr>
          <w:delText xml:space="preserve">י''ו</w:delText>
        </w:r>
      </w:del>
      <w:r w:rsidR="007C32F9">
        <w:rPr>
          <w:rFonts w:hint="cs"/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קדשו בכורות במדבר, </w:t>
      </w:r>
      <w:r w:rsidR="00F63065">
        <w:rPr>
          <w:rStyle w:val="2fb"/>
          <w:rtl/>
        </w:rPr>
        <w:t xml:space="preserve">ו</w:t>
      </w:r>
      <w:ins w:id="90193" w:author="מנוע מכני" w:date="2026-10-05T11:32:12Z">
        <w:r>
          <w:rPr>
            <w:rStyle w:val="2fb"/>
            <w:rtl/>
          </w:rPr>
          <w:t xml:space="preserve">ר"ל</w:t>
        </w:r>
      </w:ins>
      <w:del w:id="90194" w:author="מנוע מכני" w:date="2026-10-05T11:32:12Z">
        <w:r w:rsidR="00F63065">
          <w:rPr>
            <w:rtl/>
          </w:rPr>
          <w:delText xml:space="preserve">ר</w:delText>
        </w:r>
        <w:r w:rsidR="007C32F9">
          <w:rPr>
            <w:rFonts w:hint="cs"/>
            <w:rtl/>
          </w:rPr>
          <w:delText xml:space="preserve">''ל</w:delText>
        </w:r>
      </w:del>
      <w:r w:rsidR="007C32F9">
        <w:rPr>
          <w:rFonts w:hint="cs"/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קדשו בכורות במדבר </w:t>
      </w:r>
    </w:p>
    <w:p>
      <w:pPr>
        <w:pStyle w:val="38"/>
        <w:rPr>
          <w:ins w:id="98857" w:author="מנוע מכני" w:date="2026-10-05T11:32:12Z"/>
        </w:rPr>
      </w:pPr>
      <w:r>
        <w:t>א</w:t>
      </w:r>
      <w:r w:rsidR="007C32F9">
        <w:t xml:space="preserve">"ל</w:t>
      </w:r>
      <w:ins w:id="97663" w:author="מנוע מכני" w:date="2026-10-05T11:32:12Z">
        <w:r>
          <w:t xml:space="preserve">:</w:t>
        </w:r>
      </w:ins>
    </w:p>
    <w:p w14:paraId="14EC121A" w14:textId="77777777" w:rsidR="0026142A" w:rsidRDefault="00F63065" w:rsidP="007C32F9">
      <w:pPr>
        <w:rPr>
          <w:rtl/>
        </w:rPr>
      </w:pPr>
      <w:del w:id="97664" w:author="מנוע מכני" w:date="2026-10-05T11:32:12Z">
        <w:r w:rsidR="007C32F9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:</w:delText>
        </w:r>
      </w:del>
      <w:del w:id="9885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ואפכית </w:t>
      </w:r>
      <w:ins w:id="93077" w:author="מנוע מכני" w:date="2026-10-05T11:32:12Z">
        <w:r>
          <w:rPr>
            <w:rtl/>
          </w:rPr>
          <w:t xml:space="preserve">גם</w:t>
        </w:r>
      </w:ins>
      <w:del w:id="9307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תיובתא, ואפכיתו לה להא </w:t>
      </w:r>
      <w:ins w:id="92761" w:author="מנוע מכני" w:date="2026-10-05T11:32:12Z">
        <w:r>
          <w:rPr>
            <w:rStyle w:val="2fb"/>
            <w:rtl/>
          </w:rPr>
          <w:t xml:space="preserve">דר"א</w:t>
        </w:r>
      </w:ins>
      <w:del w:id="92762" w:author="מנוע מכני" w:date="2026-10-05T11:32:12Z">
        <w:r>
          <w:rPr>
            <w:rtl/>
          </w:rPr>
          <w:delText xml:space="preserve">דרבי אלעזר</w:delText>
        </w:r>
      </w:del>
      <w:r>
        <w:rPr>
          <w:rtl/>
        </w:rPr>
        <w:t xml:space="preserve">? </w:t>
      </w:r>
    </w:p>
    <w:p>
      <w:pPr>
        <w:pStyle w:val="38"/>
        <w:rPr>
          <w:ins w:id="98859" w:author="מנוע מכני" w:date="2026-10-05T11:32:12Z"/>
        </w:rPr>
      </w:pPr>
      <w:r>
        <w:t xml:space="preserve">א"ל</w:t>
      </w:r>
      <w:r>
        <w:t xml:space="preserve">:</w:t>
      </w:r>
    </w:p>
    <w:p w14:paraId="3F7F2864" w14:textId="77777777" w:rsidR="00B874E6" w:rsidRDefault="00F63065" w:rsidP="007C32F9">
      <w:pPr>
        <w:rPr>
          <w:rtl/>
        </w:rPr>
      </w:pPr>
      <w:del w:id="988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קדשו - </w:t>
      </w:r>
      <w:r>
        <w:rPr>
          <w:rtl/>
        </w:rPr>
        <w:t xml:space="preserve">לא</w:t>
      </w:r>
      <w:r>
        <w:rPr>
          <w:rtl/>
        </w:rPr>
        <w:t xml:space="preserve"> הוצרכו ליקדש</w:t>
      </w:r>
      <w:ins w:id="95897" w:author="מנוע מכני" w:date="2026-10-05T11:32:12Z">
        <w:r>
          <w:rPr>
            <w:rtl/>
          </w:rPr>
          <w:t xml:space="preserve">,</w:t>
        </w:r>
      </w:ins>
      <w:del w:id="95898" w:author="מנוע מכני" w:date="2026-10-05T11:32:12Z">
        <w:r w:rsidR="000B5F7F">
          <w:rPr>
            <w:rtl/>
          </w:rPr>
          <w:delText xml:space="preserve">;</w:delText>
        </w:r>
      </w:del>
      <w:r w:rsidR="007C32F9">
        <w:rPr>
          <w:rFonts w:hint="cs"/>
          <w:rtl/>
        </w:rPr>
        <w:t xml:space="preserve"> </w:t>
      </w:r>
      <w:r w:rsidR="007C32F9">
        <w:rPr>
          <w:rFonts w:hint="cs"/>
          <w:rtl/>
        </w:rPr>
        <w:t xml:space="preserve">ו</w:t>
      </w:r>
      <w:r>
        <w:rPr>
          <w:rtl/>
        </w:rPr>
        <w:t xml:space="preserve">קמ"ל</w:t>
      </w:r>
      <w:r>
        <w:rPr>
          <w:rtl/>
        </w:rPr>
        <w:t xml:space="preserve">: חייב אדם לומר בלשון רבו</w:t>
      </w:r>
      <w:r w:rsidR="0057284B">
        <w:rPr>
          <w:rtl/>
        </w:rPr>
        <w:t>.</w:t>
      </w:r>
    </w:p>
    <w:p w14:paraId="0C3D5FF8" w14:textId="77777777" w:rsidR="0026142A" w:rsidRDefault="0026142A" w:rsidP="00F63065">
      <w:pPr>
        <w:rPr>
          <w:del w:id="90535" w:author="מנוע עיצוב" w:date="2026-10-05T11:33:53Z"/>
          <w:rtl/>
        </w:rPr>
      </w:pPr>
    </w:p>
    <w:p>
      <w:pPr>
        <w:pStyle w:val="38"/>
        <w:rPr>
          <w:ins w:id="98861" w:author="מנוע מכני" w:date="2026-10-05T11:32:12Z"/>
        </w:rPr>
      </w:pPr>
      <w:r>
        <w:t>שאל קונטרוקוס השר את ר</w:t>
      </w:r>
      <w:r w:rsidR="007C32F9">
        <w:t xml:space="preserve">י</w:t>
      </w:r>
      <w:ins w:id="90195" w:author="מנוע מכני" w:date="2026-10-05T11:32:12Z">
        <w:r>
          <w:t xml:space="preserve">ב"ז</w:t>
        </w:r>
      </w:ins>
      <w:del w:id="90196" w:author="מנוע מכני" w:date="2026-10-05T11:32:12Z">
        <w:r w:rsidR="007C32F9">
          <w:delText xml:space="preserve">ב''ז</w:delText>
        </w:r>
      </w:del>
      <w:r>
        <w:t xml:space="preserve">:</w:t>
      </w:r>
    </w:p>
    <w:p w14:paraId="29976631" w14:textId="77777777" w:rsidR="007C32F9" w:rsidRDefault="00F63065" w:rsidP="007C32F9">
      <w:pPr>
        <w:rPr>
          <w:rtl/>
        </w:rPr>
      </w:pPr>
      <w:del w:id="98862" w:author="מנוע מכני" w:date="2026-10-05T11:32:12Z">
        <w:r>
          <w:rPr>
            <w:rtl/>
          </w:rPr>
          <w:delText xml:space="preserve"> </w:delText>
        </w:r>
      </w:del>
      <w:r w:rsidRPr="007C32F9">
        <w:rPr>
          <w:b/>
          <w:bCs/>
          <w:rtl/>
        </w:rPr>
        <w:t>בפרטן</w:t>
      </w:r>
      <w:r>
        <w:rPr>
          <w:rtl/>
        </w:rPr>
        <w:t xml:space="preserve"> של לוים אתה מוצא עשרים ושנים אלף ושלש מאות, </w:t>
      </w:r>
    </w:p>
    <w:p w14:paraId="30382903" w14:textId="77777777" w:rsidR="00B874E6" w:rsidRDefault="00F63065" w:rsidP="007C32F9">
      <w:pPr>
        <w:rPr>
          <w:rtl/>
        </w:rPr>
      </w:pPr>
      <w:r w:rsidRPr="007C32F9">
        <w:rPr>
          <w:b/>
          <w:bCs/>
          <w:rtl/>
        </w:rPr>
        <w:t>בכללן</w:t>
      </w:r>
      <w:r>
        <w:rPr>
          <w:rtl/>
        </w:rPr>
        <w:t xml:space="preserve"> אתה מוצא עשרים ושנים אלף, ושלש מאות להיכן הלכו? </w:t>
      </w:r>
      <w:r>
        <w:rPr>
          <w:rtl/>
        </w:rPr>
        <w:t xml:space="preserve">א"ל</w:t>
      </w:r>
      <w:r>
        <w:rPr>
          <w:rtl/>
        </w:rPr>
        <w:t xml:space="preserve">: אותן שלש מאות בכורות היו, ואין בכור מפקיע בכור</w:t>
      </w:r>
      <w:r w:rsidR="0057284B">
        <w:rPr>
          <w:rtl/>
        </w:rPr>
        <w:t>.</w:t>
      </w:r>
      <w:r w:rsidR="007C32F9">
        <w:rPr>
          <w:rFonts w:hint="cs"/>
          <w:rtl/>
        </w:rPr>
        <w:t xml:space="preserve"> דדיו לבכור </w:t>
      </w:r>
      <w:r>
        <w:rPr>
          <w:rtl/>
        </w:rPr>
        <w:t>שיפקיע קדושת עצמו</w:t>
      </w:r>
      <w:r w:rsidR="0057284B">
        <w:rPr>
          <w:rtl/>
        </w:rPr>
        <w:t>.</w:t>
      </w:r>
    </w:p>
    <w:p>
      <w:pPr>
        <w:pStyle w:val="38"/>
        <w:rPr>
          <w:ins w:id="98863" w:author="מנוע מכני" w:date="2026-10-05T11:32:12Z"/>
        </w:rPr>
      </w:pPr>
      <w:r>
        <w:t xml:space="preserve">ועוד שאלו:</w:t>
      </w:r>
    </w:p>
    <w:p w14:paraId="758A2F4E" w14:textId="77777777" w:rsidR="007C32F9" w:rsidRDefault="00F63065" w:rsidP="007C32F9">
      <w:pPr>
        <w:rPr>
          <w:rtl/>
        </w:rPr>
      </w:pPr>
      <w:del w:id="9886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בגיבוי כסף אתה מוצא מאתים ואחת ככר ואחת עשרה מנה, ד</w:t>
      </w:r>
      <w:r w:rsidR="007C32F9">
        <w:rPr>
          <w:rFonts w:hint="cs"/>
          <w:rtl/>
        </w:rPr>
        <w:t>'</w:t>
      </w:r>
      <w:ins w:id="90045" w:author="מנוע סמנטי" w:date="2026-10-05T11:39:44Z">
        <w:r>
          <w:rPr>
            <w:rStyle w:val="afffff0"/>
            <w:rtl/>
          </w:rPr>
          <w:t xml:space="preserve">בֶּקַע לַגֻּלְגֹּלֶת מַחֲצִית הַשֶּׁקֶל בְּשֶׁקֶל הַקֹּדֶשׁ וגו</w:t>
        </w:r>
      </w:ins>
      <w:del w:id="90046" w:author="מנוע סמנטי" w:date="2026-10-05T11:39:44Z">
        <w:r>
          <w:rPr>
            <w:rtl/>
          </w:rPr>
          <w:delText xml:space="preserve">בקע לגלגלת מחצית השקל בשקל הקדש וגו</w:delText>
        </w:r>
      </w:del>
      <w:r>
        <w:rPr>
          <w:rtl/>
        </w:rPr>
        <w:t xml:space="preserve">', </w:t>
      </w:r>
    </w:p>
    <w:p w14:paraId="5145ADA9" w14:textId="77777777" w:rsidR="00B874E6" w:rsidRDefault="007C32F9" w:rsidP="007C32F9">
      <w:pPr>
        <w:rPr>
          <w:rtl/>
        </w:rPr>
      </w:pPr>
      <w:r>
        <w:rPr>
          <w:rtl/>
        </w:rPr>
        <w:tab/>
      </w:r>
      <w:r w:rsidR="00F63065">
        <w:rPr>
          <w:rtl/>
        </w:rPr>
        <w:t>ובנתינת הכסף אתה מוצא מאת ככר, דכתיב: ויהי מאת ככר הכסף לצקת וגו'</w:t>
      </w:r>
      <w:r w:rsidR="0057284B">
        <w:rPr>
          <w:rtl/>
        </w:rPr>
        <w:t>.</w:t>
      </w:r>
    </w:p>
    <w:p w14:paraId="7923FCA4" w14:textId="77777777" w:rsidR="007C32F9" w:rsidRDefault="00F63065" w:rsidP="00F63065">
      <w:pPr>
        <w:rPr>
          <w:rtl/>
        </w:rPr>
      </w:pPr>
      <w:r>
        <w:rPr>
          <w:rtl/>
        </w:rPr>
        <w:t xml:space="preserve">משה רבכם גנב היה, או קוביוסטוס היה, או אינו בקי בחשבונות! נתן מחצה ונטל מחצה, ומחצה שלם </w:t>
      </w:r>
      <w:r>
        <w:rPr>
          <w:rtl/>
        </w:rPr>
        <w:t xml:space="preserve">לא</w:t>
      </w:r>
      <w:r>
        <w:rPr>
          <w:rtl/>
        </w:rPr>
        <w:t xml:space="preserve"> החזיר! </w:t>
      </w:r>
    </w:p>
    <w:p>
      <w:pPr>
        <w:pStyle w:val="38"/>
        <w:rPr>
          <w:ins w:id="98865" w:author="מנוע מכני" w:date="2026-10-05T11:32:12Z"/>
        </w:rPr>
      </w:pPr>
      <w:r>
        <w:tab/>
      </w:r>
      <w:r w:rsidR="00F63065">
        <w:t xml:space="preserve">אמר</w:t>
      </w:r>
      <w:r w:rsidR="00F63065">
        <w:t xml:space="preserve"> לו:</w:t>
      </w:r>
    </w:p>
    <w:p w14:paraId="74A00E05" w14:textId="77777777" w:rsidR="00B874E6" w:rsidRDefault="007C32F9" w:rsidP="00F63065">
      <w:pPr>
        <w:rPr>
          <w:rtl/>
        </w:rPr>
      </w:pPr>
      <w:del w:id="9886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משה רבינו גיזבר נאמן היה, ובקי בחשבונות היה, ומנה של קודש כפול היה</w:t>
      </w:r>
      <w:r w:rsidR="0057284B">
        <w:rPr>
          <w:rtl/>
        </w:rPr>
        <w:t>.</w:t>
      </w:r>
    </w:p>
    <w:p>
      <w:pPr>
        <w:pStyle w:val="38"/>
        <w:rPr>
          <w:ins w:id="98867" w:author="מנוע מכני" w:date="2026-10-05T11:32:12Z"/>
        </w:rPr>
      </w:pPr>
      <w:r>
        <w:t xml:space="preserve">הוי בה רב אחאי:</w:t>
      </w:r>
    </w:p>
    <w:p w14:paraId="3B46CC21" w14:textId="77777777" w:rsidR="007C32F9" w:rsidRDefault="00F63065" w:rsidP="007C32F9">
      <w:pPr>
        <w:rPr>
          <w:rtl/>
        </w:rPr>
      </w:pPr>
      <w:del w:id="98868" w:author="מנוע מכני" w:date="2026-10-05T11:32:12Z">
        <w:r>
          <w:rPr>
            <w:rtl/>
          </w:rPr>
          <w:delText xml:space="preserve"> </w:delText>
        </w:r>
      </w:del>
      <w:ins w:id="97511" w:author="מנוע מכני" w:date="2026-10-05T11:32:12Z">
        <w:r>
          <w:rPr>
            <w:rFonts w:hint="cs"/>
            <w:rtl/>
          </w:rPr>
          <w:t xml:space="preserve">וקשה</w:t>
        </w:r>
      </w:ins>
      <w:del w:id="97512" w:author="מנוע מכני" w:date="2026-10-05T11:32:12Z">
        <w:r w:rsidR="007C32F9">
          <w:rPr>
            <w:rFonts w:hint="cs"/>
            <w:rtl/>
          </w:rPr>
          <w:delText xml:space="preserve">וקשיא</w:delText>
        </w:r>
      </w:del>
      <w:r w:rsidR="007C32F9">
        <w:rPr>
          <w:rFonts w:hint="cs"/>
          <w:rtl/>
        </w:rPr>
        <w:t xml:space="preserve"> </w:t>
      </w:r>
      <w:ins w:id="94407" w:author="מנוע מכני" w:date="2026-10-05T11:32:12Z">
        <w:r>
          <w:rPr>
            <w:rFonts w:hint="cs"/>
            <w:rtl/>
          </w:rPr>
          <w:t xml:space="preserve">לו</w:t>
        </w:r>
      </w:ins>
      <w:del w:id="94408" w:author="מנוע מכני" w:date="2026-10-05T11:32:12Z">
        <w:r w:rsidR="007C32F9">
          <w:rPr>
            <w:rFonts w:hint="cs"/>
            <w:rtl/>
          </w:rPr>
          <w:delText xml:space="preserve">ליה</w:delText>
        </w:r>
      </w:del>
      <w:r w:rsidR="007C32F9">
        <w:rPr>
          <w:rFonts w:hint="cs"/>
          <w:rtl/>
        </w:rPr>
        <w:t xml:space="preserve"> '</w:t>
      </w:r>
      <w:ins w:id="90047" w:author="מנוע סמנטי" w:date="2026-10-05T11:39:44Z">
        <w:r>
          <w:rPr>
            <w:rStyle w:val="afffff0"/>
            <w:rtl/>
          </w:rPr>
          <w:t xml:space="preserve">וַיְהִי מְאַת כִּכַּר הַכֶּסֶף לָצֶקֶת וגו</w:t>
        </w:r>
      </w:ins>
      <w:del w:id="90048" w:author="מנוע סמנטי" w:date="2026-10-05T11:39:44Z">
        <w:r>
          <w:rPr>
            <w:rtl/>
          </w:rPr>
          <w:delText xml:space="preserve">ויהי מאת ככר הכסף לצקת וגו</w:delText>
        </w:r>
      </w:del>
      <w:r>
        <w:rPr>
          <w:rtl/>
        </w:rPr>
        <w:t xml:space="preserve">', הנך - לצקת, ואינך - בי גזא! </w:t>
      </w:r>
    </w:p>
    <w:p w14:paraId="2611E0A3" w14:textId="77777777" w:rsidR="00C647C7" w:rsidRDefault="00F63065" w:rsidP="007C32F9">
      <w:pPr>
        <w:rPr>
          <w:rtl/>
        </w:rPr>
      </w:pPr>
      <w:r>
        <w:rPr>
          <w:rtl/>
        </w:rPr>
        <w:t>כתב קרא אחרינא: וכסף פקודי העדה מאת ככר וגו'</w:t>
      </w:r>
      <w:ins w:id="95899" w:author="מנוע מכני" w:date="2026-10-05T11:32:12Z">
        <w:r>
          <w:rPr>
            <w:rtl/>
          </w:rPr>
          <w:t xml:space="preserve">,</w:t>
        </w:r>
      </w:ins>
      <w:del w:id="95900" w:author="מנוע מכני" w:date="2026-10-05T11:32:12Z">
        <w:r w:rsidR="000B5F7F">
          <w:rPr>
            <w:rtl/>
          </w:rPr>
          <w:delText xml:space="preserve">;</w:delText>
        </w:r>
      </w:del>
    </w:p>
    <w:p w14:paraId="16E38E1B" w14:textId="77777777" w:rsidR="00C647C7" w:rsidRDefault="00F63065" w:rsidP="007C32F9">
      <w:pPr>
        <w:rPr>
          <w:rtl/>
        </w:rPr>
      </w:pPr>
      <w:r>
        <w:rPr>
          <w:rtl/>
        </w:rPr>
        <w:t xml:space="preserve">ודקא"ל מנה של קודש כפול היה </w:t>
      </w:r>
      <w:ins w:id="97513" w:author="מנוע מכני" w:date="2026-10-05T11:32:12Z">
        <w:r>
          <w:rPr>
            <w:rtl/>
          </w:rPr>
          <w:t xml:space="preserve">מנין</w:t>
        </w:r>
      </w:ins>
      <w:del w:id="97514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</w:t>
      </w:r>
      <w:ins w:id="94411" w:author="מנוע מכני" w:date="2026-10-05T11:32:12Z">
        <w:r>
          <w:rPr>
            <w:rtl/>
          </w:rPr>
          <w:t xml:space="preserve">לו</w:t>
        </w:r>
      </w:ins>
      <w:del w:id="9441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אילימא </w:t>
      </w:r>
      <w:ins w:id="94409" w:author="מנוע מכני" w:date="2026-10-05T11:32:12Z">
        <w:r>
          <w:rPr>
            <w:rtl/>
          </w:rPr>
          <w:t xml:space="preserve">ממנו</w:t>
        </w:r>
      </w:ins>
      <w:del w:id="94410" w:author="מנוע מכני" w:date="2026-10-05T11:32:12Z">
        <w:r>
          <w:rPr>
            <w:rtl/>
          </w:rPr>
          <w:delText xml:space="preserve">מיניה</w:delText>
        </w:r>
      </w:del>
      <w:r>
        <w:rPr>
          <w:rtl/>
        </w:rPr>
        <w:t xml:space="preserve">, שהרי כאן, שבעים ואחד מנה ואת האלף ושבע מאות וחמשה ושבעים עשה ווים לעמודים ולא מנאן הכתוב אלא בפרוטרוט, ואם </w:t>
      </w:r>
      <w:ins w:id="98373" w:author="מנוע מכני" w:date="2026-10-05T11:32:12Z">
        <w:r>
          <w:rPr>
            <w:rtl/>
          </w:rPr>
          <w:t xml:space="preserve">ישנו</w:t>
        </w:r>
      </w:ins>
      <w:del w:id="98374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, מאה ואחד ככר ואחת עשרה מנה </w:t>
      </w:r>
      <w:ins w:id="98371" w:author="מנוע מכני" w:date="2026-10-05T11:32:12Z">
        <w:r>
          <w:rPr>
            <w:rtl/>
          </w:rPr>
          <w:t xml:space="preserve">צריך</w:t>
        </w:r>
      </w:ins>
      <w:del w:id="9837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4413" w:author="מנוע מכני" w:date="2026-10-05T11:32:12Z">
        <w:r>
          <w:rPr>
            <w:rtl/>
          </w:rPr>
          <w:t xml:space="preserve">לו</w:t>
        </w:r>
      </w:ins>
      <w:del w:id="9441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 w14:paraId="32CF60D3" w14:textId="77777777" w:rsidR="007C32F9" w:rsidRPr="00C647C7" w:rsidRDefault="00C647C7" w:rsidP="00C647C7">
      <w:pPr>
        <w:rPr>
          <w:rtl/>
        </w:rPr>
      </w:pPr>
      <w:ins w:id="93079" w:author="מנוע מכני" w:date="2026-10-05T11:32:12Z">
        <w:r>
          <w:rPr>
            <w:rFonts w:hint="cs"/>
            <w:rtl/>
          </w:rPr>
          <w:t xml:space="preserve">ולא</w:t>
        </w:r>
      </w:ins>
      <w:del w:id="93080" w:author="מנוע מכני" w:date="2026-10-05T11:32:12Z">
        <w:r w:rsidRPr="00C647C7">
          <w:rPr>
            <w:rFonts w:hint="cs"/>
            <w:rtl/>
          </w:rPr>
          <w:delText xml:space="preserve">ולאו</w:delText>
        </w:r>
      </w:del>
      <w:r w:rsidRPr="00C647C7">
        <w:rPr>
          <w:rFonts w:hint="cs"/>
          <w:rtl/>
        </w:rPr>
        <w:t xml:space="preserve"> </w:t>
      </w:r>
      <w:r w:rsidR="00F63065" w:rsidRPr="00C647C7">
        <w:rPr>
          <w:rtl/>
        </w:rPr>
        <w:t xml:space="preserve">מדלא מנאן הכתוב אלא בפרוטרוט, </w:t>
      </w:r>
      <w:r w:rsidR="00F63065" w:rsidRPr="00C647C7">
        <w:rPr>
          <w:rtl/>
        </w:rPr>
        <w:t xml:space="preserve">ש"מ</w:t>
      </w:r>
      <w:r w:rsidR="00F63065" w:rsidRPr="00C647C7">
        <w:rPr>
          <w:rtl/>
        </w:rPr>
        <w:t xml:space="preserve">: מנה של קודש כפול היה</w:t>
      </w:r>
      <w:ins w:id="95901" w:author="מנוע מכני" w:date="2026-10-05T11:32:12Z">
        <w:r>
          <w:rPr>
            <w:rtl/>
          </w:rPr>
          <w:t xml:space="preserve">,</w:t>
        </w:r>
      </w:ins>
      <w:del w:id="95902" w:author="מנוע מכני" w:date="2026-10-05T11:32:12Z">
        <w:r w:rsidR="000B5F7F" w:rsidRPr="00C647C7">
          <w:rPr>
            <w:rtl/>
          </w:rPr>
          <w:delText xml:space="preserve">;</w:delText>
        </w:r>
      </w:del>
    </w:p>
    <w:p w14:paraId="58C24F46" w14:textId="77777777" w:rsidR="00C647C7" w:rsidRDefault="00C647C7" w:rsidP="00C647C7">
      <w:pPr>
        <w:rPr>
          <w:rtl/>
        </w:rPr>
      </w:pPr>
      <w:r>
        <w:rPr>
          <w:rFonts w:hint="cs"/>
          <w:rtl/>
        </w:rPr>
        <w:t>כדדחי' דאפשר</w:t>
      </w:r>
      <w:r w:rsidR="00F63065">
        <w:rPr>
          <w:rtl/>
        </w:rPr>
        <w:t xml:space="preserve">: כללי - </w:t>
      </w:r>
      <w:r w:rsidR="007C32F9">
        <w:rPr>
          <w:rFonts w:hint="cs"/>
          <w:rtl/>
        </w:rPr>
        <w:t>חשיב</w:t>
      </w:r>
      <w:r w:rsidR="00F63065">
        <w:rPr>
          <w:rtl/>
        </w:rPr>
        <w:t xml:space="preserve"> בככרי, פרטי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 w:rsidR="007C32F9">
        <w:rPr>
          <w:rtl/>
        </w:rPr>
        <w:t>חשיב בככר</w:t>
      </w:r>
      <w:r w:rsidR="00F63065">
        <w:rPr>
          <w:rtl/>
        </w:rPr>
        <w:t xml:space="preserve"> </w:t>
      </w:r>
    </w:p>
    <w:p w14:paraId="31681B5B" w14:textId="77777777" w:rsidR="00C647C7" w:rsidRDefault="00C647C7" w:rsidP="00C647C7">
      <w:pPr>
        <w:rPr>
          <w:rtl/>
        </w:rPr>
      </w:pPr>
      <w:ins w:id="93081" w:author="מנוע מכני" w:date="2026-10-05T11:32:12Z">
        <w:r>
          <w:rPr>
            <w:rFonts w:hint="cs"/>
            <w:rtl/>
          </w:rPr>
          <w:t xml:space="preserve">ולא</w:t>
        </w:r>
      </w:ins>
      <w:del w:id="93082" w:author="מנוע מכני" w:date="2026-10-05T11:32:12Z">
        <w:r>
          <w:rPr>
            <w:rFonts w:hint="cs"/>
            <w:rtl/>
          </w:rPr>
          <w:delText xml:space="preserve">ולאו</w:delText>
        </w:r>
      </w:del>
      <w:r w:rsidR="00F63065">
        <w:rPr>
          <w:rtl/>
        </w:rPr>
        <w:t xml:space="preserve"> מ</w:t>
      </w:r>
      <w:r>
        <w:rPr>
          <w:rFonts w:hint="cs"/>
          <w:rtl/>
        </w:rPr>
        <w:t>'</w:t>
      </w:r>
      <w:r w:rsidR="00F63065">
        <w:rPr>
          <w:rStyle w:val="afffff0"/>
          <w:rtl/>
        </w:rPr>
        <w:t>ונחושת התנופה שבעים ככר ואלפים וארבע מאות שקל שהרי כאן תשעים וששה מנה</w:t>
      </w:r>
      <w:r>
        <w:rPr>
          <w:rFonts w:hint="cs"/>
          <w:rtl/>
        </w:rPr>
        <w:t>'</w:t>
      </w:r>
      <w:r w:rsidR="00F63065">
        <w:rPr>
          <w:rtl/>
        </w:rPr>
        <w:t>,</w:t>
      </w:r>
    </w:p>
    <w:p w14:paraId="01EE2D42" w14:textId="77777777" w:rsidR="007C32F9" w:rsidRDefault="00F63065" w:rsidP="007C32F9">
      <w:pPr>
        <w:rPr>
          <w:rtl/>
        </w:rPr>
      </w:pPr>
      <w:r>
        <w:rPr>
          <w:rtl/>
        </w:rPr>
        <w:t xml:space="preserve">ולא מנאן הכתוב אלא בפרוטרוט, </w:t>
      </w:r>
      <w:ins w:id="92763" w:author="מנוע מכני" w:date="2026-10-05T11:32:12Z">
        <w:r>
          <w:rPr>
            <w:rtl/>
          </w:rPr>
          <w:t xml:space="preserve">ש"מ</w:t>
        </w:r>
      </w:ins>
      <w:del w:id="92764" w:author="מנוע מכני" w:date="2026-10-05T11:32:12Z">
        <w:r>
          <w:rPr>
            <w:rtl/>
          </w:rPr>
          <w:delText xml:space="preserve">שמע מינה</w:delText>
        </w:r>
      </w:del>
      <w:r>
        <w:rPr>
          <w:rtl/>
        </w:rPr>
        <w:t xml:space="preserve">: מנה של קודש כפול היה</w:t>
      </w:r>
      <w:ins w:id="95903" w:author="מנוע מכני" w:date="2026-10-05T11:32:12Z">
        <w:r>
          <w:rPr>
            <w:rtl/>
          </w:rPr>
          <w:t xml:space="preserve">,</w:t>
        </w:r>
      </w:ins>
      <w:del w:id="95904" w:author="מנוע מכני" w:date="2026-10-05T11:32:12Z">
        <w:r w:rsidR="000B5F7F">
          <w:rPr>
            <w:rtl/>
          </w:rPr>
          <w:delText xml:space="preserve">;</w:delText>
        </w:r>
      </w:del>
    </w:p>
    <w:p w14:paraId="294ADD1F" w14:textId="77777777" w:rsidR="007C32F9" w:rsidRDefault="00C647C7" w:rsidP="00C647C7">
      <w:pPr>
        <w:rPr>
          <w:rtl/>
        </w:rPr>
      </w:pPr>
      <w:r>
        <w:rPr>
          <w:rFonts w:hint="cs"/>
          <w:rtl/>
        </w:rPr>
        <w:t>כדדחי'</w:t>
      </w:r>
      <w:r w:rsidR="00F63065">
        <w:rPr>
          <w:rtl/>
        </w:rPr>
        <w:t>:</w:t>
      </w:r>
      <w:r>
        <w:rPr>
          <w:rFonts w:hint="cs"/>
          <w:rtl/>
        </w:rPr>
        <w:t xml:space="preserve"> ד</w:t>
      </w:r>
      <w:r w:rsidR="00F63065">
        <w:rPr>
          <w:rtl/>
        </w:rPr>
        <w:t xml:space="preserve">פרטא </w:t>
      </w:r>
      <w:r w:rsidR="00F63065">
        <w:rPr>
          <w:rStyle w:val="2fb"/>
          <w:rtl/>
        </w:rPr>
        <w:t xml:space="preserve">רבה</w:t>
      </w:r>
      <w:r w:rsidR="00F63065">
        <w:rPr>
          <w:rtl/>
        </w:rPr>
        <w:t xml:space="preserve"> - חשיב בככרי, פרטא זוטא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חשיב בככרי</w:t>
      </w:r>
    </w:p>
    <w:p w14:paraId="3811C52F" w14:textId="77777777" w:rsidR="007C32F9" w:rsidRDefault="00C647C7" w:rsidP="007C32F9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7C32F9">
        <w:rPr>
          <w:rFonts w:hint="cs"/>
          <w:rtl/>
        </w:rPr>
        <w:t xml:space="preserve">אלא אר'ח </w:t>
      </w:r>
      <w:ins w:id="93083" w:author="מנוע מכני" w:date="2026-10-05T11:32:12Z">
        <w:r>
          <w:rPr>
            <w:rFonts w:hint="cs"/>
            <w:rtl/>
          </w:rPr>
          <w:t xml:space="preserve">מכאן</w:t>
        </w:r>
      </w:ins>
      <w:del w:id="93084" w:author="מנוע מכני" w:date="2026-10-05T11:32:12Z">
        <w:r w:rsidR="007C32F9">
          <w:rPr>
            <w:rFonts w:hint="cs"/>
            <w:rtl/>
          </w:rPr>
          <w:delText xml:space="preserve">מ</w:delText>
        </w:r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: </w:t>
      </w:r>
      <w:r w:rsidR="007C32F9">
        <w:rPr>
          <w:rFonts w:hint="cs"/>
          <w:rtl/>
        </w:rPr>
        <w:t>'</w:t>
      </w:r>
      <w:r w:rsidR="00F63065">
        <w:rPr>
          <w:rtl/>
        </w:rPr>
        <w:t>והשקל עשרים גרה עשרים שקלים חמשה ועשרים שקלים עשרה וחמשה שקל המנה יהיה לכם</w:t>
      </w:r>
      <w:r w:rsidR="007C32F9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1CC65B2B" w14:textId="77777777" w:rsidR="007C32F9" w:rsidRDefault="007C32F9" w:rsidP="007C32F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ה:</w:t>
      </w:r>
    </w:p>
    <w:p>
      <w:pPr>
        <w:pStyle w:val="38"/>
        <w:rPr>
          <w:ins w:id="98869" w:author="מנוע מכני" w:date="2026-10-05T11:32:12Z"/>
        </w:rPr>
      </w:pPr>
      <w:r>
        <w:t xml:space="preserve">והא </w:t>
      </w:r>
      <w:ins w:id="90197" w:author="מנוע מכני" w:date="2026-10-05T11:32:12Z">
        <w:r>
          <w:t xml:space="preserve">ר"מ</w:t>
        </w:r>
      </w:ins>
      <w:del w:id="90198" w:author="מנוע מכני" w:date="2026-10-05T11:32:12Z">
        <w:r w:rsidR="007C32F9">
          <w:delText xml:space="preserve">ר''מ</w:delText>
        </w:r>
      </w:del>
      <w:r w:rsidR="007C32F9">
        <w:t xml:space="preserve"> היה </w:t>
      </w:r>
      <w:r>
        <w:t xml:space="preserve">אלא </w:t>
      </w:r>
      <w:r>
        <w:t xml:space="preserve">ש"מ</w:t>
      </w:r>
      <w:r>
        <w:t xml:space="preserve">:</w:t>
      </w:r>
    </w:p>
    <w:p w14:paraId="00A431DA" w14:textId="77777777" w:rsidR="00B874E6" w:rsidRDefault="00F63065" w:rsidP="007C32F9">
      <w:pPr>
        <w:rPr>
          <w:rtl/>
        </w:rPr>
      </w:pPr>
      <w:del w:id="9887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מנה של קודש מנה כפול היה: ו</w:t>
      </w:r>
      <w:ins w:id="90199" w:author="מנוע מכני" w:date="2026-10-05T11:32:12Z">
        <w:r>
          <w:rPr>
            <w:rFonts w:hint="cs"/>
            <w:rtl/>
          </w:rPr>
          <w:t xml:space="preserve">ש"מ</w:t>
        </w:r>
      </w:ins>
      <w:del w:id="90200" w:author="מנוע מכני" w:date="2026-10-05T11:32:12Z">
        <w:r w:rsidR="007C32F9">
          <w:rPr>
            <w:rFonts w:hint="cs"/>
            <w:rtl/>
          </w:rPr>
          <w:delText xml:space="preserve">ש''מ</w:delText>
        </w:r>
      </w:del>
      <w:r>
        <w:rPr>
          <w:rtl/>
        </w:rPr>
        <w:t>: מוסיפין על המדות, ואין מוסיפין יתר על שתות</w:t>
      </w:r>
      <w:ins w:id="95905" w:author="מנוע מכני" w:date="2026-10-05T11:32:12Z">
        <w:r>
          <w:rPr>
            <w:rtl/>
          </w:rPr>
          <w:t xml:space="preserve">,</w:t>
        </w:r>
      </w:ins>
      <w:del w:id="95906" w:author="מנוע מכני" w:date="2026-10-05T11:32:12Z">
        <w:r w:rsidR="000B5F7F">
          <w:rPr>
            <w:rtl/>
          </w:rPr>
          <w:delText xml:space="preserve">;</w:delText>
        </w:r>
      </w:del>
      <w:r w:rsidR="007C32F9">
        <w:rPr>
          <w:rFonts w:hint="cs"/>
          <w:rtl/>
        </w:rPr>
        <w:t xml:space="preserve"> </w:t>
      </w:r>
      <w:r>
        <w:rPr>
          <w:rtl/>
        </w:rPr>
        <w:t xml:space="preserve">ו</w:t>
      </w:r>
      <w:ins w:id="90201" w:author="מנוע מכני" w:date="2026-10-05T11:32:12Z">
        <w:r>
          <w:rPr>
            <w:rtl/>
          </w:rPr>
          <w:t xml:space="preserve">ש"מ</w:t>
        </w:r>
      </w:ins>
      <w:del w:id="90202" w:author="מנוע מכני" w:date="2026-10-05T11:32:12Z">
        <w:r>
          <w:rPr>
            <w:rtl/>
          </w:rPr>
          <w:delText xml:space="preserve">ש</w:delText>
        </w:r>
        <w:r w:rsidR="007C32F9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>
        <w:rPr>
          <w:rtl/>
        </w:rPr>
        <w:t xml:space="preserve">: שתותא מלבר</w:t>
      </w:r>
      <w:r w:rsidR="0057284B">
        <w:rPr>
          <w:rtl/>
        </w:rPr>
        <w:t>.</w:t>
      </w:r>
    </w:p>
    <w:p w14:paraId="361938A2" w14:textId="77777777" w:rsidR="00CA0EF3" w:rsidRDefault="00C647C7" w:rsidP="00CA0EF3">
      <w:pPr>
        <w:rPr>
          <w:rtl/>
        </w:rPr>
      </w:pPr>
      <w:r>
        <w:rPr>
          <w:rtl/>
        </w:rPr>
        <w:t>·</w:t>
      </w:r>
      <w:r w:rsidR="00F63065">
        <w:rPr>
          <w:rStyle w:val="2fb"/>
          <w:rtl/>
        </w:rPr>
        <w:t>א</w:t>
      </w:r>
      <w:ins w:id="90203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0204" w:author="מנוע מכני" w:date="2026-10-05T11:32:12Z">
        <w:r w:rsidR="00CA0EF3">
          <w:rPr>
            <w:rFonts w:hint="cs"/>
            <w:rtl/>
          </w:rPr>
          <w:delText xml:space="preserve">ר''ח</w:delText>
        </w:r>
      </w:del>
      <w:r w:rsidR="00CA0EF3">
        <w:rPr>
          <w:rFonts w:hint="cs"/>
          <w:rtl/>
        </w:rPr>
        <w:t xml:space="preserve"> שאלתי את </w:t>
      </w:r>
      <w:ins w:id="9020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206" w:author="מנוע מכני" w:date="2026-10-05T11:32:12Z">
        <w:r w:rsidR="00CA0EF3">
          <w:rPr>
            <w:rFonts w:hint="cs"/>
            <w:rtl/>
          </w:rPr>
          <w:delText xml:space="preserve">ר''א</w:delText>
        </w:r>
      </w:del>
      <w:ins w:id="95907" w:author="מנוע מכני" w:date="2026-10-05T11:32:12Z">
        <w:r>
          <w:rPr>
            <w:rFonts w:hint="cs"/>
            <w:rtl/>
          </w:rPr>
          <w:t xml:space="preserve"> </w:t>
        </w:r>
      </w:ins>
      <w:del w:id="95908" w:author="מנוע מכני" w:date="2026-10-05T11:32:12Z">
        <w:r w:rsidR="00CA0EF3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בבית מותבא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: מה נשתנו פטרי חמורים מפטרי סוסים וגמלים? </w:t>
      </w:r>
    </w:p>
    <w:p>
      <w:pPr>
        <w:pStyle w:val="38"/>
        <w:rPr>
          <w:ins w:id="98871" w:author="מנוע מכני" w:date="2026-10-05T11:32:12Z"/>
        </w:rPr>
      </w:pPr>
      <w:r>
        <w:t xml:space="preserve">א"ל</w:t>
      </w:r>
      <w:r>
        <w:t xml:space="preserve">:</w:t>
      </w:r>
    </w:p>
    <w:p w14:paraId="009E80CA" w14:textId="77777777" w:rsidR="00CA0EF3" w:rsidRDefault="00F63065" w:rsidP="00F63065">
      <w:pPr>
        <w:rPr>
          <w:rtl/>
        </w:rPr>
      </w:pPr>
      <w:del w:id="9887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גזירת הכתוב היא, </w:t>
      </w:r>
    </w:p>
    <w:p w14:paraId="5BBF6D78" w14:textId="77777777" w:rsidR="00B874E6" w:rsidRDefault="002357CF" w:rsidP="00F63065">
      <w:pPr>
        <w:rPr>
          <w:rtl/>
        </w:rPr>
      </w:pPr>
      <w:r>
        <w:rPr>
          <w:rtl/>
        </w:rPr>
        <w:t>ועוד</w:t>
      </w:r>
      <w:r w:rsidR="00F63065">
        <w:rPr>
          <w:rtl/>
        </w:rPr>
        <w:t xml:space="preserve"> שסייעו ישראל בשעת יציאתם ממצרים שאין לך כל אחד ואחד מישראל שלא היו עמו תשעים חמורים לובים טעונים מכספה וזהבה של מצרים</w:t>
      </w:r>
      <w:r w:rsidR="0057284B">
        <w:rPr>
          <w:rtl/>
        </w:rPr>
        <w:t>.</w:t>
      </w:r>
    </w:p>
    <w:p w14:paraId="59D77540" w14:textId="77777777" w:rsidR="00B874E6" w:rsidRDefault="00C647C7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ועוד שאלתיו: </w:t>
      </w:r>
      <w:ins w:id="94415" w:author="מנוע מכני" w:date="2026-10-05T11:32:12Z">
        <w:r>
          <w:rPr>
            <w:rtl/>
          </w:rPr>
          <w:t xml:space="preserve">מה</w:t>
        </w:r>
      </w:ins>
      <w:del w:id="9441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לשון רפידים? ואמר לי: רפידים שמה</w:t>
      </w:r>
      <w:r w:rsidR="0057284B">
        <w:rPr>
          <w:rtl/>
        </w:rPr>
        <w:t>.</w:t>
      </w:r>
    </w:p>
    <w:p>
      <w:pPr>
        <w:pStyle w:val="38"/>
        <w:rPr>
          <w:ins w:id="98873" w:author="מנוע מכני" w:date="2026-10-05T11:32:12Z"/>
        </w:rPr>
      </w:pPr>
      <w:r>
        <w:t xml:space="preserve">כתנאי, ר' אליעזר</w:t>
      </w:r>
      <w:del w:id="100886" w:author="מנוע מכני" w:date="2026-10-05T11:32:12Z">
        <w:r>
          <w:delText xml:space="preserve"> אומר</w:delText>
        </w:r>
      </w:del>
      <w:r>
        <w:t xml:space="preserve">:</w:t>
      </w:r>
    </w:p>
    <w:p w14:paraId="39BA09B1" w14:textId="77777777" w:rsidR="00CA0EF3" w:rsidRDefault="00F63065" w:rsidP="00F63065">
      <w:pPr>
        <w:rPr>
          <w:rtl/>
        </w:rPr>
      </w:pPr>
      <w:del w:id="9887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רפידים שמה, </w:t>
      </w:r>
    </w:p>
    <w:p>
      <w:pPr>
        <w:pStyle w:val="38"/>
        <w:rPr>
          <w:ins w:id="98875" w:author="מנוע מכני" w:date="2026-10-05T11:32:12Z"/>
        </w:rPr>
      </w:pPr>
      <w:r>
        <w:tab/>
      </w:r>
      <w:r w:rsidR="00F63065">
        <w:t xml:space="preserve">ר' יהושע</w:t>
      </w:r>
      <w:del w:id="100887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3112A54A" w14:textId="77777777" w:rsidR="00B874E6" w:rsidRDefault="00CA0EF3" w:rsidP="00C647C7">
      <w:pPr>
        <w:rPr>
          <w:rtl/>
        </w:rPr>
      </w:pPr>
      <w:del w:id="9887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שריפו עצמן מדברי תורה, וכן אומר: </w:t>
      </w:r>
      <w:r w:rsidR="00C647C7">
        <w:rPr>
          <w:rFonts w:hint="cs"/>
          <w:rtl/>
        </w:rPr>
        <w:t>'</w:t>
      </w:r>
      <w:ins w:id="90049" w:author="מנוע סמנטי" w:date="2026-10-05T11:39:44Z">
        <w:r>
          <w:rPr>
            <w:rStyle w:val="afffff0"/>
            <w:rtl/>
          </w:rPr>
          <w:t xml:space="preserve">לֹא הִפְנוּ אָבוֹת אֶל בָּנִים מֵרִפְיוֹן יָדָיִם</w:t>
        </w:r>
      </w:ins>
      <w:del w:id="90050" w:author="מנוע סמנטי" w:date="2026-10-05T11:39:44Z">
        <w:r w:rsidR="00F63065">
          <w:rPr>
            <w:rtl/>
          </w:rPr>
          <w:delText xml:space="preserve">לא הפנו אבות אל בנים מרפיון ידים</w:delText>
        </w:r>
      </w:del>
      <w:r w:rsidR="00C647C7">
        <w:rPr>
          <w:rFonts w:hint="cs"/>
          <w:rtl/>
        </w:rPr>
        <w:t>'</w:t>
      </w:r>
      <w:r w:rsidR="0057284B">
        <w:rPr>
          <w:rtl/>
        </w:rPr>
        <w:t>.</w:t>
      </w:r>
    </w:p>
    <w:p w14:paraId="335BE77E" w14:textId="77777777" w:rsidR="00B874E6" w:rsidRDefault="00C647C7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ועוד שאלתיו: </w:t>
      </w:r>
      <w:ins w:id="94417" w:author="מנוע מכני" w:date="2026-10-05T11:32:12Z">
        <w:r>
          <w:rPr>
            <w:rtl/>
          </w:rPr>
          <w:t xml:space="preserve">מה</w:t>
        </w:r>
      </w:ins>
      <w:del w:id="94418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לשון שטים? ואמר לי: שטים שמה</w:t>
      </w:r>
      <w:r w:rsidR="0057284B">
        <w:rPr>
          <w:rtl/>
        </w:rPr>
        <w:t>.</w:t>
      </w:r>
    </w:p>
    <w:p>
      <w:pPr>
        <w:pStyle w:val="38"/>
        <w:rPr>
          <w:ins w:id="98877" w:author="מנוע מכני" w:date="2026-10-05T11:32:12Z"/>
        </w:rPr>
      </w:pPr>
      <w:r>
        <w:t xml:space="preserve">כתנאי, ר' אליעזר</w:t>
      </w:r>
      <w:del w:id="100888" w:author="מנוע מכני" w:date="2026-10-05T11:32:12Z">
        <w:r>
          <w:delText xml:space="preserve"> אומר</w:delText>
        </w:r>
      </w:del>
      <w:r>
        <w:t xml:space="preserve">:</w:t>
      </w:r>
    </w:p>
    <w:p w14:paraId="67CC9DEB" w14:textId="77777777" w:rsidR="00CA0EF3" w:rsidRDefault="00F63065" w:rsidP="00F63065">
      <w:pPr>
        <w:rPr>
          <w:rtl/>
        </w:rPr>
      </w:pPr>
      <w:del w:id="9887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שטים שמה,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אומר: שנתעסקו בדברי שטות, </w:t>
      </w:r>
    </w:p>
    <w:p w14:paraId="2FD335B6" w14:textId="77777777" w:rsidR="00B874E6" w:rsidRDefault="00CA0EF3" w:rsidP="00CA0EF3">
      <w:pPr>
        <w:rPr>
          <w:rtl/>
        </w:rPr>
      </w:pPr>
      <w:r>
        <w:rPr>
          <w:rFonts w:hint="cs"/>
          <w:rtl/>
        </w:rPr>
        <w:t>'</w:t>
      </w:r>
      <w:ins w:id="90051" w:author="מנוע סמנטי" w:date="2026-10-05T11:39:44Z">
        <w:r>
          <w:rPr>
            <w:rStyle w:val="afffff0"/>
            <w:rtl/>
          </w:rPr>
          <w:t xml:space="preserve">וַתִּקְרֶאןָ לָעָם לְזִבְחֵי אֱלֹהֵיהֶן</w:t>
        </w:r>
      </w:ins>
      <w:del w:id="90052" w:author="מנוע סמנטי" w:date="2026-10-05T11:39:44Z">
        <w:r w:rsidR="00F63065">
          <w:rPr>
            <w:rtl/>
          </w:rPr>
          <w:delText xml:space="preserve">ותקראן לעם לזבחי אלהיהן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ins w:id="90207" w:author="מנוע מכני" w:date="2026-10-05T11:32:12Z">
        <w:r>
          <w:rPr>
            <w:rStyle w:val="2fb"/>
            <w:rtl/>
          </w:rPr>
          <w:t xml:space="preserve">ר"א</w:t>
        </w:r>
      </w:ins>
      <w:del w:id="9020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''א</w:delText>
        </w:r>
      </w:del>
      <w:r w:rsidR="00F63065">
        <w:rPr>
          <w:rtl/>
        </w:rPr>
        <w:t xml:space="preserve"> אומר: ערומות פגעו בהן, ר'</w:t>
      </w:r>
      <w:r>
        <w:rPr>
          <w:rFonts w:hint="cs"/>
          <w:rtl/>
        </w:rPr>
        <w:t xml:space="preserve">יה </w:t>
      </w:r>
      <w:r w:rsidR="00F63065">
        <w:rPr>
          <w:rtl/>
        </w:rPr>
        <w:t>אומר: שנעשו כולן בעלי קריין</w:t>
      </w:r>
      <w:r w:rsidR="0057284B">
        <w:rPr>
          <w:rtl/>
        </w:rPr>
        <w:t>.</w:t>
      </w:r>
    </w:p>
    <w:p w14:paraId="54C04BD3" w14:textId="77777777" w:rsidR="0057284B" w:rsidRDefault="0057284B" w:rsidP="0057284B">
      <w:pPr>
        <w:pStyle w:val="affffd"/>
        <w:jc w:val="center"/>
        <w:rPr>
          <w:rtl/>
        </w:rPr>
        <w:pPrChange w:id="9036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09" w:author="מנוע מכני" w:date="2026-10-05T11:32:12Z">
        <w:r>
          <w:rPr>
            <w:rtl/>
          </w:rPr>
          <w:t xml:space="preserve"> </w:t>
        </w:r>
      </w:ins>
      <w:del w:id="959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11" w:author="מנוע מכני" w:date="2026-10-05T11:32:12Z">
        <w:r>
          <w:rPr>
            <w:rtl/>
          </w:rPr>
          <w:t xml:space="preserve"> </w:t>
        </w:r>
      </w:ins>
      <w:del w:id="959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029CD25" w14:textId="77777777" w:rsidR="00B874E6" w:rsidRDefault="00F63065" w:rsidP="00C73AD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EAFE913" w14:textId="77777777" w:rsidR="00C73AD0" w:rsidRDefault="00F63065" w:rsidP="00C73AD0">
      <w:pPr>
        <w:pStyle w:val="afff5"/>
        <w:rPr>
          <w:rtl/>
        </w:rPr>
      </w:pPr>
      <w:r>
        <w:rPr>
          <w:rtl/>
        </w:rPr>
        <w:t xml:space="preserve">פרה שילדה מין חמור, וחמור שילדה כמין סוס - פטורה מן הבכורה, </w:t>
      </w:r>
    </w:p>
    <w:p w14:paraId="0D8D2F49" w14:textId="77777777" w:rsidR="00B874E6" w:rsidRDefault="00F63065" w:rsidP="00C73AD0">
      <w:pPr>
        <w:pStyle w:val="afff5"/>
        <w:rPr>
          <w:rtl/>
        </w:rPr>
      </w:pPr>
      <w:r>
        <w:rPr>
          <w:rtl/>
        </w:rPr>
        <w:t>שנאמר:</w:t>
      </w:r>
      <w:r w:rsidR="00C73AD0">
        <w:rPr>
          <w:rtl/>
        </w:rPr>
        <w:t xml:space="preserve"> פטר חמור פטר חמור, שני פעמים </w:t>
      </w:r>
      <w:r>
        <w:rPr>
          <w:rtl/>
        </w:rPr>
        <w:t>עד שיהא היולד חמור, והנולד חמור</w:t>
      </w:r>
      <w:r w:rsidR="0057284B">
        <w:rPr>
          <w:rtl/>
        </w:rPr>
        <w:t>.</w:t>
      </w:r>
    </w:p>
    <w:p w14:paraId="7C5BAB87" w14:textId="77777777" w:rsidR="00C73AD0" w:rsidRDefault="00F63065" w:rsidP="00C73AD0">
      <w:pPr>
        <w:pStyle w:val="afff5"/>
        <w:rPr>
          <w:rtl/>
        </w:rPr>
      </w:pPr>
      <w:r>
        <w:rPr>
          <w:rtl/>
        </w:rPr>
        <w:t>ומה הם באכילה? בהמה טהורה שילדה כמין בהמה טמאה</w:t>
      </w:r>
      <w:r w:rsidR="000B5F7F">
        <w:rPr>
          <w:rtl/>
        </w:rPr>
        <w:t>;</w:t>
      </w:r>
      <w:r w:rsidR="00C73AD0">
        <w:rPr>
          <w:rFonts w:hint="cs"/>
          <w:rtl/>
        </w:rPr>
        <w:t xml:space="preserve"> </w:t>
      </w:r>
      <w:r>
        <w:rPr>
          <w:rtl/>
        </w:rPr>
        <w:t xml:space="preserve">מותר באכילה, וטמאה שילדה כמין בהמה טהורה - אסור באכילה, </w:t>
      </w:r>
    </w:p>
    <w:p w14:paraId="63D05A18" w14:textId="77777777" w:rsidR="00B874E6" w:rsidRDefault="00C73AD0" w:rsidP="00C73AD0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שהיוצא מן הטמא - טמא, והיוצא מן הטהור - טהור</w:t>
      </w:r>
      <w:r w:rsidR="0057284B">
        <w:rPr>
          <w:rtl/>
        </w:rPr>
        <w:t>.</w:t>
      </w:r>
    </w:p>
    <w:p w14:paraId="4B1D34E4" w14:textId="77777777" w:rsidR="0057284B" w:rsidRDefault="0057284B" w:rsidP="0057284B">
      <w:pPr>
        <w:pStyle w:val="affffd"/>
        <w:jc w:val="center"/>
        <w:rPr>
          <w:rtl/>
        </w:rPr>
        <w:pPrChange w:id="9036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13" w:author="מנוע מכני" w:date="2026-10-05T11:32:12Z">
        <w:r>
          <w:rPr>
            <w:rtl/>
          </w:rPr>
          <w:t xml:space="preserve"> </w:t>
        </w:r>
      </w:ins>
      <w:del w:id="959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15" w:author="מנוע מכני" w:date="2026-10-05T11:32:12Z">
        <w:r>
          <w:rPr>
            <w:rtl/>
          </w:rPr>
          <w:t xml:space="preserve"> </w:t>
        </w:r>
      </w:ins>
      <w:del w:id="959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A82F76E" w14:textId="77777777" w:rsidR="00B874E6" w:rsidRDefault="00F63065" w:rsidP="00C73AD0">
      <w:pPr>
        <w:rPr>
          <w:rtl/>
        </w:rPr>
      </w:pPr>
      <w:r>
        <w:rPr>
          <w:rtl/>
        </w:rPr>
        <w:t xml:space="preserve">תנן</w:t>
      </w:r>
      <w:r>
        <w:rPr>
          <w:rtl/>
        </w:rPr>
        <w:t xml:space="preserve"> </w:t>
      </w:r>
      <w:ins w:id="93085" w:author="מנוע מכני" w:date="2026-10-05T11:32:12Z">
        <w:r>
          <w:rPr>
            <w:rtl/>
          </w:rPr>
          <w:t xml:space="preserve">שם</w:t>
        </w:r>
      </w:ins>
      <w:del w:id="93086" w:author="מנוע מכני" w:date="2026-10-05T11:32:12Z">
        <w:r>
          <w:rPr>
            <w:rtl/>
          </w:rPr>
          <w:delText xml:space="preserve">התם</w:delText>
        </w:r>
      </w:del>
      <w:ins w:id="95917" w:author="מנוע מכני" w:date="2026-10-05T11:32:12Z">
        <w:r>
          <w:rPr>
            <w:rtl/>
          </w:rPr>
          <w:t xml:space="preserve">,</w:t>
        </w:r>
      </w:ins>
      <w:del w:id="95918" w:author="מנוע מכני" w:date="2026-10-05T11:32:12Z">
        <w:r w:rsidR="000B5F7F">
          <w:rPr>
            <w:rtl/>
          </w:rPr>
          <w:delText xml:space="preserve">;</w:delText>
        </w:r>
      </w:del>
      <w:r w:rsidR="00C73AD0">
        <w:rPr>
          <w:rFonts w:hint="cs"/>
          <w:rtl/>
        </w:rPr>
        <w:t xml:space="preserve"> </w:t>
      </w:r>
      <w:r>
        <w:rPr>
          <w:rtl/>
        </w:rPr>
        <w:t>רחל ש</w:t>
      </w:r>
      <w:r w:rsidR="00C73AD0">
        <w:rPr>
          <w:rtl/>
        </w:rPr>
        <w:t>ילדה מין עז, ועז שילדה מין רחל</w:t>
      </w:r>
      <w:r>
        <w:rPr>
          <w:rtl/>
        </w:rPr>
        <w:t xml:space="preserve"> פטור מן הבכורה, ואם יש בו </w:t>
      </w:r>
      <w:r w:rsidR="00C73AD0">
        <w:rPr>
          <w:rtl/>
        </w:rPr>
        <w:t>מקצת סימנין</w:t>
      </w:r>
      <w:r>
        <w:rPr>
          <w:rtl/>
        </w:rPr>
        <w:t xml:space="preserve"> חייב</w:t>
      </w:r>
      <w:r w:rsidR="0057284B">
        <w:rPr>
          <w:rtl/>
        </w:rPr>
        <w:t>.</w:t>
      </w:r>
    </w:p>
    <w:p>
      <w:pPr>
        <w:pStyle w:val="38"/>
        <w:rPr>
          <w:ins w:id="98879" w:author="מנוע מכני" w:date="2026-10-05T11:32:12Z"/>
        </w:rPr>
      </w:pPr>
      <w:r>
        <w:t xml:space="preserve">מד</w:t>
      </w:r>
      <w:ins w:id="90209" w:author="מנוע מכני" w:date="2026-10-05T11:32:12Z">
        <w:r>
          <w:t xml:space="preserve">ר"י</w:t>
        </w:r>
      </w:ins>
      <w:del w:id="90210" w:author="מנוע מכני" w:date="2026-10-05T11:32:12Z">
        <w:r>
          <w:delText xml:space="preserve">ר''י</w:delText>
        </w:r>
      </w:del>
      <w:r>
        <w:t xml:space="preserve">:</w:t>
      </w:r>
    </w:p>
    <w:p w14:paraId="4D5B0051" w14:textId="77777777" w:rsidR="00C73AD0" w:rsidRDefault="00C73AD0" w:rsidP="00C73AD0">
      <w:pPr>
        <w:rPr>
          <w:rtl/>
        </w:rPr>
      </w:pPr>
      <w:del w:id="98880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ד'</w:t>
      </w:r>
      <w:ins w:id="90053" w:author="מנוע סמנטי" w:date="2026-10-05T11:39:44Z">
        <w:r>
          <w:rPr>
            <w:rStyle w:val="afffff0"/>
            <w:rtl/>
          </w:rPr>
          <w:t xml:space="preserve">אַךְ בְּכוֹר שׁוֹר</w:t>
        </w:r>
      </w:ins>
      <w:del w:id="90054" w:author="מנוע סמנטי" w:date="2026-10-05T11:39:44Z">
        <w:r w:rsidR="00F63065">
          <w:rPr>
            <w:rtl/>
          </w:rPr>
          <w:delText xml:space="preserve">אך בכור שור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שיהא הוא שור, ובכורו שור, בכור כשב - שיהא הוא כשב ובכורו כשב, בכור עז - שיהא הוא עז, ובכורו עז, </w:t>
      </w:r>
    </w:p>
    <w:p w14:paraId="3727F699" w14:textId="77777777" w:rsidR="00C73AD0" w:rsidRDefault="00C73AD0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יכול אפי' יש בו מקצת סימנין? </w:t>
      </w:r>
      <w:r w:rsidR="00F63065">
        <w:rPr>
          <w:rtl/>
        </w:rPr>
        <w:t xml:space="preserve">ת"ל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אך</w:t>
      </w:r>
      <w:r>
        <w:rPr>
          <w:rFonts w:hint="cs"/>
          <w:rtl/>
        </w:rPr>
        <w:t>'</w:t>
      </w:r>
      <w:r w:rsidR="00F63065">
        <w:rPr>
          <w:rtl/>
        </w:rPr>
        <w:t xml:space="preserve"> - חלק</w:t>
      </w:r>
      <w:ins w:id="95919" w:author="מנוע מכני" w:date="2026-10-05T11:32:12Z">
        <w:r>
          <w:rPr>
            <w:rtl/>
          </w:rPr>
          <w:t xml:space="preserve">,</w:t>
        </w:r>
      </w:ins>
      <w:del w:id="9592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והא תנא: פטר פטר קנסיב לה לפרה! </w:t>
      </w:r>
    </w:p>
    <w:p w14:paraId="132C16E3" w14:textId="77777777" w:rsidR="00B874E6" w:rsidRDefault="00C73AD0" w:rsidP="00C73AD0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הוא דאמר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</w:t>
      </w:r>
      <w:ins w:id="90211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212" w:author="מנוע מכני" w:date="2026-10-05T11:32:12Z">
        <w:r>
          <w:rPr>
            <w:rFonts w:hint="cs"/>
            <w:rtl/>
          </w:rPr>
          <w:delText xml:space="preserve">ה''ג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ד'</w:t>
      </w:r>
      <w:ins w:id="90055" w:author="מנוע סמנטי" w:date="2026-10-05T11:39:44Z">
        <w:r>
          <w:rPr>
            <w:rStyle w:val="afffff0"/>
            <w:rtl/>
          </w:rPr>
          <w:t xml:space="preserve">אַךְ בְּכוֹר שׁוֹר</w:t>
        </w:r>
      </w:ins>
      <w:del w:id="90056" w:author="מנוע סמנטי" w:date="2026-10-05T11:39:44Z">
        <w:r w:rsidR="00F63065">
          <w:rPr>
            <w:rtl/>
          </w:rPr>
          <w:delText xml:space="preserve">אך בכור שור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עד שיהא הוא שור, ובכורו שור</w:t>
      </w:r>
      <w:r w:rsidR="0057284B">
        <w:rPr>
          <w:rtl/>
        </w:rPr>
        <w:t>.</w:t>
      </w:r>
    </w:p>
    <w:p w14:paraId="1D76CAFF" w14:textId="77777777" w:rsidR="00C73AD0" w:rsidRDefault="00C73AD0" w:rsidP="00C73AD0">
      <w:pPr>
        <w:rPr>
          <w:rtl/>
        </w:rPr>
      </w:pPr>
      <w:r>
        <w:rPr>
          <w:rFonts w:hint="cs"/>
          <w:rtl/>
        </w:rPr>
        <w:t>'</w:t>
      </w:r>
      <w:ins w:id="90061" w:author="מנוע סמנטי" w:date="2026-10-05T11:39:44Z">
        <w:r>
          <w:rPr>
            <w:rStyle w:val="afffff0"/>
            <w:rtl/>
          </w:rPr>
          <w:t xml:space="preserve">בְּכוֹר כֶּשֶׂב</w:t>
        </w:r>
      </w:ins>
      <w:del w:id="90062" w:author="מנוע סמנטי" w:date="2026-10-05T11:39:44Z">
        <w:r w:rsidR="00F63065">
          <w:rPr>
            <w:rtl/>
          </w:rPr>
          <w:delText xml:space="preserve">בכור כשב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עד שיהא הוא כשב, ובכורו כשב, </w:t>
      </w:r>
      <w:r>
        <w:rPr>
          <w:rFonts w:hint="cs"/>
          <w:rtl/>
        </w:rPr>
        <w:t>'</w:t>
      </w:r>
      <w:ins w:id="90059" w:author="מנוע סמנטי" w:date="2026-10-05T11:39:44Z">
        <w:r>
          <w:rPr>
            <w:rStyle w:val="afffff0"/>
            <w:rtl/>
          </w:rPr>
          <w:t xml:space="preserve">אוֹ בְּכוֹר עֵז</w:t>
        </w:r>
      </w:ins>
      <w:del w:id="90060" w:author="מנוע סמנטי" w:date="2026-10-05T11:39:44Z">
        <w:r w:rsidR="00F63065">
          <w:rPr>
            <w:rtl/>
          </w:rPr>
          <w:delText xml:space="preserve">או בכור עז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עד שיהא הוא עז ובכורו עז, </w:t>
      </w:r>
    </w:p>
    <w:p w14:paraId="71566BE1" w14:textId="77777777" w:rsidR="00C73AD0" w:rsidRDefault="00F63065" w:rsidP="00F63065">
      <w:pPr>
        <w:rPr>
          <w:rtl/>
        </w:rPr>
      </w:pPr>
      <w:r>
        <w:rPr>
          <w:rtl/>
        </w:rPr>
        <w:t xml:space="preserve">יכול אפי' יש בו מקצת סימנין?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C73AD0" w:rsidRPr="00C73AD0">
        <w:rPr>
          <w:rFonts w:hint="cs"/>
          <w:b/>
          <w:bCs/>
          <w:rtl/>
        </w:rPr>
        <w:t>'</w:t>
      </w:r>
      <w:r w:rsidRPr="00C73AD0">
        <w:rPr>
          <w:b/>
          <w:bCs/>
          <w:rtl/>
        </w:rPr>
        <w:t>אך</w:t>
      </w:r>
      <w:r w:rsidR="00C73AD0" w:rsidRPr="00C73AD0">
        <w:rPr>
          <w:rFonts w:hint="cs"/>
          <w:b/>
          <w:bCs/>
          <w:rtl/>
        </w:rPr>
        <w:t>'</w:t>
      </w:r>
      <w:r>
        <w:rPr>
          <w:rtl/>
        </w:rPr>
        <w:t xml:space="preserve"> - חלק, </w:t>
      </w:r>
    </w:p>
    <w:p w14:paraId="1B758F60" w14:textId="77777777" w:rsidR="00B14C34" w:rsidRDefault="00F63065" w:rsidP="00F63065">
      <w:pPr>
        <w:rPr>
          <w:rtl/>
        </w:rPr>
      </w:pPr>
      <w:r>
        <w:rPr>
          <w:rtl/>
        </w:rPr>
        <w:t xml:space="preserve">במאי </w:t>
      </w:r>
      <w:ins w:id="98081" w:author="מנוע מכני" w:date="2026-10-05T11:32:12Z">
        <w:r>
          <w:rPr>
            <w:rtl/>
          </w:rPr>
          <w:t xml:space="preserve">חלקו</w:t>
        </w:r>
      </w:ins>
      <w:del w:id="98082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? תנא דידן סבר: גלי </w:t>
      </w:r>
      <w:ins w:id="94419" w:author="מנוע מכני" w:date="2026-10-05T11:32:12Z">
        <w:r>
          <w:rPr>
            <w:rtl/>
          </w:rPr>
          <w:t xml:space="preserve">התורה</w:t>
        </w:r>
      </w:ins>
      <w:del w:id="9442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בקדושת דמים, וה"ה בקדושת הגוף, </w:t>
      </w:r>
    </w:p>
    <w:p>
      <w:pPr>
        <w:pStyle w:val="38"/>
        <w:rPr>
          <w:ins w:id="98881" w:author="מנוע מכני" w:date="2026-10-05T11:32:12Z"/>
        </w:rPr>
      </w:pPr>
      <w:r>
        <w:lastRenderedPageBreak/>
        <w:t xml:space="preserve">ור' יוסי סבר:</w:t>
      </w:r>
    </w:p>
    <w:p w14:paraId="080A1A70" w14:textId="77777777" w:rsidR="00B14C34" w:rsidRDefault="00F63065" w:rsidP="00F63065">
      <w:pPr>
        <w:rPr>
          <w:rtl/>
        </w:rPr>
      </w:pPr>
      <w:del w:id="98882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גלי </w:t>
      </w:r>
      <w:ins w:id="94421" w:author="מנוע מכני" w:date="2026-10-05T11:32:12Z">
        <w:r>
          <w:rPr>
            <w:rtl/>
          </w:rPr>
          <w:t xml:space="preserve">התורה</w:t>
        </w:r>
      </w:ins>
      <w:del w:id="94422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בקדושת הגוף וה"ה בקדושת דמים, וגמר קדושת דמים מקדושת הגוף</w:t>
      </w:r>
      <w:ins w:id="95921" w:author="מנוע מכני" w:date="2026-10-05T11:32:12Z">
        <w:r>
          <w:rPr>
            <w:rtl/>
          </w:rPr>
          <w:t xml:space="preserve">,</w:t>
        </w:r>
      </w:ins>
      <w:del w:id="95922" w:author="מנוע מכני" w:date="2026-10-05T11:32:12Z">
        <w:r w:rsidR="000B5F7F">
          <w:rPr>
            <w:rtl/>
          </w:rPr>
          <w:delText xml:space="preserve">;</w:delText>
        </w:r>
      </w:del>
    </w:p>
    <w:p w14:paraId="06A4F5E2" w14:textId="77777777" w:rsidR="00B14C34" w:rsidRDefault="00F63065" w:rsidP="00B14C34">
      <w:pPr>
        <w:rPr>
          <w:rtl/>
        </w:rPr>
      </w:pPr>
      <w:r>
        <w:rPr>
          <w:rtl/>
        </w:rPr>
        <w:t>ותנא דידן</w:t>
      </w:r>
      <w:r w:rsidR="00B14C34">
        <w:rPr>
          <w:rFonts w:hint="cs"/>
          <w:rtl/>
        </w:rPr>
        <w:t xml:space="preserve"> </w:t>
      </w:r>
      <w:ins w:id="94423" w:author="מנוע מכני" w:date="2026-10-05T11:32:12Z">
        <w:r>
          <w:rPr>
            <w:rtl/>
          </w:rPr>
          <w:t xml:space="preserve">זה</w:t>
        </w:r>
      </w:ins>
      <w:del w:id="9442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r w:rsidR="00B14C34">
        <w:rPr>
          <w:rFonts w:hint="cs"/>
          <w:rtl/>
        </w:rPr>
        <w:t>'</w:t>
      </w:r>
      <w:ins w:id="90063" w:author="מנוע סמנטי" w:date="2026-10-05T11:39:44Z">
        <w:r>
          <w:rPr>
            <w:rStyle w:val="afffff0"/>
            <w:rtl/>
          </w:rPr>
          <w:t xml:space="preserve">בְּכוֹר</w:t>
        </w:r>
      </w:ins>
      <w:del w:id="90064" w:author="מנוע סמנטי" w:date="2026-10-05T11:39:44Z">
        <w:r>
          <w:rPr>
            <w:rtl/>
          </w:rPr>
          <w:delText xml:space="preserve">בכור</w:delText>
        </w:r>
      </w:del>
      <w:r w:rsidR="00B14C34">
        <w:rPr>
          <w:rFonts w:hint="cs"/>
          <w:rtl/>
        </w:rPr>
        <w:t>'</w:t>
      </w:r>
      <w:r>
        <w:rPr>
          <w:rtl/>
        </w:rPr>
        <w:t xml:space="preserve"> </w:t>
      </w:r>
      <w:ins w:id="98375" w:author="מנוע מכני" w:date="2026-10-05T11:32:12Z">
        <w:r>
          <w:rPr>
            <w:rtl/>
          </w:rPr>
          <w:t xml:space="preserve">צריך</w:t>
        </w:r>
      </w:ins>
      <w:del w:id="98376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r w:rsidR="00B14C34">
        <w:rPr>
          <w:rStyle w:val="2fb"/>
          <w:rFonts w:hint="cs"/>
          <w:rtl/>
        </w:rPr>
        <w:t xml:space="preserve">לכדרי</w:t>
      </w:r>
      <w:ins w:id="90213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0214" w:author="מנוע מכני" w:date="2026-10-05T11:32:12Z">
        <w:r w:rsidR="00B14C34">
          <w:rPr>
            <w:rFonts w:hint="cs"/>
            <w:rtl/>
          </w:rPr>
          <w:delText xml:space="preserve">ב''ח</w:delText>
        </w:r>
      </w:del>
      <w:r>
        <w:rPr>
          <w:rtl/>
        </w:rPr>
        <w:t xml:space="preserve">: </w:t>
      </w:r>
      <w:r w:rsidR="00B14C34">
        <w:rPr>
          <w:rFonts w:hint="cs"/>
          <w:rtl/>
        </w:rPr>
        <w:t>ד</w:t>
      </w:r>
      <w:r>
        <w:rPr>
          <w:rtl/>
        </w:rPr>
        <w:t xml:space="preserve">למה נאמרו אימורין בבכור שור, אימורין בבכור כשב, אימורין בבכור עז? </w:t>
      </w:r>
    </w:p>
    <w:p>
      <w:pPr>
        <w:pStyle w:val="38"/>
        <w:rPr>
          <w:ins w:id="100802" w:author="מנוע מכני" w:date="2026-10-05T11:32:12Z"/>
        </w:rPr>
      </w:pPr>
      <w:r>
        <w:t>צריכא</w:t>
      </w:r>
      <w:r w:rsidR="00B14C34">
        <w:t xml:space="preserve"> </w:t>
      </w:r>
      <w:r>
        <w:t xml:space="preserve">בבכור </w:t>
      </w:r>
      <w:r w:rsidRPr="00B14C34">
        <w:t>שור</w:t>
      </w:r>
      <w:ins w:id="95923" w:author="מנוע מכני" w:date="2026-10-05T11:32:12Z">
        <w:r>
          <w:t xml:space="preserve">,</w:t>
        </w:r>
      </w:ins>
    </w:p>
    <w:p w14:paraId="0179A59D" w14:textId="77777777" w:rsidR="00B14C34" w:rsidRDefault="00F63065" w:rsidP="008B759F">
      <w:pPr>
        <w:pStyle w:val="021"/>
        <w:rPr>
          <w:rtl/>
        </w:rPr>
      </w:pPr>
      <w:del w:id="95924" w:author="מנוע מכני" w:date="2026-10-05T11:32:12Z">
        <w:r w:rsidR="000B5F7F">
          <w:rPr>
            <w:rtl/>
          </w:rPr>
          <w:delText xml:space="preserve">;</w:delText>
        </w:r>
      </w:del>
      <w:del w:id="100803" w:author="מנוע מכני" w:date="2026-10-05T11:32:12Z">
        <w:r w:rsidR="00B14C34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שכן נתרבה בנסכים, </w:t>
      </w:r>
      <w:r w:rsidRPr="00B14C34">
        <w:rPr>
          <w:b/>
          <w:bCs/>
          <w:rtl/>
        </w:rPr>
        <w:t>כשב</w:t>
      </w:r>
      <w:r>
        <w:rPr>
          <w:rtl/>
        </w:rPr>
        <w:t xml:space="preserve"> - שכן נתרבה באליה, </w:t>
      </w:r>
      <w:r w:rsidRPr="00B14C34">
        <w:rPr>
          <w:b/>
          <w:bCs/>
          <w:rtl/>
        </w:rPr>
        <w:t>בעז</w:t>
      </w:r>
      <w:r>
        <w:rPr>
          <w:rtl/>
        </w:rPr>
        <w:t xml:space="preserve"> - שכן נתרבה אצל </w:t>
      </w:r>
      <w:ins w:id="98251" w:author="מנוע מכני" w:date="2026-10-05T11:32:12Z">
        <w:r>
          <w:rPr>
            <w:rtl/>
          </w:rPr>
          <w:t xml:space="preserve">נכרי</w:t>
        </w:r>
      </w:ins>
      <w:del w:id="98252" w:author="מנוע מכני" w:date="2026-10-05T11:32:12Z">
        <w:r>
          <w:rPr>
            <w:rtl/>
          </w:rPr>
          <w:delText xml:space="preserve">ע</w:delText>
        </w:r>
        <w:r w:rsidR="00B14C34"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215" w:author="מנוע מכני" w:date="2026-10-05T11:32:12Z"/>
      <w:del w:id="90216" w:author="מנוע מכני" w:date="2026-10-05T11:32:12Z">
        <w:r w:rsidR="00B14C34">
          <w:rPr>
            <w:rFonts w:hint="cs"/>
            <w:rtl/>
          </w:rPr>
          <w:delText xml:space="preserve">ו''ם</w:delText>
        </w:r>
      </w:del>
      <w:r w:rsidR="00B14C34">
        <w:rPr>
          <w:rFonts w:hint="cs"/>
          <w:rtl/>
        </w:rPr>
        <w:t xml:space="preserve"> </w:t>
      </w:r>
      <w:r>
        <w:rPr>
          <w:rtl/>
        </w:rPr>
        <w:t>ביחיד</w:t>
      </w:r>
    </w:p>
    <w:p>
      <w:pPr>
        <w:pStyle w:val="38"/>
        <w:rPr>
          <w:ins w:id="98883" w:author="מנוע מכני" w:date="2026-10-05T11:32:12Z"/>
        </w:rPr>
      </w:pPr>
      <w:r>
        <w:t xml:space="preserve">ו</w:t>
      </w:r>
      <w:ins w:id="90217" w:author="מנוע מכני" w:date="2026-10-05T11:32:12Z">
        <w:r>
          <w:t xml:space="preserve">א"א</w:t>
        </w:r>
      </w:ins>
    </w:p>
    <w:p w14:paraId="32D32897" w14:textId="77777777" w:rsidR="00B14C34" w:rsidRDefault="00B14C34" w:rsidP="00B14C34">
      <w:pPr>
        <w:rPr>
          <w:rtl/>
        </w:rPr>
      </w:pPr>
      <w:del w:id="90218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98884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מילף מכשב ועז שכן נתרבו בפסחים. </w:t>
      </w:r>
    </w:p>
    <w:p w14:paraId="69C8F74E" w14:textId="77777777" w:rsidR="00B14C34" w:rsidRDefault="00B14C34" w:rsidP="00B14C34">
      <w:pPr>
        <w:rPr>
          <w:rtl/>
        </w:rPr>
      </w:pPr>
      <w:r>
        <w:rPr>
          <w:rFonts w:hint="cs"/>
          <w:rtl/>
        </w:rPr>
        <w:t xml:space="preserve">ולא משור ועז שנתרבו אצל </w:t>
      </w:r>
      <w:ins w:id="98253" w:author="מנוע מכני" w:date="2026-10-05T11:32:12Z">
        <w:r>
          <w:rPr>
            <w:rFonts w:hint="cs"/>
            <w:rtl/>
          </w:rPr>
          <w:t xml:space="preserve">נכרי</w:t>
        </w:r>
      </w:ins>
      <w:del w:id="98254" w:author="מנוע מכני" w:date="2026-10-05T11:32:12Z">
        <w:r>
          <w:rPr>
            <w:rFonts w:hint="cs"/>
            <w:rtl/>
          </w:rPr>
          <w:delText xml:space="preserve">עכ</w:delText>
        </w:r>
        <w:r>
          <w:rPr>
            <w:rFonts w:hint="cs"/>
            <w:rtl/>
          </w:rPr>
          <w:delText xml:space="preserve">ו"ם</w:delText>
        </w:r>
      </w:del>
      <w:ins w:id="90219" w:author="מנוע מכני" w:date="2026-10-05T11:32:12Z"/>
      <w:del w:id="90220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בציבור </w:t>
      </w:r>
    </w:p>
    <w:p w14:paraId="5DC4577E" w14:textId="77777777" w:rsidR="00B874E6" w:rsidRDefault="00B14C34" w:rsidP="00B14C34">
      <w:pPr>
        <w:rPr>
          <w:rtl/>
        </w:rPr>
      </w:pPr>
      <w:r>
        <w:rPr>
          <w:rFonts w:hint="cs"/>
          <w:rtl/>
        </w:rPr>
        <w:t xml:space="preserve">ולא משור וכשב שכן יש בהן צד ריבוי אצל מזבח </w:t>
      </w:r>
      <w:ins w:id="98377" w:author="מנוע מכני" w:date="2026-10-05T11:32:12Z">
        <w:r>
          <w:rPr>
            <w:rFonts w:hint="cs"/>
            <w:b/>
            <w:bCs/>
            <w:rtl/>
          </w:rPr>
          <w:t xml:space="preserve">לפיכך</w:t>
        </w:r>
      </w:ins>
      <w:del w:id="98378" w:author="מנוע מכני" w:date="2026-10-05T11:32:12Z">
        <w:r w:rsidRPr="00424E00">
          <w:rPr>
            <w:rFonts w:hint="cs"/>
            <w:b/>
            <w:bCs/>
            <w:rtl/>
          </w:rPr>
          <w:delText xml:space="preserve">הילכך</w:delText>
        </w:r>
      </w:del>
      <w:r w:rsidRPr="00424E00">
        <w:rPr>
          <w:rFonts w:hint="cs"/>
          <w:b/>
          <w:bCs/>
          <w:rtl/>
        </w:rPr>
        <w:t xml:space="preserve"> צריכי</w:t>
      </w:r>
      <w:r w:rsidR="0057284B">
        <w:rPr>
          <w:rtl/>
        </w:rPr>
        <w:t>.</w:t>
      </w:r>
    </w:p>
    <w:p>
      <w:pPr>
        <w:pStyle w:val="38"/>
        <w:rPr>
          <w:ins w:id="98885" w:author="מנוע מכני" w:date="2026-10-05T11:32:12Z"/>
        </w:rPr>
      </w:pPr>
      <w:r>
        <w:t>ור</w:t>
      </w:r>
      <w:r w:rsidR="00B14C34">
        <w:t xml:space="preserve">י</w:t>
      </w:r>
      <w:ins w:id="90221" w:author="מנוע מכני" w:date="2026-10-05T11:32:12Z">
        <w:r>
          <w:t xml:space="preserve">ה"ג</w:t>
        </w:r>
      </w:ins>
      <w:del w:id="90222" w:author="מנוע מכני" w:date="2026-10-05T11:32:12Z">
        <w:r w:rsidR="00B14C34">
          <w:delText xml:space="preserve">ה''ג</w:delText>
        </w:r>
      </w:del>
      <w:r w:rsidR="00424E00">
        <w:t>:</w:t>
      </w:r>
    </w:p>
    <w:p w14:paraId="505D715C" w14:textId="77777777" w:rsidR="00B874E6" w:rsidRDefault="00F63065" w:rsidP="002357CF">
      <w:pPr>
        <w:pStyle w:val="021"/>
        <w:rPr>
          <w:rtl/>
        </w:rPr>
      </w:pPr>
      <w:del w:id="98886" w:author="מנוע מכני" w:date="2026-10-05T11:32:12Z">
        <w:r w:rsidR="00B14C34">
          <w:rPr>
            <w:rFonts w:hint="cs"/>
            <w:rtl/>
          </w:rPr>
          <w:delText xml:space="preserve"> </w:delText>
        </w:r>
      </w:del>
      <w:ins w:id="90223" w:author="מנוע מכני" w:date="2026-10-05T11:32:12Z">
        <w:r>
          <w:rPr>
            <w:rFonts w:hint="cs"/>
            <w:rtl/>
          </w:rPr>
          <w:t xml:space="preserve">א"כ</w:t>
        </w:r>
      </w:ins>
      <w:del w:id="90224" w:author="מנוע מכני" w:date="2026-10-05T11:32:12Z">
        <w:r w:rsidR="00B14C34">
          <w:rPr>
            <w:rFonts w:hint="cs"/>
            <w:rtl/>
          </w:rPr>
          <w:delText xml:space="preserve">א''כ</w:delText>
        </w:r>
      </w:del>
      <w:r>
        <w:rPr>
          <w:rtl/>
        </w:rPr>
        <w:t xml:space="preserve"> </w:t>
      </w:r>
      <w:ins w:id="90069" w:author="מנוע סמנטי" w:date="2026-10-05T11:39:44Z">
        <w:r>
          <w:rPr>
            <w:rtl/>
          </w:rPr>
          <w:t xml:space="preserve">יכתוב</w:t>
        </w:r>
      </w:ins>
      <w:del w:id="90070" w:author="מנוע סמנטי" w:date="2026-10-05T11:39:44Z">
        <w:r>
          <w:rPr>
            <w:rtl/>
          </w:rPr>
          <w:delText xml:space="preserve">ליכתוב</w:delText>
        </w:r>
      </w:del>
      <w:r>
        <w:rPr>
          <w:rtl/>
        </w:rPr>
        <w:t xml:space="preserve"> </w:t>
      </w:r>
      <w:r w:rsidR="00B14C34">
        <w:rPr>
          <w:rFonts w:hint="cs"/>
          <w:rtl/>
        </w:rPr>
        <w:t>'</w:t>
      </w:r>
      <w:ins w:id="90067" w:author="מנוע סמנטי" w:date="2026-10-05T11:39:44Z">
        <w:r>
          <w:rPr>
            <w:rStyle w:val="afffff0"/>
            <w:rtl/>
          </w:rPr>
          <w:t xml:space="preserve">אַךְ בְּכוֹר שׁוֹר כֶּשֶׂב וְעֵז</w:t>
        </w:r>
      </w:ins>
      <w:del w:id="90068" w:author="מנוע סמנטי" w:date="2026-10-05T11:39:44Z">
        <w:r>
          <w:rPr>
            <w:rtl/>
          </w:rPr>
          <w:delText xml:space="preserve">אך בכור שור כשב ועז</w:delText>
        </w:r>
      </w:del>
      <w:r w:rsidR="00B14C34">
        <w:rPr>
          <w:rFonts w:hint="cs"/>
          <w:rtl/>
        </w:rPr>
        <w:t>'</w:t>
      </w:r>
      <w:r w:rsidR="00B14C34">
        <w:rPr>
          <w:rtl/>
        </w:rPr>
        <w:t xml:space="preserve">, </w:t>
      </w:r>
      <w:r w:rsidR="00B14C34">
        <w:rPr>
          <w:rFonts w:hint="cs"/>
          <w:rtl/>
        </w:rPr>
        <w:t>'</w:t>
      </w:r>
      <w:ins w:id="90065" w:author="מנוע סמנטי" w:date="2026-10-05T11:39:44Z">
        <w:r>
          <w:rPr>
            <w:rStyle w:val="afffff0"/>
            <w:rtl/>
          </w:rPr>
          <w:t xml:space="preserve">בְּכוֹר בְּכוֹר</w:t>
        </w:r>
      </w:ins>
      <w:del w:id="90066" w:author="מנוע סמנטי" w:date="2026-10-05T11:39:44Z">
        <w:r w:rsidR="00B14C34">
          <w:rPr>
            <w:rtl/>
          </w:rPr>
          <w:delText xml:space="preserve">בכור בכור</w:delText>
        </w:r>
      </w:del>
      <w:r w:rsidR="00B14C34">
        <w:rPr>
          <w:rFonts w:hint="cs"/>
          <w:rtl/>
        </w:rPr>
        <w:t>'</w:t>
      </w:r>
      <w:r>
        <w:rPr>
          <w:rtl/>
        </w:rPr>
        <w:t xml:space="preserve"> אלא </w:t>
      </w:r>
      <w:ins w:id="93087" w:author="מנוע מכני" w:date="2026-10-05T11:32:12Z">
        <w:r>
          <w:rPr>
            <w:rtl/>
          </w:rPr>
          <w:t xml:space="preserve">לא</w:t>
        </w:r>
      </w:ins>
      <w:del w:id="930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>
        <w:rPr>
          <w:rtl/>
        </w:rPr>
        <w:t xml:space="preserve">ש"מ</w:t>
      </w:r>
      <w:r>
        <w:rPr>
          <w:rtl/>
        </w:rPr>
        <w:t xml:space="preserve">: עד שיהא הוא שור ובכורו שור</w:t>
      </w:r>
      <w:r w:rsidR="0057284B">
        <w:rPr>
          <w:rtl/>
        </w:rPr>
        <w:t>.</w:t>
      </w:r>
    </w:p>
    <w:p w14:paraId="2BD2C88A" w14:textId="77777777" w:rsidR="00B874E6" w:rsidRDefault="00424E00" w:rsidP="004810A2">
      <w:pPr>
        <w:rPr>
          <w:rtl/>
        </w:rPr>
      </w:pPr>
      <w:r>
        <w:rPr>
          <w:rStyle w:val="2fb"/>
          <w:rFonts w:hint="cs"/>
          <w:rtl/>
        </w:rPr>
        <w:t xml:space="preserve">ורי</w:t>
      </w:r>
      <w:ins w:id="9022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226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'</w:t>
      </w:r>
      <w:ins w:id="90025" w:author="מנוע סמנטי" w:date="2026-10-05T11:39:44Z">
        <w:r>
          <w:rPr>
            <w:rStyle w:val="afffff0"/>
            <w:rtl/>
          </w:rPr>
          <w:t xml:space="preserve">פֶּטֶר חֲמוֹר פֶּטֶר חֲמוֹר</w:t>
        </w:r>
      </w:ins>
      <w:del w:id="90026" w:author="מנוע סמנטי" w:date="2026-10-05T11:39:44Z">
        <w:r w:rsidR="00F63065">
          <w:rPr>
            <w:rtl/>
          </w:rPr>
          <w:delText xml:space="preserve">פטר חמור פטר חמור</w:delText>
        </w:r>
      </w:del>
      <w:r>
        <w:rPr>
          <w:rFonts w:hint="cs"/>
          <w:rtl/>
        </w:rPr>
        <w:t xml:space="preserve">' </w:t>
      </w:r>
      <w:ins w:id="98379" w:author="מנוע מכני" w:date="2026-10-05T11:32:12Z">
        <w:r>
          <w:rPr>
            <w:rtl/>
          </w:rPr>
          <w:t xml:space="preserve">צריך</w:t>
        </w:r>
      </w:ins>
      <w:del w:id="98380" w:author="מנוע מכני" w:date="2026-10-05T11:32:12Z">
        <w:r w:rsidR="00F63065">
          <w:rPr>
            <w:rtl/>
          </w:rPr>
          <w:delText xml:space="preserve">מיבעי</w:delText>
        </w:r>
      </w:del>
      <w:r w:rsidR="00F63065">
        <w:rPr>
          <w:rtl/>
        </w:rPr>
        <w:t xml:space="preserve"> לכדתניא: מתוך שנא' </w:t>
      </w:r>
      <w:r>
        <w:rPr>
          <w:rFonts w:hint="cs"/>
          <w:rtl/>
        </w:rPr>
        <w:t>'</w:t>
      </w:r>
      <w:ins w:id="90023" w:author="מנוע סמנטי" w:date="2026-10-05T11:39:44Z">
        <w:r>
          <w:rPr>
            <w:rStyle w:val="afffff0"/>
            <w:rtl/>
          </w:rPr>
          <w:t xml:space="preserve">אַךְ פָּדֹה תִפְדֶּה אֵת בְּכוֹר הָאָדָם וְאֵת בְּכוֹר הַבְּהֵמָה הַטְּמֵאָה תִּפְדֶּה</w:t>
        </w:r>
      </w:ins>
      <w:del w:id="90024" w:author="מנוע סמנטי" w:date="2026-10-05T11:39:44Z">
        <w:r w:rsidR="00F63065">
          <w:rPr>
            <w:rtl/>
          </w:rPr>
          <w:delText xml:space="preserve">אך פדה תפדה את בכור האדם ואת בכור הבהמה הטמאה תפדה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שומע אני אפי' פטרי סוסים וגמלים, </w:t>
      </w:r>
      <w:ins w:id="90227" w:author="מנוע מכני" w:date="2026-10-05T11:32:12Z">
        <w:r>
          <w:rPr>
            <w:rFonts w:hint="cs"/>
            <w:rtl/>
          </w:rPr>
          <w:t xml:space="preserve">ת"ל</w:t>
        </w:r>
      </w:ins>
      <w:del w:id="90228" w:author="מנוע מכני" w:date="2026-10-05T11:32:12Z">
        <w:r w:rsidR="004810A2">
          <w:rPr>
            <w:rFonts w:hint="cs"/>
            <w:rtl/>
          </w:rPr>
          <w:delText xml:space="preserve">ת''ל</w:delText>
        </w:r>
      </w:del>
      <w:r w:rsidR="004810A2">
        <w:rPr>
          <w:rFonts w:hint="cs"/>
          <w:rtl/>
        </w:rPr>
        <w:t xml:space="preserve"> פטר חמור </w:t>
      </w:r>
    </w:p>
    <w:p w14:paraId="5064221C" w14:textId="77777777" w:rsidR="00424E00" w:rsidRDefault="00F63065" w:rsidP="00F63065">
      <w:pPr>
        <w:rPr>
          <w:rtl/>
        </w:rPr>
      </w:pPr>
      <w:r>
        <w:rPr>
          <w:rtl/>
        </w:rPr>
        <w:t>ו</w:t>
      </w:r>
      <w:r w:rsidR="004810A2">
        <w:rPr>
          <w:rtl/>
        </w:rPr>
        <w:t>עדיין אני אומר: פטרי חמור</w:t>
      </w:r>
      <w:r>
        <w:rPr>
          <w:rtl/>
        </w:rPr>
        <w:t xml:space="preserve"> בשה, פטרי סוסים וגמלים - בכל דבר! </w:t>
      </w:r>
    </w:p>
    <w:p w14:paraId="2C7D6D0E" w14:textId="77777777" w:rsidR="004810A2" w:rsidRDefault="004810A2" w:rsidP="004810A2">
      <w:pPr>
        <w:pStyle w:val="afff0"/>
        <w:framePr w:wrap="around"/>
        <w:rPr>
          <w:rtl/>
        </w:rPr>
      </w:pPr>
      <w:r>
        <w:rPr>
          <w:rFonts w:hint="cs"/>
          <w:rtl/>
        </w:rPr>
        <w:t>ו.</w:t>
      </w:r>
    </w:p>
    <w:p w14:paraId="62CD869A" w14:textId="77777777" w:rsidR="004810A2" w:rsidRDefault="004810A2" w:rsidP="00F63065">
      <w:pPr>
        <w:rPr>
          <w:rtl/>
        </w:rPr>
      </w:pPr>
      <w:ins w:id="90229" w:author="מנוע מכני" w:date="2026-10-05T11:32:12Z">
        <w:r>
          <w:rPr>
            <w:rFonts w:hint="cs"/>
            <w:rtl/>
          </w:rPr>
          <w:t xml:space="preserve">ת"ל</w:t>
        </w:r>
      </w:ins>
      <w:del w:id="9023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 פטר חמור פטר חמור שני פעמים, פטרי חמורים אמרתי לך ולא פטרי סוסים וגמלים, </w:t>
      </w:r>
    </w:p>
    <w:p>
      <w:pPr>
        <w:pStyle w:val="38"/>
        <w:rPr>
          <w:ins w:id="98887" w:author="מנוע מכני" w:date="2026-10-05T11:32:12Z"/>
        </w:rPr>
      </w:pPr>
      <w:ins w:id="98381" w:author="מנוע מכני" w:date="2026-10-05T11:32:12Z">
        <w:r>
          <w:t xml:space="preserve">מקשה</w:t>
        </w:r>
      </w:ins>
      <w:del w:id="98382" w:author="מנוע מכני" w:date="2026-10-05T11:32:12Z">
        <w:r w:rsidRPr="004810A2">
          <w:delText xml:space="preserve">פריך</w:delText>
        </w:r>
      </w:del>
      <w:r w:rsidRPr="004810A2">
        <w:t xml:space="preserve"> רב אחאי</w:t>
      </w:r>
      <w:r>
        <w:t xml:space="preserve">:</w:t>
      </w:r>
    </w:p>
    <w:p w14:paraId="01B1BDF5" w14:textId="77777777" w:rsidR="004810A2" w:rsidRDefault="00F63065" w:rsidP="00F63065">
      <w:pPr>
        <w:rPr>
          <w:rtl/>
        </w:rPr>
      </w:pPr>
      <w:del w:id="98888" w:author="מנוע מכני" w:date="2026-10-05T11:32:12Z">
        <w:r>
          <w:rPr>
            <w:rtl/>
          </w:rPr>
          <w:delText xml:space="preserve"> </w:delText>
        </w:r>
      </w:del>
      <w:ins w:id="97693" w:author="מנוע מכני" w:date="2026-10-05T11:32:12Z">
        <w:r>
          <w:rPr>
            <w:rtl/>
          </w:rPr>
          <w:t xml:space="preserve">אם </w:t>
        </w:r>
      </w:ins>
      <w:del w:id="9769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כתב </w:t>
      </w:r>
      <w:ins w:id="94425" w:author="מנוע מכני" w:date="2026-10-05T11:32:12Z">
        <w:r>
          <w:rPr>
            <w:rtl/>
          </w:rPr>
          <w:t xml:space="preserve">התורה</w:t>
        </w:r>
      </w:ins>
      <w:del w:id="94426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חד, </w:t>
      </w:r>
      <w:ins w:id="98083" w:author="מנוע מכני" w:date="2026-10-05T11:32:12Z">
        <w:r>
          <w:rPr>
            <w:rtl/>
          </w:rPr>
          <w:t xml:space="preserve">היה</w:t>
        </w:r>
      </w:ins>
      <w:del w:id="98084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אמינא: דבר שהיה בכלל ויצא מן הכלל ללמד, </w:t>
      </w:r>
      <w:r>
        <w:rPr>
          <w:rtl/>
        </w:rPr>
        <w:t xml:space="preserve">לא</w:t>
      </w:r>
      <w:r>
        <w:rPr>
          <w:rtl/>
        </w:rPr>
        <w:t xml:space="preserve"> ללמד על עצמו יצא אלא ללמד על הכלל כולו יצא, ולעולם בשה, כתב </w:t>
      </w:r>
      <w:ins w:id="94427" w:author="מנוע מכני" w:date="2026-10-05T11:32:12Z">
        <w:r>
          <w:rPr>
            <w:rtl/>
          </w:rPr>
          <w:t xml:space="preserve">התורה</w:t>
        </w:r>
      </w:ins>
      <w:del w:id="9442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פטר חמור אחרינא, פטרי חמורים - ולא פטרי סוסים וגמלים</w:t>
      </w:r>
      <w:ins w:id="95925" w:author="מנוע מכני" w:date="2026-10-05T11:32:12Z">
        <w:r>
          <w:rPr>
            <w:rtl/>
          </w:rPr>
          <w:t xml:space="preserve">,</w:t>
        </w:r>
      </w:ins>
      <w:del w:id="9592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89" w:author="מנוע מכני" w:date="2026-10-05T11:32:12Z"/>
        </w:rPr>
      </w:pPr>
      <w:r>
        <w:t xml:space="preserve">ואימא:</w:t>
      </w:r>
    </w:p>
    <w:p w14:paraId="1AD104B9" w14:textId="77777777" w:rsidR="004810A2" w:rsidRDefault="00F63065" w:rsidP="002357CF">
      <w:pPr>
        <w:pStyle w:val="021"/>
        <w:rPr>
          <w:rtl/>
        </w:rPr>
      </w:pPr>
      <w:del w:id="9889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מעטינהו משה, ולעולם בכל דבר! </w:t>
      </w:r>
      <w:r>
        <w:rPr>
          <w:rtl/>
        </w:rPr>
        <w:t xml:space="preserve">א"כ</w:t>
      </w:r>
      <w:r>
        <w:rPr>
          <w:rtl/>
        </w:rPr>
        <w:t xml:space="preserve">, לכתוב </w:t>
      </w:r>
      <w:ins w:id="94429" w:author="מנוע מכני" w:date="2026-10-05T11:32:12Z">
        <w:r>
          <w:rPr>
            <w:rtl/>
          </w:rPr>
          <w:t xml:space="preserve">התורה</w:t>
        </w:r>
      </w:ins>
      <w:del w:id="9443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פטר חמור תפדה בשה וחמור תפדה בשה, </w:t>
      </w:r>
    </w:p>
    <w:p w14:paraId="5FAEE0D5" w14:textId="77777777" w:rsidR="00B874E6" w:rsidRDefault="00F63065" w:rsidP="002357CF">
      <w:pPr>
        <w:pStyle w:val="021"/>
        <w:rPr>
          <w:rtl/>
        </w:rPr>
      </w:pPr>
      <w:r>
        <w:rPr>
          <w:rtl/>
        </w:rPr>
        <w:t>פטר חמור תפדה בשה פטר חמור תפדה בשה ל</w:t>
      </w:r>
      <w:r w:rsidR="004810A2">
        <w:rPr>
          <w:rFonts w:hint="cs"/>
          <w:rtl/>
        </w:rPr>
        <w:t>"ל</w:t>
      </w:r>
      <w:r>
        <w:rPr>
          <w:rtl/>
        </w:rPr>
        <w:t>? פטרי חמורים אמרתי לך, ולא פטרי סוסים וגמלים</w:t>
      </w:r>
      <w:r w:rsidR="0057284B">
        <w:rPr>
          <w:rtl/>
        </w:rPr>
        <w:t>.</w:t>
      </w:r>
    </w:p>
    <w:p>
      <w:pPr>
        <w:pStyle w:val="38"/>
        <w:rPr>
          <w:ins w:id="98891" w:author="מנוע מכני" w:date="2026-10-05T11:32:12Z"/>
        </w:rPr>
      </w:pPr>
      <w:r w:rsidRPr="004810A2">
        <w:t>ותנא דידן</w:t>
      </w:r>
      <w:r w:rsidR="004810A2">
        <w:t>:</w:t>
      </w:r>
    </w:p>
    <w:p w14:paraId="52F441FD" w14:textId="77777777" w:rsidR="004810A2" w:rsidRDefault="00F63065" w:rsidP="00FC5EAC">
      <w:pPr>
        <w:rPr>
          <w:rtl/>
        </w:rPr>
      </w:pPr>
      <w:del w:id="9889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למעוטי סוסים וגמלים </w:t>
      </w:r>
      <w:r w:rsidR="004810A2">
        <w:rPr>
          <w:rFonts w:hint="cs"/>
          <w:rtl/>
        </w:rPr>
        <w:t>מ'</w:t>
      </w:r>
      <w:ins w:id="90075" w:author="מנוע סמנטי" w:date="2026-10-05T11:39:44Z">
        <w:r>
          <w:rPr>
            <w:rStyle w:val="afffff0"/>
            <w:rtl/>
          </w:rPr>
          <w:t xml:space="preserve">כָּל מִקְנְךָ תִּזָּכָר</w:t>
        </w:r>
      </w:ins>
      <w:del w:id="90076" w:author="מנוע סמנטי" w:date="2026-10-05T11:39:44Z">
        <w:r>
          <w:rPr>
            <w:rtl/>
          </w:rPr>
          <w:delText xml:space="preserve">כל מקנך תזכר</w:delText>
        </w:r>
      </w:del>
      <w:r w:rsidR="004810A2">
        <w:rPr>
          <w:rFonts w:hint="cs"/>
          <w:rtl/>
        </w:rPr>
        <w:t>'</w:t>
      </w:r>
      <w:r>
        <w:rPr>
          <w:rtl/>
        </w:rPr>
        <w:t xml:space="preserve"> - </w:t>
      </w:r>
      <w:r w:rsidRPr="00FC5EAC">
        <w:rPr>
          <w:b/>
          <w:bCs/>
          <w:rtl/>
        </w:rPr>
        <w:t>כלל</w:t>
      </w:r>
      <w:r>
        <w:rPr>
          <w:rtl/>
        </w:rPr>
        <w:t xml:space="preserve">, </w:t>
      </w:r>
      <w:r w:rsidR="004810A2">
        <w:rPr>
          <w:rFonts w:hint="cs"/>
          <w:rtl/>
        </w:rPr>
        <w:t>'</w:t>
      </w:r>
      <w:ins w:id="90073" w:author="מנוע סמנטי" w:date="2026-10-05T11:39:44Z">
        <w:r>
          <w:rPr>
            <w:rStyle w:val="afffff0"/>
            <w:rtl/>
          </w:rPr>
          <w:t xml:space="preserve">שׁוֹר וָשֶׂה וַחֲמוֹר</w:t>
        </w:r>
      </w:ins>
      <w:del w:id="90074" w:author="מנוע סמנטי" w:date="2026-10-05T11:39:44Z">
        <w:r>
          <w:rPr>
            <w:rtl/>
          </w:rPr>
          <w:delText xml:space="preserve">שור ושה וחמור</w:delText>
        </w:r>
      </w:del>
      <w:r w:rsidR="004810A2">
        <w:rPr>
          <w:rFonts w:hint="cs"/>
          <w:rtl/>
        </w:rPr>
        <w:t>'</w:t>
      </w:r>
      <w:r>
        <w:rPr>
          <w:rtl/>
        </w:rPr>
        <w:t xml:space="preserve"> - </w:t>
      </w:r>
      <w:r w:rsidRPr="00FC5EAC">
        <w:rPr>
          <w:b/>
          <w:bCs/>
          <w:rtl/>
        </w:rPr>
        <w:t>פרט</w:t>
      </w:r>
      <w:r>
        <w:rPr>
          <w:rtl/>
        </w:rPr>
        <w:t xml:space="preserve">, כלל ופרט, אין בכלל אלא מה שבפרט, </w:t>
      </w:r>
      <w:r w:rsidR="004810A2">
        <w:rPr>
          <w:rFonts w:hint="cs"/>
          <w:rtl/>
        </w:rPr>
        <w:t>'</w:t>
      </w:r>
      <w:ins w:id="90071" w:author="מנוע סמנטי" w:date="2026-10-05T11:39:44Z">
        <w:r>
          <w:rPr>
            <w:rStyle w:val="afffff0"/>
            <w:rtl/>
          </w:rPr>
          <w:t xml:space="preserve">שׁוֹר וָשֶׂה וַחֲמוֹר</w:t>
        </w:r>
      </w:ins>
      <w:del w:id="90072" w:author="מנוע סמנטי" w:date="2026-10-05T11:39:44Z">
        <w:r>
          <w:rPr>
            <w:rtl/>
          </w:rPr>
          <w:delText xml:space="preserve">שור ושה וחמור</w:delText>
        </w:r>
      </w:del>
      <w:r w:rsidR="004810A2">
        <w:rPr>
          <w:rFonts w:hint="cs"/>
          <w:rtl/>
        </w:rPr>
        <w:t>'</w:t>
      </w:r>
      <w:ins w:id="95927" w:author="מנוע מכני" w:date="2026-10-05T11:32:12Z">
        <w:r>
          <w:rPr>
            <w:rtl/>
          </w:rPr>
          <w:t xml:space="preserve"> </w:t>
        </w:r>
      </w:ins>
      <w:del w:id="95928" w:author="מנוע מכני" w:date="2026-10-05T11:32:12Z">
        <w:r>
          <w:rPr>
            <w:rtl/>
          </w:rPr>
          <w:delText xml:space="preserve"> </w:delText>
        </w:r>
        <w:r w:rsidR="00FC5EAC">
          <w:rPr>
            <w:rFonts w:hint="cs"/>
            <w:rtl/>
          </w:rPr>
          <w:delText xml:space="preserve"> </w:delText>
        </w:r>
      </w:del>
      <w:r w:rsidR="00FC5EAC">
        <w:rPr>
          <w:rFonts w:hint="cs"/>
          <w:rtl/>
        </w:rPr>
        <w:t xml:space="preserve">ולא</w:t>
      </w:r>
      <w:r>
        <w:rPr>
          <w:rtl/>
        </w:rPr>
        <w:t xml:space="preserve"> </w:t>
      </w:r>
      <w:ins w:id="94431" w:author="מנוע מכני" w:date="2026-10-05T11:32:12Z">
        <w:r>
          <w:rPr>
            <w:rtl/>
          </w:rPr>
          <w:t xml:space="preserve">כלום</w:t>
        </w:r>
      </w:ins>
      <w:del w:id="9443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אחרינא </w:t>
      </w:r>
    </w:p>
    <w:p>
      <w:pPr>
        <w:pStyle w:val="38"/>
        <w:rPr>
          <w:ins w:id="98893" w:author="מנוע מכני" w:date="2026-10-05T11:32:12Z"/>
        </w:rPr>
      </w:pPr>
      <w:r w:rsidRPr="004810A2">
        <w:t>ור</w:t>
      </w:r>
      <w:r w:rsidRPr="004810A2">
        <w:t xml:space="preserve">י</w:t>
      </w:r>
      <w:ins w:id="90231" w:author="מנוע מכני" w:date="2026-10-05T11:32:12Z">
        <w:r>
          <w:t xml:space="preserve">ה"ג</w:t>
        </w:r>
      </w:ins>
      <w:del w:id="90232" w:author="מנוע מכני" w:date="2026-10-05T11:32:12Z">
        <w:r w:rsidRPr="004810A2">
          <w:delText xml:space="preserve">ה''ג</w:delText>
        </w:r>
      </w:del>
      <w:r w:rsidR="00F63065">
        <w:t xml:space="preserve">:</w:t>
      </w:r>
    </w:p>
    <w:p w14:paraId="7F94755A" w14:textId="77777777" w:rsidR="004810A2" w:rsidRDefault="004810A2" w:rsidP="004810A2">
      <w:pPr>
        <w:rPr>
          <w:b/>
          <w:bCs/>
          <w:rtl/>
        </w:rPr>
      </w:pPr>
      <w:del w:id="9889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פטר - הפסיק הענין</w:t>
      </w:r>
      <w:ins w:id="95929" w:author="מנוע מכני" w:date="2026-10-05T11:32:12Z">
        <w:r>
          <w:rPr>
            <w:rtl/>
          </w:rPr>
          <w:t xml:space="preserve">,</w:t>
        </w:r>
      </w:ins>
      <w:del w:id="9593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 w:rsidR="00F63065" w:rsidRPr="004810A2">
        <w:rPr>
          <w:b/>
          <w:bCs/>
          <w:rtl/>
        </w:rPr>
        <w:t>ורבנן</w:t>
      </w:r>
      <w:r w:rsidR="00F63065">
        <w:rPr>
          <w:rtl/>
        </w:rPr>
        <w:t xml:space="preserve"> - וי"ו הדר ערבי קרא, </w:t>
      </w:r>
    </w:p>
    <w:p w14:paraId="7D66F3DB" w14:textId="77777777" w:rsidR="00B874E6" w:rsidRDefault="00F63065" w:rsidP="008B759F">
      <w:pPr>
        <w:pStyle w:val="021"/>
        <w:rPr>
          <w:rtl/>
        </w:rPr>
      </w:pPr>
      <w:r w:rsidRPr="004810A2">
        <w:rPr>
          <w:rStyle w:val="2fb"/>
          <w:b/>
          <w:bCs/>
          <w:rtl/>
        </w:rPr>
        <w:t>ור</w:t>
      </w:r>
      <w:r w:rsidR="004810A2" w:rsidRPr="004810A2">
        <w:rPr>
          <w:rStyle w:val="2fb"/>
          <w:rFonts w:hint="cs"/>
          <w:b/>
          <w:bCs/>
          <w:rtl/>
        </w:rPr>
        <w:t xml:space="preserve">י</w:t>
      </w:r>
      <w:ins w:id="902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ה"ג</w:t>
        </w:r>
      </w:ins>
      <w:del w:id="90234" w:author="מנוע מכני" w:date="2026-10-05T11:32:12Z">
        <w:r w:rsidR="004810A2" w:rsidRPr="004810A2">
          <w:rPr>
            <w:rFonts w:hint="cs"/>
            <w:b/>
            <w:bCs/>
            <w:rtl/>
          </w:rPr>
          <w:delText xml:space="preserve">ה''ג</w:delText>
        </w:r>
      </w:del>
      <w:r w:rsidR="004810A2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לכתוב </w:t>
      </w:r>
      <w:r>
        <w:rPr>
          <w:rtl/>
        </w:rPr>
        <w:t xml:space="preserve">לא</w:t>
      </w:r>
      <w:r>
        <w:rPr>
          <w:rtl/>
        </w:rPr>
        <w:t xml:space="preserve"> ו</w:t>
      </w:r>
      <w:r w:rsidR="004810A2">
        <w:rPr>
          <w:rFonts w:hint="cs"/>
          <w:rtl/>
        </w:rPr>
        <w:t>'</w:t>
      </w:r>
      <w:r w:rsidR="00FC5EAC">
        <w:rPr>
          <w:rtl/>
        </w:rPr>
        <w:t xml:space="preserve"> ולא פטר</w:t>
      </w:r>
      <w:r w:rsidR="004810A2">
        <w:rPr>
          <w:rFonts w:hint="cs"/>
          <w:rtl/>
        </w:rPr>
        <w:t xml:space="preserve"> </w:t>
      </w:r>
      <w:r w:rsidRPr="004810A2">
        <w:rPr>
          <w:b/>
          <w:bCs/>
          <w:rtl/>
        </w:rPr>
        <w:t>ורבנן</w:t>
      </w:r>
      <w:r w:rsidR="004810A2">
        <w:rPr>
          <w:rFonts w:hint="cs"/>
          <w:rtl/>
        </w:rPr>
        <w:t>:</w:t>
      </w:r>
      <w:r>
        <w:rPr>
          <w:rtl/>
        </w:rPr>
        <w:t xml:space="preserve"> איידי </w:t>
      </w:r>
      <w:ins w:id="93091" w:author="מנוע מכני" w:date="2026-10-05T11:32:12Z">
        <w:r>
          <w:rPr>
            <w:rtl/>
          </w:rPr>
          <w:t xml:space="preserve">שהרי</w:t>
        </w:r>
      </w:ins>
      <w:del w:id="93092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ק</w:t>
      </w:r>
      <w:r w:rsidR="004810A2">
        <w:rPr>
          <w:rtl/>
        </w:rPr>
        <w:t>דושת דמים והא קדושת הגוף פסיק</w:t>
      </w:r>
      <w:r>
        <w:rPr>
          <w:rtl/>
        </w:rPr>
        <w:t xml:space="preserve"> </w:t>
      </w:r>
      <w:ins w:id="93089" w:author="מנוע מכני" w:date="2026-10-05T11:32:12Z">
        <w:r>
          <w:rPr>
            <w:rtl/>
          </w:rPr>
          <w:t xml:space="preserve">ואח"כ</w:t>
        </w:r>
      </w:ins>
      <w:del w:id="93090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עריב </w:t>
      </w:r>
      <w:ins w:id="97463" w:author="מנוע מכני" w:date="2026-10-05T11:32:12Z">
        <w:r>
          <w:rPr>
            <w:rtl/>
          </w:rPr>
          <w:t xml:space="preserve">להם</w:t>
        </w:r>
      </w:ins>
      <w:del w:id="97464" w:author="מנוע מכני" w:date="2026-10-05T11:32:12Z">
        <w:r>
          <w:rPr>
            <w:rtl/>
          </w:rPr>
          <w:delText xml:space="preserve">להו</w:delText>
        </w:r>
      </w:del>
      <w:r w:rsidR="0057284B">
        <w:rPr>
          <w:rtl/>
        </w:rPr>
        <w:t>.</w:t>
      </w:r>
    </w:p>
    <w:p w14:paraId="71A603A1" w14:textId="77777777" w:rsidR="00FC5EAC" w:rsidRDefault="00FC5EAC" w:rsidP="00FC5EAC">
      <w:pPr>
        <w:pStyle w:val="affffd"/>
        <w:jc w:val="center"/>
        <w:rPr>
          <w:rtl/>
        </w:rPr>
        <w:pPrChange w:id="9036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31" w:author="מנוע מכני" w:date="2026-10-05T11:32:12Z">
        <w:r>
          <w:rPr>
            <w:rtl/>
          </w:rPr>
          <w:t xml:space="preserve"> </w:t>
        </w:r>
      </w:ins>
      <w:del w:id="959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33" w:author="מנוע מכני" w:date="2026-10-05T11:32:12Z">
        <w:r>
          <w:rPr>
            <w:rtl/>
          </w:rPr>
          <w:t xml:space="preserve"> </w:t>
        </w:r>
      </w:ins>
      <w:del w:id="959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8895" w:author="מנוע מכני" w:date="2026-10-05T11:32:12Z"/>
        </w:rPr>
      </w:pPr>
      <w:r w:rsidRPr="00D25F87">
        <w:t>איבעיא להו</w:t>
      </w:r>
      <w:r>
        <w:t xml:space="preserve">:</w:t>
      </w:r>
    </w:p>
    <w:p w14:paraId="08E6270F" w14:textId="77777777" w:rsidR="00270482" w:rsidRDefault="00F63065" w:rsidP="008B759F">
      <w:pPr>
        <w:pStyle w:val="021"/>
        <w:rPr>
          <w:rtl/>
        </w:rPr>
      </w:pPr>
      <w:del w:id="9889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פרה שילדה מין חמור ויש בו מקצת סימנין, </w:t>
      </w:r>
      <w:r w:rsidRPr="00270482">
        <w:rPr>
          <w:b/>
          <w:bCs/>
          <w:rtl/>
        </w:rPr>
        <w:t>מהו</w:t>
      </w:r>
      <w:r>
        <w:rPr>
          <w:rtl/>
        </w:rPr>
        <w:t xml:space="preserve">? עז שילדה מן רחל ורחל שילדה מין עז דכי יש מקצת סימנין חייבת בבכורה, </w:t>
      </w:r>
      <w:ins w:id="93093" w:author="מנוע מכני" w:date="2026-10-05T11:32:12Z">
        <w:r>
          <w:rPr>
            <w:rtl/>
          </w:rPr>
          <w:t xml:space="preserve">שהרי</w:t>
        </w:r>
      </w:ins>
      <w:del w:id="9309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טהורה והא טהורה, הא קדושת הגוף והא קדושת הגוף</w:t>
      </w:r>
    </w:p>
    <w:p w14:paraId="00752FC3" w14:textId="77777777" w:rsidR="00270482" w:rsidRDefault="00270482" w:rsidP="00F63065">
      <w:pPr>
        <w:rPr>
          <w:rtl/>
        </w:rPr>
      </w:pPr>
      <w:r>
        <w:rPr>
          <w:rtl/>
        </w:rPr>
        <w:tab/>
      </w:r>
      <w:ins w:id="93095" w:author="מנוע מכני" w:date="2026-10-05T11:32:12Z">
        <w:r>
          <w:rPr>
            <w:rtl/>
          </w:rPr>
          <w:t xml:space="preserve">כאן</w:t>
        </w:r>
      </w:ins>
      <w:del w:id="9309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, </w:t>
      </w:r>
      <w:ins w:id="93097" w:author="מנוע מכני" w:date="2026-10-05T11:32:12Z">
        <w:r>
          <w:rPr>
            <w:rtl/>
          </w:rPr>
          <w:t xml:space="preserve">שהרי</w:t>
        </w:r>
      </w:ins>
      <w:del w:id="93098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טמאה והא טהורה, הא קדושת הגוף והא קדושת דמים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</w:p>
    <w:p>
      <w:pPr>
        <w:pStyle w:val="38"/>
        <w:rPr>
          <w:ins w:id="98897" w:author="מנוע מכני" w:date="2026-10-05T11:32:12Z"/>
        </w:rPr>
      </w:pPr>
      <w:r>
        <w:tab/>
      </w:r>
      <w:r w:rsidRPr="00D25F87">
        <w:t xml:space="preserve">א</w:t>
      </w:r>
      <w:ins w:id="90235" w:author="מנוע מכני" w:date="2026-10-05T11:32:12Z">
        <w:r>
          <w:t xml:space="preserve">ו"ד</w:t>
        </w:r>
      </w:ins>
      <w:del w:id="90236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AB5FFFE" w14:textId="77777777" w:rsidR="00270482" w:rsidRDefault="00270482" w:rsidP="00270482">
      <w:pPr>
        <w:rPr>
          <w:rtl/>
        </w:rPr>
      </w:pPr>
      <w:del w:id="9889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דאידי ואידי בני מיקדש בבכורה - קדוש? </w:t>
      </w:r>
    </w:p>
    <w:p w14:paraId="232A76F0" w14:textId="77777777" w:rsidR="00270482" w:rsidRDefault="00F63065" w:rsidP="0064231D">
      <w:pPr>
        <w:pStyle w:val="011"/>
        <w:rPr>
          <w:rtl/>
        </w:rPr>
      </w:pPr>
      <w:r w:rsidRPr="0064231D">
        <w:rPr>
          <w:b w:val="0"/>
          <w:bCs/>
          <w:rtl/>
        </w:rPr>
        <w:t>ואת</w:t>
      </w:r>
      <w:r>
        <w:rPr>
          <w:rtl/>
        </w:rPr>
        <w:t xml:space="preserve">"ל: כיון </w:t>
      </w:r>
      <w:r w:rsidR="0064231D">
        <w:rPr>
          <w:rtl/>
        </w:rPr>
        <w:t>ד</w:t>
      </w:r>
      <w:r w:rsidR="0064231D">
        <w:rPr>
          <w:rFonts w:hint="cs"/>
          <w:rtl/>
        </w:rPr>
        <w:t>שניהם קדושים</w:t>
      </w:r>
      <w:r w:rsidR="00270482">
        <w:rPr>
          <w:rtl/>
        </w:rPr>
        <w:t xml:space="preserve"> בבכורה </w:t>
      </w:r>
      <w:r>
        <w:rPr>
          <w:rtl/>
        </w:rPr>
        <w:t xml:space="preserve">קדוש, חמור שילדה מין סוס מהו? </w:t>
      </w:r>
      <w:r w:rsidR="0064231D">
        <w:rPr>
          <w:rtl/>
        </w:rPr>
        <w:t xml:space="preserve">ודאי </w:t>
      </w:r>
      <w:r w:rsidR="0064231D">
        <w:rPr>
          <w:rtl/>
        </w:rPr>
        <w:t xml:space="preserve">לא</w:t>
      </w:r>
      <w:r w:rsidR="0064231D">
        <w:rPr>
          <w:rtl/>
        </w:rPr>
        <w:t xml:space="preserve"> בת מיקדש בבכורה</w:t>
      </w:r>
      <w:r w:rsidR="0064231D">
        <w:rPr>
          <w:rFonts w:hint="cs"/>
          <w:rtl/>
        </w:rPr>
        <w:t>,</w:t>
      </w:r>
    </w:p>
    <w:p>
      <w:pPr>
        <w:pStyle w:val="38"/>
        <w:rPr>
          <w:ins w:id="98899" w:author="מנוע מכני" w:date="2026-10-05T11:32:12Z"/>
        </w:rPr>
      </w:pPr>
      <w:r w:rsidRPr="00D25F87">
        <w:t xml:space="preserve">א</w:t>
      </w:r>
      <w:ins w:id="90237" w:author="מנוע מכני" w:date="2026-10-05T11:32:12Z">
        <w:r>
          <w:t xml:space="preserve">ו"ד</w:t>
        </w:r>
      </w:ins>
      <w:del w:id="90238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F2194FE" w14:textId="77777777" w:rsidR="00270482" w:rsidRDefault="00270482" w:rsidP="0064231D">
      <w:pPr>
        <w:rPr>
          <w:rtl/>
        </w:rPr>
      </w:pPr>
      <w:del w:id="9890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דמין טמאה הוא קדוש? </w:t>
      </w:r>
    </w:p>
    <w:p w14:paraId="365D8E28" w14:textId="77777777" w:rsidR="00270482" w:rsidRDefault="0064231D" w:rsidP="00F63065">
      <w:pPr>
        <w:rPr>
          <w:rtl/>
        </w:rPr>
      </w:pPr>
      <w:r>
        <w:rPr>
          <w:rFonts w:hint="cs"/>
          <w:rtl/>
        </w:rPr>
        <w:t xml:space="preserve">א</w:t>
      </w:r>
      <w:ins w:id="90239" w:author="מנוע מכני" w:date="2026-10-05T11:32:12Z">
        <w:r>
          <w:rPr>
            <w:rFonts w:hint="cs"/>
            <w:rtl/>
          </w:rPr>
          <w:t xml:space="preserve">ת"ל</w:t>
        </w:r>
      </w:ins>
      <w:del w:id="9024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כיון דמין טמאה הוא - קדוש, פרה שילדה מין סוס, מהו? </w:t>
      </w:r>
      <w:ins w:id="93101" w:author="מנוע מכני" w:date="2026-10-05T11:32:12Z">
        <w:r>
          <w:rPr>
            <w:rtl/>
          </w:rPr>
          <w:t xml:space="preserve">כאן</w:t>
        </w:r>
      </w:ins>
      <w:del w:id="9310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ודאי הא טהורה והא טמאה, הא בת מיקדש בבכורה והא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בת מיקדש בבכורה,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: סימנין </w:t>
      </w:r>
      <w:ins w:id="93099" w:author="מנוע מכני" w:date="2026-10-05T11:32:12Z">
        <w:r>
          <w:rPr>
            <w:rtl/>
          </w:rPr>
          <w:t xml:space="preserve">דבר</w:t>
        </w:r>
      </w:ins>
      <w:del w:id="93100" w:author="מנוע מכני" w:date="2026-10-05T11:32:12Z">
        <w:r w:rsidR="00F63065">
          <w:rPr>
            <w:rtl/>
          </w:rPr>
          <w:delText xml:space="preserve">מילתא</w:delText>
        </w:r>
      </w:del>
      <w:r w:rsidR="00F63065">
        <w:rPr>
          <w:rtl/>
        </w:rPr>
        <w:t xml:space="preserve"> היא? </w:t>
      </w:r>
    </w:p>
    <w:p w14:paraId="3E23675D" w14:textId="77777777" w:rsidR="0064231D" w:rsidRDefault="0064231D" w:rsidP="00F63065">
      <w:pPr>
        <w:rPr>
          <w:del w:id="90536" w:author="מנוע עיצוב" w:date="2026-10-05T11:33:53Z"/>
          <w:rtl/>
        </w:rPr>
      </w:pPr>
    </w:p>
    <w:p w14:paraId="6F41403C" w14:textId="77777777" w:rsidR="0064231D" w:rsidRDefault="0064231D" w:rsidP="0064231D">
      <w:pPr>
        <w:rPr>
          <w:rtl/>
        </w:rPr>
      </w:pPr>
      <w:r>
        <w:rPr>
          <w:rFonts w:hint="cs"/>
          <w:rtl/>
        </w:rPr>
        <w:t>אין להוכיח מהך ד</w:t>
      </w:r>
      <w:r w:rsidR="00F63065">
        <w:rPr>
          <w:rtl/>
        </w:rPr>
        <w:t>בהמה טהורה שילדה מין בהמה טמאה פטורה מן הבכורה, אם יש בו מקצת סימנין חייבת בבכורה</w:t>
      </w:r>
      <w:r>
        <w:rPr>
          <w:rFonts w:hint="cs"/>
          <w:rtl/>
        </w:rPr>
        <w:t xml:space="preserve">, ד</w:t>
      </w:r>
      <w:ins w:id="90241" w:author="מנוע מכני" w:date="2026-10-05T11:32:12Z">
        <w:r>
          <w:rPr>
            <w:rFonts w:hint="cs"/>
            <w:rtl/>
          </w:rPr>
          <w:t xml:space="preserve">ה"מ</w:t>
        </w:r>
      </w:ins>
      <w:del w:id="90242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</w:t>
      </w:r>
      <w:ins w:id="93103" w:author="מנוע מכני" w:date="2026-10-05T11:32:12Z">
        <w:r>
          <w:rPr>
            <w:rFonts w:hint="cs"/>
            <w:rtl/>
          </w:rPr>
          <w:t xml:space="preserve">לא</w:t>
        </w:r>
      </w:ins>
      <w:del w:id="93104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פרה שילדה סוס אלא שילדה מן חמור </w:t>
      </w:r>
    </w:p>
    <w:p>
      <w:pPr>
        <w:pStyle w:val="38"/>
        <w:rPr>
          <w:ins w:id="98901" w:author="מנוע מכני" w:date="2026-10-05T11:32:12Z"/>
        </w:rPr>
      </w:pPr>
      <w:r>
        <w:t xml:space="preserve">ואין להוכיח</w:t>
      </w:r>
    </w:p>
    <w:p w14:paraId="354A3BC1" w14:textId="77777777" w:rsidR="0064231D" w:rsidRDefault="0064231D" w:rsidP="00252B01">
      <w:pPr>
        <w:rPr>
          <w:rtl/>
        </w:rPr>
      </w:pPr>
      <w:del w:id="98902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מהך ד</w:t>
      </w:r>
      <w:r w:rsidR="00F63065">
        <w:rPr>
          <w:rtl/>
        </w:rPr>
        <w:t>פרה שילדה</w:t>
      </w:r>
      <w:r>
        <w:rPr>
          <w:rtl/>
        </w:rPr>
        <w:t xml:space="preserve"> מין חמור, וחמור שילדה מין סוס</w:t>
      </w:r>
      <w:r w:rsidR="00F63065">
        <w:rPr>
          <w:rtl/>
        </w:rPr>
        <w:t xml:space="preserve"> פטורה מן הבכורה,</w:t>
      </w:r>
      <w:r>
        <w:rPr>
          <w:rFonts w:hint="cs"/>
          <w:rtl/>
        </w:rPr>
        <w:t xml:space="preserve"> ו</w:t>
      </w:r>
      <w:r w:rsidR="00F63065">
        <w:rPr>
          <w:rtl/>
        </w:rPr>
        <w:t>אם יש בו מ</w:t>
      </w:r>
      <w:r>
        <w:rPr>
          <w:rtl/>
        </w:rPr>
        <w:t xml:space="preserve">קצת סימנין </w:t>
      </w:r>
      <w:r w:rsidR="00F63065">
        <w:rPr>
          <w:rtl/>
        </w:rPr>
        <w:t>חייבת בבכורה</w:t>
      </w:r>
      <w:r>
        <w:rPr>
          <w:rFonts w:hint="cs"/>
          <w:rtl/>
        </w:rPr>
        <w:t xml:space="preserve">, </w:t>
      </w:r>
      <w:ins w:id="93105" w:author="מנוע מכני" w:date="2026-10-05T11:32:12Z">
        <w:r>
          <w:rPr>
            <w:rFonts w:hint="cs"/>
            <w:rtl/>
          </w:rPr>
          <w:t xml:space="preserve">דלא</w:t>
        </w:r>
      </w:ins>
      <w:del w:id="93106" w:author="מנוע מכני" w:date="2026-10-05T11:32:12Z">
        <w:r>
          <w:rPr>
            <w:rFonts w:hint="cs"/>
            <w:rtl/>
          </w:rPr>
          <w:delText xml:space="preserve">דלאו</w:delText>
        </w:r>
      </w:del>
      <w:ins w:id="95937" w:author="מנוע מכני" w:date="2026-10-05T11:32:12Z">
        <w:r>
          <w:rPr>
            <w:rFonts w:hint="cs"/>
            <w:rtl/>
          </w:rPr>
          <w:t xml:space="preserve"> </w:t>
        </w:r>
      </w:ins>
      <w:del w:id="9593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אתרוייהו? </w:t>
      </w:r>
      <w:r w:rsidR="00252B01">
        <w:rPr>
          <w:rFonts w:hint="cs"/>
          <w:rtl/>
        </w:rPr>
        <w:t>א</w:t>
      </w:r>
      <w:r w:rsidR="00252B01">
        <w:rPr>
          <w:rtl/>
        </w:rPr>
        <w:t>לא</w:t>
      </w:r>
      <w:r w:rsidR="00F63065">
        <w:rPr>
          <w:rtl/>
        </w:rPr>
        <w:t xml:space="preserve"> אפרה שילדה מין חמור</w:t>
      </w:r>
      <w:ins w:id="95935" w:author="מנוע מכני" w:date="2026-10-05T11:32:12Z">
        <w:r>
          <w:rPr>
            <w:rtl/>
          </w:rPr>
          <w:t xml:space="preserve">,</w:t>
        </w:r>
      </w:ins>
      <w:del w:id="95936" w:author="מנוע מכני" w:date="2026-10-05T11:32:12Z">
        <w:r w:rsidR="000B5F7F">
          <w:rPr>
            <w:rtl/>
          </w:rPr>
          <w:delText xml:space="preserve">;</w:delText>
        </w:r>
      </w:del>
    </w:p>
    <w:p w14:paraId="7BE31BA0" w14:textId="77777777" w:rsidR="00B874E6" w:rsidRDefault="00252B01" w:rsidP="00252B01">
      <w:pPr>
        <w:rPr>
          <w:rtl/>
        </w:rPr>
      </w:pPr>
      <w:ins w:id="98383" w:author="מנוע מכני" w:date="2026-10-05T11:32:12Z">
        <w:r>
          <w:rPr>
            <w:rFonts w:hint="cs"/>
            <w:rtl/>
          </w:rPr>
          <w:t xml:space="preserve">והוצרך</w:t>
        </w:r>
      </w:ins>
      <w:del w:id="98384" w:author="מנוע מכני" w:date="2026-10-05T11:32:12Z">
        <w:r>
          <w:rPr>
            <w:rFonts w:hint="cs"/>
            <w:rtl/>
          </w:rPr>
          <w:delText xml:space="preserve">ואיצטריך</w:delText>
        </w:r>
      </w:del>
      <w:r>
        <w:rPr>
          <w:rFonts w:hint="cs"/>
          <w:rtl/>
        </w:rPr>
        <w:t xml:space="preserve"> חמור </w:t>
      </w:r>
      <w:r w:rsidR="00F63065">
        <w:rPr>
          <w:rtl/>
        </w:rPr>
        <w:t xml:space="preserve">שילדה מין סוס </w:t>
      </w:r>
      <w:r>
        <w:rPr>
          <w:rFonts w:hint="cs"/>
          <w:rtl/>
        </w:rPr>
        <w:t xml:space="preserve">לפטורא ד</w:t>
      </w:r>
      <w:ins w:id="90243" w:author="מנוע מכני" w:date="2026-10-05T11:32:12Z">
        <w:r>
          <w:rPr>
            <w:rFonts w:hint="cs"/>
            <w:rtl/>
          </w:rPr>
          <w:t xml:space="preserve">ס"ד</w:t>
        </w:r>
      </w:ins>
      <w:del w:id="90244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ins w:id="93107" w:author="מנוע מכני" w:date="2026-10-05T11:32:12Z">
        <w:r>
          <w:rPr>
            <w:rtl/>
          </w:rPr>
          <w:t xml:space="preserve">שם</w:t>
        </w:r>
      </w:ins>
      <w:del w:id="93108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הוא דיש לה קרנים והא אין לה קרנים, הא פרסותיה סדוקות והא פרסותיה קלוטות,</w:t>
      </w:r>
      <w:r>
        <w:rPr>
          <w:rFonts w:hint="cs"/>
          <w:rtl/>
        </w:rPr>
        <w:t xml:space="preserve"> </w:t>
      </w:r>
      <w:r w:rsidR="0064231D">
        <w:rPr>
          <w:rtl/>
        </w:rPr>
        <w:t xml:space="preserve">אבל </w:t>
      </w:r>
      <w:ins w:id="93109" w:author="מנוע מכני" w:date="2026-10-05T11:32:12Z">
        <w:r>
          <w:rPr>
            <w:rtl/>
          </w:rPr>
          <w:t xml:space="preserve">כאן</w:t>
        </w:r>
      </w:ins>
      <w:del w:id="93110" w:author="מנוע מכני" w:date="2026-10-05T11:32:12Z">
        <w:r w:rsidR="0064231D">
          <w:rPr>
            <w:rtl/>
          </w:rPr>
          <w:delText xml:space="preserve">הכא</w:delText>
        </w:r>
      </w:del>
      <w:r w:rsidR="0064231D">
        <w:rPr>
          <w:rtl/>
        </w:rPr>
        <w:t xml:space="preserve"> </w:t>
      </w:r>
      <w:r w:rsidR="00F63065">
        <w:rPr>
          <w:rtl/>
        </w:rPr>
        <w:t>דאידי ואידי אין לה קרנים, אידי ואידי פרסותיה ק</w:t>
      </w:r>
      <w:r>
        <w:rPr>
          <w:rtl/>
        </w:rPr>
        <w:t xml:space="preserve">לוטות, אימא חמור אדום </w:t>
      </w:r>
      <w:ins w:id="94433" w:author="מנוע מכני" w:date="2026-10-05T11:32:12Z">
        <w:r>
          <w:rPr>
            <w:rtl/>
          </w:rPr>
          <w:t xml:space="preserve">סתם</w:t>
        </w:r>
      </w:ins>
      <w:del w:id="94434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>
        <w:rPr>
          <w:rFonts w:hint="cs"/>
          <w:rtl/>
        </w:rPr>
        <w:t>,</w:t>
      </w:r>
      <w:r w:rsidR="00F63065">
        <w:rPr>
          <w:rtl/>
        </w:rPr>
        <w:t xml:space="preserve"> </w:t>
      </w:r>
      <w:r w:rsidR="00F63065">
        <w:rPr>
          <w:rtl/>
        </w:rPr>
        <w:t xml:space="preserve">ק</w:t>
      </w:r>
      <w:ins w:id="90245" w:author="מנוע מכני" w:date="2026-10-05T11:32:12Z">
        <w:r>
          <w:rPr>
            <w:rtl/>
          </w:rPr>
          <w:t xml:space="preserve">מ"ל</w:t>
        </w:r>
      </w:ins>
      <w:del w:id="90246" w:author="מנוע מכני" w:date="2026-10-05T11:32:12Z">
        <w:r w:rsidR="00F63065">
          <w:rPr>
            <w:rtl/>
          </w:rPr>
          <w:delText xml:space="preserve">מ</w:delText>
        </w:r>
        <w:r w:rsidR="0064231D">
          <w:rPr>
            <w:rFonts w:hint="cs"/>
            <w:rtl/>
          </w:rPr>
          <w:delText xml:space="preserve">''ל</w:delText>
        </w:r>
      </w:del>
      <w:r w:rsidR="0064231D">
        <w:rPr>
          <w:rFonts w:hint="cs"/>
          <w:rtl/>
        </w:rPr>
        <w:t xml:space="preserve">.</w:t>
      </w:r>
    </w:p>
    <w:p w14:paraId="52A7B206" w14:textId="77777777" w:rsidR="0057284B" w:rsidRDefault="0057284B" w:rsidP="0057284B">
      <w:pPr>
        <w:jc w:val="center"/>
        <w:rPr>
          <w:del w:id="90004" w:author="מנוע עיצוב" w:date="2026-10-05T11:33:53Z"/>
          <w:rtl/>
        </w:rPr>
      </w:pPr>
      <w:del w:id="90001" w:author="מנוע עיצוב" w:date="2026-10-05T11:33:53Z">
        <w:r>
          <w:rPr>
            <w:rtl/>
          </w:rPr>
          <w:delText xml:space="preserve">•</w:delText>
        </w:r>
      </w:del>
      <w:ins w:id="95939" w:author="מנוע מכני" w:date="2026-10-05T11:32:12Z">
        <w:r>
          <w:rPr>
            <w:rtl/>
          </w:rPr>
          <w:t xml:space="preserve"> </w:t>
        </w:r>
      </w:ins>
      <w:del w:id="95940" w:author="מנוע מכני" w:date="2026-10-05T11:32:12Z">
        <w:r>
          <w:rPr>
            <w:rtl/>
          </w:rPr>
          <w:delText xml:space="preserve">  </w:delText>
        </w:r>
      </w:del>
      <w:del w:id="90002" w:author="מנוע עיצוב" w:date="2026-10-05T11:33:53Z">
        <w:r>
          <w:rPr>
            <w:rtl/>
          </w:rPr>
          <w:delText xml:space="preserve">•</w:delText>
        </w:r>
      </w:del>
      <w:ins w:id="95941" w:author="מנוע מכני" w:date="2026-10-05T11:32:12Z">
        <w:r>
          <w:rPr>
            <w:rtl/>
          </w:rPr>
          <w:t xml:space="preserve"> </w:t>
        </w:r>
      </w:ins>
      <w:del w:id="95942" w:author="מנוע מכני" w:date="2026-10-05T11:32:12Z">
        <w:r>
          <w:rPr>
            <w:rtl/>
          </w:rPr>
          <w:delText xml:space="preserve">  </w:delText>
        </w:r>
      </w:del>
      <w:del w:id="90003" w:author="מנוע עיצוב" w:date="2026-10-05T11:33:53Z">
        <w:r>
          <w:rPr>
            <w:rtl/>
          </w:rPr>
          <w:delText xml:space="preserve">•</w:delText>
        </w:r>
      </w:del>
    </w:p>
    <w:p w14:paraId="06657569" w14:textId="77777777" w:rsidR="00252B01" w:rsidRPr="00252B01" w:rsidRDefault="00F63065" w:rsidP="00252B01">
      <w:pPr>
        <w:pStyle w:val="afffd"/>
        <w:rPr>
          <w:rtl/>
        </w:rPr>
      </w:pPr>
      <w:r w:rsidRPr="00252B01">
        <w:rPr>
          <w:rtl/>
        </w:rPr>
        <w:t xml:space="preserve">ומה הן באכילה </w:t>
      </w:r>
      <w:r w:rsidR="00252B01">
        <w:rPr>
          <w:rFonts w:hint="cs"/>
          <w:rtl/>
        </w:rPr>
        <w:t>ו</w:t>
      </w:r>
      <w:r w:rsidRPr="00252B01">
        <w:rPr>
          <w:rtl/>
        </w:rPr>
        <w:t>כו'</w:t>
      </w:r>
      <w:r w:rsidR="00252B01" w:rsidRPr="00252B01">
        <w:rPr>
          <w:rtl/>
        </w:rPr>
        <w:t xml:space="preserve"> </w:t>
      </w:r>
      <w:r w:rsidR="00252B01">
        <w:rPr>
          <w:rtl/>
        </w:rPr>
        <w:t>שהיוצא מן הטמא - טמא, והיוצא מן הטהור – טהור</w:t>
      </w:r>
      <w:r w:rsidR="00252B01">
        <w:rPr>
          <w:rFonts w:hint="cs"/>
          <w:rtl/>
        </w:rPr>
        <w:t>.</w:t>
      </w:r>
      <w:r w:rsidRPr="00252B01">
        <w:rPr>
          <w:rtl/>
        </w:rPr>
        <w:t xml:space="preserve"> </w:t>
      </w:r>
    </w:p>
    <w:p w14:paraId="7D55FFD4" w14:textId="77777777" w:rsidR="00B874E6" w:rsidRDefault="00F63065" w:rsidP="00252B01">
      <w:pPr>
        <w:rPr>
          <w:rtl/>
        </w:rPr>
      </w:pPr>
      <w:r>
        <w:rPr>
          <w:rtl/>
        </w:rPr>
        <w:t xml:space="preserve">סימנא </w:t>
      </w:r>
      <w:ins w:id="94437" w:author="מנוע מכני" w:date="2026-10-05T11:32:12Z">
        <w:r>
          <w:rPr>
            <w:rtl/>
          </w:rPr>
          <w:t xml:space="preserve">סתם</w:t>
        </w:r>
      </w:ins>
      <w:del w:id="94438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 דלא תיחלף לך, </w:t>
      </w:r>
      <w:r w:rsidR="00252B01">
        <w:rPr>
          <w:rFonts w:hint="cs"/>
          <w:rtl/>
        </w:rPr>
        <w:t xml:space="preserve">ותלך בתר </w:t>
      </w:r>
      <w:ins w:id="94435" w:author="מנוע מכני" w:date="2026-10-05T11:32:12Z">
        <w:r>
          <w:rPr>
            <w:rFonts w:hint="cs"/>
            <w:rtl/>
          </w:rPr>
          <w:t xml:space="preserve">שלו</w:t>
        </w:r>
      </w:ins>
      <w:del w:id="94436" w:author="מנוע מכני" w:date="2026-10-05T11:32:12Z">
        <w:r w:rsidR="00252B01">
          <w:rPr>
            <w:rFonts w:hint="cs"/>
            <w:rtl/>
          </w:rPr>
          <w:delText xml:space="preserve">דידיה</w:delText>
        </w:r>
      </w:del>
      <w:r w:rsidR="00252B01">
        <w:rPr>
          <w:rFonts w:hint="cs"/>
          <w:rtl/>
        </w:rPr>
        <w:t xml:space="preserve"> אלא אזלי בתר </w:t>
      </w:r>
      <w:ins w:id="90551" w:author="מנוע סמנטי" w:date="2026-10-05T11:39:44Z">
        <w:r>
          <w:rPr>
            <w:rFonts w:hint="cs"/>
            <w:rtl/>
          </w:rPr>
          <w:t xml:space="preserve">אמו</w:t>
        </w:r>
      </w:ins>
      <w:del w:id="90552" w:author="מנוע סמנטי" w:date="2026-10-05T11:39:44Z">
        <w:r w:rsidR="00252B01">
          <w:rPr>
            <w:rFonts w:hint="cs"/>
            <w:rtl/>
          </w:rPr>
          <w:delText xml:space="preserve">אימיה</w:delText>
        </w:r>
      </w:del>
      <w:r w:rsidR="0057284B">
        <w:rPr>
          <w:rtl/>
        </w:rPr>
        <w:t>.</w:t>
      </w:r>
    </w:p>
    <w:p>
      <w:pPr>
        <w:pStyle w:val="38"/>
        <w:rPr>
          <w:ins w:id="98903" w:author="מנוע מכני" w:date="2026-10-05T11:32:12Z"/>
        </w:rPr>
      </w:pPr>
      <w:r>
        <w:t>מ</w:t>
      </w:r>
      <w:ins w:id="90247" w:author="מנוע מכני" w:date="2026-10-05T11:32:12Z">
        <w:r>
          <w:t xml:space="preserve">ה"מ</w:t>
        </w:r>
      </w:ins>
      <w:del w:id="90248" w:author="מנוע מכני" w:date="2026-10-05T11:32:12Z">
        <w:r w:rsidR="00252B01">
          <w:delText xml:space="preserve">ה''מ</w:delText>
        </w:r>
      </w:del>
      <w:r w:rsidR="00252B01">
        <w:t xml:space="preserve"> </w:t>
      </w:r>
      <w:r>
        <w:t xml:space="preserve">ד</w:t>
      </w:r>
      <w:ins w:id="90249" w:author="מנוע מכני" w:date="2026-10-05T11:32:12Z">
        <w:r>
          <w:t xml:space="preserve">ת"ר</w:t>
        </w:r>
      </w:ins>
      <w:del w:id="90250" w:author="מנוע מכני" w:date="2026-10-05T11:32:12Z">
        <w:r>
          <w:delText xml:space="preserve">ת</w:delText>
        </w:r>
        <w:r w:rsidR="007976D7">
          <w:delText xml:space="preserve">''ר</w:delText>
        </w:r>
      </w:del>
      <w:r>
        <w:t xml:space="preserve">:</w:t>
      </w:r>
    </w:p>
    <w:p w14:paraId="67445B2E" w14:textId="77777777" w:rsidR="007976D7" w:rsidRDefault="00F63065" w:rsidP="007976D7">
      <w:pPr>
        <w:rPr>
          <w:rtl/>
        </w:rPr>
      </w:pPr>
      <w:del w:id="98904" w:author="מנוע מכני" w:date="2026-10-05T11:32:12Z">
        <w:r>
          <w:rPr>
            <w:rtl/>
          </w:rPr>
          <w:delText xml:space="preserve"> </w:delText>
        </w:r>
      </w:del>
      <w:r w:rsidR="00252B01">
        <w:rPr>
          <w:rFonts w:hint="cs"/>
          <w:rtl/>
        </w:rPr>
        <w:t>'</w:t>
      </w:r>
      <w:ins w:id="90077" w:author="מנוע סמנטי" w:date="2026-10-05T11:39:44Z">
        <w:r>
          <w:rPr>
            <w:rStyle w:val="afffff0"/>
            <w:rtl/>
          </w:rPr>
          <w:t xml:space="preserve">אַךְ אֶת זֶה לֹא תֹאכְלוּ</w:t>
        </w:r>
      </w:ins>
      <w:del w:id="90078" w:author="מנוע סמנטי" w:date="2026-10-05T11:39:44Z">
        <w:r>
          <w:rPr>
            <w:rtl/>
          </w:rPr>
          <w:delText xml:space="preserve">אך את זה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תאכלו</w:delText>
        </w:r>
      </w:del>
      <w:r w:rsidR="00252B01">
        <w:rPr>
          <w:rFonts w:hint="cs"/>
          <w:rtl/>
        </w:rPr>
        <w:t>'</w:t>
      </w:r>
      <w:r>
        <w:rPr>
          <w:rtl/>
        </w:rPr>
        <w:t xml:space="preserve"> ממעלי הגרה וממפריסי הפרסה, יש לך שהוא מעלה גרה ומפריס פרסה - ואי אתה אוכלו, </w:t>
      </w:r>
      <w:r w:rsidR="007976D7">
        <w:rPr>
          <w:rtl/>
        </w:rPr>
        <w:t>ואיזה זה</w:t>
      </w:r>
      <w:r>
        <w:rPr>
          <w:rtl/>
        </w:rPr>
        <w:t xml:space="preserve"> טהור שנולד מן הטמא, </w:t>
      </w:r>
    </w:p>
    <w:p w14:paraId="446AD498" w14:textId="77777777" w:rsidR="00B874E6" w:rsidRDefault="007976D7" w:rsidP="007976D7">
      <w:pPr>
        <w:rPr>
          <w:rtl/>
        </w:rPr>
      </w:pPr>
      <w:r>
        <w:rPr>
          <w:rFonts w:hint="cs"/>
          <w:rtl/>
        </w:rPr>
        <w:t>ב. '</w:t>
      </w:r>
      <w:r w:rsidR="00F63065">
        <w:rPr>
          <w:rStyle w:val="afffff0"/>
          <w:rtl/>
        </w:rPr>
        <w:t xml:space="preserve">גמל טמא </w:t>
      </w:r>
      <w:r w:rsidR="00F63065" w:rsidRPr="007976D7">
        <w:rPr>
          <w:rStyle w:val="afffff0"/>
          <w:b/>
          <w:bCs/>
          <w:rtl/>
        </w:rPr>
        <w:t>הוא</w:t>
      </w:r>
      <w:r w:rsidRPr="007976D7">
        <w:rPr>
          <w:rFonts w:hint="cs"/>
          <w:b/>
          <w:bCs/>
          <w:rtl/>
        </w:rPr>
        <w:t>'</w:t>
      </w:r>
      <w:r w:rsidR="00F63065">
        <w:rPr>
          <w:rtl/>
        </w:rPr>
        <w:t>, הוא טמא, ואין טמא הנולד מן הטהור טמא, אלא טהור</w:t>
      </w:r>
      <w:r w:rsidR="0057284B">
        <w:rPr>
          <w:rtl/>
        </w:rPr>
        <w:t>.</w:t>
      </w:r>
    </w:p>
    <w:p>
      <w:pPr>
        <w:pStyle w:val="afff0"/>
        <w:rPr>
          <w:ins w:id="90013" w:author="מנוע עיצוב" w:date="2026-10-05T11:40:22Z"/>
        </w:rPr>
      </w:pPr>
      <w:ins w:id="90014" w:author="מנוע עיצוב" w:date="2026-10-05T11:40:22Z">
        <w:r>
          <w:rPr>
            <w:rFonts w:hint="cs"/>
            <w:rtl/>
          </w:rPr>
          <w:t xml:space="preserve">ו:</w:t>
        </w:r>
      </w:ins>
    </w:p>
    <w:p>
      <w:pPr>
        <w:pStyle w:val="38"/>
        <w:rPr>
          <w:ins w:id="98905" w:author="מנוע מכני" w:date="2026-10-05T11:32:12Z"/>
        </w:rPr>
      </w:pPr>
      <w:r>
        <w:t xml:space="preserve">ג. </w:t>
      </w:r>
      <w:ins w:id="90251" w:author="מנוע מכני" w:date="2026-10-05T11:32:12Z">
        <w:r>
          <w:t xml:space="preserve">ר"ש</w:t>
        </w:r>
      </w:ins>
      <w:del w:id="90252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516A9FBD" w14:textId="77777777" w:rsidR="00B874E6" w:rsidRDefault="007976D7" w:rsidP="007976D7">
      <w:pPr>
        <w:rPr>
          <w:rtl/>
        </w:rPr>
      </w:pPr>
      <w:del w:id="98906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079" w:author="מנוע סמנטי" w:date="2026-10-05T11:39:44Z">
        <w:r>
          <w:rPr>
            <w:rStyle w:val="afffff0"/>
            <w:rtl/>
          </w:rPr>
          <w:t xml:space="preserve">גָּמָל גָּמָל</w:t>
        </w:r>
      </w:ins>
      <w:del w:id="90080" w:author="מנוע סמנטי" w:date="2026-10-05T11:39:44Z">
        <w:r w:rsidR="00F63065">
          <w:rPr>
            <w:rtl/>
          </w:rPr>
          <w:delText xml:space="preserve">גמל גמל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שני פעמים, אחד גמל הנולד מן הגמלה, ואחד גמל הנולד מן הפרה</w:t>
      </w:r>
      <w:r w:rsidR="0057284B">
        <w:rPr>
          <w:rtl/>
        </w:rPr>
        <w:t>.</w:t>
      </w:r>
    </w:p>
    <w:p w14:paraId="027EEB4F" w14:textId="77777777" w:rsidR="007976D7" w:rsidRDefault="007976D7" w:rsidP="007976D7">
      <w:pPr>
        <w:rPr>
          <w:rtl/>
        </w:rPr>
      </w:pPr>
      <w:r>
        <w:rPr>
          <w:rtl/>
        </w:rPr>
        <w:t xml:space="preserve">ורבנן, </w:t>
      </w:r>
      <w:r>
        <w:rPr>
          <w:rFonts w:hint="cs"/>
          <w:rtl/>
        </w:rPr>
        <w:t>'</w:t>
      </w:r>
      <w:ins w:id="90081" w:author="מנוע סמנטי" w:date="2026-10-05T11:39:44Z">
        <w:r>
          <w:rPr>
            <w:rStyle w:val="afffff0"/>
            <w:rtl/>
          </w:rPr>
          <w:t xml:space="preserve">גָּמָל גָּמָל</w:t>
        </w:r>
      </w:ins>
      <w:del w:id="90082" w:author="מנוע סמנטי" w:date="2026-10-05T11:39:44Z">
        <w:r w:rsidR="00F63065">
          <w:rPr>
            <w:rtl/>
          </w:rPr>
          <w:delText xml:space="preserve">גמל גמל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חד לאסור עצמו, וחד לאסור חלבו, </w:t>
      </w:r>
    </w:p>
    <w:p w14:paraId="5A15DA6A" w14:textId="77777777" w:rsidR="007976D7" w:rsidRDefault="00F63065" w:rsidP="007976D7">
      <w:pPr>
        <w:rPr>
          <w:rtl/>
        </w:rPr>
      </w:pPr>
      <w:r>
        <w:rPr>
          <w:rtl/>
        </w:rPr>
        <w:t>ור</w:t>
      </w:r>
      <w:r w:rsidR="007976D7">
        <w:rPr>
          <w:rFonts w:hint="cs"/>
          <w:rtl/>
        </w:rPr>
        <w:t>'ש</w:t>
      </w:r>
      <w:r>
        <w:rPr>
          <w:rtl/>
        </w:rPr>
        <w:t xml:space="preserve"> לאסור חלבו </w:t>
      </w:r>
      <w:r w:rsidR="007976D7">
        <w:rPr>
          <w:rFonts w:hint="cs"/>
          <w:rtl/>
        </w:rPr>
        <w:t>נ</w:t>
      </w:r>
      <w:r>
        <w:rPr>
          <w:rtl/>
        </w:rPr>
        <w:t xml:space="preserve">פקא </w:t>
      </w:r>
      <w:r w:rsidRPr="007976D7">
        <w:rPr>
          <w:b/>
          <w:bCs/>
          <w:rtl/>
        </w:rPr>
        <w:t>מ</w:t>
      </w:r>
      <w:r w:rsidR="007976D7" w:rsidRPr="007976D7">
        <w:rPr>
          <w:rFonts w:hint="cs"/>
          <w:b/>
          <w:bCs/>
          <w:rtl/>
        </w:rPr>
        <w:t>'</w:t>
      </w:r>
      <w:r w:rsidRPr="007976D7">
        <w:rPr>
          <w:b/>
          <w:bCs/>
          <w:rtl/>
        </w:rPr>
        <w:t>את</w:t>
      </w:r>
      <w:r>
        <w:rPr>
          <w:rtl/>
        </w:rPr>
        <w:t xml:space="preserve"> הגמל</w:t>
      </w:r>
      <w:r w:rsidR="007976D7">
        <w:rPr>
          <w:rFonts w:hint="cs"/>
          <w:rtl/>
        </w:rPr>
        <w:t>'</w:t>
      </w:r>
      <w:r w:rsidR="007976D7">
        <w:rPr>
          <w:rtl/>
        </w:rPr>
        <w:t xml:space="preserve">, </w:t>
      </w:r>
    </w:p>
    <w:p>
      <w:pPr>
        <w:pStyle w:val="38"/>
        <w:rPr>
          <w:ins w:id="98907" w:author="מנוע מכני" w:date="2026-10-05T11:32:12Z"/>
        </w:rPr>
      </w:pPr>
      <w:r>
        <w:t xml:space="preserve">ורבנן </w:t>
      </w:r>
      <w:r w:rsidR="00F63065">
        <w:t xml:space="preserve">אתים </w:t>
      </w:r>
      <w:r w:rsidR="00F63065">
        <w:t xml:space="preserve">לא</w:t>
      </w:r>
      <w:r w:rsidR="00F63065">
        <w:t xml:space="preserve"> דרשי, כדתניא:</w:t>
      </w:r>
    </w:p>
    <w:p w14:paraId="1368EE81" w14:textId="77777777" w:rsidR="006F53A6" w:rsidRDefault="007976D7" w:rsidP="007976D7">
      <w:pPr>
        <w:rPr>
          <w:rtl/>
        </w:rPr>
      </w:pPr>
      <w:del w:id="9890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שמעון העמסוני היה דורש כל את ואת שבתורה, כיון שהגיע לאת ה' אלהיך תירא - פירש, </w:t>
      </w:r>
    </w:p>
    <w:p>
      <w:pPr>
        <w:pStyle w:val="38"/>
        <w:rPr>
          <w:ins w:id="98909" w:author="מנוע מכני" w:date="2026-10-05T11:32:12Z"/>
        </w:rPr>
      </w:pPr>
      <w:r>
        <w:t>אמרו לו ת</w:t>
      </w:r>
      <w:r w:rsidR="006F53A6">
        <w:t xml:space="preserve">למידיו:</w:t>
      </w:r>
    </w:p>
    <w:p w14:paraId="3B9274C0" w14:textId="77777777" w:rsidR="006F53A6" w:rsidRDefault="00F63065" w:rsidP="007976D7">
      <w:pPr>
        <w:rPr>
          <w:rtl/>
        </w:rPr>
      </w:pPr>
      <w:del w:id="98910" w:author="מנוע מכני" w:date="2026-10-05T11:32:12Z">
        <w:r w:rsidR="006F53A6">
          <w:rPr>
            <w:rtl/>
          </w:rPr>
          <w:delText xml:space="preserve"> </w:delText>
        </w:r>
      </w:del>
      <w:r w:rsidR="006F53A6">
        <w:rPr>
          <w:rStyle w:val="2fb"/>
          <w:rtl/>
        </w:rPr>
        <w:t xml:space="preserve">ר</w:t>
      </w:r>
      <w:r w:rsidR="006F53A6">
        <w:rPr>
          <w:rStyle w:val="2fb"/>
          <w:rFonts w:hint="cs"/>
          <w:rtl/>
        </w:rPr>
        <w:t xml:space="preserve">בי</w:t>
      </w:r>
      <w:r w:rsidR="006F53A6">
        <w:rPr>
          <w:rFonts w:hint="cs"/>
          <w:rtl/>
        </w:rPr>
        <w:t xml:space="preserve"> </w:t>
      </w:r>
      <w:r>
        <w:rPr>
          <w:rtl/>
        </w:rPr>
        <w:t xml:space="preserve">כל אתין שדרשת מה תהא עליהם? </w:t>
      </w:r>
    </w:p>
    <w:p>
      <w:pPr>
        <w:pStyle w:val="38"/>
        <w:rPr>
          <w:ins w:id="98911" w:author="מנוע מכני" w:date="2026-10-05T11:32:12Z"/>
        </w:rPr>
      </w:pPr>
      <w:r>
        <w:t>אמר</w:t>
      </w:r>
      <w:r w:rsidR="006F53A6">
        <w:t xml:space="preserve"> להם:</w:t>
      </w:r>
    </w:p>
    <w:p w14:paraId="7C95B1D4" w14:textId="77777777" w:rsidR="006F53A6" w:rsidRDefault="00F63065" w:rsidP="007976D7">
      <w:pPr>
        <w:rPr>
          <w:rtl/>
        </w:rPr>
      </w:pPr>
      <w:del w:id="98912" w:author="מנוע מכני" w:date="2026-10-05T11:32:12Z">
        <w:r w:rsidR="006F53A6">
          <w:rPr>
            <w:rtl/>
          </w:rPr>
          <w:delText xml:space="preserve"> </w:delText>
        </w:r>
      </w:del>
      <w:r w:rsidR="006F53A6">
        <w:rPr>
          <w:rtl/>
        </w:rPr>
        <w:t xml:space="preserve">כשם שקבלתי שכר על הדרישה</w:t>
      </w:r>
      <w:r>
        <w:rPr>
          <w:rtl/>
        </w:rPr>
        <w:t xml:space="preserve"> כך אני מקבל שכר על הפרישה, </w:t>
      </w:r>
    </w:p>
    <w:p>
      <w:pPr>
        <w:pStyle w:val="38"/>
        <w:rPr>
          <w:ins w:id="98913" w:author="מנוע מכני" w:date="2026-10-05T11:32:12Z"/>
        </w:rPr>
      </w:pPr>
      <w:r>
        <w:t xml:space="preserve">עד שבא </w:t>
      </w:r>
      <w:ins w:id="92765" w:author="מנוע מכני" w:date="2026-10-05T11:32:12Z">
        <w:r>
          <w:t xml:space="preserve">ר"ע</w:t>
        </w:r>
      </w:ins>
      <w:del w:id="92766" w:author="מנוע מכני" w:date="2026-10-05T11:32:12Z">
        <w:r>
          <w:delText xml:space="preserve">רבי עקיבא</w:delText>
        </w:r>
      </w:del>
      <w:r>
        <w:t xml:space="preserve"> ולימד:</w:t>
      </w:r>
    </w:p>
    <w:p w14:paraId="15D4082E" w14:textId="77777777" w:rsidR="00B874E6" w:rsidRDefault="00F63065" w:rsidP="007976D7">
      <w:pPr>
        <w:rPr>
          <w:rtl/>
        </w:rPr>
      </w:pPr>
      <w:del w:id="98914" w:author="מנוע מכני" w:date="2026-10-05T11:32:12Z">
        <w:r>
          <w:rPr>
            <w:rtl/>
          </w:rPr>
          <w:delText xml:space="preserve"> </w:delText>
        </w:r>
      </w:del>
      <w:r w:rsidR="006F53A6">
        <w:rPr>
          <w:rFonts w:hint="cs"/>
          <w:rtl/>
        </w:rPr>
        <w:t>'</w:t>
      </w:r>
      <w:r>
        <w:rPr>
          <w:rtl/>
        </w:rPr>
        <w:t>את ה' אלהיך תירא</w:t>
      </w:r>
      <w:r w:rsidR="006F53A6">
        <w:rPr>
          <w:rFonts w:hint="cs"/>
          <w:rtl/>
        </w:rPr>
        <w:t>'</w:t>
      </w:r>
      <w:r>
        <w:rPr>
          <w:rtl/>
        </w:rPr>
        <w:t xml:space="preserve"> - לרבות תלמידי חכמים</w:t>
      </w:r>
      <w:r w:rsidR="0057284B">
        <w:rPr>
          <w:rtl/>
        </w:rPr>
        <w:t>.</w:t>
      </w:r>
    </w:p>
    <w:p w14:paraId="024A916D" w14:textId="77777777" w:rsidR="001C60A6" w:rsidRDefault="001C60A6" w:rsidP="00F63065">
      <w:pPr>
        <w:rPr>
          <w:del w:id="90537" w:author="מנוע עיצוב" w:date="2026-10-05T11:33:53Z"/>
          <w:rtl/>
        </w:rPr>
      </w:pPr>
    </w:p>
    <w:p>
      <w:pPr>
        <w:pStyle w:val="38"/>
        <w:rPr>
          <w:ins w:id="98915" w:author="מנוע מכני" w:date="2026-10-05T11:32:12Z"/>
        </w:rPr>
      </w:pPr>
      <w:ins w:id="90253" w:author="מנוע מכני" w:date="2026-10-05T11:32:12Z">
        <w:del w:id="100970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0254" w:author="מנוע מכני" w:date="2026-10-05T11:32:12Z">
        <w:r>
          <w:delText xml:space="preserve">א''ל</w:delText>
        </w:r>
      </w:del>
      <w:r>
        <w:t xml:space="preserve">ראב</w:t>
      </w:r>
      <w:ins w:id="90255" w:author="מנוע מכני" w:date="2026-10-05T11:32:12Z">
        <w:r>
          <w:t xml:space="preserve">ד"ר</w:t>
        </w:r>
      </w:ins>
      <w:del w:id="90256" w:author="מנוע מכני" w:date="2026-10-05T11:32:12Z">
        <w:r>
          <w:delText xml:space="preserve">ד''ר</w:delText>
        </w:r>
      </w:del>
      <w:r>
        <w:t xml:space="preserve"> ל</w:t>
      </w:r>
      <w:ins w:id="90257" w:author="מנוע מכני" w:date="2026-10-05T11:32:12Z">
        <w:r>
          <w:t xml:space="preserve">ר"א</w:t>
        </w:r>
      </w:ins>
      <w:del w:id="90258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01B9A55E" w14:textId="77777777" w:rsidR="006F53A6" w:rsidRDefault="006F53A6" w:rsidP="00F63065">
      <w:pPr>
        <w:rPr>
          <w:rtl/>
        </w:rPr>
      </w:pPr>
      <w:del w:id="9891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אלא מעתה, טעמא דרבנן מגמל גמל, </w:t>
      </w:r>
    </w:p>
    <w:p w14:paraId="4A09C56A" w14:textId="77777777" w:rsidR="006F53A6" w:rsidRDefault="00F63065" w:rsidP="001C60A6">
      <w:pPr>
        <w:rPr>
          <w:rtl/>
        </w:rPr>
      </w:pPr>
      <w:r>
        <w:rPr>
          <w:rStyle w:val="2fb"/>
          <w:rtl/>
        </w:rPr>
        <w:t xml:space="preserve">ור' שמעון</w:t>
      </w:r>
      <w:r>
        <w:rPr>
          <w:rtl/>
        </w:rPr>
        <w:t xml:space="preserve"> מ</w:t>
      </w:r>
      <w:r w:rsidR="001C60A6">
        <w:rPr>
          <w:rFonts w:hint="cs"/>
          <w:rtl/>
        </w:rPr>
        <w:t>'</w:t>
      </w:r>
      <w:r>
        <w:rPr>
          <w:rtl/>
        </w:rPr>
        <w:t>את הגמל</w:t>
      </w:r>
      <w:r w:rsidR="001C60A6">
        <w:rPr>
          <w:rFonts w:hint="cs"/>
          <w:rtl/>
        </w:rPr>
        <w:t>'</w:t>
      </w:r>
      <w:r>
        <w:rPr>
          <w:rtl/>
        </w:rPr>
        <w:t xml:space="preserve">, הא </w:t>
      </w:r>
      <w:ins w:id="93111" w:author="מנוע מכני" w:date="2026-10-05T11:32:12Z">
        <w:r>
          <w:rPr>
            <w:rtl/>
          </w:rPr>
          <w:t xml:space="preserve">לא</w:t>
        </w:r>
      </w:ins>
      <w:del w:id="9311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4439" w:author="מנוע מכני" w:date="2026-10-05T11:32:12Z">
        <w:r>
          <w:rPr>
            <w:rtl/>
          </w:rPr>
          <w:t xml:space="preserve">כך</w:t>
        </w:r>
      </w:ins>
      <w:del w:id="9444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259" w:author="מנוע מכני" w:date="2026-10-05T11:32:12Z">
        <w:r>
          <w:rPr>
            <w:rtl/>
          </w:rPr>
          <w:t xml:space="preserve">ו"א</w:t>
        </w:r>
      </w:ins>
      <w:del w:id="90260" w:author="מנוע מכני" w:date="2026-10-05T11:32:12Z">
        <w:r>
          <w:rPr>
            <w:rtl/>
          </w:rPr>
          <w:delText xml:space="preserve">ו</w:delText>
        </w:r>
        <w:r w:rsidR="001C60A6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חלב דבהמה טמאה שרי! </w:t>
      </w:r>
    </w:p>
    <w:p w14:paraId="73E7622B" w14:textId="77777777" w:rsidR="001C60A6" w:rsidRDefault="006F53A6" w:rsidP="001C60A6">
      <w:pPr>
        <w:rPr>
          <w:rtl/>
        </w:rPr>
      </w:pPr>
      <w:ins w:id="90261" w:author="מנוע מכני" w:date="2026-10-05T11:32:12Z">
        <w:r>
          <w:rPr>
            <w:rFonts w:hint="cs"/>
            <w:rtl/>
          </w:rPr>
          <w:t xml:space="preserve">מ"ש</w:t>
        </w:r>
      </w:ins>
      <w:del w:id="90262" w:author="מנוע מכני" w:date="2026-10-05T11:32:12Z">
        <w:r>
          <w:rPr>
            <w:rFonts w:hint="cs"/>
            <w:rtl/>
          </w:rPr>
          <w:delText xml:space="preserve">מ''ש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מהא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הטמאים</w:t>
      </w:r>
      <w:r>
        <w:rPr>
          <w:rFonts w:hint="cs"/>
          <w:rtl/>
        </w:rPr>
        <w:t>'</w:t>
      </w:r>
      <w:r w:rsidR="00F63065">
        <w:rPr>
          <w:rtl/>
        </w:rPr>
        <w:t xml:space="preserve"> לאסור צירן ורוטבן וקיפה שלהן? </w:t>
      </w:r>
    </w:p>
    <w:p w14:paraId="0EAE0F0C" w14:textId="77777777" w:rsidR="00B874E6" w:rsidRDefault="00F63065" w:rsidP="00C5567C">
      <w:pPr>
        <w:pStyle w:val="a"/>
        <w:rPr>
          <w:rtl/>
        </w:rPr>
      </w:pPr>
      <w:ins w:id="98385" w:author="מנוע מכני" w:date="2026-10-05T11:32:12Z">
        <w:r>
          <w:rPr>
            <w:rtl/>
          </w:rPr>
          <w:t xml:space="preserve">הוצרך</w:t>
        </w:r>
      </w:ins>
      <w:del w:id="98386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 </w:t>
      </w:r>
      <w:r>
        <w:rPr>
          <w:rtl/>
        </w:rPr>
        <w:t xml:space="preserve">ס</w:t>
      </w:r>
      <w:ins w:id="90263" w:author="מנוע מכני" w:date="2026-10-05T11:32:12Z">
        <w:r>
          <w:rPr>
            <w:rFonts w:hint="cs"/>
            <w:rtl/>
          </w:rPr>
          <w:t xml:space="preserve">ד"א</w:t>
        </w:r>
      </w:ins>
      <w:del w:id="90264" w:author="מנוע מכני" w:date="2026-10-05T11:32:12Z">
        <w:r w:rsidR="006F53A6">
          <w:rPr>
            <w:rFonts w:hint="cs"/>
            <w:rtl/>
          </w:rPr>
          <w:delText xml:space="preserve">ד''א</w:delText>
        </w:r>
      </w:del>
      <w:r w:rsidR="006F53A6">
        <w:rPr>
          <w:rFonts w:hint="cs"/>
          <w:rtl/>
        </w:rPr>
        <w:t xml:space="preserve"> </w:t>
      </w:r>
      <w:r>
        <w:rPr>
          <w:rtl/>
        </w:rPr>
        <w:t xml:space="preserve">הואיל דבהמה טהורה </w:t>
      </w:r>
      <w:ins w:id="93113" w:author="מנוע מכני" w:date="2026-10-05T11:32:12Z">
        <w:r>
          <w:rPr>
            <w:rtl/>
          </w:rPr>
          <w:t xml:space="preserve">גם</w:t>
        </w:r>
      </w:ins>
      <w:del w:id="9311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חידוש הוא, דאמר מר דם נעכ</w:t>
      </w:r>
      <w:r w:rsidR="006F53A6">
        <w:rPr>
          <w:rtl/>
        </w:rPr>
        <w:t xml:space="preserve">ר ונעשה חלב, וכיון דחידוש הוא </w:t>
      </w:r>
      <w:r>
        <w:rPr>
          <w:rtl/>
        </w:rPr>
        <w:t xml:space="preserve">בבהמה טמאה </w:t>
      </w:r>
      <w:ins w:id="93115" w:author="מנוע מכני" w:date="2026-10-05T11:32:12Z">
        <w:r>
          <w:rPr>
            <w:rtl/>
          </w:rPr>
          <w:t xml:space="preserve">גם</w:t>
        </w:r>
      </w:ins>
      <w:del w:id="931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לישתרי,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468409EA" w14:textId="77777777" w:rsidR="00B874E6" w:rsidRDefault="001C60A6" w:rsidP="001C60A6">
      <w:pPr>
        <w:rPr>
          <w:rtl/>
        </w:rPr>
      </w:pPr>
      <w:r>
        <w:rPr>
          <w:rFonts w:hint="cs"/>
          <w:rtl/>
        </w:rPr>
        <w:t xml:space="preserve">ואפי' </w:t>
      </w:r>
      <w:r w:rsidR="00F63065">
        <w:rPr>
          <w:rtl/>
        </w:rPr>
        <w:t xml:space="preserve">ל</w:t>
      </w:r>
      <w:ins w:id="90265" w:author="מנוע מכני" w:date="2026-10-05T11:32:12Z">
        <w:r>
          <w:rPr>
            <w:rtl/>
          </w:rPr>
          <w:t xml:space="preserve">מ"ד</w:t>
        </w:r>
      </w:ins>
      <w:del w:id="90266" w:author="מנוע מכני" w:date="2026-10-05T11:32:12Z">
        <w:r w:rsidR="00F63065">
          <w:rPr>
            <w:rtl/>
          </w:rPr>
          <w:delText xml:space="preserve">מ</w:delText>
        </w:r>
        <w:r w:rsidR="006F53A6">
          <w:rPr>
            <w:rFonts w:hint="cs"/>
            <w:rtl/>
          </w:rPr>
          <w:delText xml:space="preserve">''ד</w:delText>
        </w:r>
      </w:del>
      <w:r w:rsidR="006F53A6">
        <w:rPr>
          <w:rFonts w:hint="cs"/>
          <w:rtl/>
        </w:rPr>
        <w:t xml:space="preserve"> </w:t>
      </w:r>
      <w:r w:rsidR="00F63065">
        <w:rPr>
          <w:rtl/>
        </w:rPr>
        <w:t xml:space="preserve">איבריה מתפרקין הימנה ואין נפשה חוזרת </w:t>
      </w:r>
      <w:ins w:id="94441" w:author="מנוע מכני" w:date="2026-10-05T11:32:12Z">
        <w:r>
          <w:rPr>
            <w:rtl/>
          </w:rPr>
          <w:t xml:space="preserve">עליו</w:t>
        </w:r>
      </w:ins>
      <w:del w:id="9444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עד </w:t>
      </w:r>
      <w:ins w:id="90267" w:author="מנוע מכני" w:date="2026-10-05T11:32:12Z">
        <w:r>
          <w:rPr>
            <w:rFonts w:hint="cs"/>
            <w:rtl/>
          </w:rPr>
          <w:t xml:space="preserve">כ"ד</w:t>
        </w:r>
      </w:ins>
      <w:del w:id="90268" w:author="מנוע מכני" w:date="2026-10-05T11:32:12Z">
        <w:r w:rsidR="006F53A6">
          <w:rPr>
            <w:rFonts w:hint="cs"/>
            <w:rtl/>
          </w:rPr>
          <w:delText xml:space="preserve">כ''ד</w:delText>
        </w:r>
      </w:del>
      <w:r w:rsidR="006F53A6">
        <w:rPr>
          <w:rFonts w:hint="cs"/>
          <w:rtl/>
        </w:rPr>
        <w:t xml:space="preserve"> </w:t>
      </w:r>
      <w:r>
        <w:rPr>
          <w:rtl/>
        </w:rPr>
        <w:t>חדש</w:t>
      </w:r>
      <w:r w:rsidR="00F63065">
        <w:rPr>
          <w:rtl/>
        </w:rPr>
        <w:t xml:space="preserve"> </w:t>
      </w:r>
      <w:r w:rsidR="00F63065">
        <w:rPr>
          <w:rtl/>
        </w:rPr>
        <w:t xml:space="preserve">סד"א</w:t>
      </w:r>
      <w:r w:rsidR="00F63065">
        <w:rPr>
          <w:rtl/>
        </w:rPr>
        <w:t xml:space="preserve">: הואיל ו</w:t>
      </w:r>
      <w:r>
        <w:rPr>
          <w:rFonts w:hint="cs"/>
          <w:rtl/>
        </w:rPr>
        <w:t>אין דבר הבא מן החי שהתירתו תורה ו</w:t>
      </w:r>
      <w:r>
        <w:rPr>
          <w:rtl/>
        </w:rPr>
        <w:t>חלב כ</w:t>
      </w:r>
      <w:r w:rsidR="00F63065">
        <w:rPr>
          <w:rtl/>
        </w:rPr>
        <w:t xml:space="preserve">אבר מן החי הוא ושרי, </w:t>
      </w:r>
      <w:ins w:id="98387" w:author="מנוע מכני" w:date="2026-10-05T11:32:12Z">
        <w:r>
          <w:rPr>
            <w:rtl/>
          </w:rPr>
          <w:t xml:space="preserve">ולפיכך</w:t>
        </w:r>
      </w:ins>
      <w:del w:id="98388" w:author="מנוע מכני" w:date="2026-10-05T11:32:12Z">
        <w:r w:rsidR="00F63065">
          <w:rPr>
            <w:rtl/>
          </w:rPr>
          <w:delText xml:space="preserve">והילכך</w:delText>
        </w:r>
      </w:del>
      <w:r w:rsidR="00F63065">
        <w:rPr>
          <w:rtl/>
        </w:rPr>
        <w:t xml:space="preserve"> אפי' בבהמה טמאה לישתרי, </w:t>
      </w:r>
      <w:r w:rsidR="00F63065">
        <w:rPr>
          <w:rtl/>
        </w:rPr>
        <w:t xml:space="preserve">קמ"ל</w:t>
      </w:r>
      <w:r w:rsidR="0057284B">
        <w:rPr>
          <w:rtl/>
        </w:rPr>
        <w:t>.</w:t>
      </w:r>
    </w:p>
    <w:p w14:paraId="527D2595" w14:textId="77777777" w:rsidR="006F53A6" w:rsidRDefault="006F53A6" w:rsidP="00F63065">
      <w:pPr>
        <w:rPr>
          <w:del w:id="90538" w:author="מנוע עיצוב" w:date="2026-10-05T11:33:53Z"/>
          <w:rtl/>
        </w:rPr>
      </w:pPr>
    </w:p>
    <w:p w14:paraId="26179B39" w14:textId="77777777" w:rsidR="00D44570" w:rsidRDefault="00F63065" w:rsidP="00D44570">
      <w:pPr>
        <w:rPr>
          <w:rtl/>
        </w:rPr>
      </w:pPr>
      <w:r>
        <w:rPr>
          <w:rtl/>
        </w:rPr>
        <w:t xml:space="preserve">וחלב דבהמה טהורה </w:t>
      </w:r>
      <w:r w:rsidR="00D44570">
        <w:rPr>
          <w:rFonts w:hint="cs"/>
          <w:rtl/>
        </w:rPr>
        <w:t xml:space="preserve">שרי </w:t>
      </w:r>
      <w:ins w:id="93117" w:author="מנוע מכני" w:date="2026-10-05T11:32:12Z">
        <w:r>
          <w:rPr>
            <w:rFonts w:hint="cs"/>
            <w:rtl/>
          </w:rPr>
          <w:t xml:space="preserve">לא</w:t>
        </w:r>
      </w:ins>
      <w:del w:id="93118" w:author="מנוע מכני" w:date="2026-10-05T11:32:12Z">
        <w:r w:rsidR="00D44570">
          <w:rPr>
            <w:rFonts w:hint="cs"/>
            <w:rtl/>
          </w:rPr>
          <w:delText xml:space="preserve">לאו</w:delText>
        </w:r>
      </w:del>
      <w:r w:rsidR="00D44570">
        <w:rPr>
          <w:rFonts w:hint="cs"/>
          <w:rtl/>
        </w:rPr>
        <w:t xml:space="preserve"> מדאסר בשר בחלב הא לחודישה שרי דאימא שרי רק בהנאה, </w:t>
      </w:r>
      <w:r w:rsidR="00D44570">
        <w:rPr>
          <w:rtl/>
        </w:rPr>
        <w:br/>
      </w:r>
      <w:r w:rsidR="00D44570">
        <w:rPr>
          <w:rtl/>
        </w:rPr>
        <w:tab/>
      </w:r>
      <w:r w:rsidR="00D44570">
        <w:rPr>
          <w:rtl/>
        </w:rPr>
        <w:tab/>
      </w:r>
      <w:r w:rsidR="00D44570">
        <w:rPr>
          <w:rtl/>
        </w:rPr>
        <w:tab/>
      </w:r>
      <w:r w:rsidR="00D44570">
        <w:rPr>
          <w:rFonts w:hint="cs"/>
          <w:rtl/>
        </w:rPr>
        <w:t xml:space="preserve">-</w:t>
      </w:r>
      <w:ins w:id="95943" w:author="מנוע מכני" w:date="2026-10-05T11:32:12Z">
        <w:ins w:id="95945" w:author="מנוע מכני" w:date="2026-10-05T11:32:12Z">
          <w:r>
            <w:rPr>
              <w:rFonts w:hint="cs"/>
              <w:rtl/>
            </w:rPr>
            <w:t xml:space="preserve"> </w:t>
          </w:r>
        </w:ins>
        <w:del w:id="95946" w:author="מנוע מכני" w:date="2026-10-05T11:32:12Z">
          <w:r>
            <w:rPr>
              <w:rFonts w:hint="cs"/>
              <w:rtl/>
            </w:rPr>
            <w:delText xml:space="preserve"> </w:delText>
          </w:r>
          <w:r w:rsidR="00D44570">
            <w:rPr>
              <w:rFonts w:hint="cs"/>
              <w:rtl/>
            </w:rPr>
            <w:delText xml:space="preserve"> </w:delText>
          </w:r>
        </w:del>
      </w:ins>
      <w:del w:id="95944" w:author="מנוע מכני" w:date="2026-10-05T11:32:12Z">
        <w:r w:rsidR="00D44570">
          <w:rPr>
            <w:rFonts w:hint="cs"/>
            <w:rtl/>
          </w:rPr>
          <w:delText xml:space="preserve">  </w:delText>
        </w:r>
      </w:del>
      <w:r>
        <w:rPr>
          <w:rtl/>
        </w:rPr>
        <w:t>ו</w:t>
      </w:r>
      <w:r w:rsidR="00D44570">
        <w:rPr>
          <w:rFonts w:hint="cs"/>
          <w:rtl/>
        </w:rPr>
        <w:t xml:space="preserve">אפי' </w:t>
      </w:r>
      <w:r>
        <w:rPr>
          <w:rStyle w:val="2fb"/>
          <w:rtl/>
        </w:rPr>
        <w:t xml:space="preserve">לר"ש</w:t>
      </w:r>
      <w:r>
        <w:rPr>
          <w:rtl/>
        </w:rPr>
        <w:t xml:space="preserve"> דשרי בהנאה משכחת לה - </w:t>
      </w:r>
      <w:ins w:id="90553" w:author="מנוע סמנטי" w:date="2026-10-05T11:39:44Z">
        <w:r>
          <w:rPr>
            <w:rtl/>
          </w:rPr>
          <w:t xml:space="preserve">ללקות</w:t>
        </w:r>
      </w:ins>
      <w:del w:id="90554" w:author="מנוע סמנטי" w:date="2026-10-05T11:39:44Z">
        <w:r>
          <w:rPr>
            <w:rtl/>
          </w:rPr>
          <w:delText xml:space="preserve">למילקי</w:delText>
        </w:r>
      </w:del>
      <w:r>
        <w:rPr>
          <w:rtl/>
        </w:rPr>
        <w:t xml:space="preserve"> על בישוליה! </w:t>
      </w:r>
    </w:p>
    <w:p w14:paraId="72AAA83B" w14:textId="77777777" w:rsidR="00D44570" w:rsidRDefault="00D44570" w:rsidP="008B759F">
      <w:pPr>
        <w:pStyle w:val="02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8" w:author="מנוע מכני" w:date="2026-10-05T11:32:12Z">
        <w:r>
          <w:rPr>
            <w:rFonts w:hint="cs"/>
            <w:rtl/>
          </w:rPr>
          <w:delText xml:space="preserve">    </w:delText>
        </w:r>
      </w:del>
      <w:ins w:id="93119" w:author="מנוע מכני" w:date="2026-10-05T11:32:12Z">
        <w:r>
          <w:rPr>
            <w:rFonts w:hint="cs"/>
            <w:rtl/>
          </w:rPr>
          <w:t xml:space="preserve">ולא</w:t>
        </w:r>
      </w:ins>
      <w:del w:id="93120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</w:t>
      </w:r>
      <w:r>
        <w:rPr>
          <w:rtl/>
        </w:rPr>
        <w:t xml:space="preserve">דבפסולי המוקדשין </w:t>
      </w:r>
      <w:r>
        <w:rPr>
          <w:rFonts w:hint="cs"/>
          <w:rtl/>
        </w:rPr>
        <w:t>'</w:t>
      </w:r>
      <w:ins w:id="90085" w:author="מנוע סמנטי" w:date="2026-10-05T11:39:44Z">
        <w:r>
          <w:rPr>
            <w:rStyle w:val="afffff0"/>
            <w:rtl/>
          </w:rPr>
          <w:t xml:space="preserve">תִּזְבַּח</w:t>
        </w:r>
      </w:ins>
      <w:del w:id="90086" w:author="מנוע סמנטי" w:date="2026-10-05T11:39:44Z">
        <w:r>
          <w:rPr>
            <w:rtl/>
          </w:rPr>
          <w:delText xml:space="preserve">תזבח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ולא גיזה, </w:t>
      </w:r>
      <w:r>
        <w:rPr>
          <w:rFonts w:hint="cs"/>
          <w:rtl/>
        </w:rPr>
        <w:t>'</w:t>
      </w:r>
      <w:ins w:id="90083" w:author="מנוע סמנטי" w:date="2026-10-05T11:39:44Z">
        <w:r>
          <w:rPr>
            <w:rStyle w:val="afffff0"/>
            <w:rtl/>
          </w:rPr>
          <w:t xml:space="preserve">בָּשָׂר</w:t>
        </w:r>
      </w:ins>
      <w:del w:id="90084" w:author="מנוע סמנטי" w:date="2026-10-05T11:39:44Z">
        <w:r w:rsidR="00F63065">
          <w:rPr>
            <w:rtl/>
          </w:rPr>
          <w:delText xml:space="preserve">בשר</w:delText>
        </w:r>
      </w:del>
      <w:r>
        <w:rPr>
          <w:rFonts w:hint="cs"/>
          <w:rtl/>
        </w:rPr>
        <w:t>'</w:t>
      </w:r>
      <w:r>
        <w:rPr>
          <w:rtl/>
        </w:rPr>
        <w:t xml:space="preserve"> ולא חלב, הא דחולין</w:t>
      </w:r>
      <w:r w:rsidR="00F63065">
        <w:rPr>
          <w:rtl/>
        </w:rPr>
        <w:t xml:space="preserve"> שרי</w:t>
      </w:r>
    </w:p>
    <w:p w14:paraId="1804C710" w14:textId="77777777" w:rsidR="00D44570" w:rsidRDefault="00D44570" w:rsidP="00D4457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-</w:t>
      </w:r>
      <w:ins w:id="95947" w:author="מנוע מכני" w:date="2026-10-05T11:32:12Z">
        <w:r>
          <w:rPr>
            <w:rFonts w:hint="cs"/>
            <w:rtl/>
          </w:rPr>
          <w:t xml:space="preserve"> </w:t>
        </w:r>
      </w:ins>
      <w:del w:id="95948" w:author="מנוע מכני" w:date="2026-10-05T11:32:12Z">
        <w:r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 xml:space="preserve">דאימא קדשים אף בהנאה אסור </w:t>
      </w:r>
    </w:p>
    <w:p w14:paraId="0A556C62" w14:textId="77777777" w:rsidR="00D44570" w:rsidRDefault="00D44570" w:rsidP="00D44570">
      <w:pPr>
        <w:pStyle w:val="01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9" w:author="מנוע מכני" w:date="2026-10-05T11:32:12Z">
        <w:r>
          <w:rPr>
            <w:rFonts w:hint="cs"/>
            <w:rtl/>
          </w:rPr>
          <w:delText xml:space="preserve">   </w:delText>
        </w:r>
      </w:del>
      <w:ins w:id="93121" w:author="מנוע מכני" w:date="2026-10-05T11:32:12Z">
        <w:r>
          <w:rPr>
            <w:rFonts w:hint="cs"/>
            <w:rtl/>
          </w:rPr>
          <w:t xml:space="preserve">ולא</w:t>
        </w:r>
      </w:ins>
      <w:del w:id="93122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מ'</w:t>
      </w:r>
      <w:r w:rsidR="00F63065">
        <w:rPr>
          <w:rStyle w:val="afffff0"/>
          <w:rtl/>
        </w:rPr>
        <w:t>ודי חלב עזים ללחמך ללחם ביתך וחיים לנערותך</w:t>
      </w:r>
      <w:r>
        <w:rPr>
          <w:rFonts w:hint="cs"/>
          <w:rtl/>
        </w:rPr>
        <w:t xml:space="preserve">'- </w:t>
      </w:r>
      <w:ins w:id="94443" w:author="מנוע מכני" w:date="2026-10-05T11:32:12Z">
        <w:r>
          <w:rPr>
            <w:rFonts w:hint="cs"/>
            <w:rtl/>
          </w:rPr>
          <w:t xml:space="preserve">דשמא</w:t>
        </w:r>
      </w:ins>
      <w:del w:id="94444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דילמא</w:delText>
        </w:r>
      </w:del>
      <w:r w:rsidR="00F63065">
        <w:rPr>
          <w:rtl/>
        </w:rPr>
        <w:t xml:space="preserve"> לסחורה </w:t>
      </w:r>
    </w:p>
    <w:p>
      <w:pPr>
        <w:pStyle w:val="38"/>
        <w:rPr>
          <w:ins w:id="98917" w:author="מנוע מכני" w:date="2026-10-05T11:32:12Z"/>
        </w:rPr>
      </w:pPr>
      <w:r>
        <w:t xml:space="preserve">אלא</w:t>
      </w:r>
    </w:p>
    <w:p w14:paraId="0A2BAE97" w14:textId="77777777" w:rsidR="00D44570" w:rsidRDefault="00F63065" w:rsidP="00D44570">
      <w:pPr>
        <w:rPr>
          <w:rtl/>
        </w:rPr>
      </w:pPr>
      <w:del w:id="98918" w:author="מנוע מכני" w:date="2026-10-05T11:32:12Z">
        <w:r>
          <w:rPr>
            <w:rtl/>
          </w:rPr>
          <w:delText xml:space="preserve"> </w:delText>
        </w:r>
      </w:del>
      <w:r w:rsidR="00D44570">
        <w:rPr>
          <w:rFonts w:hint="cs"/>
          <w:rtl/>
        </w:rPr>
        <w:t>א. מ'</w:t>
      </w:r>
      <w:ins w:id="90087" w:author="מנוע סמנטי" w:date="2026-10-05T11:39:44Z">
        <w:r>
          <w:rPr>
            <w:rStyle w:val="afffff0"/>
            <w:rtl/>
          </w:rPr>
          <w:t xml:space="preserve">וְאֵת עֲשֶׂרֶת חֲרִיצֵי הֶחָלָב</w:t>
        </w:r>
      </w:ins>
      <w:del w:id="90088" w:author="מנוע סמנטי" w:date="2026-10-05T11:39:44Z">
        <w:r>
          <w:rPr>
            <w:rtl/>
          </w:rPr>
          <w:delText xml:space="preserve">ואת עשרת חריצי החלב</w:delText>
        </w:r>
      </w:del>
      <w:r w:rsidR="00D44570">
        <w:rPr>
          <w:rFonts w:hint="cs"/>
          <w:rtl/>
        </w:rPr>
        <w:t xml:space="preserve">' [ו</w:t>
      </w:r>
      <w:ins w:id="90269" w:author="מנוע מכני" w:date="2026-10-05T11:32:12Z">
        <w:r>
          <w:rPr>
            <w:rFonts w:hint="cs"/>
            <w:rtl/>
          </w:rPr>
          <w:t xml:space="preserve">א"א</w:t>
        </w:r>
      </w:ins>
      <w:del w:id="90270" w:author="מנוע מכני" w:date="2026-10-05T11:32:12Z">
        <w:r w:rsidR="00D44570">
          <w:rPr>
            <w:rFonts w:hint="cs"/>
            <w:rtl/>
          </w:rPr>
          <w:delText xml:space="preserve">א''א</w:delText>
        </w:r>
      </w:del>
      <w:r w:rsidR="00D44570">
        <w:rPr>
          <w:rFonts w:hint="cs"/>
          <w:rtl/>
        </w:rPr>
        <w:t xml:space="preserve"> דלסחורה דאין דרכה של מלחמה לסחורה] </w:t>
      </w:r>
    </w:p>
    <w:p w14:paraId="48D5992B" w14:textId="77777777" w:rsidR="00D44570" w:rsidRDefault="00D44570" w:rsidP="00D44570">
      <w:pPr>
        <w:rPr>
          <w:rtl/>
        </w:rPr>
      </w:pPr>
      <w:r>
        <w:rPr>
          <w:rFonts w:hint="cs"/>
          <w:rtl/>
        </w:rPr>
        <w:t>ב. '</w:t>
      </w:r>
      <w:ins w:id="90089" w:author="מנוע סמנטי" w:date="2026-10-05T11:39:44Z">
        <w:r>
          <w:rPr>
            <w:rStyle w:val="afffff0"/>
            <w:rtl/>
          </w:rPr>
          <w:t xml:space="preserve">אֶרֶץ זָבַת חָלָב וּדְבָשׁ,</w:t>
        </w:r>
      </w:ins>
      <w:del w:id="90090" w:author="מנוע סמנטי" w:date="2026-10-05T11:39:44Z">
        <w:r w:rsidR="00F63065">
          <w:rPr>
            <w:rtl/>
          </w:rPr>
          <w:delText xml:space="preserve">ארץ זבת חלב ודבש,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ins w:id="97695" w:author="מנוע מכני" w:date="2026-10-05T11:32:12Z">
        <w:r>
          <w:rPr>
            <w:rtl/>
          </w:rPr>
          <w:t xml:space="preserve">ואם </w:t>
        </w:r>
      </w:ins>
      <w:del w:id="9769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דשרי - משתבח לן קרא </w:t>
      </w:r>
      <w:ins w:id="98341" w:author="מנוע מכני" w:date="2026-10-05T11:32:12Z">
        <w:r>
          <w:rPr>
            <w:rtl/>
          </w:rPr>
          <w:t xml:space="preserve">בדבר ש</w:t>
        </w:r>
      </w:ins>
      <w:del w:id="98342" w:author="מנוע מכני" w:date="2026-10-05T11:32:12Z">
        <w:r w:rsidR="00F63065">
          <w:rPr>
            <w:rtl/>
          </w:rPr>
          <w:delText xml:space="preserve">במידי ד</w:delText>
        </w:r>
      </w:del>
      <w:r w:rsidR="00F63065">
        <w:rPr>
          <w:rtl/>
        </w:rPr>
        <w:t xml:space="preserve">לא חזי? </w:t>
      </w:r>
    </w:p>
    <w:p w14:paraId="4561D6F2" w14:textId="77777777" w:rsidR="00B874E6" w:rsidRDefault="00D44570" w:rsidP="00D44570">
      <w:pPr>
        <w:rPr>
          <w:rtl/>
        </w:rPr>
      </w:pPr>
      <w:r>
        <w:rPr>
          <w:rFonts w:hint="cs"/>
          <w:rtl/>
        </w:rPr>
        <w:t>ג. '</w:t>
      </w:r>
      <w:r w:rsidR="00F63065">
        <w:rPr>
          <w:rStyle w:val="afffff0"/>
          <w:rtl/>
        </w:rPr>
        <w:t>לכו שברו ואכלו ולכו שברו בלא כסף ובלא מחיר יין וחלב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557FD0F6" w14:textId="77777777" w:rsidR="00D44570" w:rsidRDefault="00D44570" w:rsidP="00F63065">
      <w:pPr>
        <w:rPr>
          <w:del w:id="90539" w:author="מנוע עיצוב" w:date="2026-10-05T11:33:53Z"/>
          <w:rtl/>
        </w:rPr>
      </w:pPr>
    </w:p>
    <w:p w14:paraId="23805F69" w14:textId="77777777" w:rsidR="00D44570" w:rsidRDefault="00F63065" w:rsidP="00F63065">
      <w:pPr>
        <w:rPr>
          <w:rtl/>
        </w:rPr>
      </w:pPr>
      <w:r>
        <w:rPr>
          <w:rtl/>
        </w:rPr>
        <w:t>למה נשנו? בבהמה</w:t>
      </w:r>
      <w:r w:rsidR="00D03EAB">
        <w:rPr>
          <w:rFonts w:hint="cs"/>
          <w:rtl/>
        </w:rPr>
        <w:t xml:space="preserve"> [שפן ארנבת חזיר]</w:t>
      </w:r>
      <w:r>
        <w:rPr>
          <w:rtl/>
        </w:rPr>
        <w:t xml:space="preserve"> - מפני השסועה, ובעופות - מפני הראה, </w:t>
      </w:r>
    </w:p>
    <w:p w14:paraId="0ED90428" w14:textId="77777777" w:rsidR="00B874E6" w:rsidRDefault="00F63065" w:rsidP="00F63065">
      <w:pPr>
        <w:rPr>
          <w:rtl/>
        </w:rPr>
      </w:pPr>
      <w:r>
        <w:rPr>
          <w:rtl/>
        </w:rPr>
        <w:t xml:space="preserve">גמל גמל </w:t>
      </w:r>
      <w:ins w:id="93127" w:author="מנוע מכני" w:date="2026-10-05T11:32:12Z">
        <w:r>
          <w:rPr>
            <w:rtl/>
          </w:rPr>
          <w:t xml:space="preserve">גם</w:t>
        </w:r>
      </w:ins>
      <w:del w:id="9312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4445" w:author="מנוע מכני" w:date="2026-10-05T11:32:12Z">
        <w:r>
          <w:rPr>
            <w:rtl/>
          </w:rPr>
          <w:t xml:space="preserve">לכך</w:t>
        </w:r>
      </w:ins>
      <w:del w:id="94446" w:author="מנוע מכני" w:date="2026-10-05T11:32:12Z">
        <w:r>
          <w:rPr>
            <w:rtl/>
          </w:rPr>
          <w:delText xml:space="preserve">להכי</w:delText>
        </w:r>
      </w:del>
      <w:r>
        <w:rPr>
          <w:rtl/>
        </w:rPr>
        <w:t xml:space="preserve"> הוא </w:t>
      </w:r>
      <w:ins w:id="94447" w:author="מנוע מכני" w:date="2026-10-05T11:32:12Z">
        <w:r>
          <w:rPr>
            <w:rtl/>
          </w:rPr>
          <w:t xml:space="preserve">דבא</w:t>
        </w:r>
      </w:ins>
      <w:del w:id="94448" w:author="מנוע מכני" w:date="2026-10-05T11:32:12Z">
        <w:r>
          <w:rPr>
            <w:rtl/>
          </w:rPr>
          <w:delText xml:space="preserve">דאתא</w:delText>
        </w:r>
      </w:del>
      <w:r>
        <w:rPr>
          <w:rtl/>
        </w:rPr>
        <w:t xml:space="preserve"> כל </w:t>
      </w:r>
      <w:ins w:id="93123" w:author="מנוע מכני" w:date="2026-10-05T11:32:12Z">
        <w:r>
          <w:rPr>
            <w:rtl/>
          </w:rPr>
          <w:t xml:space="preserve">מקום</w:t>
        </w:r>
      </w:ins>
      <w:del w:id="9312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3125" w:author="מנוע מכני" w:date="2026-10-05T11:32:12Z">
        <w:r>
          <w:rPr>
            <w:rtl/>
          </w:rPr>
          <w:t xml:space="preserve">דיש</w:t>
        </w:r>
      </w:ins>
      <w:del w:id="93126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0557" w:author="מנוע סמנטי" w:date="2026-10-05T11:39:44Z">
        <w:r>
          <w:rPr>
            <w:rtl/>
          </w:rPr>
          <w:t xml:space="preserve">לדרוש</w:t>
        </w:r>
      </w:ins>
      <w:del w:id="90558" w:author="מנוע סמנטי" w:date="2026-10-05T11:39:44Z">
        <w:r>
          <w:rPr>
            <w:rtl/>
          </w:rPr>
          <w:delText xml:space="preserve">למידרש</w:delText>
        </w:r>
      </w:del>
      <w:r>
        <w:rPr>
          <w:rtl/>
        </w:rPr>
        <w:t xml:space="preserve"> </w:t>
      </w:r>
      <w:ins w:id="90555" w:author="מנוע סמנטי" w:date="2026-10-05T11:39:44Z">
        <w:r>
          <w:rPr>
            <w:rtl/>
          </w:rPr>
          <w:t xml:space="preserve">דורשים</w:t>
        </w:r>
      </w:ins>
      <w:del w:id="90556" w:author="מנוע סמנטי" w:date="2026-10-05T11:39:44Z">
        <w:r>
          <w:rPr>
            <w:rtl/>
          </w:rPr>
          <w:delText xml:space="preserve">דרשינן</w:delText>
        </w:r>
      </w:del>
      <w:r w:rsidR="0057284B">
        <w:rPr>
          <w:rtl/>
        </w:rPr>
        <w:t>.</w:t>
      </w:r>
    </w:p>
    <w:p w14:paraId="3681312C" w14:textId="77777777" w:rsidR="00D03EAB" w:rsidRDefault="00D03EAB" w:rsidP="00F63065">
      <w:pPr>
        <w:rPr>
          <w:del w:id="90540" w:author="מנוע עיצוב" w:date="2026-10-05T11:33:53Z"/>
          <w:rtl/>
        </w:rPr>
      </w:pPr>
    </w:p>
    <w:p>
      <w:pPr>
        <w:pStyle w:val="38"/>
        <w:rPr>
          <w:ins w:id="98919" w:author="מנוע מכני" w:date="2026-10-05T11:32:12Z"/>
        </w:rPr>
      </w:pPr>
      <w:r>
        <w:t xml:space="preserve">ת"ר:</w:t>
      </w:r>
    </w:p>
    <w:p w14:paraId="15483922" w14:textId="77777777" w:rsidR="00D44570" w:rsidRDefault="00F63065" w:rsidP="00D03EAB">
      <w:pPr>
        <w:rPr>
          <w:rtl/>
        </w:rPr>
      </w:pPr>
      <w:del w:id="9892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רחל שילדה מין עז ועז שילדה מין רחל פטורה מן הבכורה ואם יש בו מקצת סימנים חייבת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אומר עד שיהא ראשו ורובו דומה לאמו</w:t>
      </w:r>
      <w:r w:rsidR="0057284B">
        <w:rPr>
          <w:rtl/>
        </w:rPr>
        <w:t>.</w:t>
      </w:r>
    </w:p>
    <w:p>
      <w:pPr>
        <w:pStyle w:val="38"/>
        <w:rPr>
          <w:ins w:id="98921" w:author="מנוע מכני" w:date="2026-10-05T11:32:12Z"/>
        </w:rPr>
      </w:pPr>
      <w:r w:rsidRPr="00D25F87">
        <w:t>איבעיא להו</w:t>
      </w:r>
      <w:r>
        <w:t xml:space="preserve">:</w:t>
      </w:r>
    </w:p>
    <w:p w14:paraId="0EC48028" w14:textId="77777777" w:rsidR="000563D1" w:rsidRDefault="00F63065" w:rsidP="00F63065">
      <w:pPr>
        <w:rPr>
          <w:rtl/>
        </w:rPr>
      </w:pPr>
      <w:del w:id="9892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לאכילה מי בעי </w:t>
      </w:r>
      <w:r>
        <w:rPr>
          <w:rStyle w:val="2fb"/>
          <w:rtl/>
        </w:rPr>
        <w:t xml:space="preserve">ר"ש</w:t>
      </w:r>
      <w:r>
        <w:rPr>
          <w:rtl/>
        </w:rPr>
        <w:t xml:space="preserve"> ראשו ורובו או </w:t>
      </w:r>
      <w:r>
        <w:rPr>
          <w:rtl/>
        </w:rPr>
        <w:t xml:space="preserve">לא</w:t>
      </w:r>
      <w:r>
        <w:rPr>
          <w:rtl/>
        </w:rPr>
        <w:t xml:space="preserve"> לענין בכורה כתיב </w:t>
      </w:r>
      <w:r w:rsidR="000563D1">
        <w:rPr>
          <w:rFonts w:hint="cs"/>
          <w:rtl/>
        </w:rPr>
        <w:t>'</w:t>
      </w:r>
      <w:r>
        <w:rPr>
          <w:rtl/>
        </w:rPr>
        <w:t xml:space="preserve">אך בכור שור עד שיהא הוא שור ובכורו שור אבל לאכילה גמל הוא דאמר </w:t>
      </w:r>
      <w:ins w:id="94449" w:author="מנוע מכני" w:date="2026-10-05T11:32:12Z">
        <w:r>
          <w:rPr>
            <w:rtl/>
          </w:rPr>
          <w:t xml:space="preserve">התורה</w:t>
        </w:r>
      </w:ins>
      <w:del w:id="9445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דאסיר, </w:t>
      </w:r>
    </w:p>
    <w:p w14:paraId="237537DA" w14:textId="77777777" w:rsidR="000563D1" w:rsidRDefault="000563D1" w:rsidP="000563D1">
      <w:pPr>
        <w:pStyle w:val="afff0"/>
        <w:framePr w:wrap="around"/>
        <w:rPr>
          <w:rtl/>
        </w:rPr>
      </w:pPr>
      <w:r>
        <w:rPr>
          <w:rFonts w:hint="cs"/>
          <w:rtl/>
        </w:rPr>
        <w:t>ז.</w:t>
      </w:r>
    </w:p>
    <w:p w14:paraId="62EC7E4F" w14:textId="77777777" w:rsidR="000563D1" w:rsidRDefault="00F63065" w:rsidP="000563D1">
      <w:pPr>
        <w:rPr>
          <w:rtl/>
        </w:rPr>
      </w:pPr>
      <w:r>
        <w:rPr>
          <w:rtl/>
        </w:rPr>
        <w:t xml:space="preserve">הא אישתני מגמל - </w:t>
      </w:r>
      <w:ins w:id="98389" w:author="מנוע מכני" w:date="2026-10-05T11:32:12Z">
        <w:r>
          <w:rPr>
            <w:rtl/>
          </w:rPr>
          <w:t xml:space="preserve">יפה</w:t>
        </w:r>
      </w:ins>
      <w:del w:id="98390" w:author="מנוע מכני" w:date="2026-10-05T11:32:12Z">
        <w:r>
          <w:rPr>
            <w:rtl/>
          </w:rPr>
          <w:delText xml:space="preserve">שפיר</w:delText>
        </w:r>
      </w:del>
      <w:r>
        <w:rPr>
          <w:rtl/>
        </w:rPr>
        <w:t xml:space="preserve"> דמי, </w:t>
      </w:r>
      <w:r w:rsidR="000563D1" w:rsidRPr="00D25F87">
        <w:rPr>
          <w:rFonts w:hint="cs"/>
          <w:b/>
          <w:bCs/>
          <w:rtl/>
        </w:rPr>
        <w:t xml:space="preserve">א</w:t>
      </w:r>
      <w:ins w:id="90271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0272" w:author="מנוע מכני" w:date="2026-10-05T11:32:12Z">
        <w:r w:rsidR="000563D1" w:rsidRPr="00D25F87">
          <w:rPr>
            <w:rFonts w:hint="cs"/>
            <w:b/>
            <w:bCs/>
            <w:rtl/>
          </w:rPr>
          <w:delText xml:space="preserve">ו''ד</w:delText>
        </w:r>
      </w:del>
      <w:r w:rsidR="000563D1">
        <w:rPr>
          <w:rFonts w:hint="cs"/>
          <w:rtl/>
        </w:rPr>
        <w:t xml:space="preserve"> </w:t>
      </w:r>
      <w:ins w:id="90273" w:author="מנוע מכני" w:date="2026-10-05T11:32:12Z">
        <w:r>
          <w:rPr>
            <w:rFonts w:hint="cs"/>
            <w:rtl/>
          </w:rPr>
          <w:t xml:space="preserve">ל"ש</w:t>
        </w:r>
      </w:ins>
      <w:del w:id="90274" w:author="מנוע מכני" w:date="2026-10-05T11:32:12Z">
        <w:r w:rsidR="000563D1">
          <w:rPr>
            <w:rFonts w:hint="cs"/>
            <w:rtl/>
          </w:rPr>
          <w:delText xml:space="preserve">ל''ש</w:delText>
        </w:r>
      </w:del>
      <w:r>
        <w:rPr>
          <w:rtl/>
        </w:rPr>
        <w:t xml:space="preserve">? </w:t>
      </w:r>
    </w:p>
    <w:p w14:paraId="25B68DEB" w14:textId="77777777" w:rsidR="000563D1" w:rsidRDefault="00F63065" w:rsidP="000563D1">
      <w:pPr>
        <w:rPr>
          <w:rtl/>
        </w:rPr>
      </w:pPr>
      <w:r>
        <w:rPr>
          <w:rtl/>
        </w:rPr>
        <w:t>ת"ש! ב</w:t>
      </w:r>
      <w:r w:rsidR="004E3670">
        <w:rPr>
          <w:rtl/>
        </w:rPr>
        <w:t xml:space="preserve">המה טהורה שילדה מין בהמה טמאה </w:t>
      </w:r>
      <w:r>
        <w:rPr>
          <w:rtl/>
        </w:rPr>
        <w:t xml:space="preserve">אסור באכילה, ואם דומה ראשו ורובו לאמו - חייב בבכורה </w:t>
      </w:r>
      <w:ins w:id="90275" w:author="מנוע מכני" w:date="2026-10-05T11:32:12Z">
        <w:r>
          <w:rPr>
            <w:rtl/>
          </w:rPr>
          <w:t xml:space="preserve">ש"מ</w:t>
        </w:r>
      </w:ins>
      <w:del w:id="90276" w:author="מנוע מכני" w:date="2026-10-05T11:32:12Z">
        <w:r>
          <w:rPr>
            <w:rtl/>
          </w:rPr>
          <w:delText xml:space="preserve">ש</w:delText>
        </w:r>
        <w:r w:rsidR="000563D1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>
        <w:rPr>
          <w:rtl/>
        </w:rPr>
        <w:t xml:space="preserve">: לאכילה </w:t>
      </w:r>
      <w:ins w:id="93129" w:author="מנוע מכני" w:date="2026-10-05T11:32:12Z">
        <w:r>
          <w:rPr>
            <w:rtl/>
          </w:rPr>
          <w:t xml:space="preserve">גם</w:t>
        </w:r>
      </w:ins>
      <w:del w:id="9313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בעי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ראשו ורובו! </w:t>
      </w:r>
    </w:p>
    <w:p>
      <w:pPr>
        <w:pStyle w:val="38"/>
        <w:rPr>
          <w:ins w:id="100804" w:author="מנוע מכני" w:date="2026-10-05T11:32:12Z"/>
        </w:rPr>
      </w:pPr>
      <w:r>
        <w:t xml:space="preserve">לא</w:t>
      </w:r>
      <w:r>
        <w:t xml:space="preserve">,</w:t>
      </w:r>
    </w:p>
    <w:p w14:paraId="676F3574" w14:textId="77777777" w:rsidR="000563D1" w:rsidRDefault="00F63065" w:rsidP="00C5567C">
      <w:pPr>
        <w:pStyle w:val="a"/>
        <w:rPr>
          <w:rtl/>
        </w:rPr>
      </w:pPr>
      <w:del w:id="1008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לבכורה דוקא</w:t>
      </w:r>
      <w:ins w:id="95949" w:author="מנוע מכני" w:date="2026-10-05T11:32:12Z">
        <w:r>
          <w:rPr>
            <w:rtl/>
          </w:rPr>
          <w:t xml:space="preserve">,</w:t>
        </w:r>
      </w:ins>
      <w:del w:id="95950" w:author="מנוע מכני" w:date="2026-10-05T11:32:12Z">
        <w:r w:rsidR="000B5F7F">
          <w:rPr>
            <w:rtl/>
          </w:rPr>
          <w:delText xml:space="preserve">;</w:delText>
        </w:r>
      </w:del>
      <w:r w:rsidR="000563D1">
        <w:rPr>
          <w:rFonts w:hint="cs"/>
          <w:rtl/>
        </w:rPr>
        <w:t xml:space="preserve"> </w:t>
      </w:r>
      <w:r>
        <w:rPr>
          <w:rtl/>
        </w:rPr>
        <w:t xml:space="preserve">דיקא </w:t>
      </w:r>
      <w:ins w:id="93131" w:author="מנוע מכני" w:date="2026-10-05T11:32:12Z">
        <w:r>
          <w:rPr>
            <w:rtl/>
          </w:rPr>
          <w:t xml:space="preserve">גם</w:t>
        </w:r>
      </w:ins>
      <w:del w:id="9313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דקא שבקה לאכילה וקם </w:t>
      </w:r>
      <w:ins w:id="94451" w:author="מנוע מכני" w:date="2026-10-05T11:32:12Z">
        <w:r>
          <w:rPr>
            <w:rtl/>
          </w:rPr>
          <w:t xml:space="preserve">לו</w:t>
        </w:r>
      </w:ins>
      <w:del w:id="944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אבכור, </w:t>
      </w:r>
    </w:p>
    <w:p>
      <w:pPr>
        <w:pStyle w:val="38"/>
        <w:rPr>
          <w:ins w:id="98923" w:author="מנוע מכני" w:date="2026-10-05T11:32:12Z"/>
        </w:rPr>
      </w:pPr>
      <w:r>
        <w:t xml:space="preserve">ש"מ</w:t>
      </w:r>
      <w:r>
        <w:t xml:space="preserve">:</w:t>
      </w:r>
    </w:p>
    <w:p w14:paraId="30628F1D" w14:textId="77777777" w:rsidR="000563D1" w:rsidRDefault="00F63065" w:rsidP="000563D1">
      <w:pPr>
        <w:rPr>
          <w:rtl/>
        </w:rPr>
      </w:pPr>
      <w:del w:id="9892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לבכורה הוא דבעי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ראשו ורובו, אבל לאכילה </w:t>
      </w:r>
      <w:r>
        <w:rPr>
          <w:rtl/>
        </w:rPr>
        <w:t xml:space="preserve">לא</w:t>
      </w:r>
      <w:ins w:id="95951" w:author="מנוע מכני" w:date="2026-10-05T11:32:12Z">
        <w:r>
          <w:rPr>
            <w:rtl/>
          </w:rPr>
          <w:t xml:space="preserve">,</w:t>
        </w:r>
      </w:ins>
      <w:del w:id="95952" w:author="מנוע מכני" w:date="2026-10-05T11:32:12Z">
        <w:r w:rsidR="000B5F7F">
          <w:rPr>
            <w:rtl/>
          </w:rPr>
          <w:delText xml:space="preserve">;</w:delText>
        </w:r>
      </w:del>
    </w:p>
    <w:p w14:paraId="50191B8F" w14:textId="77777777" w:rsidR="00B874E6" w:rsidRDefault="00F63065" w:rsidP="000563D1">
      <w:pPr>
        <w:rPr>
          <w:rtl/>
        </w:rPr>
      </w:pPr>
      <w:r>
        <w:rPr>
          <w:rtl/>
        </w:rPr>
        <w:t xml:space="preserve">לעולם אימא לך: לאכילה </w:t>
      </w:r>
      <w:ins w:id="93135" w:author="מנוע מכני" w:date="2026-10-05T11:32:12Z">
        <w:r>
          <w:rPr>
            <w:rtl/>
          </w:rPr>
          <w:t xml:space="preserve">גם</w:t>
        </w:r>
      </w:ins>
      <w:del w:id="9313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בעי, ובכורה </w:t>
      </w:r>
      <w:ins w:id="98391" w:author="מנוע מכני" w:date="2026-10-05T11:32:12Z">
        <w:r>
          <w:rPr>
            <w:rtl/>
          </w:rPr>
          <w:t xml:space="preserve">הוצרך</w:t>
        </w:r>
      </w:ins>
      <w:del w:id="98392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, </w:t>
      </w:r>
      <w:r>
        <w:rPr>
          <w:rtl/>
        </w:rPr>
        <w:t xml:space="preserve">סד"א</w:t>
      </w:r>
      <w:r>
        <w:rPr>
          <w:rtl/>
        </w:rPr>
        <w:t xml:space="preserve"> הואיל וכתיב </w:t>
      </w:r>
      <w:r w:rsidR="000563D1">
        <w:rPr>
          <w:rFonts w:hint="cs"/>
          <w:rtl/>
        </w:rPr>
        <w:t>'</w:t>
      </w:r>
      <w:ins w:id="90057" w:author="מנוע סמנטי" w:date="2026-10-05T11:39:44Z">
        <w:r>
          <w:rPr>
            <w:rStyle w:val="afffff0"/>
            <w:rtl/>
          </w:rPr>
          <w:t xml:space="preserve">אַךְ בְּכוֹר שׁוֹר</w:t>
        </w:r>
      </w:ins>
      <w:del w:id="90058" w:author="מנוע סמנטי" w:date="2026-10-05T11:39:44Z">
        <w:r>
          <w:rPr>
            <w:rtl/>
          </w:rPr>
          <w:delText xml:space="preserve">אך בכור שור</w:delText>
        </w:r>
      </w:del>
      <w:r w:rsidR="000563D1">
        <w:rPr>
          <w:rFonts w:hint="cs"/>
          <w:rtl/>
        </w:rPr>
        <w:t>'</w:t>
      </w:r>
      <w:r>
        <w:rPr>
          <w:rtl/>
        </w:rPr>
        <w:t xml:space="preserve"> - עד שיהא הוא שור ובכורו שור, ולא תיסגי </w:t>
      </w:r>
      <w:ins w:id="94453" w:author="מנוע מכני" w:date="2026-10-05T11:32:12Z">
        <w:r>
          <w:rPr>
            <w:rtl/>
          </w:rPr>
          <w:t xml:space="preserve">לו</w:t>
        </w:r>
      </w:ins>
      <w:del w:id="9445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בראשו ורובו עד </w:t>
      </w:r>
      <w:ins w:id="93133" w:author="מנוע מכני" w:date="2026-10-05T11:32:12Z">
        <w:r>
          <w:rPr>
            <w:rtl/>
          </w:rPr>
          <w:t xml:space="preserve">דיש</w:t>
        </w:r>
      </w:ins>
      <w:del w:id="9313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7989" w:author="מנוע מכני" w:date="2026-10-05T11:32:12Z">
        <w:r>
          <w:rPr>
            <w:rtl/>
          </w:rPr>
          <w:t xml:space="preserve">כולו</w:t>
        </w:r>
      </w:ins>
      <w:del w:id="97990" w:author="מנוע מכני" w:date="2026-10-05T11:32:12Z">
        <w:r>
          <w:rPr>
            <w:rtl/>
          </w:rPr>
          <w:delText xml:space="preserve">כוליה</w:delText>
        </w:r>
      </w:del>
      <w:r>
        <w:rPr>
          <w:rtl/>
        </w:rPr>
        <w:t xml:space="preserve"> </w:t>
      </w:r>
      <w:r w:rsidR="000563D1">
        <w:rPr>
          <w:rtl/>
        </w:rPr>
        <w:t>–</w:t>
      </w:r>
      <w:r>
        <w:rPr>
          <w:rtl/>
        </w:rPr>
        <w:t xml:space="preserve"> </w:t>
      </w:r>
      <w:r>
        <w:rPr>
          <w:rtl/>
        </w:rPr>
        <w:t xml:space="preserve">ק</w:t>
      </w:r>
      <w:ins w:id="90277" w:author="מנוע מכני" w:date="2026-10-05T11:32:12Z">
        <w:r>
          <w:rPr>
            <w:rtl/>
          </w:rPr>
          <w:t xml:space="preserve">מ"ל</w:t>
        </w:r>
      </w:ins>
      <w:del w:id="90278" w:author="מנוע מכני" w:date="2026-10-05T11:32:12Z">
        <w:r>
          <w:rPr>
            <w:rtl/>
          </w:rPr>
          <w:delText xml:space="preserve">מ</w:delText>
        </w:r>
        <w:r w:rsidR="000563D1">
          <w:rPr>
            <w:rFonts w:hint="cs"/>
            <w:rtl/>
          </w:rPr>
          <w:delText xml:space="preserve">''ל</w:delText>
        </w:r>
      </w:del>
      <w:r w:rsidR="0057284B">
        <w:rPr>
          <w:rtl/>
        </w:rPr>
        <w:t>.</w:t>
      </w:r>
    </w:p>
    <w:p>
      <w:pPr>
        <w:pStyle w:val="38"/>
        <w:rPr>
          <w:ins w:id="98925" w:author="מנוע מכני" w:date="2026-10-05T11:32:12Z"/>
        </w:rPr>
      </w:pPr>
      <w:r>
        <w:t xml:space="preserve">ת"ש:</w:t>
      </w:r>
    </w:p>
    <w:p w14:paraId="6E43167C" w14:textId="77777777" w:rsidR="004E3670" w:rsidRDefault="00F63065" w:rsidP="00F63065">
      <w:pPr>
        <w:rPr>
          <w:rtl/>
        </w:rPr>
      </w:pPr>
      <w:del w:id="98926" w:author="מנוע מכני" w:date="2026-10-05T11:32:12Z">
        <w:r>
          <w:rPr>
            <w:rtl/>
          </w:rPr>
          <w:delText xml:space="preserve"> </w:delText>
        </w:r>
      </w:del>
      <w:r w:rsidR="004E3670">
        <w:rPr>
          <w:rFonts w:hint="cs"/>
          <w:rtl/>
        </w:rPr>
        <w:t>'</w:t>
      </w:r>
      <w:ins w:id="90005" w:author="מנוע סמנטי" w:date="2026-10-05T11:39:44Z">
        <w:r>
          <w:rPr>
            <w:rStyle w:val="afffff0"/>
            <w:rtl/>
          </w:rPr>
          <w:t xml:space="preserve">אַךְ אֶת זֶה לֹא תֹאכְלוּ מִמַּעֲלֵי הַגֵּרָה וּמִמַּפְרִיסֵי הַפַּרְסָה</w:t>
        </w:r>
      </w:ins>
      <w:del w:id="90006" w:author="מנוע סמנטי" w:date="2026-10-05T11:39:44Z">
        <w:r>
          <w:rPr>
            <w:rtl/>
          </w:rPr>
          <w:delText xml:space="preserve">אך את זה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תאכלו ממעלי הגרה וממפריסי הפרסה</w:delText>
        </w:r>
      </w:del>
      <w:r w:rsidR="004E3670">
        <w:rPr>
          <w:rFonts w:hint="cs"/>
          <w:rtl/>
        </w:rPr>
        <w:t>'</w:t>
      </w:r>
      <w:r>
        <w:rPr>
          <w:rtl/>
        </w:rPr>
        <w:t xml:space="preserve"> זה אי אתה אוכל, אבל אתה אוכל הבא בסימן אחד, </w:t>
      </w:r>
      <w:ins w:id="97697" w:author="מנוע מכני" w:date="2026-10-05T11:32:12Z">
        <w:r>
          <w:rPr>
            <w:rtl/>
          </w:rPr>
          <w:t xml:space="preserve">ואם </w:t>
        </w:r>
      </w:ins>
      <w:del w:id="9769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זה זה הבא בסימן אחד - זה טמא הנולד מן הטהור ועבורו מן הטהור, יכול </w:t>
      </w:r>
      <w:ins w:id="92767" w:author="מנוע מכני" w:date="2026-10-05T11:32:12Z">
        <w:r>
          <w:rPr>
            <w:rtl/>
          </w:rPr>
          <w:t xml:space="preserve">אפי'</w:t>
        </w:r>
      </w:ins>
      <w:del w:id="92768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עבורו מן הטמא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4E3670">
        <w:rPr>
          <w:rFonts w:hint="cs"/>
          <w:rtl/>
        </w:rPr>
        <w:t>'</w:t>
      </w:r>
      <w:r>
        <w:rPr>
          <w:rtl/>
        </w:rPr>
        <w:t>שה כשבים ושה עזים</w:t>
      </w:r>
      <w:r w:rsidR="004E3670">
        <w:rPr>
          <w:rFonts w:hint="cs"/>
          <w:rtl/>
        </w:rPr>
        <w:t>'</w:t>
      </w:r>
      <w:r>
        <w:rPr>
          <w:rtl/>
        </w:rPr>
        <w:t xml:space="preserve"> - עד שיהא אביו כבש ואמו כבשה דברי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, </w:t>
      </w:r>
    </w:p>
    <w:p>
      <w:pPr>
        <w:pStyle w:val="38"/>
        <w:rPr>
          <w:ins w:id="98927" w:author="מנוע מכני" w:date="2026-10-05T11:32:12Z"/>
        </w:rPr>
      </w:pPr>
      <w:r>
        <w:t xml:space="preserve">ר' אליעזר</w:t>
      </w:r>
      <w:del w:id="100889" w:author="מנוע מכני" w:date="2026-10-05T11:32:12Z">
        <w:r>
          <w:delText xml:space="preserve"> אומר</w:delText>
        </w:r>
      </w:del>
      <w:r>
        <w:t xml:space="preserve">:</w:t>
      </w:r>
    </w:p>
    <w:p w14:paraId="1EC29593" w14:textId="77777777" w:rsidR="004E3670" w:rsidRDefault="00F63065" w:rsidP="00F63065">
      <w:pPr>
        <w:rPr>
          <w:rtl/>
        </w:rPr>
      </w:pPr>
      <w:del w:id="9892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בא הכתוב להתיר את המותר אלא להוסיף על המותר, </w:t>
      </w:r>
    </w:p>
    <w:p w14:paraId="29F0EC10" w14:textId="77777777" w:rsidR="004E3670" w:rsidRDefault="00F63065" w:rsidP="00F63065">
      <w:pPr>
        <w:rPr>
          <w:rtl/>
        </w:rPr>
      </w:pPr>
      <w:r>
        <w:rPr>
          <w:rtl/>
        </w:rPr>
        <w:t xml:space="preserve">ואיזה זה - טמא הנולד מן הטהור ועבורו מן הטמא, או אינו אלא עבורו מן הטהור? </w:t>
      </w:r>
    </w:p>
    <w:p>
      <w:pPr>
        <w:pStyle w:val="38"/>
        <w:rPr>
          <w:ins w:id="98929" w:author="מנוע מכני" w:date="2026-10-05T11:32:12Z"/>
        </w:rPr>
      </w:pPr>
      <w:ins w:id="90279" w:author="מנוע מכני" w:date="2026-10-05T11:32:12Z">
        <w:r>
          <w:t xml:space="preserve">ת"ל</w:t>
        </w:r>
      </w:ins>
      <w:del w:id="90280" w:author="מנוע מכני" w:date="2026-10-05T11:32:12Z">
        <w:r>
          <w:lastRenderedPageBreak/>
          <w:delText xml:space="preserve">ת''ל</w:delText>
        </w:r>
      </w:del>
      <w:r w:rsidR="00F63065">
        <w:t xml:space="preserve">:</w:t>
      </w:r>
    </w:p>
    <w:p w14:paraId="1A9CFC7A" w14:textId="77777777" w:rsidR="00B874E6" w:rsidRDefault="004E3670" w:rsidP="004E3670">
      <w:pPr>
        <w:rPr>
          <w:rtl/>
        </w:rPr>
      </w:pPr>
      <w:del w:id="98930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091" w:author="מנוע סמנטי" w:date="2026-10-05T11:39:44Z">
        <w:r>
          <w:rPr>
            <w:rStyle w:val="afffff0"/>
            <w:rtl/>
          </w:rPr>
          <w:t xml:space="preserve">שׁוֹר שֵׂה כְשָׂבִים וְשֵׂה עִזִּים</w:t>
        </w:r>
      </w:ins>
      <w:del w:id="90092" w:author="מנוע סמנטי" w:date="2026-10-05T11:39:44Z">
        <w:r w:rsidR="00F63065">
          <w:rPr>
            <w:rtl/>
          </w:rPr>
          <w:delText xml:space="preserve">שור שה כשבים ושה עזים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מכל מקום קרי </w:t>
      </w:r>
      <w:ins w:id="94461" w:author="מנוע מכני" w:date="2026-10-05T11:32:12Z">
        <w:r>
          <w:rPr>
            <w:rtl/>
          </w:rPr>
          <w:t xml:space="preserve">לו</w:t>
        </w:r>
      </w:ins>
      <w:del w:id="9446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טמא </w:t>
      </w:r>
      <w:r>
        <w:rPr>
          <w:rtl/>
        </w:rPr>
        <w:t>–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כ</w:t>
      </w:r>
      <w:ins w:id="90281" w:author="מנוע מכני" w:date="2026-10-05T11:32:12Z">
        <w:r>
          <w:rPr>
            <w:rStyle w:val="2fb"/>
            <w:rtl/>
          </w:rPr>
          <w:t xml:space="preserve">ר"ש</w:t>
        </w:r>
      </w:ins>
      <w:del w:id="90282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</w:t>
      </w:r>
      <w:ins w:id="94459" w:author="מנוע מכני" w:date="2026-10-05T11:32:12Z">
        <w:r>
          <w:rPr>
            <w:rtl/>
          </w:rPr>
          <w:t xml:space="preserve">ואומר</w:t>
        </w:r>
      </w:ins>
      <w:del w:id="94460" w:author="מנוע מכני" w:date="2026-10-05T11:32:12Z">
        <w:r w:rsidR="00F63065">
          <w:rPr>
            <w:rtl/>
          </w:rPr>
          <w:delText xml:space="preserve">וקאמר</w:delText>
        </w:r>
      </w:del>
      <w:r w:rsidR="00F63065">
        <w:rPr>
          <w:rtl/>
        </w:rPr>
        <w:t xml:space="preserve">: אבל אתה אוכל הבא בסימן אחד! </w:t>
      </w:r>
      <w:ins w:id="94465" w:author="מנוע מכני" w:date="2026-10-05T11:32:12Z">
        <w:r>
          <w:rPr>
            <w:rtl/>
          </w:rPr>
          <w:t xml:space="preserve">זה</w:t>
        </w:r>
      </w:ins>
      <w:del w:id="94466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תנא סבר </w:t>
      </w:r>
      <w:ins w:id="94463" w:author="מנוע מכני" w:date="2026-10-05T11:32:12Z">
        <w:r>
          <w:rPr>
            <w:rtl/>
          </w:rPr>
          <w:t xml:space="preserve">לו</w:t>
        </w:r>
      </w:ins>
      <w:del w:id="9446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ins w:id="94455" w:author="מנוע מכני" w:date="2026-10-05T11:32:12Z">
        <w:r>
          <w:rPr>
            <w:rtl/>
          </w:rPr>
          <w:t xml:space="preserve">כמותו</w:t>
        </w:r>
      </w:ins>
      <w:del w:id="94456" w:author="מנוע מכני" w:date="2026-10-05T11:32:12Z">
        <w:r w:rsidR="00F63065">
          <w:rPr>
            <w:rtl/>
          </w:rPr>
          <w:delText xml:space="preserve">כוותיה</w:delText>
        </w:r>
      </w:del>
      <w:r w:rsidR="00F63065">
        <w:rPr>
          <w:rtl/>
        </w:rPr>
        <w:t xml:space="preserve"> בחדא ופליג </w:t>
      </w:r>
      <w:ins w:id="94457" w:author="מנוע מכני" w:date="2026-10-05T11:32:12Z">
        <w:r>
          <w:rPr>
            <w:rtl/>
          </w:rPr>
          <w:t xml:space="preserve">עליו</w:t>
        </w:r>
      </w:ins>
      <w:del w:id="94458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בחדא</w:t>
      </w:r>
      <w:r w:rsidR="0057284B">
        <w:rPr>
          <w:rtl/>
        </w:rPr>
        <w:t>.</w:t>
      </w:r>
    </w:p>
    <w:p w14:paraId="138EA5EC" w14:textId="77777777" w:rsidR="004E3670" w:rsidRDefault="00F63065" w:rsidP="004E3670">
      <w:pPr>
        <w:rPr>
          <w:rtl/>
        </w:rPr>
      </w:pPr>
      <w:ins w:id="93137" w:author="מנוע מכני" w:date="2026-10-05T11:32:12Z">
        <w:r>
          <w:rPr>
            <w:rtl/>
          </w:rPr>
          <w:t xml:space="preserve">ויש</w:t>
        </w:r>
      </w:ins>
      <w:del w:id="93138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דמקשי </w:t>
      </w:r>
      <w:ins w:id="98393" w:author="מנוע מכני" w:date="2026-10-05T11:32:12Z">
        <w:r>
          <w:rPr>
            <w:rtl/>
          </w:rPr>
          <w:t xml:space="preserve">ומקשה</w:t>
        </w:r>
      </w:ins>
      <w:del w:id="98394" w:author="מנוע מכני" w:date="2026-10-05T11:32:12Z">
        <w:r>
          <w:rPr>
            <w:rtl/>
          </w:rPr>
          <w:delText xml:space="preserve">ומותיב</w:delText>
        </w:r>
      </w:del>
      <w:r>
        <w:rPr>
          <w:rtl/>
        </w:rPr>
        <w:t xml:space="preserve">: </w:t>
      </w:r>
      <w:r w:rsidR="004E3670">
        <w:rPr>
          <w:rFonts w:hint="cs"/>
          <w:rtl/>
        </w:rPr>
        <w:t xml:space="preserve">איך אפשר דעבורו מן הטמא </w:t>
      </w:r>
      <w:ins w:id="93139" w:author="מנוע מכני" w:date="2026-10-05T11:32:12Z">
        <w:r>
          <w:rPr>
            <w:rFonts w:hint="cs"/>
            <w:rtl/>
          </w:rPr>
          <w:t xml:space="preserve">שהרי</w:t>
        </w:r>
      </w:ins>
      <w:del w:id="93140" w:author="מנוע מכני" w:date="2026-10-05T11:32:12Z">
        <w:r w:rsidR="004E3670">
          <w:rPr>
            <w:rFonts w:hint="cs"/>
            <w:rtl/>
          </w:rPr>
          <w:delText xml:space="preserve">דהא</w:delText>
        </w:r>
      </w:del>
      <w:r w:rsidR="004E3670">
        <w:rPr>
          <w:rFonts w:hint="cs"/>
          <w:rtl/>
        </w:rPr>
        <w:t xml:space="preserve"> </w:t>
      </w:r>
      <w:ins w:id="90283" w:author="מנוע מכני" w:date="2026-10-05T11:32:12Z">
        <w:r>
          <w:rPr>
            <w:rFonts w:hint="cs"/>
            <w:rtl/>
          </w:rPr>
          <w:t xml:space="preserve">א"א</w:t>
        </w:r>
      </w:ins>
      <w:del w:id="90284" w:author="מנוע מכני" w:date="2026-10-05T11:32:12Z">
        <w:r w:rsidR="004E3670">
          <w:rPr>
            <w:rFonts w:hint="cs"/>
            <w:rtl/>
          </w:rPr>
          <w:delText xml:space="preserve">א''א</w:delText>
        </w:r>
      </w:del>
      <w:r w:rsidR="004E3670">
        <w:rPr>
          <w:rFonts w:hint="cs"/>
          <w:rtl/>
        </w:rPr>
        <w:t xml:space="preserve"> </w:t>
      </w:r>
      <w:r>
        <w:rPr>
          <w:rtl/>
        </w:rPr>
        <w:t xml:space="preserve">חוץ </w:t>
      </w:r>
      <w:r>
        <w:rPr>
          <w:rStyle w:val="2fb"/>
          <w:rtl/>
        </w:rPr>
        <w:t xml:space="preserve">מ</w:t>
      </w:r>
      <w:ins w:id="90285" w:author="מנוע מכני" w:date="2026-10-05T11:32:12Z">
        <w:r>
          <w:rPr>
            <w:rStyle w:val="2fb"/>
            <w:rtl/>
          </w:rPr>
          <w:t xml:space="preserve">ר"א</w:t>
        </w:r>
      </w:ins>
      <w:del w:id="90286" w:author="מנוע מכני" w:date="2026-10-05T11:32:12Z">
        <w:r>
          <w:rPr>
            <w:rtl/>
          </w:rPr>
          <w:delText xml:space="preserve">ר</w:delText>
        </w:r>
        <w:r w:rsidR="004E367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4E3670">
          <w:rPr>
            <w:rFonts w:hint="cs"/>
            <w:rtl/>
          </w:rPr>
          <w:delText xml:space="preserve">א</w:delText>
        </w:r>
      </w:del>
      <w:r w:rsidR="004E3670">
        <w:rPr>
          <w:rFonts w:hint="cs"/>
          <w:rtl/>
        </w:rPr>
        <w:t xml:space="preserve"> </w:t>
      </w:r>
      <w:r>
        <w:rPr>
          <w:rtl/>
        </w:rPr>
        <w:t xml:space="preserve">ומחלוקתו שהיו אומרים חיה מתעברת מבהמה! </w:t>
      </w:r>
    </w:p>
    <w:p w14:paraId="627FFACA" w14:textId="77777777" w:rsidR="004E3670" w:rsidRDefault="004E3670" w:rsidP="004E3670">
      <w:pPr>
        <w:rPr>
          <w:rtl/>
        </w:rPr>
      </w:pPr>
      <w:r>
        <w:rPr>
          <w:rStyle w:val="2fb"/>
          <w:rFonts w:hint="cs"/>
          <w:rtl/>
        </w:rPr>
        <w:t xml:space="preserve">ואר</w:t>
      </w:r>
      <w:ins w:id="90287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288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: דאיעבר מקלוט בן פרה, ואליבא </w:t>
      </w:r>
      <w:r w:rsidR="00F63065">
        <w:rPr>
          <w:rStyle w:val="2fb"/>
          <w:rtl/>
        </w:rPr>
        <w:t xml:space="preserve">ד</w:t>
      </w:r>
      <w:ins w:id="90289" w:author="מנוע מכני" w:date="2026-10-05T11:32:12Z">
        <w:r>
          <w:rPr>
            <w:rStyle w:val="2fb"/>
            <w:rtl/>
          </w:rPr>
          <w:t xml:space="preserve">ר"ש</w:t>
        </w:r>
      </w:ins>
      <w:del w:id="90290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 w:rsidR="00F63065">
        <w:rPr>
          <w:rtl/>
        </w:rPr>
        <w:t xml:space="preserve">, </w:t>
      </w:r>
      <w:ins w:id="94467" w:author="מנוע מכני" w:date="2026-10-05T11:32:12Z">
        <w:r>
          <w:rPr>
            <w:rtl/>
          </w:rPr>
          <w:t xml:space="preserve">ואומר</w:t>
        </w:r>
      </w:ins>
      <w:del w:id="94468" w:author="מנוע מכני" w:date="2026-10-05T11:32:12Z">
        <w:r w:rsidR="00F63065">
          <w:rPr>
            <w:rtl/>
          </w:rPr>
          <w:delText xml:space="preserve">וקאמר</w:delText>
        </w:r>
      </w:del>
      <w:r w:rsidR="00F63065">
        <w:rPr>
          <w:rtl/>
        </w:rPr>
        <w:t xml:space="preserve"> אבל אתה אוכל הבא בסימן אחד! </w:t>
      </w:r>
    </w:p>
    <w:p w14:paraId="62C51017" w14:textId="77777777" w:rsidR="00B874E6" w:rsidRDefault="00F63065" w:rsidP="00C5567C">
      <w:pPr>
        <w:pStyle w:val="a"/>
        <w:rPr>
          <w:rtl/>
        </w:rPr>
      </w:pPr>
      <w:ins w:id="94473" w:author="מנוע מכני" w:date="2026-10-05T11:32:12Z">
        <w:r>
          <w:rPr>
            <w:rtl/>
          </w:rPr>
          <w:t xml:space="preserve">זה</w:t>
        </w:r>
      </w:ins>
      <w:del w:id="9447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תנא סבר לה </w:t>
      </w:r>
      <w:ins w:id="94469" w:author="מנוע מכני" w:date="2026-10-05T11:32:12Z">
        <w:r>
          <w:rPr>
            <w:rtl/>
          </w:rPr>
          <w:t xml:space="preserve">כמותו</w:t>
        </w:r>
      </w:ins>
      <w:del w:id="94470" w:author="מנוע מכני" w:date="2026-10-05T11:32:12Z">
        <w:r>
          <w:rPr>
            <w:rtl/>
          </w:rPr>
          <w:delText xml:space="preserve">כוותיה</w:delText>
        </w:r>
      </w:del>
      <w:r>
        <w:rPr>
          <w:rtl/>
        </w:rPr>
        <w:t xml:space="preserve"> בחדא ופליג </w:t>
      </w:r>
      <w:ins w:id="94471" w:author="מנוע מכני" w:date="2026-10-05T11:32:12Z">
        <w:r>
          <w:rPr>
            <w:rtl/>
          </w:rPr>
          <w:t xml:space="preserve">עליו</w:t>
        </w:r>
      </w:ins>
      <w:del w:id="9447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בחדא</w:t>
      </w:r>
      <w:r w:rsidR="0057284B">
        <w:rPr>
          <w:rtl/>
        </w:rPr>
        <w:t>.</w:t>
      </w:r>
    </w:p>
    <w:p w14:paraId="3D073419" w14:textId="77777777" w:rsidR="004E3670" w:rsidRDefault="00F63065" w:rsidP="004E3670">
      <w:pPr>
        <w:rPr>
          <w:rtl/>
        </w:rPr>
      </w:pPr>
      <w:r>
        <w:rPr>
          <w:rtl/>
        </w:rPr>
        <w:t xml:space="preserve">למימרא </w:t>
      </w:r>
      <w:r>
        <w:rPr>
          <w:rStyle w:val="2fb"/>
          <w:rtl/>
        </w:rPr>
        <w:t xml:space="preserve">ד</w:t>
      </w:r>
      <w:ins w:id="90291" w:author="מנוע מכני" w:date="2026-10-05T11:32:12Z">
        <w:r>
          <w:rPr>
            <w:rStyle w:val="2fb"/>
            <w:rtl/>
          </w:rPr>
          <w:t xml:space="preserve">ר"א</w:t>
        </w:r>
      </w:ins>
      <w:del w:id="90292" w:author="מנוע מכני" w:date="2026-10-05T11:32:12Z">
        <w:r>
          <w:rPr>
            <w:rtl/>
          </w:rPr>
          <w:delText xml:space="preserve">ר</w:delText>
        </w:r>
        <w:r w:rsidR="004E3670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סבר זה וזה גורם - מותר, </w:t>
      </w:r>
      <w:r>
        <w:rPr>
          <w:rStyle w:val="2fb"/>
          <w:rtl/>
        </w:rPr>
        <w:t xml:space="preserve">ור</w:t>
      </w:r>
      <w:ins w:id="90293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0294" w:author="מנוע מכני" w:date="2026-10-05T11:32:12Z">
        <w:r w:rsidR="004E3670">
          <w:rPr>
            <w:rFonts w:hint="cs"/>
            <w:rtl/>
          </w:rPr>
          <w:delText xml:space="preserve">י''ה</w:delText>
        </w:r>
      </w:del>
      <w:r>
        <w:rPr>
          <w:rtl/>
        </w:rPr>
        <w:t xml:space="preserve"> יהושע סבר זה וזה גורם - אסור </w:t>
      </w:r>
    </w:p>
    <w:p w14:paraId="58667294" w14:textId="77777777" w:rsidR="004E3670" w:rsidRDefault="004E3670" w:rsidP="00DB5245">
      <w:pPr>
        <w:rPr>
          <w:rtl/>
        </w:rPr>
      </w:pPr>
      <w:r>
        <w:rPr>
          <w:rtl/>
        </w:rPr>
        <w:t xml:space="preserve">והא </w:t>
      </w:r>
      <w:r>
        <w:rPr>
          <w:rFonts w:hint="cs"/>
          <w:rtl/>
        </w:rPr>
        <w:t>דשמעי' איפכא דבול</w:t>
      </w:r>
      <w:r w:rsidR="00F63065">
        <w:rPr>
          <w:rtl/>
        </w:rPr>
        <w:t xml:space="preserve">ד טריפה, </w:t>
      </w:r>
      <w:r w:rsidR="00DB5245">
        <w:rPr>
          <w:rStyle w:val="2fb"/>
          <w:rFonts w:hint="cs"/>
          <w:rtl/>
        </w:rPr>
        <w:t xml:space="preserve">ל</w:t>
      </w:r>
      <w:ins w:id="9029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296" w:author="מנוע מכני" w:date="2026-10-05T11:32:12Z">
        <w:r w:rsidR="00DB5245">
          <w:rPr>
            <w:rFonts w:hint="cs"/>
            <w:rtl/>
          </w:rPr>
          <w:delText xml:space="preserve">ר''א</w:delText>
        </w:r>
      </w:del>
      <w:r w:rsidR="00DB5245">
        <w:rPr>
          <w:rFonts w:hint="cs"/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יקרב לגבי מזבח, </w:t>
      </w:r>
      <w:r w:rsidR="00F63065">
        <w:rPr>
          <w:rStyle w:val="2fb"/>
          <w:rtl/>
        </w:rPr>
        <w:t xml:space="preserve">ו</w:t>
      </w:r>
      <w:r w:rsidR="00DB5245">
        <w:rPr>
          <w:rStyle w:val="2fb"/>
          <w:rFonts w:hint="cs"/>
          <w:rtl/>
        </w:rPr>
        <w:t xml:space="preserve">לרבי</w:t>
      </w:r>
      <w:r w:rsidR="00DB5245">
        <w:rPr>
          <w:rFonts w:hint="cs"/>
          <w:rtl/>
        </w:rPr>
        <w:t xml:space="preserve"> יהושע </w:t>
      </w:r>
      <w:r w:rsidR="00F63065">
        <w:rPr>
          <w:rtl/>
        </w:rPr>
        <w:t xml:space="preserve">יקרב לגבי מזבח! </w:t>
      </w:r>
    </w:p>
    <w:p w14:paraId="6D468D40" w14:textId="77777777" w:rsidR="00DB5245" w:rsidRDefault="00F63065" w:rsidP="00DB5245">
      <w:pPr>
        <w:rPr>
          <w:rtl/>
        </w:rPr>
      </w:pPr>
      <w:ins w:id="94475" w:author="מנוע מכני" w:date="2026-10-05T11:32:12Z">
        <w:r>
          <w:rPr>
            <w:rtl/>
          </w:rPr>
          <w:t xml:space="preserve">סתם</w:t>
        </w:r>
      </w:ins>
      <w:del w:id="94476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סבר </w:t>
      </w:r>
      <w:ins w:id="90297" w:author="מנוע מכני" w:date="2026-10-05T11:32:12Z">
        <w:r>
          <w:rPr>
            <w:rStyle w:val="2fb"/>
            <w:rtl/>
          </w:rPr>
          <w:t xml:space="preserve">ר"א</w:t>
        </w:r>
      </w:ins>
      <w:del w:id="90298" w:author="מנוע מכני" w:date="2026-10-05T11:32:12Z">
        <w:r>
          <w:rPr>
            <w:rtl/>
          </w:rPr>
          <w:delText xml:space="preserve">ר</w:delText>
        </w:r>
        <w:r w:rsidR="00DB5245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DB5245">
          <w:rPr>
            <w:rFonts w:hint="cs"/>
            <w:rtl/>
          </w:rPr>
          <w:delText xml:space="preserve">א</w:delText>
        </w:r>
      </w:del>
      <w:r>
        <w:rPr>
          <w:rtl/>
        </w:rPr>
        <w:t xml:space="preserve"> </w:t>
      </w:r>
      <w:r w:rsidR="00DB5245">
        <w:rPr>
          <w:rtl/>
        </w:rPr>
        <w:t>זה וזה גורם אסור,</w:t>
      </w:r>
      <w:r w:rsidR="00DB5245">
        <w:rPr>
          <w:rFonts w:hint="cs"/>
          <w:rtl/>
        </w:rPr>
        <w:t xml:space="preserve"> </w:t>
      </w:r>
      <w:ins w:id="93141" w:author="מנוע מכני" w:date="2026-10-05T11:32:12Z">
        <w:r>
          <w:rPr>
            <w:rtl/>
          </w:rPr>
          <w:t xml:space="preserve">כאן</w:t>
        </w:r>
      </w:ins>
      <w:del w:id="93142" w:author="מנוע מכני" w:date="2026-10-05T11:32:12Z">
        <w:r w:rsidR="00DB5245">
          <w:rPr>
            <w:rtl/>
          </w:rPr>
          <w:delText xml:space="preserve">הכא</w:delText>
        </w:r>
      </w:del>
      <w:r w:rsidR="00DB5245">
        <w:rPr>
          <w:rFonts w:hint="cs"/>
          <w:rtl/>
        </w:rPr>
        <w:t xml:space="preserve"> שאני </w:t>
      </w:r>
      <w:r>
        <w:rPr>
          <w:rtl/>
        </w:rPr>
        <w:t xml:space="preserve">ד</w:t>
      </w:r>
      <w:ins w:id="90299" w:author="מנוע מכני" w:date="2026-10-05T11:32:12Z">
        <w:r>
          <w:rPr>
            <w:rtl/>
          </w:rPr>
          <w:t xml:space="preserve">א"כ</w:t>
        </w:r>
      </w:ins>
      <w:del w:id="90300" w:author="מנוע מכני" w:date="2026-10-05T11:32:12Z">
        <w:r>
          <w:rPr>
            <w:rtl/>
          </w:rPr>
          <w:delText xml:space="preserve">א</w:delText>
        </w:r>
        <w:r w:rsidR="00DB5245">
          <w:rPr>
            <w:rFonts w:hint="cs"/>
            <w:rtl/>
          </w:rPr>
          <w:delText xml:space="preserve">''כ</w:delText>
        </w:r>
      </w:del>
      <w:r w:rsidR="00DB5245">
        <w:rPr>
          <w:rFonts w:hint="cs"/>
          <w:rtl/>
        </w:rPr>
        <w:t xml:space="preserve"> </w:t>
      </w:r>
      <w:r>
        <w:rPr>
          <w:rtl/>
        </w:rPr>
        <w:t xml:space="preserve">נכתוב קרא שה כשבים ועזים, </w:t>
      </w:r>
      <w:r w:rsidR="00DB5245">
        <w:rPr>
          <w:rFonts w:hint="cs"/>
          <w:rtl/>
        </w:rPr>
        <w:t>'</w:t>
      </w:r>
      <w:ins w:id="90093" w:author="מנוע סמנטי" w:date="2026-10-05T11:39:44Z">
        <w:r>
          <w:rPr>
            <w:rStyle w:val="afffff0"/>
            <w:rtl/>
          </w:rPr>
          <w:t xml:space="preserve">שֵׂה וְשֵׂה</w:t>
        </w:r>
      </w:ins>
      <w:del w:id="90094" w:author="מנוע סמנטי" w:date="2026-10-05T11:39:44Z">
        <w:r>
          <w:rPr>
            <w:rtl/>
          </w:rPr>
          <w:delText xml:space="preserve">שה ושה</w:delText>
        </w:r>
      </w:del>
      <w:r w:rsidR="00DB5245">
        <w:rPr>
          <w:rFonts w:hint="cs"/>
          <w:rtl/>
        </w:rPr>
        <w:t>'</w:t>
      </w:r>
      <w:r>
        <w:rPr>
          <w:rtl/>
        </w:rPr>
        <w:t xml:space="preserve"> </w:t>
      </w:r>
      <w:ins w:id="90301" w:author="מנוע מכני" w:date="2026-10-05T11:32:12Z">
        <w:r>
          <w:rPr>
            <w:rFonts w:hint="cs"/>
            <w:rtl/>
          </w:rPr>
          <w:t xml:space="preserve">מ"מ</w:t>
        </w:r>
      </w:ins>
      <w:del w:id="90302" w:author="מנוע מכני" w:date="2026-10-05T11:32:12Z">
        <w:r w:rsidR="00DB5245">
          <w:rPr>
            <w:rFonts w:hint="cs"/>
            <w:rtl/>
          </w:rPr>
          <w:delText xml:space="preserve">מ''מ</w:delText>
        </w:r>
      </w:del>
      <w:r w:rsidR="00DB5245">
        <w:rPr>
          <w:rFonts w:hint="cs"/>
          <w:rtl/>
        </w:rPr>
        <w:t xml:space="preserve"> </w:t>
      </w:r>
    </w:p>
    <w:p>
      <w:pPr>
        <w:pStyle w:val="38"/>
        <w:rPr>
          <w:ins w:id="98931" w:author="מנוע מכני" w:date="2026-10-05T11:32:12Z"/>
        </w:rPr>
      </w:pPr>
      <w:r>
        <w:t>ורבי יהושע</w:t>
      </w:r>
      <w:r w:rsidR="00DB5245">
        <w:t>:</w:t>
      </w:r>
    </w:p>
    <w:p w14:paraId="46A5C942" w14:textId="77777777" w:rsidR="00DB5245" w:rsidRDefault="00F63065" w:rsidP="00DB5245">
      <w:pPr>
        <w:rPr>
          <w:rtl/>
        </w:rPr>
      </w:pPr>
      <w:del w:id="98932" w:author="מנוע מכני" w:date="2026-10-05T11:32:12Z">
        <w:r>
          <w:rPr>
            <w:rtl/>
          </w:rPr>
          <w:delText xml:space="preserve"> </w:delText>
        </w:r>
      </w:del>
      <w:ins w:id="94477" w:author="מנוע מכני" w:date="2026-10-05T11:32:12Z">
        <w:r>
          <w:rPr>
            <w:rtl/>
          </w:rPr>
          <w:t xml:space="preserve">סתם</w:t>
        </w:r>
      </w:ins>
      <w:del w:id="94478" w:author="מנוע מכני" w:date="2026-10-05T11:32:12Z">
        <w:r w:rsidR="00DB5245">
          <w:rPr>
            <w:rtl/>
          </w:rPr>
          <w:delText xml:space="preserve">בעלמא</w:delText>
        </w:r>
      </w:del>
      <w:r w:rsidR="00DB5245">
        <w:rPr>
          <w:rtl/>
        </w:rPr>
        <w:t xml:space="preserve"> זה וזה גורם</w:t>
      </w:r>
      <w:r>
        <w:rPr>
          <w:rtl/>
        </w:rPr>
        <w:t xml:space="preserve"> מותר, </w:t>
      </w:r>
      <w:ins w:id="93143" w:author="מנוע מכני" w:date="2026-10-05T11:32:12Z">
        <w:r>
          <w:rPr>
            <w:rtl/>
          </w:rPr>
          <w:t xml:space="preserve">וכאן</w:t>
        </w:r>
      </w:ins>
      <w:del w:id="93144" w:author="מנוע מכני" w:date="2026-10-05T11:32:12Z">
        <w:r>
          <w:rPr>
            <w:rtl/>
          </w:rPr>
          <w:delText xml:space="preserve">והכא</w:delText>
        </w:r>
      </w:del>
      <w:r w:rsidR="00DB5245">
        <w:rPr>
          <w:rFonts w:hint="cs"/>
          <w:rtl/>
        </w:rPr>
        <w:t xml:space="preserve"> </w:t>
      </w:r>
      <w:ins w:id="90303" w:author="מנוע מכני" w:date="2026-10-05T11:32:12Z">
        <w:r>
          <w:rPr>
            <w:rFonts w:hint="cs"/>
            <w:rtl/>
          </w:rPr>
          <w:t xml:space="preserve">א"כ</w:t>
        </w:r>
      </w:ins>
      <w:del w:id="90304" w:author="מנוע מכני" w:date="2026-10-05T11:32:12Z">
        <w:r w:rsidR="00DB5245">
          <w:rPr>
            <w:rFonts w:hint="cs"/>
            <w:rtl/>
          </w:rPr>
          <w:delText xml:space="preserve">א''כ</w:delText>
        </w:r>
      </w:del>
      <w:r w:rsidR="00DB5245">
        <w:rPr>
          <w:rFonts w:hint="cs"/>
          <w:rtl/>
        </w:rPr>
        <w:t xml:space="preserve"> </w:t>
      </w:r>
      <w:r>
        <w:rPr>
          <w:rtl/>
        </w:rPr>
        <w:t xml:space="preserve">לכתוב </w:t>
      </w:r>
      <w:r w:rsidR="00DB5245">
        <w:rPr>
          <w:rFonts w:hint="cs"/>
          <w:rtl/>
        </w:rPr>
        <w:t>ש</w:t>
      </w:r>
      <w:r>
        <w:rPr>
          <w:rtl/>
        </w:rPr>
        <w:t xml:space="preserve">ור כשב ועז, </w:t>
      </w:r>
    </w:p>
    <w:p w14:paraId="6126D04D" w14:textId="77777777" w:rsidR="00B874E6" w:rsidRDefault="00DB5245" w:rsidP="00DB524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'</w:t>
      </w:r>
      <w:ins w:id="90095" w:author="מנוע סמנטי" w:date="2026-10-05T11:39:44Z">
        <w:r>
          <w:rPr>
            <w:rStyle w:val="afffff0"/>
            <w:rtl/>
          </w:rPr>
          <w:t xml:space="preserve">כְשָׂבִים וְעִזִּים</w:t>
        </w:r>
      </w:ins>
      <w:del w:id="90096" w:author="מנוע סמנטי" w:date="2026-10-05T11:39:44Z">
        <w:r w:rsidR="00F63065">
          <w:rPr>
            <w:rtl/>
          </w:rPr>
          <w:delText xml:space="preserve">כשבים ועזים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r w:rsidR="00F63065">
        <w:rPr>
          <w:rtl/>
        </w:rPr>
        <w:t xml:space="preserve">ש"מ</w:t>
      </w:r>
      <w:r w:rsidR="00F63065">
        <w:rPr>
          <w:rtl/>
        </w:rPr>
        <w:t xml:space="preserve">: עד שיהא אביו כבש ואמו כבשה</w:t>
      </w:r>
      <w:r w:rsidR="0057284B">
        <w:rPr>
          <w:rtl/>
        </w:rPr>
        <w:t>.</w:t>
      </w:r>
    </w:p>
    <w:p>
      <w:pPr>
        <w:pStyle w:val="38"/>
        <w:rPr>
          <w:ins w:id="98933" w:author="מנוע מכני" w:date="2026-10-05T11:32:12Z"/>
        </w:rPr>
      </w:pPr>
      <w:r>
        <w:t xml:space="preserve">ת"ש, </w:t>
      </w:r>
      <w:ins w:id="92769" w:author="מנוע מכני" w:date="2026-10-05T11:32:12Z">
        <w:r>
          <w:t xml:space="preserve">ר"ש</w:t>
        </w:r>
      </w:ins>
      <w:del w:id="92770" w:author="מנוע מכני" w:date="2026-10-05T11:32:12Z">
        <w:r>
          <w:delText xml:space="preserve">רבי שמעון</w:delText>
        </w:r>
      </w:del>
      <w:del w:id="100890" w:author="מנוע מכני" w:date="2026-10-05T11:32:12Z">
        <w:r>
          <w:delText xml:space="preserve"> אומר</w:delText>
        </w:r>
      </w:del>
      <w:r>
        <w:t xml:space="preserve">:</w:t>
      </w:r>
    </w:p>
    <w:p w14:paraId="29120652" w14:textId="77777777" w:rsidR="00DB5245" w:rsidRDefault="00F63065" w:rsidP="00F63065">
      <w:pPr>
        <w:rPr>
          <w:rtl/>
        </w:rPr>
      </w:pPr>
      <w:del w:id="9893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גמל גמל שני פעמים, אחד גמל הנולד מן הגמל, ואחד גמל הנולד מן הפרה, ואם ראשו ורובו דומה לאמו - מותר באכילה, </w:t>
      </w:r>
    </w:p>
    <w:p>
      <w:pPr>
        <w:pStyle w:val="38"/>
        <w:rPr>
          <w:ins w:id="98935" w:author="מנוע מכני" w:date="2026-10-05T11:32:12Z"/>
        </w:rPr>
      </w:pPr>
      <w:ins w:id="90305" w:author="מנוע מכני" w:date="2026-10-05T11:32:12Z">
        <w:r>
          <w:t xml:space="preserve">ש"מ</w:t>
        </w:r>
      </w:ins>
      <w:del w:id="90306" w:author="מנוע מכני" w:date="2026-10-05T11:32:12Z">
        <w:r>
          <w:delText xml:space="preserve">ש</w:delText>
        </w:r>
        <w:r>
          <w:delText xml:space="preserve">''מ</w:delText>
        </w:r>
      </w:del>
      <w:r w:rsidR="00F63065">
        <w:t xml:space="preserve">:</w:t>
      </w:r>
    </w:p>
    <w:p w14:paraId="3389444B" w14:textId="77777777" w:rsidR="00B874E6" w:rsidRDefault="00DB5245" w:rsidP="00DB5245">
      <w:pPr>
        <w:rPr>
          <w:rtl/>
        </w:rPr>
      </w:pPr>
      <w:del w:id="9893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לאכילה </w:t>
      </w:r>
      <w:ins w:id="93145" w:author="מנוע מכני" w:date="2026-10-05T11:32:12Z">
        <w:r>
          <w:rPr>
            <w:rtl/>
          </w:rPr>
          <w:t xml:space="preserve">גם</w:t>
        </w:r>
      </w:ins>
      <w:del w:id="9314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בעי </w:t>
      </w:r>
      <w:ins w:id="92771" w:author="מנוע מכני" w:date="2026-10-05T11:32:12Z">
        <w:r>
          <w:rPr>
            <w:rStyle w:val="2fb"/>
            <w:rtl/>
          </w:rPr>
          <w:t xml:space="preserve">ר"ש</w:t>
        </w:r>
      </w:ins>
      <w:del w:id="92772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ראשו ורובו! </w:t>
      </w:r>
      <w:ins w:id="90307" w:author="מנוע מכני" w:date="2026-10-05T11:32:12Z">
        <w:r>
          <w:rPr>
            <w:b/>
            <w:bCs/>
            <w:rtl/>
          </w:rPr>
          <w:t xml:space="preserve">ש"מ</w:t>
        </w:r>
      </w:ins>
      <w:del w:id="90308" w:author="מנוע מכני" w:date="2026-10-05T11:32:12Z">
        <w:r w:rsidR="00F63065" w:rsidRPr="00DB5245">
          <w:rPr>
            <w:b/>
            <w:bCs/>
            <w:rtl/>
          </w:rPr>
          <w:delText xml:space="preserve">ש</w:delText>
        </w:r>
        <w:r w:rsidRPr="00DB5245">
          <w:rPr>
            <w:rFonts w:hint="cs"/>
            <w:b/>
            <w:bCs/>
            <w:rtl/>
          </w:rPr>
          <w:delText xml:space="preserve">''</w:delText>
        </w:r>
        <w:r w:rsidR="00F63065" w:rsidRPr="00DB5245">
          <w:rPr>
            <w:b/>
            <w:bCs/>
            <w:rtl/>
          </w:rPr>
          <w:delText xml:space="preserve">מ</w:delText>
        </w:r>
      </w:del>
      <w:r w:rsidR="0057284B">
        <w:rPr>
          <w:rtl/>
        </w:rPr>
        <w:t>.</w:t>
      </w:r>
    </w:p>
    <w:p w14:paraId="340DB62E" w14:textId="77777777" w:rsidR="0057284B" w:rsidRDefault="0057284B" w:rsidP="0057284B">
      <w:pPr>
        <w:jc w:val="center"/>
        <w:rPr>
          <w:del w:id="90008" w:author="מנוע עיצוב" w:date="2026-10-05T11:33:53Z"/>
          <w:rtl/>
        </w:rPr>
      </w:pPr>
      <w:del w:id="90005" w:author="מנוע עיצוב" w:date="2026-10-05T11:33:53Z">
        <w:r>
          <w:rPr>
            <w:rtl/>
          </w:rPr>
          <w:delText xml:space="preserve">•</w:delText>
        </w:r>
      </w:del>
      <w:ins w:id="95953" w:author="מנוע מכני" w:date="2026-10-05T11:32:12Z">
        <w:r>
          <w:rPr>
            <w:rtl/>
          </w:rPr>
          <w:t xml:space="preserve"> </w:t>
        </w:r>
      </w:ins>
      <w:del w:id="95954" w:author="מנוע מכני" w:date="2026-10-05T11:32:12Z">
        <w:r>
          <w:rPr>
            <w:rtl/>
          </w:rPr>
          <w:delText xml:space="preserve">  </w:delText>
        </w:r>
      </w:del>
      <w:del w:id="90006" w:author="מנוע עיצוב" w:date="2026-10-05T11:33:53Z">
        <w:r>
          <w:rPr>
            <w:rtl/>
          </w:rPr>
          <w:delText xml:space="preserve">•</w:delText>
        </w:r>
      </w:del>
      <w:ins w:id="95955" w:author="מנוע מכני" w:date="2026-10-05T11:32:12Z">
        <w:r>
          <w:rPr>
            <w:rtl/>
          </w:rPr>
          <w:t xml:space="preserve"> </w:t>
        </w:r>
      </w:ins>
      <w:del w:id="95956" w:author="מנוע מכני" w:date="2026-10-05T11:32:12Z">
        <w:r>
          <w:rPr>
            <w:rtl/>
          </w:rPr>
          <w:delText xml:space="preserve">  </w:delText>
        </w:r>
      </w:del>
      <w:del w:id="90007" w:author="מנוע עיצוב" w:date="2026-10-05T11:33:53Z">
        <w:r>
          <w:rPr>
            <w:rtl/>
          </w:rPr>
          <w:delText xml:space="preserve">•</w:delText>
        </w:r>
      </w:del>
    </w:p>
    <w:p w14:paraId="0D12E0C0" w14:textId="77777777" w:rsidR="00B874E6" w:rsidRDefault="00F63065" w:rsidP="00DB5245">
      <w:pPr>
        <w:pStyle w:val="afffd"/>
        <w:rPr>
          <w:rtl/>
        </w:rPr>
      </w:pPr>
      <w:r>
        <w:rPr>
          <w:rtl/>
        </w:rPr>
        <w:t xml:space="preserve">שהיוצא מן הטמא </w:t>
      </w:r>
      <w:r w:rsidR="00DB5245">
        <w:rPr>
          <w:rFonts w:hint="cs"/>
          <w:rtl/>
        </w:rPr>
        <w:t xml:space="preserve">טמא </w:t>
      </w:r>
      <w:r>
        <w:rPr>
          <w:rtl/>
        </w:rPr>
        <w:t>וכו'</w:t>
      </w:r>
      <w:r w:rsidR="0057284B">
        <w:rPr>
          <w:rtl/>
        </w:rPr>
        <w:t>.</w:t>
      </w:r>
    </w:p>
    <w:p>
      <w:pPr>
        <w:pStyle w:val="38"/>
        <w:rPr>
          <w:ins w:id="98937" w:author="מנוע מכני" w:date="2026-10-05T11:32:12Z"/>
        </w:rPr>
      </w:pPr>
      <w:r>
        <w:t xml:space="preserve">בעו מרב ששת:</w:t>
      </w:r>
    </w:p>
    <w:p w14:paraId="2844D7A7" w14:textId="77777777" w:rsidR="00DB5245" w:rsidRDefault="00F63065" w:rsidP="00DB5245">
      <w:pPr>
        <w:rPr>
          <w:rtl/>
        </w:rPr>
      </w:pPr>
      <w:del w:id="9893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רגלים של חמור, מהו? </w:t>
      </w:r>
      <w:r w:rsidR="00DB5245">
        <w:rPr>
          <w:rFonts w:hint="cs"/>
          <w:rtl/>
        </w:rPr>
        <w:t xml:space="preserve">[דסוסים וגמלים דלא עכירי </w:t>
      </w:r>
      <w:r w:rsidR="00DB5245">
        <w:rPr>
          <w:rFonts w:hint="cs"/>
          <w:rtl/>
        </w:rPr>
        <w:t xml:space="preserve">לא</w:t>
      </w:r>
      <w:r w:rsidR="00DB5245">
        <w:rPr>
          <w:rFonts w:hint="cs"/>
          <w:rtl/>
        </w:rPr>
        <w:t xml:space="preserve"> בעו] </w:t>
      </w:r>
    </w:p>
    <w:p w14:paraId="7411FA75" w14:textId="77777777" w:rsidR="00DB5245" w:rsidRDefault="00DB5245" w:rsidP="00DB5245">
      <w:pPr>
        <w:rPr>
          <w:rtl/>
        </w:rPr>
      </w:pPr>
      <w:ins w:id="97699" w:author="מנוע מכני" w:date="2026-10-05T11:32:12Z">
        <w:r>
          <w:rPr>
            <w:rFonts w:hint="cs"/>
            <w:rtl/>
          </w:rPr>
          <w:t xml:space="preserve">אם </w:t>
        </w:r>
      </w:ins>
      <w:del w:id="97700" w:author="מנוע מכני" w:date="2026-10-05T11:32:12Z">
        <w:r>
          <w:rPr>
            <w:rFonts w:hint="cs"/>
            <w:rtl/>
          </w:rPr>
          <w:delText xml:space="preserve">אי </w:delText>
        </w:r>
      </w:del>
      <w:ins w:id="97991" w:author="מנוע מכני" w:date="2026-10-05T11:32:12Z">
        <w:r>
          <w:rPr>
            <w:rtl/>
          </w:rPr>
          <w:t xml:space="preserve">מגופו</w:t>
        </w:r>
      </w:ins>
      <w:del w:id="97992" w:author="מנוע מכני" w:date="2026-10-05T11:32:12Z">
        <w:r w:rsidR="00F63065">
          <w:rPr>
            <w:rtl/>
          </w:rPr>
          <w:delText xml:space="preserve">מגופיה</w:delText>
        </w:r>
      </w:del>
      <w:r w:rsidR="00F63065">
        <w:rPr>
          <w:rtl/>
        </w:rPr>
        <w:t xml:space="preserve"> מימצצי - ואסירי, </w:t>
      </w:r>
      <w:r w:rsidR="00F63065" w:rsidRPr="00D25F87">
        <w:rPr>
          <w:b/>
          <w:bCs/>
          <w:rtl/>
        </w:rPr>
        <w:t xml:space="preserve">א</w:t>
      </w:r>
      <w:ins w:id="90309" w:author="מנוע מכני" w:date="2026-10-05T11:32:12Z">
        <w:r>
          <w:rPr>
            <w:b/>
            <w:bCs/>
            <w:rtl/>
          </w:rPr>
          <w:t xml:space="preserve">ו"ד</w:t>
        </w:r>
      </w:ins>
      <w:del w:id="90310" w:author="מנוע מכני" w:date="2026-10-05T11:32:12Z">
        <w:r w:rsidR="00F63065" w:rsidRPr="00D25F87">
          <w:rPr>
            <w:b/>
            <w:bCs/>
            <w:rtl/>
          </w:rPr>
          <w:delText xml:space="preserve">ו</w:delText>
        </w:r>
        <w:r w:rsidRPr="00D25F87">
          <w:rPr>
            <w:rFonts w:hint="cs"/>
            <w:b/>
            <w:bCs/>
            <w:rtl/>
          </w:rPr>
          <w:delText xml:space="preserve">''ד</w:delText>
        </w:r>
      </w:del>
      <w:r w:rsidR="00F63065">
        <w:rPr>
          <w:rtl/>
        </w:rPr>
        <w:t xml:space="preserve">: מיא עול מיא נפוק, </w:t>
      </w:r>
      <w:ins w:id="94479" w:author="מנוע מכני" w:date="2026-10-05T11:32:12Z">
        <w:r>
          <w:rPr>
            <w:rtl/>
          </w:rPr>
          <w:t xml:space="preserve">וזה</w:t>
        </w:r>
      </w:ins>
      <w:del w:id="9448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דעכירי - הבלא דבישרא הוא? </w:t>
      </w:r>
    </w:p>
    <w:p>
      <w:pPr>
        <w:pStyle w:val="38"/>
        <w:rPr>
          <w:ins w:id="98939" w:author="מנוע מכני" w:date="2026-10-05T11:32:12Z"/>
        </w:rPr>
      </w:pPr>
      <w:r>
        <w:t>א</w:t>
      </w:r>
      <w:r w:rsidR="00DB5245">
        <w:t xml:space="preserve">"ל</w:t>
      </w:r>
      <w:r w:rsidR="00DB5245">
        <w:t xml:space="preserve"> ל</w:t>
      </w:r>
      <w:ins w:id="90311" w:author="מנוע מכני" w:date="2026-10-05T11:32:12Z">
        <w:r>
          <w:t xml:space="preserve">ר"ש</w:t>
        </w:r>
      </w:ins>
      <w:del w:id="90312" w:author="מנוע מכני" w:date="2026-10-05T11:32:12Z">
        <w:r w:rsidR="00DB5245">
          <w:delText xml:space="preserve">ר''ש</w:delText>
        </w:r>
      </w:del>
      <w:r w:rsidR="00DB5245">
        <w:t xml:space="preserve">:</w:t>
      </w:r>
    </w:p>
    <w:p w14:paraId="70C23DB5" w14:textId="77777777" w:rsidR="00DB5245" w:rsidRDefault="00F63065" w:rsidP="00DB5245">
      <w:pPr>
        <w:rPr>
          <w:rtl/>
        </w:rPr>
      </w:pPr>
      <w:del w:id="98940" w:author="מנוע מכני" w:date="2026-10-05T11:32:12Z">
        <w:r w:rsidR="00DB5245">
          <w:rPr>
            <w:rtl/>
          </w:rPr>
          <w:delText xml:space="preserve"> </w:delText>
        </w:r>
      </w:del>
      <w:r w:rsidR="00DB5245">
        <w:rPr>
          <w:rtl/>
        </w:rPr>
        <w:t xml:space="preserve">תניתוה שהיוצא מן הטמא טמא, והיוצא </w:t>
      </w:r>
      <w:r w:rsidR="00DB5245" w:rsidRPr="00DB5245">
        <w:rPr>
          <w:b/>
          <w:bCs/>
          <w:rtl/>
        </w:rPr>
        <w:t>מן</w:t>
      </w:r>
      <w:r w:rsidR="00DB5245">
        <w:rPr>
          <w:rtl/>
        </w:rPr>
        <w:t xml:space="preserve"> הטהור</w:t>
      </w:r>
      <w:r>
        <w:rPr>
          <w:rtl/>
        </w:rPr>
        <w:t xml:space="preserve"> טהור, </w:t>
      </w:r>
      <w:r w:rsidR="00DB5245">
        <w:rPr>
          <w:rFonts w:hint="cs"/>
          <w:rtl/>
        </w:rPr>
        <w:t xml:space="preserve">ואילו </w:t>
      </w:r>
      <w:r w:rsidR="00DB5245">
        <w:rPr>
          <w:rtl/>
        </w:rPr>
        <w:t xml:space="preserve">מטמא </w:t>
      </w:r>
      <w:r w:rsidR="00DB5245">
        <w:rPr>
          <w:rtl/>
        </w:rPr>
        <w:t xml:space="preserve">לא</w:t>
      </w:r>
      <w:r w:rsidR="00DB5245"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, </w:t>
      </w:r>
    </w:p>
    <w:p w14:paraId="66C63579" w14:textId="77777777" w:rsidR="00B874E6" w:rsidRDefault="00DB5245" w:rsidP="00C5567C">
      <w:pPr>
        <w:pStyle w:val="a"/>
      </w:pPr>
      <w:r w:rsidRPr="00DB5245">
        <w:rPr>
          <w:rFonts w:hint="cs"/>
          <w:rtl/>
        </w:rPr>
        <w:t>ד</w:t>
      </w:r>
      <w:r w:rsidR="00F63065" w:rsidRPr="00DB5245">
        <w:rPr>
          <w:rtl/>
        </w:rPr>
        <w:t>מן</w:t>
      </w:r>
      <w:r w:rsidR="00F63065">
        <w:rPr>
          <w:rtl/>
        </w:rPr>
        <w:t xml:space="preserve"> הטמא - </w:t>
      </w:r>
      <w:ins w:id="94481" w:author="מנוע מכני" w:date="2026-10-05T11:32:12Z">
        <w:r>
          <w:rPr>
            <w:rtl/>
          </w:rPr>
          <w:t xml:space="preserve">ואלו</w:t>
        </w:r>
      </w:ins>
      <w:del w:id="94482" w:author="מנוע מכני" w:date="2026-10-05T11:32:12Z">
        <w:r w:rsidR="00F63065">
          <w:rPr>
            <w:rtl/>
          </w:rPr>
          <w:delText xml:space="preserve">והני</w:delText>
        </w:r>
      </w:del>
      <w:r w:rsidR="00F63065">
        <w:rPr>
          <w:rtl/>
        </w:rPr>
        <w:t xml:space="preserve"> </w:t>
      </w:r>
      <w:ins w:id="93147" w:author="מנוע מכני" w:date="2026-10-05T11:32:12Z">
        <w:r>
          <w:rPr>
            <w:rtl/>
          </w:rPr>
          <w:t xml:space="preserve">גם</w:t>
        </w:r>
      </w:ins>
      <w:del w:id="9314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מינא דטמא הוא</w:t>
      </w:r>
      <w:r w:rsidR="0057284B">
        <w:rPr>
          <w:rtl/>
        </w:rPr>
        <w:t>.</w:t>
      </w:r>
    </w:p>
    <w:p w14:paraId="5CFE5260" w14:textId="77777777" w:rsidR="00DB5245" w:rsidRDefault="00DB5245" w:rsidP="00DB5245">
      <w:pPr>
        <w:pStyle w:val="afff0"/>
        <w:framePr w:wrap="around"/>
        <w:rPr>
          <w:rtl/>
        </w:rPr>
      </w:pPr>
      <w:r>
        <w:rPr>
          <w:rFonts w:hint="cs"/>
          <w:rtl/>
        </w:rPr>
        <w:t>ז:</w:t>
      </w:r>
    </w:p>
    <w:p>
      <w:pPr>
        <w:pStyle w:val="38"/>
        <w:rPr>
          <w:ins w:id="98941" w:author="מנוע מכני" w:date="2026-10-05T11:32:12Z"/>
        </w:rPr>
      </w:pPr>
      <w:r>
        <w:t xml:space="preserve">ו</w:t>
      </w:r>
      <w:ins w:id="90313" w:author="מנוע מכני" w:date="2026-10-05T11:32:12Z">
        <w:r>
          <w:t xml:space="preserve">א"ד</w:t>
        </w:r>
      </w:ins>
      <w:del w:id="90314" w:author="מנוע מכני" w:date="2026-10-05T11:32:12Z">
        <w:r>
          <w:delText xml:space="preserve">א</w:delText>
        </w:r>
        <w:r w:rsidR="00DB5245">
          <w:delText xml:space="preserve">''ד</w:delText>
        </w:r>
      </w:del>
      <w:r>
        <w:t xml:space="preserve">:</w:t>
      </w:r>
    </w:p>
    <w:p w14:paraId="23AB0A8A" w14:textId="77777777" w:rsidR="00DB5245" w:rsidRDefault="00F63065" w:rsidP="00DB5245">
      <w:pPr>
        <w:rPr>
          <w:rtl/>
        </w:rPr>
      </w:pPr>
      <w:del w:id="9894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דסוסים וגמלים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395" w:author="מנוע מכני" w:date="2026-10-05T11:32:12Z">
        <w:r>
          <w:rPr>
            <w:rtl/>
          </w:rPr>
          <w:t xml:space="preserve">צריכה</w:t>
        </w:r>
      </w:ins>
      <w:del w:id="98396" w:author="מנוע מכני" w:date="2026-10-05T11:32:12Z">
        <w:r w:rsidR="00DB5245">
          <w:rPr>
            <w:rtl/>
          </w:rPr>
          <w:delText xml:space="preserve">מיבעיא</w:delText>
        </w:r>
      </w:del>
      <w:r w:rsidR="00DB5245">
        <w:rPr>
          <w:rtl/>
        </w:rPr>
        <w:t xml:space="preserve"> להו </w:t>
      </w:r>
      <w:r>
        <w:rPr>
          <w:rtl/>
        </w:rPr>
        <w:t xml:space="preserve">דלא שתו </w:t>
      </w:r>
      <w:ins w:id="98397" w:author="מנוע מכני" w:date="2026-10-05T11:32:12Z">
        <w:r>
          <w:rPr>
            <w:rtl/>
          </w:rPr>
          <w:t xml:space="preserve">אנשים</w:t>
        </w:r>
      </w:ins>
      <w:del w:id="98398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, </w:t>
      </w:r>
    </w:p>
    <w:p w14:paraId="73C0058E" w14:textId="77777777" w:rsidR="00DB5245" w:rsidRDefault="00DB5245" w:rsidP="00DB5245">
      <w:pPr>
        <w:rPr>
          <w:rtl/>
        </w:rPr>
      </w:pPr>
      <w:ins w:id="98401" w:author="מנוע מכני" w:date="2026-10-05T11:32:12Z">
        <w:r>
          <w:rPr>
            <w:rFonts w:hint="cs"/>
            <w:rtl/>
          </w:rPr>
          <w:t xml:space="preserve">וצריך</w:t>
        </w:r>
      </w:ins>
      <w:del w:id="98402" w:author="מנוע מכני" w:date="2026-10-05T11:32:12Z">
        <w:r>
          <w:rPr>
            <w:rFonts w:hint="cs"/>
            <w:rtl/>
          </w:rPr>
          <w:delText xml:space="preserve">ומיבעי</w:delText>
        </w:r>
      </w:del>
      <w:r>
        <w:rPr>
          <w:rFonts w:hint="cs"/>
          <w:rtl/>
        </w:rPr>
        <w:t xml:space="preserve"> דחמור דשתו </w:t>
      </w:r>
      <w:ins w:id="98399" w:author="מנוע מכני" w:date="2026-10-05T11:32:12Z">
        <w:r>
          <w:rPr>
            <w:rFonts w:hint="cs"/>
            <w:rtl/>
          </w:rPr>
          <w:t xml:space="preserve">אנשים</w:t>
        </w:r>
      </w:ins>
      <w:del w:id="98400" w:author="מנוע מכני" w:date="2026-10-05T11:32:12Z">
        <w:r>
          <w:rPr>
            <w:rFonts w:hint="cs"/>
            <w:rtl/>
          </w:rPr>
          <w:delText xml:space="preserve">אינשי</w:delText>
        </w:r>
      </w:del>
      <w:r>
        <w:rPr>
          <w:rFonts w:hint="cs"/>
          <w:rtl/>
        </w:rPr>
        <w:t xml:space="preserve"> ומועיל לירקון, ואהך </w:t>
      </w:r>
      <w:r>
        <w:rPr>
          <w:rStyle w:val="2fb"/>
          <w:rFonts w:hint="cs"/>
          <w:rtl/>
        </w:rPr>
        <w:t xml:space="preserve">א</w:t>
      </w:r>
      <w:ins w:id="9031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316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תניתוה מן הטמא טמא </w:t>
      </w:r>
      <w:r>
        <w:rPr>
          <w:rFonts w:hint="cs"/>
          <w:rtl/>
        </w:rPr>
        <w:t xml:space="preserve">ו</w:t>
      </w:r>
      <w:ins w:id="90317" w:author="מנוע מכני" w:date="2026-10-05T11:32:12Z">
        <w:r>
          <w:rPr>
            <w:rFonts w:hint="cs"/>
            <w:rtl/>
          </w:rPr>
          <w:t xml:space="preserve">ה"נ</w:t>
        </w:r>
      </w:ins>
      <w:del w:id="90318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מטמא אתי</w:t>
      </w:r>
    </w:p>
    <w:p>
      <w:pPr>
        <w:pStyle w:val="38"/>
        <w:rPr>
          <w:ins w:id="98943" w:author="מנוע מכני" w:date="2026-10-05T11:32:12Z"/>
        </w:rPr>
      </w:pPr>
      <w:r>
        <w:t xml:space="preserve">מיתיבי:</w:t>
      </w:r>
    </w:p>
    <w:p w14:paraId="28A205FC" w14:textId="77777777" w:rsidR="00375DF8" w:rsidRDefault="00F63065" w:rsidP="00375DF8">
      <w:pPr>
        <w:rPr>
          <w:rtl/>
        </w:rPr>
      </w:pPr>
      <w:del w:id="9894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מה אמרו דבש דבורים מותר - מפני שמכניסות אותו לגופן, ואין ממצות אותו מגופן!</w:t>
      </w:r>
    </w:p>
    <w:p w14:paraId="6ACC4F83" w14:textId="77777777" w:rsidR="00B874E6" w:rsidRPr="00CD49A5" w:rsidRDefault="00375DF8" w:rsidP="00C5567C">
      <w:pPr>
        <w:pStyle w:val="a"/>
        <w:rPr>
          <w:rtl/>
        </w:rPr>
      </w:pPr>
      <w:r w:rsidRPr="00CD49A5">
        <w:rPr>
          <w:rFonts w:hint="cs"/>
          <w:rtl/>
        </w:rPr>
        <w:t xml:space="preserve">הוא דאמר </w:t>
      </w:r>
      <w:r w:rsidRPr="00CD49A5">
        <w:rPr>
          <w:rStyle w:val="2fb"/>
          <w:rFonts w:hint="cs"/>
          <w:rtl/>
        </w:rPr>
        <w:t xml:space="preserve">כ</w:t>
      </w:r>
      <w:ins w:id="9031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320" w:author="מנוע מכני" w:date="2026-10-05T11:32:12Z">
        <w:r w:rsidRPr="00CD49A5">
          <w:rPr>
            <w:rFonts w:hint="cs"/>
            <w:rtl/>
          </w:rPr>
          <w:delText xml:space="preserve">ר''י</w:delText>
        </w:r>
      </w:del>
      <w:r w:rsidRPr="00CD49A5">
        <w:rPr>
          <w:rFonts w:hint="cs"/>
          <w:rtl/>
        </w:rPr>
        <w:t xml:space="preserve"> דהתורה התירה דבש </w:t>
      </w:r>
      <w:r w:rsidRPr="00CD49A5">
        <w:rPr>
          <w:rFonts w:hint="cs"/>
          <w:rtl/>
        </w:rPr>
        <w:t xml:space="preserve">דתניא</w:t>
      </w:r>
      <w:r w:rsidRPr="00CD49A5">
        <w:rPr>
          <w:rFonts w:hint="cs"/>
          <w:rtl/>
        </w:rPr>
        <w:t xml:space="preserve"> '</w:t>
      </w:r>
      <w:ins w:id="90097" w:author="מנוע סמנטי" w:date="2026-10-05T11:39:44Z">
        <w:r>
          <w:rPr>
            <w:rStyle w:val="afffff0"/>
            <w:rtl/>
          </w:rPr>
          <w:t xml:space="preserve">אַךְ אֶת זֶה תֹּאכְלוּ מִכֹּל שֶׁרֶץ הָעוֹף</w:t>
        </w:r>
      </w:ins>
      <w:del w:id="90098" w:author="מנוע סמנטי" w:date="2026-10-05T11:39:44Z">
        <w:r w:rsidR="00F63065" w:rsidRPr="00CD49A5">
          <w:rPr>
            <w:rtl/>
          </w:rPr>
          <w:delText xml:space="preserve">אך את זה תאכלו מכל שרץ העוף</w:delText>
        </w:r>
      </w:del>
      <w:r w:rsidRPr="00CD49A5">
        <w:rPr>
          <w:rFonts w:hint="cs"/>
          <w:rtl/>
        </w:rPr>
        <w:t>'</w:t>
      </w:r>
      <w:r w:rsidR="00F63065" w:rsidRPr="00CD49A5">
        <w:rPr>
          <w:rtl/>
        </w:rPr>
        <w:t xml:space="preserve">, זה אתה אוכל, </w:t>
      </w:r>
      <w:r w:rsidRPr="00CD49A5">
        <w:rPr>
          <w:rFonts w:hint="cs"/>
          <w:rtl/>
        </w:rPr>
        <w:t xml:space="preserve">אבל אתה אוכל מה שעוף טמא משריץ והיינו דבש דבורים אבל </w:t>
      </w:r>
      <w:r w:rsidRPr="00CD49A5">
        <w:rPr>
          <w:rFonts w:hint="cs"/>
          <w:rtl/>
        </w:rPr>
        <w:t xml:space="preserve">לא</w:t>
      </w:r>
      <w:r w:rsidRPr="00CD49A5">
        <w:rPr>
          <w:rFonts w:hint="cs"/>
          <w:rtl/>
        </w:rPr>
        <w:t xml:space="preserve"> דבש</w:t>
      </w:r>
      <w:r w:rsidR="00F63065" w:rsidRPr="00CD49A5">
        <w:rPr>
          <w:rtl/>
        </w:rPr>
        <w:t xml:space="preserve"> הגזין והצירעין? שיש לו שם לווי</w:t>
      </w:r>
      <w:r w:rsidR="0057284B" w:rsidRPr="00CD49A5">
        <w:rPr>
          <w:rtl/>
        </w:rPr>
        <w:t>.</w:t>
      </w:r>
    </w:p>
    <w:p>
      <w:pPr>
        <w:pStyle w:val="38"/>
        <w:rPr>
          <w:ins w:id="98945" w:author="מנוע מכני" w:date="2026-10-05T11:32:12Z"/>
        </w:rPr>
      </w:pPr>
      <w:r>
        <w:t xml:space="preserve">והך</w:t>
      </w:r>
    </w:p>
    <w:p w14:paraId="3B1352EB" w14:textId="77777777" w:rsidR="00B874E6" w:rsidRDefault="00375DF8" w:rsidP="00375DF8">
      <w:pPr>
        <w:rPr>
          <w:rtl/>
        </w:rPr>
      </w:pPr>
      <w:del w:id="98946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דתניא</w:t>
      </w:r>
      <w:r w:rsidR="00F63065">
        <w:rPr>
          <w:rtl/>
        </w:rPr>
        <w:t xml:space="preserve"> דבש הגזין והצירעין </w:t>
      </w:r>
      <w:r>
        <w:rPr>
          <w:rtl/>
        </w:rPr>
        <w:t>–</w:t>
      </w:r>
      <w:r w:rsidR="00F63065">
        <w:rPr>
          <w:rtl/>
        </w:rPr>
        <w:t xml:space="preserve"> טהור</w:t>
      </w:r>
      <w:r>
        <w:rPr>
          <w:rFonts w:hint="cs"/>
          <w:rtl/>
        </w:rPr>
        <w:t>[דבעי מחשבה]</w:t>
      </w:r>
      <w:r w:rsidR="00F63065">
        <w:rPr>
          <w:rtl/>
        </w:rPr>
        <w:t xml:space="preserve">, ומותר באכילה - דלא </w:t>
      </w:r>
      <w:r w:rsidR="00F63065">
        <w:rPr>
          <w:rStyle w:val="2fb"/>
          <w:rtl/>
        </w:rPr>
        <w:t xml:space="preserve">כרבי</w:t>
      </w:r>
      <w:r w:rsidR="00F63065">
        <w:rPr>
          <w:rtl/>
        </w:rPr>
        <w:t xml:space="preserve"> יעקב</w:t>
      </w:r>
      <w:r w:rsidR="0057284B">
        <w:rPr>
          <w:rtl/>
        </w:rPr>
        <w:t>.</w:t>
      </w:r>
    </w:p>
    <w:p>
      <w:pPr>
        <w:pStyle w:val="38"/>
        <w:rPr>
          <w:ins w:id="98947" w:author="מנוע מכני" w:date="2026-10-05T11:32:12Z"/>
        </w:rPr>
      </w:pPr>
      <w:r>
        <w:t xml:space="preserve">ות</w:t>
      </w:r>
      <w:ins w:id="90321" w:author="מנוע מכני" w:date="2026-10-05T11:32:12Z">
        <w:r>
          <w:t xml:space="preserve">נ"ה</w:t>
        </w:r>
      </w:ins>
      <w:del w:id="90322" w:author="מנוע מכני" w:date="2026-10-05T11:32:12Z">
        <w:r>
          <w:delText xml:space="preserve">נ''ה</w:delText>
        </w:r>
      </w:del>
      <w:r w:rsidR="00F63065">
        <w:t xml:space="preserve">:</w:t>
      </w:r>
    </w:p>
    <w:p w14:paraId="6F60E4CC" w14:textId="77777777" w:rsidR="00B874E6" w:rsidRDefault="00643E14" w:rsidP="00F63065">
      <w:pPr>
        <w:rPr>
          <w:rtl/>
        </w:rPr>
      </w:pPr>
      <w:del w:id="9894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דבש בכוורתו מטמא טומאת אוכלין שלא במחשבה</w:t>
      </w:r>
      <w:r w:rsidR="0057284B">
        <w:rPr>
          <w:rtl/>
        </w:rPr>
        <w:t>.</w:t>
      </w:r>
    </w:p>
    <w:p w14:paraId="733667BC" w14:textId="77777777" w:rsidR="00375DF8" w:rsidRDefault="00643E14" w:rsidP="00643E14">
      <w:pPr>
        <w:rPr>
          <w:rtl/>
        </w:rPr>
      </w:pPr>
      <w:r>
        <w:rPr>
          <w:rFonts w:hint="cs"/>
          <w:rtl/>
        </w:rPr>
        <w:t>ביצי יחמורה[שפולטת מגופה]</w:t>
      </w:r>
      <w:r w:rsidR="00F63065">
        <w:rPr>
          <w:rtl/>
        </w:rPr>
        <w:t xml:space="preserve">, סבור רבנן </w:t>
      </w:r>
      <w:ins w:id="98403" w:author="מנוע מכני" w:date="2026-10-05T11:32:12Z">
        <w:r>
          <w:rPr>
            <w:rtl/>
          </w:rPr>
          <w:t xml:space="preserve">לומר</w:t>
        </w:r>
      </w:ins>
      <w:del w:id="98404" w:author="מנוע מכני" w:date="2026-10-05T11:32:12Z">
        <w:r w:rsidR="00F63065">
          <w:rPr>
            <w:rtl/>
          </w:rPr>
          <w:delText xml:space="preserve">למימר</w:delText>
        </w:r>
      </w:del>
      <w:r w:rsidR="00F63065">
        <w:rPr>
          <w:rtl/>
        </w:rPr>
        <w:t xml:space="preserve">: ביעי </w:t>
      </w:r>
      <w:ins w:id="94483" w:author="מנוע מכני" w:date="2026-10-05T11:32:12Z">
        <w:r>
          <w:rPr>
            <w:rtl/>
          </w:rPr>
          <w:t xml:space="preserve">הם</w:t>
        </w:r>
      </w:ins>
      <w:del w:id="94484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, ואסירן</w:t>
      </w:r>
      <w:ins w:id="95957" w:author="מנוע מכני" w:date="2026-10-05T11:32:12Z">
        <w:r>
          <w:rPr>
            <w:rtl/>
          </w:rPr>
          <w:t xml:space="preserve">,</w:t>
        </w:r>
      </w:ins>
      <w:del w:id="95958" w:author="מנוע מכני" w:date="2026-10-05T11:32:12Z">
        <w:r w:rsidR="000B5F7F">
          <w:rPr>
            <w:rtl/>
          </w:rPr>
          <w:delText xml:space="preserve">;</w:delText>
        </w:r>
      </w:del>
      <w:r w:rsidR="00375DF8">
        <w:rPr>
          <w:rFonts w:hint="cs"/>
          <w:rtl/>
        </w:rPr>
        <w:t xml:space="preserve"> </w:t>
      </w:r>
    </w:p>
    <w:p>
      <w:pPr>
        <w:pStyle w:val="38"/>
        <w:rPr>
          <w:ins w:id="98949" w:author="מנוע מכני" w:date="2026-10-05T11:32:12Z"/>
        </w:rPr>
      </w:pPr>
      <w:r>
        <w:t>א</w:t>
      </w:r>
      <w:ins w:id="90323" w:author="מנוע מכני" w:date="2026-10-05T11:32:12Z">
        <w:r>
          <w:t xml:space="preserve">ר"ס</w:t>
        </w:r>
      </w:ins>
      <w:del w:id="90324" w:author="מנוע מכני" w:date="2026-10-05T11:32:12Z">
        <w:r w:rsidR="00643E14">
          <w:delText xml:space="preserve">ר''ס</w:delText>
        </w:r>
      </w:del>
      <w:r>
        <w:t xml:space="preserve">:</w:t>
      </w:r>
    </w:p>
    <w:p w14:paraId="09367A6E" w14:textId="77777777" w:rsidR="00B874E6" w:rsidRDefault="00F63065" w:rsidP="002357CF">
      <w:pPr>
        <w:pStyle w:val="011"/>
        <w:rPr>
          <w:rtl/>
        </w:rPr>
      </w:pPr>
      <w:del w:id="9895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זרעא דאיל הוא, דאזיל בתר אילת, ו</w:t>
      </w:r>
      <w:r w:rsidR="00643E14">
        <w:rPr>
          <w:rFonts w:hint="cs"/>
          <w:rtl/>
        </w:rPr>
        <w:t xml:space="preserve">כיון שרחמה צר </w:t>
      </w:r>
      <w:r w:rsidR="00643E14">
        <w:rPr>
          <w:rFonts w:hint="cs"/>
          <w:rtl/>
        </w:rPr>
        <w:t xml:space="preserve">ל</w:t>
      </w:r>
      <w:r>
        <w:rPr>
          <w:rtl/>
        </w:rPr>
        <w:t xml:space="preserve">א</w:t>
      </w:r>
      <w:r>
        <w:rPr>
          <w:rtl/>
        </w:rPr>
        <w:t xml:space="preserve"> </w:t>
      </w:r>
      <w:r w:rsidR="00643E14">
        <w:rPr>
          <w:rtl/>
        </w:rPr>
        <w:t xml:space="preserve">מזדקקא, ואזיל בתר </w:t>
      </w:r>
      <w:ins w:id="90559" w:author="מנוע סמנטי" w:date="2026-10-05T11:39:44Z">
        <w:r>
          <w:rPr>
            <w:rtl/>
          </w:rPr>
          <w:t xml:space="preserve">יחמורה</w:t>
        </w:r>
      </w:ins>
      <w:del w:id="90560" w:author="מנוע סמנטי" w:date="2026-10-05T11:39:44Z">
        <w:r w:rsidR="00643E14">
          <w:rPr>
            <w:rtl/>
          </w:rPr>
          <w:delText xml:space="preserve">יחמורתא</w:delText>
        </w:r>
      </w:del>
      <w:r w:rsidR="00643E14">
        <w:rPr>
          <w:rtl/>
        </w:rPr>
        <w:t xml:space="preserve"> ונ</w:t>
      </w:r>
      <w:r w:rsidR="00643E14">
        <w:rPr>
          <w:rFonts w:hint="cs"/>
          <w:rtl/>
        </w:rPr>
        <w:t>שרי</w:t>
      </w:r>
    </w:p>
    <w:p>
      <w:pPr>
        <w:pStyle w:val="38"/>
        <w:rPr>
          <w:ins w:id="98951" w:author="מנוע מכני" w:date="2026-10-05T11:32:12Z"/>
        </w:rPr>
      </w:pPr>
      <w:r>
        <w:lastRenderedPageBreak/>
        <w:t>·</w:t>
      </w:r>
      <w:r>
        <w:t xml:space="preserve"> א</w:t>
      </w:r>
      <w:ins w:id="90325" w:author="מנוע מכני" w:date="2026-10-05T11:32:12Z">
        <w:r>
          <w:t xml:space="preserve">ר"ה</w:t>
        </w:r>
      </w:ins>
      <w:del w:id="90326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0A038D6E" w14:textId="77777777" w:rsidR="00643E14" w:rsidRDefault="00643E14" w:rsidP="00643E14">
      <w:pPr>
        <w:rPr>
          <w:rtl/>
        </w:rPr>
      </w:pPr>
      <w:del w:id="9895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עור הבא כנגד פניו של חמור - מותר, </w:t>
      </w:r>
      <w:r>
        <w:rPr>
          <w:rFonts w:hint="cs"/>
          <w:rtl/>
        </w:rPr>
        <w:t>-ד</w:t>
      </w:r>
      <w:r w:rsidR="00F63065">
        <w:rPr>
          <w:rtl/>
        </w:rPr>
        <w:t xml:space="preserve">פירשא </w:t>
      </w:r>
      <w:ins w:id="94485" w:author="מנוע מכני" w:date="2026-10-05T11:32:12Z">
        <w:r>
          <w:rPr>
            <w:rtl/>
          </w:rPr>
          <w:t xml:space="preserve">סתם</w:t>
        </w:r>
      </w:ins>
      <w:del w:id="94486" w:author="מנוע מכני" w:date="2026-10-05T11:32:12Z">
        <w:r w:rsidR="00F63065">
          <w:rPr>
            <w:rtl/>
          </w:rPr>
          <w:delText xml:space="preserve">בעלמא</w:delText>
        </w:r>
      </w:del>
      <w:r w:rsidR="00F63065">
        <w:rPr>
          <w:rtl/>
        </w:rPr>
        <w:t xml:space="preserve"> הוא, </w:t>
      </w:r>
    </w:p>
    <w:p>
      <w:pPr>
        <w:pStyle w:val="38"/>
        <w:rPr>
          <w:ins w:id="98953" w:author="מנוע מכני" w:date="2026-10-05T11:32:12Z"/>
        </w:rPr>
      </w:pPr>
      <w:r>
        <w:t xml:space="preserve">א"ל</w:t>
      </w:r>
      <w:r>
        <w:t xml:space="preserve"> </w:t>
      </w:r>
      <w:ins w:id="90327" w:author="מנוע מכני" w:date="2026-10-05T11:32:12Z">
        <w:r>
          <w:t xml:space="preserve">ר"ח</w:t>
        </w:r>
      </w:ins>
      <w:del w:id="90328" w:author="מנוע מכני" w:date="2026-10-05T11:32:12Z">
        <w:r>
          <w:delText xml:space="preserve">ר</w:delText>
        </w:r>
        <w:r w:rsidR="00643E14">
          <w:delText xml:space="preserve">''ח</w:delText>
        </w:r>
      </w:del>
      <w:r>
        <w:t xml:space="preserve">:</w:t>
      </w:r>
    </w:p>
    <w:p w14:paraId="455562AB" w14:textId="77777777" w:rsidR="00643E14" w:rsidRDefault="00F63065" w:rsidP="00643E14">
      <w:pPr>
        <w:rPr>
          <w:rtl/>
        </w:rPr>
      </w:pPr>
      <w:del w:id="9895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תניא</w:t>
      </w:r>
      <w:r>
        <w:rPr>
          <w:rtl/>
        </w:rPr>
        <w:t xml:space="preserve"> דמסייע לך, עור הבא כנגד פניו של אדם, בין חי בין מת - טהור </w:t>
      </w:r>
    </w:p>
    <w:p>
      <w:pPr>
        <w:pStyle w:val="38"/>
        <w:rPr>
          <w:ins w:id="98955" w:author="מנוע מכני" w:date="2026-10-05T11:32:12Z"/>
        </w:rPr>
      </w:pPr>
      <w:r>
        <w:t>ו</w:t>
      </w:r>
      <w:r w:rsidR="00F63065">
        <w:t xml:space="preserve">תניא:</w:t>
      </w:r>
    </w:p>
    <w:p w14:paraId="77B70C50" w14:textId="77777777" w:rsidR="00B874E6" w:rsidRDefault="003C7E66" w:rsidP="003C7E66">
      <w:pPr>
        <w:rPr>
          <w:rtl/>
        </w:rPr>
      </w:pPr>
      <w:del w:id="9895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הוא חי ואמו חיה, בין הוא מת ואמו מתה! </w:t>
      </w:r>
      <w:ins w:id="97701" w:author="מנוע מכני" w:date="2026-10-05T11:32:12Z">
        <w:r>
          <w:rPr>
            <w:rtl/>
          </w:rPr>
          <w:t xml:space="preserve">אם </w:t>
        </w:r>
      </w:ins>
      <w:del w:id="9770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תניא</w:t>
      </w:r>
      <w:r w:rsidR="00F63065">
        <w:rPr>
          <w:rtl/>
        </w:rPr>
        <w:t xml:space="preserve">, </w:t>
      </w:r>
      <w:r w:rsidR="00F63065">
        <w:rPr>
          <w:rtl/>
        </w:rPr>
        <w:t xml:space="preserve">תניא</w:t>
      </w:r>
      <w:r w:rsidR="0057284B">
        <w:rPr>
          <w:rtl/>
        </w:rPr>
        <w:t>.</w:t>
      </w:r>
    </w:p>
    <w:p w14:paraId="4460633B" w14:textId="77777777" w:rsidR="0057284B" w:rsidRDefault="0057284B" w:rsidP="0057284B">
      <w:pPr>
        <w:pStyle w:val="affffd"/>
        <w:jc w:val="center"/>
        <w:rPr>
          <w:rtl/>
        </w:rPr>
        <w:pPrChange w:id="9036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59" w:author="מנוע מכני" w:date="2026-10-05T11:32:12Z">
        <w:r>
          <w:rPr>
            <w:rtl/>
          </w:rPr>
          <w:t xml:space="preserve"> </w:t>
        </w:r>
      </w:ins>
      <w:del w:id="959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61" w:author="מנוע מכני" w:date="2026-10-05T11:32:12Z">
        <w:r>
          <w:rPr>
            <w:rtl/>
          </w:rPr>
          <w:t xml:space="preserve"> </w:t>
        </w:r>
      </w:ins>
      <w:del w:id="959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0CBA62D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FB2DAB9" w14:textId="77777777" w:rsidR="003C7E66" w:rsidRDefault="00F63065" w:rsidP="003C7E66">
      <w:pPr>
        <w:pStyle w:val="afff5"/>
        <w:rPr>
          <w:rtl/>
        </w:rPr>
      </w:pPr>
      <w:r>
        <w:rPr>
          <w:rtl/>
        </w:rPr>
        <w:t xml:space="preserve">דג טמא שבלע דג טהור - מותר באכילה, </w:t>
      </w:r>
    </w:p>
    <w:p w14:paraId="6B7DC4E5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וטהור שבלע דג טמא - אסור באכילה, לפי שאינו גידולו</w:t>
      </w:r>
      <w:r w:rsidR="0057284B">
        <w:rPr>
          <w:rtl/>
        </w:rPr>
        <w:t>.</w:t>
      </w:r>
    </w:p>
    <w:p w14:paraId="52F76F4A" w14:textId="77777777" w:rsidR="0057284B" w:rsidRDefault="0057284B" w:rsidP="0057284B">
      <w:pPr>
        <w:pStyle w:val="affffd"/>
        <w:jc w:val="center"/>
        <w:rPr>
          <w:rtl/>
        </w:rPr>
        <w:pPrChange w:id="9036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63" w:author="מנוע מכני" w:date="2026-10-05T11:32:12Z">
        <w:r>
          <w:rPr>
            <w:rtl/>
          </w:rPr>
          <w:t xml:space="preserve"> </w:t>
        </w:r>
      </w:ins>
      <w:del w:id="959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65" w:author="מנוע מכני" w:date="2026-10-05T11:32:12Z">
        <w:r>
          <w:rPr>
            <w:rtl/>
          </w:rPr>
          <w:t xml:space="preserve"> </w:t>
        </w:r>
      </w:ins>
      <w:del w:id="959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9754B83" w14:textId="77777777" w:rsidR="003C7E66" w:rsidRDefault="00F63065" w:rsidP="003C7E66">
      <w:pPr>
        <w:rPr>
          <w:rtl/>
        </w:rPr>
      </w:pPr>
      <w:r>
        <w:rPr>
          <w:rtl/>
        </w:rPr>
        <w:t>טעמא דח</w:t>
      </w:r>
      <w:r w:rsidR="003C7E66">
        <w:rPr>
          <w:rtl/>
        </w:rPr>
        <w:t xml:space="preserve">זיניה דבלע, הא </w:t>
      </w:r>
      <w:r w:rsidR="003C7E66">
        <w:rPr>
          <w:rtl/>
        </w:rPr>
        <w:t xml:space="preserve">לא</w:t>
      </w:r>
      <w:r w:rsidR="003C7E66">
        <w:rPr>
          <w:rtl/>
        </w:rPr>
        <w:t xml:space="preserve"> חזיניה דבלע </w:t>
      </w:r>
      <w:ins w:id="93149" w:author="מנוע מכני" w:date="2026-10-05T11:32:12Z">
        <w:r>
          <w:rPr>
            <w:rtl/>
          </w:rPr>
          <w:t xml:space="preserve">אמרו</w:t>
        </w:r>
      </w:ins>
      <w:del w:id="93150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 </w:t>
      </w:r>
      <w:r w:rsidR="003C7E66">
        <w:rPr>
          <w:rFonts w:hint="cs"/>
          <w:rtl/>
        </w:rPr>
        <w:t>דאשריץ</w:t>
      </w:r>
      <w:r>
        <w:rPr>
          <w:rtl/>
        </w:rPr>
        <w:t xml:space="preserve">, </w:t>
      </w:r>
      <w:r w:rsidR="003C7E66">
        <w:rPr>
          <w:rFonts w:hint="cs"/>
          <w:rtl/>
        </w:rPr>
        <w:t>כדתניא טמא משריץ טהור מטיל ביצים</w:t>
      </w:r>
    </w:p>
    <w:p>
      <w:pPr>
        <w:pStyle w:val="38"/>
        <w:rPr>
          <w:ins w:id="98957" w:author="מנוע מכני" w:date="2026-10-05T11:32:12Z"/>
        </w:rPr>
      </w:pPr>
      <w:r>
        <w:t xml:space="preserve">ויקשה</w:t>
      </w:r>
    </w:p>
    <w:p w14:paraId="23DED46E" w14:textId="77777777" w:rsidR="003C7E66" w:rsidRDefault="003C7E66" w:rsidP="003C7E66">
      <w:pPr>
        <w:rPr>
          <w:rtl/>
        </w:rPr>
      </w:pPr>
      <w:del w:id="98958" w:author="מנוע מכני" w:date="2026-10-05T11:32:12Z">
        <w:r>
          <w:rPr>
            <w:rFonts w:hint="cs"/>
            <w:rtl/>
          </w:rPr>
          <w:delText xml:space="preserve"> </w:delText>
        </w:r>
      </w:del>
      <w:ins w:id="93151" w:author="מנוע מכני" w:date="2026-10-05T11:32:12Z">
        <w:r>
          <w:rPr>
            <w:rFonts w:hint="cs"/>
            <w:rtl/>
          </w:rPr>
          <w:t xml:space="preserve">דא"כ</w:t>
        </w:r>
      </w:ins>
      <w:del w:id="93152" w:author="מנוע מכני" w:date="2026-10-05T11:32:12Z">
        <w:r>
          <w:rPr>
            <w:rFonts w:hint="cs"/>
            <w:rtl/>
          </w:rPr>
          <w:delText xml:space="preserve">דאי הכי</w:delText>
        </w:r>
      </w:del>
      <w:r>
        <w:rPr>
          <w:rFonts w:hint="cs"/>
          <w:rtl/>
        </w:rPr>
        <w:t xml:space="preserve"> כשראינו ש</w:t>
      </w:r>
      <w:r w:rsidR="00F63065">
        <w:rPr>
          <w:rtl/>
        </w:rPr>
        <w:t xml:space="preserve">בלע אמרי' </w:t>
      </w:r>
      <w:ins w:id="94487" w:author="מנוע מכני" w:date="2026-10-05T11:32:12Z">
        <w:r>
          <w:rPr>
            <w:rtl/>
          </w:rPr>
          <w:t xml:space="preserve">זה</w:t>
        </w:r>
      </w:ins>
      <w:del w:id="94488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איעכלא, </w:t>
      </w:r>
      <w:ins w:id="94489" w:author="מנוע מכני" w:date="2026-10-05T11:32:12Z">
        <w:r>
          <w:rPr>
            <w:rtl/>
          </w:rPr>
          <w:t xml:space="preserve">וזה</w:t>
        </w:r>
      </w:ins>
      <w:del w:id="9449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אשרוצי אשריץ! </w:t>
      </w:r>
    </w:p>
    <w:p>
      <w:pPr>
        <w:pStyle w:val="38"/>
        <w:rPr>
          <w:ins w:id="98959" w:author="מנוע מכני" w:date="2026-10-05T11:32:12Z"/>
        </w:rPr>
      </w:pPr>
      <w:r>
        <w:t>א</w:t>
      </w:r>
      <w:ins w:id="90329" w:author="מנוע מכני" w:date="2026-10-05T11:32:12Z">
        <w:r>
          <w:t xml:space="preserve">ר"ש</w:t>
        </w:r>
      </w:ins>
      <w:del w:id="90330" w:author="מנוע מכני" w:date="2026-10-05T11:32:12Z">
        <w:r w:rsidR="003C7E66">
          <w:delText xml:space="preserve">ר''ש</w:delText>
        </w:r>
      </w:del>
      <w:r>
        <w:t xml:space="preserve">:</w:t>
      </w:r>
    </w:p>
    <w:p w14:paraId="368852E8" w14:textId="77777777" w:rsidR="003C7E66" w:rsidRDefault="00F63065" w:rsidP="003C7E66">
      <w:pPr>
        <w:rPr>
          <w:rtl/>
        </w:rPr>
      </w:pPr>
      <w:del w:id="989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דרך הריעי, </w:t>
      </w:r>
    </w:p>
    <w:p>
      <w:pPr>
        <w:pStyle w:val="38"/>
        <w:rPr>
          <w:ins w:id="98961" w:author="מנוע מכני" w:date="2026-10-05T11:32:12Z"/>
        </w:rPr>
      </w:pPr>
      <w:ins w:id="90331" w:author="מנוע מכני" w:date="2026-10-05T11:32:12Z">
        <w:r>
          <w:t xml:space="preserve">ר"פ</w:t>
        </w:r>
      </w:ins>
      <w:del w:id="90332" w:author="מנוע מכני" w:date="2026-10-05T11:32:12Z">
        <w:r>
          <w:delText xml:space="preserve">ר</w:delText>
        </w:r>
        <w:r w:rsidR="003C7E66">
          <w:delText xml:space="preserve">''פ</w:delText>
        </w:r>
      </w:del>
      <w:r>
        <w:t xml:space="preserve">:</w:t>
      </w:r>
    </w:p>
    <w:p w14:paraId="26E16B0B" w14:textId="77777777" w:rsidR="003C7E66" w:rsidRDefault="00F63065" w:rsidP="003C7E66">
      <w:pPr>
        <w:rPr>
          <w:rtl/>
        </w:rPr>
      </w:pPr>
      <w:del w:id="9896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דרך בית הבליעה, </w:t>
      </w:r>
    </w:p>
    <w:p>
      <w:pPr>
        <w:pStyle w:val="38"/>
        <w:rPr>
          <w:ins w:id="98963" w:author="מנוע מכני" w:date="2026-10-05T11:32:12Z"/>
        </w:rPr>
      </w:pPr>
      <w:ins w:id="92773" w:author="מנוע מכני" w:date="2026-10-05T11:32:12Z">
        <w:r>
          <w:t xml:space="preserve">ר"נ</w:t>
        </w:r>
      </w:ins>
      <w:del w:id="92774" w:author="מנוע מכני" w:date="2026-10-05T11:32:12Z">
        <w:r>
          <w:delText xml:space="preserve">רב נחמן</w:delText>
        </w:r>
      </w:del>
      <w:del w:id="100891" w:author="מנוע מכני" w:date="2026-10-05T11:32:12Z">
        <w:r>
          <w:delText xml:space="preserve"> אמר</w:delText>
        </w:r>
      </w:del>
      <w:r>
        <w:t xml:space="preserve">:</w:t>
      </w:r>
    </w:p>
    <w:p w14:paraId="30D459E4" w14:textId="77777777" w:rsidR="003C7E66" w:rsidRDefault="00F63065" w:rsidP="003C7E66">
      <w:pPr>
        <w:rPr>
          <w:rtl/>
        </w:rPr>
      </w:pPr>
      <w:del w:id="9896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שלם, </w:t>
      </w:r>
    </w:p>
    <w:p>
      <w:pPr>
        <w:pStyle w:val="38"/>
        <w:rPr>
          <w:ins w:id="98965" w:author="מנוע מכני" w:date="2026-10-05T11:32:12Z"/>
        </w:rPr>
      </w:pPr>
      <w:r>
        <w:t xml:space="preserve">רב אשי</w:t>
      </w:r>
      <w:del w:id="100892" w:author="מנוע מכני" w:date="2026-10-05T11:32:12Z">
        <w:r>
          <w:delText xml:space="preserve"> אמר</w:delText>
        </w:r>
      </w:del>
      <w:r>
        <w:t xml:space="preserve">:</w:t>
      </w:r>
    </w:p>
    <w:p w14:paraId="5D8951F3" w14:textId="77777777" w:rsidR="00B874E6" w:rsidRDefault="00F63065" w:rsidP="003C7E66">
      <w:pPr>
        <w:rPr>
          <w:rtl/>
        </w:rPr>
      </w:pPr>
      <w:del w:id="9896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רוב דגים </w:t>
      </w:r>
      <w:ins w:id="90561" w:author="מנוע סמנטי" w:date="2026-10-05T11:39:44Z">
        <w:r>
          <w:rPr>
            <w:rtl/>
          </w:rPr>
          <w:t xml:space="preserve">במינם</w:t>
        </w:r>
      </w:ins>
      <w:del w:id="90562" w:author="מנוע סמנטי" w:date="2026-10-05T11:39:44Z">
        <w:r>
          <w:rPr>
            <w:rtl/>
          </w:rPr>
          <w:delText xml:space="preserve">במינן</w:delText>
        </w:r>
      </w:del>
      <w:r>
        <w:rPr>
          <w:rtl/>
        </w:rPr>
        <w:t xml:space="preserve"> משריצין, וכמי שבלע לפנינו דמי</w:t>
      </w:r>
      <w:r w:rsidR="0057284B">
        <w:rPr>
          <w:rtl/>
        </w:rPr>
        <w:t>.</w:t>
      </w:r>
    </w:p>
    <w:p>
      <w:pPr>
        <w:pStyle w:val="38"/>
        <w:rPr>
          <w:ins w:id="98968" w:author="מנוע מכני" w:date="2026-10-05T11:32:12Z"/>
        </w:rPr>
      </w:pPr>
      <w:del w:id="98967" w:author="מנוע מכני" w:date="2026-10-05T11:32:12Z">
        <w:r>
          <w:delText xml:space="preserve">•</w:delText>
        </w:r>
      </w:del>
      <w:r>
        <w:t xml:space="preserve"> </w:t>
      </w:r>
      <w:r w:rsidR="00F63065">
        <w:t xml:space="preserve">ת"ר:</w:t>
      </w:r>
    </w:p>
    <w:p w14:paraId="7819B41C" w14:textId="77777777" w:rsidR="003C7E66" w:rsidRDefault="003C7E66" w:rsidP="00F63065">
      <w:pPr>
        <w:rPr>
          <w:rtl/>
        </w:rPr>
      </w:pPr>
      <w:del w:id="9896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tl/>
        </w:rPr>
        <w:tab/>
      </w:r>
      <w:r w:rsidR="00F63065">
        <w:rPr>
          <w:rtl/>
        </w:rPr>
        <w:t xml:space="preserve">דג טמא - משריץ, דג טהור - מטיל ביצים, כל המוליד מניק, </w:t>
      </w:r>
    </w:p>
    <w:p w14:paraId="0D1F9867" w14:textId="77777777" w:rsidR="00B874E6" w:rsidRDefault="003C7E66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>וכל המטיל ביצים מלקט, חוץ מעטלף, ש</w:t>
      </w:r>
      <w:r w:rsidR="00FA1A10">
        <w:rPr>
          <w:rtl/>
        </w:rPr>
        <w:t>אע"פ</w:t>
      </w:r>
      <w:r w:rsidR="00F63065">
        <w:rPr>
          <w:rtl/>
        </w:rPr>
        <w:t xml:space="preserve"> שמטיל ביצים מניק</w:t>
      </w:r>
      <w:r w:rsidR="0057284B">
        <w:rPr>
          <w:rtl/>
        </w:rPr>
        <w:t>.</w:t>
      </w:r>
    </w:p>
    <w:p w14:paraId="10264F35" w14:textId="77777777" w:rsidR="003C7E66" w:rsidRDefault="003C7E66" w:rsidP="003C7E66">
      <w:pPr>
        <w:pStyle w:val="afff0"/>
        <w:framePr w:wrap="around"/>
        <w:rPr>
          <w:rtl/>
        </w:rPr>
      </w:pPr>
      <w:r>
        <w:rPr>
          <w:rFonts w:hint="cs"/>
          <w:rtl/>
        </w:rPr>
        <w:t>ח.</w:t>
      </w:r>
    </w:p>
    <w:p w14:paraId="28B9690A" w14:textId="77777777" w:rsidR="00B874E6" w:rsidRDefault="00F63065" w:rsidP="00F63065">
      <w:pPr>
        <w:rPr>
          <w:rtl/>
        </w:rPr>
      </w:pPr>
      <w:r>
        <w:rPr>
          <w:rtl/>
        </w:rPr>
        <w:t xml:space="preserve">הדולפנין </w:t>
      </w:r>
      <w:r w:rsidR="003C7E66">
        <w:rPr>
          <w:rFonts w:hint="cs"/>
          <w:rtl/>
        </w:rPr>
        <w:t xml:space="preserve">[בני ימא] </w:t>
      </w:r>
      <w:r>
        <w:rPr>
          <w:rtl/>
        </w:rPr>
        <w:t xml:space="preserve">פרין </w:t>
      </w:r>
      <w:r>
        <w:rPr>
          <w:rStyle w:val="2fb"/>
          <w:rtl/>
        </w:rPr>
        <w:t xml:space="preserve">ורבין</w:t>
      </w:r>
      <w:r>
        <w:rPr>
          <w:rtl/>
        </w:rPr>
        <w:t xml:space="preserve"> כבני אדם</w:t>
      </w:r>
      <w:r w:rsidR="0057284B">
        <w:rPr>
          <w:rtl/>
        </w:rPr>
        <w:t>.</w:t>
      </w:r>
    </w:p>
    <w:p w14:paraId="6BFF74BB" w14:textId="77777777" w:rsidR="003C7E66" w:rsidRDefault="003C7E66" w:rsidP="00F63065">
      <w:pPr>
        <w:rPr>
          <w:rtl/>
        </w:rPr>
      </w:pPr>
      <w:r>
        <w:rPr>
          <w:rFonts w:hint="cs"/>
          <w:rtl/>
        </w:rPr>
        <w:t xml:space="preserve">כל שזכרותו מבחוץ מוליד, מבפנים מטיל ביצים. </w:t>
      </w:r>
    </w:p>
    <w:p w14:paraId="422E0A71" w14:textId="77777777" w:rsidR="003C7E66" w:rsidRDefault="003C7E66" w:rsidP="00F63065">
      <w:pPr>
        <w:rPr>
          <w:rtl/>
        </w:rPr>
      </w:pPr>
      <w:r>
        <w:rPr>
          <w:rFonts w:hint="cs"/>
          <w:rtl/>
        </w:rPr>
        <w:t xml:space="preserve">[ולא כל שביציו בחוץ </w:t>
      </w:r>
      <w:ins w:id="93153" w:author="מנוע מכני" w:date="2026-10-05T11:32:12Z">
        <w:r>
          <w:rPr>
            <w:rFonts w:hint="cs"/>
            <w:rtl/>
          </w:rPr>
          <w:t xml:space="preserve">שהרי</w:t>
        </w:r>
      </w:ins>
      <w:del w:id="9315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אווז ואווז בר כלאיים זה בזה מפני שזה ביציו בפנים וזה בחוץ] </w:t>
      </w:r>
    </w:p>
    <w:p w14:paraId="7B536917" w14:textId="77777777" w:rsidR="003C7E66" w:rsidRDefault="003C7E66" w:rsidP="00F63065">
      <w:pPr>
        <w:rPr>
          <w:rtl/>
        </w:rPr>
      </w:pPr>
      <w:r>
        <w:rPr>
          <w:rtl/>
        </w:rPr>
        <w:t>כל שתשמישו ביום</w:t>
      </w:r>
      <w:r w:rsidR="00F63065">
        <w:rPr>
          <w:rtl/>
        </w:rPr>
        <w:t xml:space="preserve"> יולד ביום, בלילה - יולד בלילה, </w:t>
      </w:r>
    </w:p>
    <w:p w14:paraId="49F3819B" w14:textId="77777777" w:rsidR="00B874E6" w:rsidRDefault="00F63065" w:rsidP="00F63065">
      <w:pPr>
        <w:rPr>
          <w:rtl/>
        </w:rPr>
      </w:pPr>
      <w:r>
        <w:rPr>
          <w:rtl/>
        </w:rPr>
        <w:t>כל שתשמישו בין ביום בין בלילה - יולד בין ביום בין בלילה</w:t>
      </w:r>
      <w:r w:rsidR="0057284B">
        <w:rPr>
          <w:rtl/>
        </w:rPr>
        <w:t>.</w:t>
      </w:r>
    </w:p>
    <w:p w14:paraId="1DBFE0AA" w14:textId="77777777" w:rsidR="003C7E66" w:rsidRDefault="00F63065" w:rsidP="00F63065">
      <w:pPr>
        <w:rPr>
          <w:rtl/>
        </w:rPr>
      </w:pPr>
      <w:r>
        <w:rPr>
          <w:rtl/>
        </w:rPr>
        <w:t xml:space="preserve">תשמישו ביום - יולד ביום - תרנגול, </w:t>
      </w:r>
    </w:p>
    <w:p w14:paraId="651AACED" w14:textId="77777777" w:rsidR="003C7E66" w:rsidRDefault="00F63065" w:rsidP="00F63065">
      <w:pPr>
        <w:rPr>
          <w:rtl/>
        </w:rPr>
      </w:pPr>
      <w:r>
        <w:rPr>
          <w:rtl/>
        </w:rPr>
        <w:t xml:space="preserve">בלילה יולד בלילה - עטלף, </w:t>
      </w:r>
    </w:p>
    <w:p w14:paraId="4B68F1C3" w14:textId="77777777" w:rsidR="003C7E66" w:rsidRDefault="00F63065" w:rsidP="00F63065">
      <w:pPr>
        <w:rPr>
          <w:rtl/>
        </w:rPr>
      </w:pPr>
      <w:r>
        <w:rPr>
          <w:rtl/>
        </w:rPr>
        <w:t xml:space="preserve">תשמישו בין ביום בין בלילה יולד בין ביום בין בלילה - אדם וכל דדמי </w:t>
      </w:r>
      <w:ins w:id="94491" w:author="מנוע מכני" w:date="2026-10-05T11:32:12Z">
        <w:r>
          <w:rPr>
            <w:rtl/>
          </w:rPr>
          <w:t xml:space="preserve">לו</w:t>
        </w:r>
      </w:ins>
      <w:del w:id="94492" w:author="מנוע מכני" w:date="2026-10-05T11:32:12Z">
        <w:r>
          <w:rPr>
            <w:rtl/>
          </w:rPr>
          <w:delText xml:space="preserve">ליה</w:delText>
        </w:r>
      </w:del>
      <w:ins w:id="95967" w:author="מנוע מכני" w:date="2026-10-05T11:32:12Z">
        <w:r>
          <w:rPr>
            <w:rtl/>
          </w:rPr>
          <w:t xml:space="preserve">,</w:t>
        </w:r>
      </w:ins>
      <w:del w:id="9596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970" w:author="מנוע מכני" w:date="2026-10-05T11:32:12Z"/>
        </w:rPr>
      </w:pPr>
      <w:r>
        <w:t xml:space="preserve">נפ</w:t>
      </w:r>
      <w:ins w:id="90333" w:author="מנוע מכני" w:date="2026-10-05T11:32:12Z">
        <w:r>
          <w:t xml:space="preserve">ק"מ</w:t>
        </w:r>
      </w:ins>
      <w:del w:id="90334" w:author="מנוע מכני" w:date="2026-10-05T11:32:12Z">
        <w:r>
          <w:delText xml:space="preserve">ק''מ</w:delText>
        </w:r>
      </w:del>
      <w:r>
        <w:t xml:space="preserve"> לרמבד</w:t>
      </w:r>
      <w:ins w:id="90335" w:author="מנוע מכני" w:date="2026-10-05T11:32:12Z">
        <w:r>
          <w:t xml:space="preserve">ר"כ</w:t>
        </w:r>
      </w:ins>
      <w:del w:id="90336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140FB4BD" w14:textId="77777777" w:rsidR="003C7E66" w:rsidRDefault="003C7E66" w:rsidP="00A1192C">
      <w:pPr>
        <w:rPr>
          <w:rtl/>
        </w:rPr>
      </w:pPr>
      <w:del w:id="989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בדק בקינה של תרנגולין מערב יום טוב ולא מצא בה ביצה, ולמחר השכים ומצא בה ביצה - מותרת באכילה ביום טוב,</w:t>
      </w:r>
      <w:r w:rsidR="00A1192C">
        <w:rPr>
          <w:rFonts w:hint="cs"/>
          <w:rtl/>
        </w:rPr>
        <w:t xml:space="preserve"> </w:t>
      </w:r>
      <w:ins w:id="98405" w:author="מנוע מכני" w:date="2026-10-05T11:32:12Z">
        <w:r>
          <w:rPr>
            <w:rFonts w:hint="cs"/>
            <w:rtl/>
          </w:rPr>
          <w:t xml:space="preserve">דאמור</w:t>
        </w:r>
      </w:ins>
      <w:del w:id="98406" w:author="מנוע מכני" w:date="2026-10-05T11:32:12Z">
        <w:r w:rsidR="00A1192C"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אימר</w:delText>
        </w:r>
      </w:del>
      <w:r w:rsidR="00F63065">
        <w:rPr>
          <w:rtl/>
        </w:rPr>
        <w:t xml:space="preserve"> יצתה רובה וחזרה </w:t>
      </w:r>
      <w:ins w:id="98085" w:author="מנוע מכני" w:date="2026-10-05T11:32:12Z">
        <w:r>
          <w:rPr>
            <w:rtl/>
          </w:rPr>
          <w:t xml:space="preserve">היה</w:t>
        </w:r>
      </w:ins>
      <w:del w:id="98086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972" w:author="מנוע מכני" w:date="2026-10-05T11:32:12Z"/>
        </w:rPr>
      </w:pPr>
      <w:r>
        <w:t xml:space="preserve">וכדר</w:t>
      </w:r>
      <w:ins w:id="90337" w:author="מנוע מכני" w:date="2026-10-05T11:32:12Z">
        <w:r>
          <w:t xml:space="preserve">י"ו</w:t>
        </w:r>
      </w:ins>
      <w:del w:id="90338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3995638B" w14:textId="77777777" w:rsidR="00B874E6" w:rsidRDefault="003C7E66" w:rsidP="003C7E66">
      <w:pPr>
        <w:rPr>
          <w:rtl/>
        </w:rPr>
      </w:pPr>
      <w:del w:id="9897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ביצה שיצתה רובה מערב יום טוב וחוזרת - מותרת לאוכלה ביום טוב</w:t>
      </w:r>
      <w:r w:rsidR="0057284B">
        <w:rPr>
          <w:rtl/>
        </w:rPr>
        <w:t>.</w:t>
      </w:r>
    </w:p>
    <w:p w14:paraId="33189DC5" w14:textId="77777777" w:rsidR="00A1192C" w:rsidRDefault="00A1192C" w:rsidP="00F63065">
      <w:pPr>
        <w:rPr>
          <w:rtl/>
        </w:rPr>
      </w:pPr>
      <w:r>
        <w:rPr>
          <w:rtl/>
        </w:rPr>
        <w:t xml:space="preserve">• </w:t>
      </w:r>
      <w:r w:rsidR="00F63065">
        <w:rPr>
          <w:rtl/>
        </w:rPr>
        <w:t xml:space="preserve">כל שתשמישו ועיבורו שוה יולדים ומגדלים זה מזה, </w:t>
      </w:r>
    </w:p>
    <w:p w14:paraId="526952FA" w14:textId="77777777" w:rsidR="00B874E6" w:rsidRDefault="00F63065" w:rsidP="00F63065">
      <w:pPr>
        <w:rPr>
          <w:rtl/>
        </w:rPr>
      </w:pPr>
      <w:r>
        <w:rPr>
          <w:rtl/>
        </w:rPr>
        <w:t>הכל משמשין פנים כנגד עורף, חוץ משלשה שמשמשין פנים כנגד פנים, ואלו הן: דג ואדם ונחש</w:t>
      </w:r>
      <w:r w:rsidR="0057284B">
        <w:rPr>
          <w:rtl/>
        </w:rPr>
        <w:t>.</w:t>
      </w:r>
    </w:p>
    <w:p>
      <w:pPr>
        <w:pStyle w:val="38"/>
        <w:rPr>
          <w:ins w:id="98974" w:author="מנוע מכני" w:date="2026-10-05T11:32:12Z"/>
        </w:rPr>
      </w:pPr>
      <w:ins w:id="93155" w:author="מנוע מכני" w:date="2026-10-05T11:32:12Z">
        <w:r>
          <w:t xml:space="preserve">אמרו</w:t>
        </w:r>
      </w:ins>
      <w:del w:id="93156" w:author="מנוע מכני" w:date="2026-10-05T11:32:12Z">
        <w:r>
          <w:delText xml:space="preserve">אמרי</w:delText>
        </w:r>
      </w:del>
      <w:r>
        <w:t xml:space="preserve"> במערבא:</w:t>
      </w:r>
    </w:p>
    <w:p w14:paraId="2DA11471" w14:textId="77777777" w:rsidR="00B874E6" w:rsidRDefault="00F63065" w:rsidP="00F63065">
      <w:pPr>
        <w:rPr>
          <w:rtl/>
        </w:rPr>
      </w:pPr>
      <w:del w:id="989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ודיברה עמהם שכינה</w:t>
      </w:r>
      <w:r w:rsidR="0057284B">
        <w:rPr>
          <w:rtl/>
        </w:rPr>
        <w:t>.</w:t>
      </w:r>
    </w:p>
    <w:p>
      <w:pPr>
        <w:pStyle w:val="38"/>
        <w:rPr>
          <w:ins w:id="98977" w:author="מנוע מכני" w:date="2026-10-05T11:32:12Z"/>
        </w:rPr>
      </w:pPr>
      <w:del w:id="98976" w:author="מנוע מכני" w:date="2026-10-05T11:32:12Z">
        <w:r>
          <w:delText xml:space="preserve">•</w:delText>
        </w:r>
      </w:del>
      <w:r>
        <w:t xml:space="preserve"> </w:t>
      </w:r>
      <w:r w:rsidR="00F63065">
        <w:t xml:space="preserve">תנא:</w:t>
      </w:r>
    </w:p>
    <w:p w14:paraId="179A01CE" w14:textId="77777777" w:rsidR="00A1192C" w:rsidRDefault="00A1192C" w:rsidP="00F63065">
      <w:pPr>
        <w:rPr>
          <w:rtl/>
        </w:rPr>
      </w:pPr>
      <w:del w:id="9897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גמל - אחור כנגד אחור: </w:t>
      </w:r>
    </w:p>
    <w:p>
      <w:pPr>
        <w:pStyle w:val="38"/>
        <w:rPr>
          <w:ins w:id="98980" w:author="מנוע מכני" w:date="2026-10-05T11:32:12Z"/>
        </w:rPr>
      </w:pPr>
      <w:del w:id="98979" w:author="מנוע מכני" w:date="2026-10-05T11:32:12Z">
        <w:r>
          <w:lastRenderedPageBreak/>
          <w:delText xml:space="preserve">•</w:delText>
        </w:r>
      </w:del>
      <w:r>
        <w:lastRenderedPageBreak/>
        <w:t xml:space="preserve"> </w:t>
      </w:r>
      <w:r w:rsidR="00F63065">
        <w:t xml:space="preserve">ת"ר:</w:t>
      </w:r>
    </w:p>
    <w:p w14:paraId="0A43EBA5" w14:textId="77777777" w:rsidR="00A1192C" w:rsidRDefault="00A1192C" w:rsidP="00F63065">
      <w:pPr>
        <w:rPr>
          <w:rtl/>
        </w:rPr>
      </w:pPr>
      <w:del w:id="989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תרנגולת לעשרים ואחד יום וכנגדה באילן - לוז, </w:t>
      </w:r>
    </w:p>
    <w:p w14:paraId="6AB3C812" w14:textId="77777777" w:rsidR="00A1192C" w:rsidRDefault="00F63065" w:rsidP="00F63065">
      <w:pPr>
        <w:rPr>
          <w:rtl/>
        </w:rPr>
      </w:pPr>
      <w:r>
        <w:rPr>
          <w:rtl/>
        </w:rPr>
        <w:t xml:space="preserve">כלב לחמשים יום, וכנגדו באילן - תאינה, </w:t>
      </w:r>
    </w:p>
    <w:p w14:paraId="0E0F3E0C" w14:textId="77777777" w:rsidR="00A1192C" w:rsidRDefault="00F63065" w:rsidP="00F63065">
      <w:pPr>
        <w:rPr>
          <w:rtl/>
        </w:rPr>
      </w:pPr>
      <w:r>
        <w:rPr>
          <w:rtl/>
        </w:rPr>
        <w:t xml:space="preserve">חתול לחמשים ושנים יום, וכנגדו באילן - תות, </w:t>
      </w:r>
    </w:p>
    <w:p w14:paraId="79CC0E39" w14:textId="77777777" w:rsidR="00A1192C" w:rsidRDefault="00F63065" w:rsidP="00F63065">
      <w:pPr>
        <w:rPr>
          <w:rtl/>
        </w:rPr>
      </w:pPr>
      <w:r>
        <w:rPr>
          <w:rtl/>
        </w:rPr>
        <w:t xml:space="preserve">חזיר לששים יום, כנגדו באילן - תפוח, </w:t>
      </w:r>
    </w:p>
    <w:p w14:paraId="244AA5EE" w14:textId="77777777" w:rsidR="00A1192C" w:rsidRDefault="00F63065" w:rsidP="00F63065">
      <w:pPr>
        <w:rPr>
          <w:rtl/>
        </w:rPr>
      </w:pPr>
      <w:r>
        <w:rPr>
          <w:rtl/>
        </w:rPr>
        <w:t xml:space="preserve">שועל וכל מיני שרצים ששה חדשים, וכנגדם באילן - תבואה, </w:t>
      </w:r>
    </w:p>
    <w:p w14:paraId="5ECC73CD" w14:textId="77777777" w:rsidR="00A1192C" w:rsidRDefault="00F63065" w:rsidP="00F63065">
      <w:pPr>
        <w:rPr>
          <w:rtl/>
        </w:rPr>
      </w:pPr>
      <w:r>
        <w:rPr>
          <w:rtl/>
        </w:rPr>
        <w:t xml:space="preserve">בהמה דקה טהורה לחמשה חדשים, וכנגדן באילן - גפן, </w:t>
      </w:r>
    </w:p>
    <w:p w14:paraId="64835F3B" w14:textId="77777777" w:rsidR="00A1192C" w:rsidRDefault="00F63065" w:rsidP="00F63065">
      <w:pPr>
        <w:rPr>
          <w:rtl/>
        </w:rPr>
      </w:pPr>
      <w:r>
        <w:rPr>
          <w:rtl/>
        </w:rPr>
        <w:t xml:space="preserve">בהמה גסה טמאה לשנים עשר חודש, וכנגדו באילן - דקל, </w:t>
      </w:r>
    </w:p>
    <w:p w14:paraId="1EE93985" w14:textId="77777777" w:rsidR="00A1192C" w:rsidRDefault="00F63065" w:rsidP="00F63065">
      <w:pPr>
        <w:rPr>
          <w:rtl/>
        </w:rPr>
      </w:pPr>
      <w:r>
        <w:rPr>
          <w:rtl/>
        </w:rPr>
        <w:t xml:space="preserve">טהורה לתשעה חדשים, וכנגדה באילן - זית, </w:t>
      </w:r>
    </w:p>
    <w:p w14:paraId="74506A0C" w14:textId="77777777" w:rsidR="00A1192C" w:rsidRDefault="00F63065" w:rsidP="00F63065">
      <w:pPr>
        <w:rPr>
          <w:rtl/>
        </w:rPr>
      </w:pPr>
      <w:r>
        <w:rPr>
          <w:rtl/>
        </w:rPr>
        <w:t xml:space="preserve">הזאב והארי והדוב והנמר והברדלס והפיל והקוף והקיפוף לשלש שנים, וכנגדן באילן - בנות שוח, </w:t>
      </w:r>
    </w:p>
    <w:p w14:paraId="4C013A2E" w14:textId="77777777" w:rsidR="00B874E6" w:rsidRDefault="00F63065" w:rsidP="00F63065">
      <w:pPr>
        <w:rPr>
          <w:rtl/>
        </w:rPr>
      </w:pPr>
      <w:r>
        <w:rPr>
          <w:rtl/>
        </w:rPr>
        <w:t>אפעה לשבעים שנה, וכנגדו באילן חרוב, חרוב זה משעת נטיעתו עד שעת גמר פירותיו שבעים שנה, וימי עיבורו שלש שנים</w:t>
      </w:r>
      <w:r w:rsidR="0057284B">
        <w:rPr>
          <w:rtl/>
        </w:rPr>
        <w:t>.</w:t>
      </w:r>
    </w:p>
    <w:p w14:paraId="6621DF3C" w14:textId="77777777" w:rsidR="00B874E6" w:rsidRDefault="00F63065" w:rsidP="00F63065">
      <w:pPr>
        <w:rPr>
          <w:rtl/>
        </w:rPr>
      </w:pPr>
      <w:r>
        <w:rPr>
          <w:rtl/>
        </w:rPr>
        <w:t xml:space="preserve">נחש לשבע שנים, ולאותו רשע </w:t>
      </w:r>
      <w:r>
        <w:rPr>
          <w:rtl/>
        </w:rPr>
        <w:t xml:space="preserve">לא</w:t>
      </w:r>
      <w:r>
        <w:rPr>
          <w:rtl/>
        </w:rPr>
        <w:t xml:space="preserve"> מצינו חבר, ויש אומרים: מוכססים</w:t>
      </w:r>
      <w:r w:rsidR="0057284B">
        <w:rPr>
          <w:rtl/>
        </w:rPr>
        <w:t>.</w:t>
      </w:r>
    </w:p>
    <w:p w14:paraId="3C7DE98C" w14:textId="77777777" w:rsidR="00B874E6" w:rsidRDefault="00A1192C" w:rsidP="00A1192C">
      <w:pPr>
        <w:rPr>
          <w:rtl/>
        </w:rPr>
      </w:pPr>
      <w:r>
        <w:rPr>
          <w:rFonts w:hint="cs"/>
          <w:rtl/>
        </w:rPr>
        <w:t>מדריב'ח</w:t>
      </w:r>
      <w:r w:rsidR="00F63065">
        <w:rPr>
          <w:rtl/>
        </w:rPr>
        <w:t xml:space="preserve">: </w:t>
      </w:r>
      <w:r>
        <w:rPr>
          <w:rFonts w:hint="cs"/>
          <w:rtl/>
        </w:rPr>
        <w:t>ד'</w:t>
      </w:r>
      <w:r w:rsidR="00F63065">
        <w:rPr>
          <w:rtl/>
        </w:rPr>
        <w:t>ארור אתה מכל הבהמה ומכל חית השדה</w:t>
      </w:r>
      <w:r>
        <w:rPr>
          <w:rFonts w:hint="cs"/>
          <w:rtl/>
        </w:rPr>
        <w:t>'</w:t>
      </w:r>
      <w:r w:rsidR="00F63065">
        <w:rPr>
          <w:rtl/>
        </w:rPr>
        <w:t xml:space="preserve">, אם מבהמה נתקללה מחיה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 w:rsidR="00F63065">
        <w:rPr>
          <w:rtl/>
        </w:rPr>
        <w:t xml:space="preserve">כ"ש</w:t>
      </w:r>
      <w:r w:rsidR="00F63065">
        <w:rPr>
          <w:rtl/>
        </w:rPr>
        <w:t xml:space="preserve">? אלא לומר לך: כשם שנתקללה הבהמה מחיה אחד לשבעה, </w:t>
      </w:r>
      <w:ins w:id="94495" w:author="מנוע מכני" w:date="2026-10-05T11:32:12Z">
        <w:r>
          <w:rPr>
            <w:rtl/>
          </w:rPr>
          <w:t xml:space="preserve">ו</w:t>
        </w:r>
        <w:ins w:id="98343" w:author="מנוע מכני" w:date="2026-10-05T11:32:12Z">
          <w:r>
            <w:rPr>
              <w:rtl/>
            </w:rPr>
            <w:t xml:space="preserve">היינו</w:t>
          </w:r>
        </w:ins>
        <w:del w:id="98344" w:author="מנוע מכני" w:date="2026-10-05T11:32:12Z">
          <w:r>
            <w:rPr>
              <w:rtl/>
            </w:rPr>
            <w:delText xml:space="preserve">מה</w:delText>
          </w:r>
          <w:r w:rsidR="00F63065">
            <w:rPr>
              <w:rtl/>
            </w:rPr>
            <w:delText xml:space="preserve"> ניהו</w:delText>
          </w:r>
        </w:del>
      </w:ins>
      <w:del w:id="94496" w:author="מנוע מכני" w:date="2026-10-05T11:32:12Z">
        <w:r w:rsidR="00F63065">
          <w:rPr>
            <w:rtl/>
          </w:rPr>
          <w:delText xml:space="preserve">ומאי</w:delText>
        </w:r>
      </w:del>
      <w:r w:rsidR="00F63065">
        <w:rPr>
          <w:rtl/>
        </w:rPr>
        <w:t xml:space="preserve"> חמור מחתול, כך נתקלל הוא מבהמה אחת לשבע, </w:t>
      </w:r>
      <w:ins w:id="98087" w:author="מנוע מכני" w:date="2026-10-05T11:32:12Z">
        <w:r>
          <w:rPr>
            <w:rtl/>
          </w:rPr>
          <w:t xml:space="preserve">דהיה</w:t>
        </w:r>
      </w:ins>
      <w:del w:id="98088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</w:t>
      </w:r>
      <w:ins w:id="94493" w:author="מנוע מכני" w:date="2026-10-05T11:32:12Z">
        <w:r>
          <w:rPr>
            <w:rtl/>
          </w:rPr>
          <w:t xml:space="preserve">לו</w:t>
        </w:r>
      </w:ins>
      <w:del w:id="9449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שב שני</w:t>
      </w:r>
      <w:r w:rsidR="0057284B">
        <w:rPr>
          <w:rtl/>
        </w:rPr>
        <w:t>.</w:t>
      </w:r>
    </w:p>
    <w:p>
      <w:pPr>
        <w:pStyle w:val="38"/>
        <w:rPr>
          <w:ins w:id="98982" w:author="מנוע מכני" w:date="2026-10-05T11:32:12Z"/>
        </w:rPr>
      </w:pPr>
      <w:r>
        <w:t xml:space="preserve">אימא:</w:t>
      </w:r>
    </w:p>
    <w:p w14:paraId="45757727" w14:textId="77777777" w:rsidR="00A1192C" w:rsidRDefault="00F63065" w:rsidP="00A1192C">
      <w:pPr>
        <w:rPr>
          <w:rtl/>
        </w:rPr>
      </w:pPr>
      <w:del w:id="989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שנתקללה חיה מבהמה אחת לשלש שנים, ארי מחמור, </w:t>
      </w:r>
    </w:p>
    <w:p w14:paraId="4668DE19" w14:textId="77777777" w:rsidR="00A1192C" w:rsidRDefault="00A1192C" w:rsidP="00A1192C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כך נתקלל הוא מחיה אחת לשלש שנים </w:t>
      </w:r>
      <w:ins w:id="98089" w:author="מנוע מכני" w:date="2026-10-05T11:32:12Z">
        <w:r>
          <w:rPr>
            <w:rtl/>
          </w:rPr>
          <w:t xml:space="preserve">דהיה</w:t>
        </w:r>
      </w:ins>
      <w:del w:id="98090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</w:t>
      </w:r>
      <w:ins w:id="94497" w:author="מנוע מכני" w:date="2026-10-05T11:32:12Z">
        <w:r>
          <w:rPr>
            <w:rtl/>
          </w:rPr>
          <w:t xml:space="preserve">לו</w:t>
        </w:r>
      </w:ins>
      <w:del w:id="9449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תשע שנים! </w:t>
      </w:r>
    </w:p>
    <w:p w14:paraId="401D3122" w14:textId="77777777" w:rsidR="00A1192C" w:rsidRDefault="00A1192C" w:rsidP="00A1192C">
      <w:pPr>
        <w:pStyle w:val="afff0"/>
        <w:framePr w:wrap="around"/>
        <w:rPr>
          <w:rtl/>
        </w:rPr>
      </w:pPr>
      <w:r>
        <w:rPr>
          <w:rFonts w:hint="cs"/>
          <w:rtl/>
        </w:rPr>
        <w:t>ח:</w:t>
      </w:r>
    </w:p>
    <w:p>
      <w:pPr>
        <w:pStyle w:val="38"/>
        <w:rPr>
          <w:ins w:id="98984" w:author="מנוע מכני" w:date="2026-10-05T11:32:12Z"/>
        </w:rPr>
      </w:pPr>
      <w:r>
        <w:t xml:space="preserve">ודחי'</w:t>
      </w:r>
    </w:p>
    <w:p w14:paraId="3AF2CD34" w14:textId="77777777" w:rsidR="008D40E3" w:rsidRDefault="008D40E3" w:rsidP="008D40E3">
      <w:pPr>
        <w:rPr>
          <w:rtl/>
        </w:rPr>
      </w:pPr>
      <w:del w:id="98985" w:author="מנוע מכני" w:date="2026-10-05T11:32:12Z">
        <w:r>
          <w:rPr>
            <w:rFonts w:hint="cs"/>
            <w:rtl/>
          </w:rPr>
          <w:delText xml:space="preserve"> </w:delText>
        </w:r>
      </w:del>
      <w:ins w:id="93157" w:author="מנוע מכני" w:date="2026-10-05T11:32:12Z">
        <w:r>
          <w:rPr>
            <w:rFonts w:hint="cs"/>
            <w:rtl/>
          </w:rPr>
          <w:t xml:space="preserve">שהרי</w:t>
        </w:r>
      </w:ins>
      <w:del w:id="93158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כתיב מכל הבהמה קודם כלומר פי שבע מבהמה שנתקללה פי שבע מחיה </w:t>
      </w:r>
    </w:p>
    <w:p>
      <w:pPr>
        <w:pStyle w:val="38"/>
        <w:rPr>
          <w:ins w:id="98986" w:author="מנוע מכני" w:date="2026-10-05T11:32:12Z"/>
        </w:rPr>
      </w:pPr>
      <w:r>
        <w:t>וא</w:t>
      </w:r>
      <w:r>
        <w:t xml:space="preserve">ין לומר</w:t>
      </w:r>
    </w:p>
    <w:p w14:paraId="0FB7144B" w14:textId="77777777" w:rsidR="00A1192C" w:rsidRDefault="008D40E3" w:rsidP="008D40E3">
      <w:pPr>
        <w:rPr>
          <w:rtl/>
        </w:rPr>
      </w:pPr>
      <w:del w:id="9898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כשם שנתקללה בהמה מחיה אחד לשלש, </w:t>
      </w:r>
      <w:r>
        <w:rPr>
          <w:rFonts w:hint="cs"/>
          <w:rtl/>
        </w:rPr>
        <w:t>[</w:t>
      </w:r>
      <w:r w:rsidR="00F63065">
        <w:rPr>
          <w:rtl/>
        </w:rPr>
        <w:t>עז מחתול</w:t>
      </w:r>
      <w:r>
        <w:rPr>
          <w:rFonts w:hint="cs"/>
          <w:rtl/>
        </w:rPr>
        <w:t>]</w:t>
      </w:r>
      <w:r w:rsidR="00F63065">
        <w:rPr>
          <w:rtl/>
        </w:rPr>
        <w:t xml:space="preserve"> כך נתקלל הוא מבהמה אחד לשלש, דה</w:t>
      </w:r>
      <w:ins w:id="90339" w:author="מנוע מכני" w:date="2026-10-05T11:32:12Z">
        <w:r>
          <w:rPr>
            <w:rtl/>
          </w:rPr>
          <w:t xml:space="preserve">ו"ל</w:t>
        </w:r>
      </w:ins>
      <w:del w:id="90340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ins w:id="90341" w:author="מנוע מכני" w:date="2026-10-05T11:32:12Z">
        <w:r>
          <w:rPr>
            <w:rFonts w:hint="cs"/>
            <w:rtl/>
          </w:rPr>
          <w:t xml:space="preserve">ט"ו</w:t>
        </w:r>
      </w:ins>
      <w:del w:id="9034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חודשים</w:t>
      </w:r>
      <w:ins w:id="95969" w:author="מנוע מכני" w:date="2026-10-05T11:32:12Z">
        <w:r>
          <w:rPr>
            <w:rFonts w:hint="cs"/>
            <w:rtl/>
          </w:rPr>
          <w:t xml:space="preserve"> </w:t>
        </w:r>
      </w:ins>
      <w:del w:id="95970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</w:p>
    <w:p>
      <w:pPr>
        <w:pStyle w:val="38"/>
        <w:rPr>
          <w:ins w:id="98988" w:author="מנוע מכני" w:date="2026-10-05T11:32:12Z"/>
        </w:rPr>
      </w:pPr>
      <w:r>
        <w:t>א</w:t>
      </w:r>
      <w:ins w:id="90343" w:author="מנוע מכני" w:date="2026-10-05T11:32:12Z">
        <w:r>
          <w:t xml:space="preserve">ב"א</w:t>
        </w:r>
      </w:ins>
      <w:del w:id="90344" w:author="מנוע מכני" w:date="2026-10-05T11:32:12Z">
        <w:r w:rsidR="008D40E3">
          <w:delText xml:space="preserve">ב''א</w:delText>
        </w:r>
      </w:del>
      <w:r>
        <w:t xml:space="preserve">:</w:t>
      </w:r>
    </w:p>
    <w:p w14:paraId="7D9230E6" w14:textId="77777777" w:rsidR="00B874E6" w:rsidRDefault="00F63065" w:rsidP="008D40E3">
      <w:pPr>
        <w:rPr>
          <w:rtl/>
        </w:rPr>
      </w:pPr>
      <w:del w:id="989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 הבהמה כתיב, א</w:t>
      </w:r>
      <w:ins w:id="90345" w:author="מנוע מכני" w:date="2026-10-05T11:32:12Z">
        <w:r>
          <w:rPr>
            <w:rFonts w:hint="cs"/>
            <w:rtl/>
          </w:rPr>
          <w:t xml:space="preserve">ב"א</w:t>
        </w:r>
      </w:ins>
      <w:del w:id="90346" w:author="מנוע מכני" w:date="2026-10-05T11:32:12Z">
        <w:r w:rsidR="008D40E3">
          <w:rPr>
            <w:rFonts w:hint="cs"/>
            <w:rtl/>
          </w:rPr>
          <w:delText xml:space="preserve">ב''א</w:delText>
        </w:r>
      </w:del>
      <w:r>
        <w:rPr>
          <w:rtl/>
        </w:rPr>
        <w:t>: קללה הוא, קללה שדי עילויה</w:t>
      </w:r>
      <w:r w:rsidR="0057284B">
        <w:rPr>
          <w:rtl/>
        </w:rPr>
        <w:t>.</w:t>
      </w:r>
    </w:p>
    <w:p w14:paraId="6C6AD579" w14:textId="77777777" w:rsidR="00A1192C" w:rsidRDefault="00A1192C" w:rsidP="00F63065">
      <w:pPr>
        <w:rPr>
          <w:del w:id="90541" w:author="מנוע עיצוב" w:date="2026-10-05T11:33:53Z"/>
          <w:rtl/>
        </w:rPr>
      </w:pPr>
    </w:p>
    <w:p w14:paraId="598C6EC7" w14:textId="77777777" w:rsidR="008D40E3" w:rsidRDefault="008D40E3" w:rsidP="00670831">
      <w:pPr>
        <w:rPr>
          <w:rtl/>
        </w:rPr>
      </w:pPr>
      <w:r>
        <w:rPr>
          <w:rtl/>
        </w:rPr>
        <w:t xml:space="preserve">• </w:t>
      </w:r>
      <w:del w:id="100967" w:author="מנוע מכני" w:date="2026-10-05T11:32:12Z">
        <w:r w:rsidR="00F63065">
          <w:rPr>
            <w:rtl/>
          </w:rPr>
          <w:delText xml:space="preserve">א"ל </w:delText>
        </w:r>
      </w:del>
      <w:r w:rsidR="00F63065">
        <w:rPr>
          <w:rtl/>
        </w:rPr>
        <w:t xml:space="preserve">קיסר </w:t>
      </w:r>
      <w:r w:rsidR="00F63065">
        <w:rPr>
          <w:rStyle w:val="2fb"/>
          <w:rtl/>
        </w:rPr>
        <w:t xml:space="preserve">לרבי</w:t>
      </w:r>
      <w:r w:rsidR="00F63065">
        <w:rPr>
          <w:rtl/>
        </w:rPr>
        <w:t xml:space="preserve"> יהושע בן חנניה: נחש לכמה </w:t>
      </w:r>
      <w:r w:rsidR="00670831">
        <w:rPr>
          <w:rFonts w:hint="cs"/>
          <w:rtl/>
        </w:rPr>
        <w:t>מתעבר ו</w:t>
      </w:r>
      <w:r w:rsidR="00F63065">
        <w:rPr>
          <w:rtl/>
        </w:rPr>
        <w:t xml:space="preserve">מוליד?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לשב</w:t>
      </w:r>
      <w:r w:rsidR="00670831">
        <w:rPr>
          <w:rFonts w:hint="cs"/>
          <w:rtl/>
        </w:rPr>
        <w:t>ע</w:t>
      </w:r>
      <w:r w:rsidR="00F63065">
        <w:rPr>
          <w:rtl/>
        </w:rPr>
        <w:t xml:space="preserve"> שני</w:t>
      </w:r>
      <w:r w:rsidR="00670831">
        <w:rPr>
          <w:rFonts w:hint="cs"/>
          <w:rtl/>
        </w:rPr>
        <w:t>ם</w:t>
      </w:r>
    </w:p>
    <w:p w14:paraId="7B82B0D1" w14:textId="77777777" w:rsidR="008D40E3" w:rsidRDefault="00F63065" w:rsidP="008B759F">
      <w:pPr>
        <w:pStyle w:val="021"/>
        <w:rPr>
          <w:rtl/>
        </w:rPr>
      </w:pPr>
      <w:r>
        <w:rPr>
          <w:rtl/>
        </w:rPr>
        <w:t xml:space="preserve">והא סבי דבי אתונא </w:t>
      </w:r>
      <w:r w:rsidR="00352C0D">
        <w:rPr>
          <w:rFonts w:hint="cs"/>
          <w:rtl/>
        </w:rPr>
        <w:t>הרביעום</w:t>
      </w:r>
      <w:r w:rsidR="00670831">
        <w:rPr>
          <w:rtl/>
        </w:rPr>
        <w:t>, ו</w:t>
      </w:r>
      <w:r w:rsidR="00670831">
        <w:rPr>
          <w:rFonts w:hint="cs"/>
          <w:rtl/>
        </w:rPr>
        <w:t>ה</w:t>
      </w:r>
      <w:r>
        <w:rPr>
          <w:rtl/>
        </w:rPr>
        <w:t>וליד ל</w:t>
      </w:r>
      <w:r w:rsidR="008D40E3">
        <w:rPr>
          <w:rFonts w:hint="cs"/>
          <w:rtl/>
        </w:rPr>
        <w:t>שלוש</w:t>
      </w:r>
      <w:r w:rsidR="00670831">
        <w:rPr>
          <w:rFonts w:hint="cs"/>
          <w:rtl/>
        </w:rPr>
        <w:t xml:space="preserve">. </w:t>
      </w:r>
      <w:r w:rsidR="008D40E3" w:rsidRPr="00670831">
        <w:rPr>
          <w:rFonts w:hint="cs"/>
          <w:b/>
          <w:bCs/>
          <w:rtl/>
        </w:rPr>
        <w:t>ענהו</w:t>
      </w:r>
      <w:r w:rsidR="008D40E3">
        <w:rPr>
          <w:rFonts w:hint="cs"/>
          <w:rtl/>
        </w:rPr>
        <w:t xml:space="preserve"> דההוא כבר היה מעובר ד' שנים [ואע</w:t>
      </w:r>
      <w:ins w:id="90347" w:author="מנוע מכני" w:date="2026-10-05T11:32:12Z">
        <w:r>
          <w:rPr>
            <w:rFonts w:hint="cs"/>
            <w:rtl/>
          </w:rPr>
          <w:t xml:space="preserve">פ"כ</w:t>
        </w:r>
      </w:ins>
      <w:del w:id="90348" w:author="מנוע מכני" w:date="2026-10-05T11:32:12Z">
        <w:r w:rsidR="008D40E3">
          <w:rPr>
            <w:rFonts w:hint="cs"/>
            <w:rtl/>
          </w:rPr>
          <w:delText xml:space="preserve">פ''כ</w:delText>
        </w:r>
      </w:del>
      <w:r w:rsidR="008D40E3">
        <w:rPr>
          <w:rFonts w:hint="cs"/>
          <w:rtl/>
        </w:rPr>
        <w:t xml:space="preserve"> משמשים] </w:t>
      </w:r>
    </w:p>
    <w:p>
      <w:pPr>
        <w:pStyle w:val="38"/>
        <w:rPr>
          <w:ins w:id="98990" w:author="מנוע מכני" w:date="2026-10-05T11:32:12Z"/>
        </w:rPr>
      </w:pPr>
      <w:r>
        <w:t xml:space="preserve">והא </w:t>
      </w:r>
      <w:r w:rsidR="00670831">
        <w:t xml:space="preserve">חכמים הם?</w:t>
      </w:r>
    </w:p>
    <w:p w14:paraId="5FC62AAD" w14:textId="77777777" w:rsidR="00670831" w:rsidRDefault="00F63065" w:rsidP="00670831">
      <w:pPr>
        <w:rPr>
          <w:rtl/>
        </w:rPr>
      </w:pPr>
      <w:del w:id="98991" w:author="מנוע מכני" w:date="2026-10-05T11:32:12Z">
        <w:r w:rsidR="00670831">
          <w:rPr>
            <w:rFonts w:hint="cs"/>
            <w:rtl/>
          </w:rPr>
          <w:delText xml:space="preserve"> </w:delText>
        </w:r>
      </w:del>
      <w:ins w:id="90349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0" w:author="מנוע מכני" w:date="2026-10-05T11:32:12Z">
        <w:r w:rsidR="00670831" w:rsidRPr="00670831">
          <w:rPr>
            <w:rFonts w:hint="cs"/>
            <w:b/>
            <w:bCs/>
            <w:rtl/>
          </w:rPr>
          <w:delText xml:space="preserve">א''</w:delText>
        </w:r>
        <w:r w:rsidR="00670831">
          <w:rPr>
            <w:rFonts w:hint="cs"/>
            <w:rtl/>
          </w:rPr>
          <w:delText xml:space="preserve">ל</w:delText>
        </w:r>
      </w:del>
      <w:r>
        <w:rPr>
          <w:rtl/>
        </w:rPr>
        <w:t xml:space="preserve"> אנ</w:t>
      </w:r>
      <w:r w:rsidR="00352C0D">
        <w:rPr>
          <w:rFonts w:hint="cs"/>
          <w:rtl/>
        </w:rPr>
        <w:t>י חכם מהם</w:t>
      </w:r>
      <w:r w:rsidR="00670831">
        <w:rPr>
          <w:rFonts w:hint="cs"/>
          <w:rtl/>
        </w:rPr>
        <w:t>,</w:t>
      </w:r>
      <w:r w:rsidR="00352C0D">
        <w:rPr>
          <w:rFonts w:hint="cs"/>
          <w:rtl/>
        </w:rPr>
        <w:t xml:space="preserve"> </w:t>
      </w:r>
      <w:ins w:id="90351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2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</w:delText>
        </w:r>
        <w:r w:rsidR="00670831" w:rsidRPr="00670831">
          <w:rPr>
            <w:rFonts w:hint="cs"/>
            <w:b/>
            <w:bCs/>
            <w:rtl/>
          </w:rPr>
          <w:delText xml:space="preserve">''ל</w:delText>
        </w:r>
      </w:del>
      <w:r w:rsidR="00352C0D">
        <w:rPr>
          <w:rFonts w:hint="cs"/>
          <w:rtl/>
        </w:rPr>
        <w:t xml:space="preserve"> </w:t>
      </w:r>
      <w:ins w:id="90353" w:author="מנוע מכני" w:date="2026-10-05T11:32:12Z">
        <w:r>
          <w:rPr>
            <w:rFonts w:hint="cs"/>
            <w:rtl/>
          </w:rPr>
          <w:t xml:space="preserve">א"כ</w:t>
        </w:r>
      </w:ins>
      <w:del w:id="90354" w:author="מנוע מכני" w:date="2026-10-05T11:32:12Z">
        <w:r w:rsidR="00352C0D">
          <w:rPr>
            <w:rFonts w:hint="cs"/>
            <w:rtl/>
          </w:rPr>
          <w:delText xml:space="preserve">א''כ</w:delText>
        </w:r>
      </w:del>
      <w:r w:rsidR="00352C0D">
        <w:rPr>
          <w:rFonts w:hint="cs"/>
          <w:rtl/>
        </w:rPr>
        <w:t xml:space="preserve"> לך ונצחם</w:t>
      </w:r>
      <w:r w:rsidR="00670831">
        <w:rPr>
          <w:rFonts w:hint="cs"/>
          <w:rtl/>
        </w:rPr>
        <w:t>,</w:t>
      </w:r>
      <w:r w:rsidR="00352C0D">
        <w:rPr>
          <w:rFonts w:hint="cs"/>
          <w:rtl/>
        </w:rPr>
        <w:t xml:space="preserve"> </w:t>
      </w:r>
      <w:ins w:id="90355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6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א''ל</w:delText>
        </w:r>
      </w:del>
      <w:r w:rsidR="00352C0D">
        <w:rPr>
          <w:rFonts w:hint="cs"/>
          <w:rtl/>
        </w:rPr>
        <w:t xml:space="preserve"> כמה הם </w:t>
      </w:r>
      <w:ins w:id="90357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8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א''ל</w:delText>
        </w:r>
      </w:del>
      <w:r w:rsidR="00352C0D">
        <w:rPr>
          <w:rFonts w:hint="cs"/>
          <w:rtl/>
        </w:rPr>
        <w:t xml:space="preserve"> שישים </w:t>
      </w:r>
    </w:p>
    <w:p w14:paraId="5060064A" w14:textId="77777777" w:rsidR="00352C0D" w:rsidRDefault="00352C0D" w:rsidP="00670831">
      <w:pPr>
        <w:rPr>
          <w:rtl/>
        </w:rPr>
      </w:pPr>
      <w:ins w:id="90359" w:author="מנוע מכני" w:date="2026-10-05T11:32:12Z">
        <w:del w:id="100968" w:author="מנוע מכני" w:date="2026-10-05T11:32:12Z">
          <w:r>
            <w:rPr>
              <w:rFonts w:hint="cs"/>
              <w:rtl/>
            </w:rPr>
            <w:delText xml:space="preserve">א"ל</w:delText>
          </w:r>
          <w:r>
            <w:rPr>
              <w:rFonts w:hint="cs"/>
              <w:rtl/>
            </w:rPr>
            <w:delText xml:space="preserve"> </w:delText>
          </w:r>
        </w:del>
      </w:ins>
      <w:del w:id="90360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עשה לי ספינה שיש בה שישים חדרים וכל בית שישים מקומות ועשה לו, </w:t>
      </w:r>
    </w:p>
    <w:p w14:paraId="0EDE1DC0" w14:textId="77777777" w:rsidR="00670831" w:rsidRDefault="00352C0D" w:rsidP="00352C0D">
      <w:pPr>
        <w:rPr>
          <w:rtl/>
        </w:rPr>
      </w:pPr>
      <w:r>
        <w:rPr>
          <w:rFonts w:hint="cs"/>
          <w:rtl/>
        </w:rPr>
        <w:t xml:space="preserve">כשהגיע לשם הגיע לקצב שפשט עור הבהמה שאלו כמה תמכור ראשך </w:t>
      </w:r>
      <w:ins w:id="90361" w:author="מנוע מכני" w:date="2026-10-05T11:32:12Z">
        <w:r>
          <w:rPr>
            <w:rFonts w:hint="cs"/>
            <w:rtl/>
          </w:rPr>
          <w:t xml:space="preserve">א"ל</w:t>
        </w:r>
      </w:ins>
      <w:del w:id="9036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בחצי זוז הביא לו, </w:t>
      </w:r>
    </w:p>
    <w:p w14:paraId="7A28128F" w14:textId="77777777" w:rsidR="00670831" w:rsidRDefault="00352C0D" w:rsidP="008B759F">
      <w:pPr>
        <w:pStyle w:val="021"/>
        <w:rPr>
          <w:rtl/>
        </w:rPr>
      </w:pPr>
      <w:ins w:id="90363" w:author="מנוע מכני" w:date="2026-10-05T11:32:12Z">
        <w:r>
          <w:rPr>
            <w:rFonts w:hint="cs"/>
            <w:rtl/>
          </w:rPr>
          <w:t xml:space="preserve">א"ל</w:t>
        </w:r>
      </w:ins>
      <w:del w:id="9036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ראשך אמרתי ולא ראש הבהמה, אם רצונך שאעזבך מהתחייבותך הראה לי פתח של סבי דבי אתונא </w:t>
      </w:r>
    </w:p>
    <w:p w14:paraId="6E5CE08C" w14:textId="77777777" w:rsidR="00022928" w:rsidRPr="00670831" w:rsidRDefault="00352C0D" w:rsidP="008B759F">
      <w:pPr>
        <w:pStyle w:val="021"/>
        <w:rPr>
          <w:rtl/>
        </w:rPr>
      </w:pPr>
      <w:r w:rsidRPr="00670831">
        <w:rPr>
          <w:rFonts w:hint="cs"/>
          <w:rtl/>
        </w:rPr>
        <w:t xml:space="preserve">אמר</w:t>
      </w:r>
      <w:r w:rsidRPr="00670831">
        <w:rPr>
          <w:rFonts w:hint="cs"/>
          <w:rtl/>
        </w:rPr>
        <w:t xml:space="preserve"> איני יכול שכל מי שמראה הורגים אותו </w:t>
      </w:r>
      <w:ins w:id="90365" w:author="מנוע מכני" w:date="2026-10-05T11:32:12Z">
        <w:r>
          <w:rPr>
            <w:rFonts w:hint="cs"/>
            <w:rtl/>
          </w:rPr>
          <w:t xml:space="preserve">א"ל</w:t>
        </w:r>
      </w:ins>
      <w:del w:id="90366" w:author="מנוע מכני" w:date="2026-10-05T11:32:12Z">
        <w:r w:rsidRPr="00670831">
          <w:rPr>
            <w:rFonts w:hint="cs"/>
            <w:rtl/>
          </w:rPr>
          <w:delText xml:space="preserve">א''ל</w:delText>
        </w:r>
      </w:del>
      <w:r w:rsidRPr="00670831">
        <w:rPr>
          <w:rFonts w:hint="cs"/>
          <w:rtl/>
        </w:rPr>
        <w:t xml:space="preserve"> קח חבילת קנים וכשתעבור ליד הפתח העמידה כמי שנח</w:t>
      </w:r>
    </w:p>
    <w:p w14:paraId="7C1F4A93" w14:textId="77777777" w:rsidR="00022928" w:rsidRDefault="00022928" w:rsidP="00670831">
      <w:pPr>
        <w:rPr>
          <w:rtl/>
        </w:rPr>
      </w:pPr>
      <w:r>
        <w:rPr>
          <w:rFonts w:hint="cs"/>
          <w:rtl/>
        </w:rPr>
        <w:lastRenderedPageBreak/>
        <w:t>הלך וראה שומרים מבפנים ומבחוץ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כל מי שיוצא הורגים את השומרים הפנימיים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והנכנס הורגים את החיצוניים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הפך מנעליו ונכנס הרגו הפנימיים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הפך ויצא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הרגו החיצונים [שנראה כנכנס] </w:t>
      </w:r>
    </w:p>
    <w:p w14:paraId="577CE303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הלך וראה שזקנים למטה וצעירים למעלה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</w:t>
      </w:r>
      <w:ins w:id="90367" w:author="מנוע מכני" w:date="2026-10-05T11:32:12Z">
        <w:r>
          <w:rPr>
            <w:rFonts w:hint="cs"/>
            <w:rtl/>
          </w:rPr>
          <w:t xml:space="preserve">א"א</w:t>
        </w:r>
      </w:ins>
      <w:del w:id="9036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להקדים שלום לצעירים שיגידו שהם עדיפים שהם למעלה ו</w:t>
      </w:r>
      <w:ins w:id="90369" w:author="מנוע מכני" w:date="2026-10-05T11:32:12Z">
        <w:r>
          <w:rPr>
            <w:rFonts w:hint="cs"/>
            <w:rtl/>
          </w:rPr>
          <w:t xml:space="preserve">א"א</w:t>
        </w:r>
      </w:ins>
      <w:del w:id="90370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להקדים לזקנים שיגידו שהם עדיפים, לכן עמר </w:t>
      </w:r>
      <w:r w:rsidR="00670831">
        <w:rPr>
          <w:rFonts w:hint="cs"/>
          <w:rtl/>
        </w:rPr>
        <w:t>'</w:t>
      </w:r>
      <w:ins w:id="90099" w:author="מנוע סמנטי" w:date="2026-10-05T11:39:44Z">
        <w:r>
          <w:rPr>
            <w:rStyle w:val="afffff0"/>
            <w:rFonts w:hint="cs"/>
            <w:rtl/>
          </w:rPr>
          <w:t xml:space="preserve">שָׁלוֹם לָכֶם</w:t>
        </w:r>
      </w:ins>
      <w:del w:id="90100" w:author="מנוע סמנטי" w:date="2026-10-05T11:39:44Z">
        <w:r>
          <w:rPr>
            <w:rFonts w:hint="cs"/>
            <w:rtl/>
          </w:rPr>
          <w:delText xml:space="preserve">שלום לכם</w:delText>
        </w:r>
      </w:del>
      <w:r w:rsidR="00670831">
        <w:rPr>
          <w:rFonts w:hint="cs"/>
          <w:rtl/>
        </w:rPr>
        <w:t>'</w:t>
      </w:r>
      <w:r>
        <w:rPr>
          <w:rFonts w:hint="cs"/>
          <w:rtl/>
        </w:rPr>
        <w:t xml:space="preserve">. </w:t>
      </w:r>
    </w:p>
    <w:p w14:paraId="6D1DBC6F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אמרו לו מה מעשיך </w:t>
      </w:r>
      <w:ins w:id="90371" w:author="מנוע מכני" w:date="2026-10-05T11:32:12Z">
        <w:r>
          <w:rPr>
            <w:rFonts w:hint="cs"/>
            <w:rtl/>
          </w:rPr>
          <w:t xml:space="preserve">א"ל</w:t>
        </w:r>
      </w:ins>
      <w:del w:id="9037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אני חכם היהודים ובאתי ללמוד מחכמתכם </w:t>
      </w:r>
    </w:p>
    <w:p w14:paraId="28D2E011" w14:textId="77777777" w:rsidR="00022928" w:rsidRDefault="00022928" w:rsidP="00022928">
      <w:pPr>
        <w:rPr>
          <w:rtl/>
        </w:rPr>
      </w:pPr>
      <w:ins w:id="90373" w:author="מנוע מכני" w:date="2026-10-05T11:32:12Z">
        <w:r>
          <w:rPr>
            <w:rFonts w:hint="cs"/>
            <w:rtl/>
          </w:rPr>
          <w:t xml:space="preserve">א"ל</w:t>
        </w:r>
      </w:ins>
      <w:del w:id="9037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0375" w:author="מנוע מכני" w:date="2026-10-05T11:32:12Z">
        <w:r>
          <w:rPr>
            <w:rFonts w:hint="cs"/>
            <w:rtl/>
          </w:rPr>
          <w:t xml:space="preserve">א"כ</w:t>
        </w:r>
      </w:ins>
      <w:del w:id="90376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נבקש ממך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לחיי </w:t>
      </w:r>
      <w:ins w:id="97703" w:author="מנוע מכני" w:date="2026-10-05T11:32:12Z">
        <w:r>
          <w:rPr>
            <w:rFonts w:hint="cs"/>
            <w:rtl/>
          </w:rPr>
          <w:t xml:space="preserve">אם </w:t>
        </w:r>
      </w:ins>
      <w:del w:id="97704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תנצחוני כל שתרצו </w:t>
      </w:r>
      <w:r w:rsidR="00670831">
        <w:rPr>
          <w:rFonts w:hint="cs"/>
          <w:rtl/>
        </w:rPr>
        <w:t xml:space="preserve">עשו בי, </w:t>
      </w:r>
      <w:ins w:id="97705" w:author="מנוע מכני" w:date="2026-10-05T11:32:12Z">
        <w:r>
          <w:rPr>
            <w:rFonts w:hint="cs"/>
            <w:rtl/>
          </w:rPr>
          <w:t xml:space="preserve">ואם </w:t>
        </w:r>
      </w:ins>
      <w:del w:id="97706" w:author="מנוע מכני" w:date="2026-10-05T11:32:12Z">
        <w:r w:rsidR="00670831">
          <w:rPr>
            <w:rFonts w:hint="cs"/>
            <w:rtl/>
          </w:rPr>
          <w:delText xml:space="preserve">ואי </w:delText>
        </w:r>
      </w:del>
      <w:r w:rsidR="00670831">
        <w:rPr>
          <w:rFonts w:hint="cs"/>
          <w:rtl/>
        </w:rPr>
        <w:t xml:space="preserve">אני אנצח בואו לאכל ל</w:t>
      </w:r>
      <w:r>
        <w:rPr>
          <w:rFonts w:hint="cs"/>
          <w:rtl/>
        </w:rPr>
        <w:t xml:space="preserve">חם בספינה שבאתי איתה </w:t>
      </w:r>
    </w:p>
    <w:p w14:paraId="3CEABBD3" w14:textId="77777777" w:rsidR="00022928" w:rsidRDefault="00F63065" w:rsidP="00022928">
      <w:pPr>
        <w:rPr>
          <w:rtl/>
        </w:rPr>
      </w:pPr>
      <w:r>
        <w:rPr>
          <w:rtl/>
        </w:rPr>
        <w:t>א</w:t>
      </w:r>
      <w:r w:rsidR="00022928">
        <w:rPr>
          <w:rFonts w:hint="cs"/>
          <w:rtl/>
        </w:rPr>
        <w:t>מרו לו אותו אחד שרוצה אשה ולא הסכימו ליתן לו מה ראה ללכת לאשה מיוחסת יותר</w:t>
      </w:r>
    </w:p>
    <w:p w14:paraId="14346AB7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לקחת סיכה לנעוץ בכותל ולא ננעצה נעצה במקום גבוה יותר ואמר </w:t>
      </w:r>
      <w:ins w:id="94499" w:author="מנוע מכני" w:date="2026-10-05T11:32:12Z">
        <w:r>
          <w:rPr>
            <w:rFonts w:hint="cs"/>
            <w:rtl/>
          </w:rPr>
          <w:t xml:space="preserve">זה</w:t>
        </w:r>
      </w:ins>
      <w:del w:id="94500" w:author="מנוע מכני" w:date="2026-10-05T11:32:12Z">
        <w:r>
          <w:rPr>
            <w:rFonts w:hint="cs"/>
            <w:rtl/>
          </w:rPr>
          <w:delText xml:space="preserve">האי</w:delText>
        </w:r>
      </w:del>
      <w:r>
        <w:rPr>
          <w:rFonts w:hint="cs"/>
          <w:rtl/>
        </w:rPr>
        <w:t xml:space="preserve"> </w:t>
      </w:r>
      <w:ins w:id="93159" w:author="מנוע מכני" w:date="2026-10-05T11:32:12Z">
        <w:r>
          <w:rPr>
            <w:rFonts w:hint="cs"/>
            <w:rtl/>
          </w:rPr>
          <w:t xml:space="preserve">גם</w:t>
        </w:r>
      </w:ins>
      <w:del w:id="93160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</w:t>
      </w:r>
      <w:ins w:id="90563" w:author="מנוע סמנטי" w:date="2026-10-05T11:39:44Z">
        <w:r>
          <w:rPr>
            <w:rFonts w:hint="cs"/>
            <w:rtl/>
          </w:rPr>
          <w:t xml:space="preserve">אירע</w:t>
        </w:r>
      </w:ins>
      <w:del w:id="90564" w:author="מנוע סמנטי" w:date="2026-10-05T11:39:44Z">
        <w:r>
          <w:rPr>
            <w:rFonts w:hint="cs"/>
            <w:rtl/>
          </w:rPr>
          <w:delText xml:space="preserve">איתרמי</w:delText>
        </w:r>
      </w:del>
      <w:r>
        <w:rPr>
          <w:rFonts w:hint="cs"/>
          <w:rtl/>
        </w:rPr>
        <w:t xml:space="preserve"> מזלה </w:t>
      </w:r>
    </w:p>
    <w:p w14:paraId="39EEB8E3" w14:textId="77777777" w:rsidR="00022928" w:rsidRDefault="00022928" w:rsidP="00F63065">
      <w:pPr>
        <w:rPr>
          <w:del w:id="90542" w:author="מנוע עיצוב" w:date="2026-10-05T11:33:53Z"/>
          <w:rtl/>
        </w:rPr>
      </w:pPr>
    </w:p>
    <w:p w14:paraId="16379E1B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>אותו שהלווה ולא החזירו לו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מה ראה להלוות שוב </w:t>
      </w:r>
      <w:ins w:id="90377" w:author="מנוע מכני" w:date="2026-10-05T11:32:12Z">
        <w:r>
          <w:rPr>
            <w:rFonts w:hint="cs"/>
            <w:rtl/>
          </w:rPr>
          <w:t xml:space="preserve">א"ל</w:t>
        </w:r>
      </w:ins>
      <w:del w:id="9037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אדם הולך לאגם ולא הצליח להרים חבילת הקנים, ממתין עד שימצא אדם לידו שייסייע לו </w:t>
      </w:r>
    </w:p>
    <w:p>
      <w:pPr>
        <w:pStyle w:val="38"/>
        <w:rPr>
          <w:ins w:id="98992" w:author="מנוע מכני" w:date="2026-10-05T11:32:12Z"/>
        </w:rPr>
      </w:pPr>
      <w:r>
        <w:t xml:space="preserve">אמרו </w:t>
      </w:r>
      <w:ins w:id="94501" w:author="מנוע מכני" w:date="2026-10-05T11:32:12Z">
        <w:r>
          <w:t xml:space="preserve">לו</w:t>
        </w:r>
      </w:ins>
      <w:del w:id="94502" w:author="מנוע מכני" w:date="2026-10-05T11:32:12Z">
        <w:r>
          <w:delText xml:space="preserve">ליה</w:delText>
        </w:r>
      </w:del>
      <w:r>
        <w:t xml:space="preserve">:</w:t>
      </w:r>
    </w:p>
    <w:p w14:paraId="6EB929C7" w14:textId="77777777" w:rsidR="00022928" w:rsidRDefault="00F63065" w:rsidP="00022928">
      <w:pPr>
        <w:rPr>
          <w:rtl/>
        </w:rPr>
      </w:pPr>
      <w:del w:id="98993" w:author="מנוע מכני" w:date="2026-10-05T11:32:12Z">
        <w:r>
          <w:rPr>
            <w:rtl/>
          </w:rPr>
          <w:delText xml:space="preserve"> </w:delText>
        </w:r>
      </w:del>
      <w:r w:rsidR="00022928">
        <w:rPr>
          <w:rFonts w:hint="cs"/>
          <w:rtl/>
        </w:rPr>
        <w:t xml:space="preserve">תאמר לנו דברי הבל </w:t>
      </w:r>
    </w:p>
    <w:p w14:paraId="5084AB6E" w14:textId="77777777" w:rsidR="00022928" w:rsidRDefault="00022928" w:rsidP="00022928">
      <w:pPr>
        <w:rPr>
          <w:rtl/>
        </w:rPr>
      </w:pPr>
      <w:ins w:id="90379" w:author="מנוע מכני" w:date="2026-10-05T11:32:12Z">
        <w:r>
          <w:rPr>
            <w:rFonts w:hint="cs"/>
            <w:rtl/>
          </w:rPr>
          <w:t xml:space="preserve">א"ל</w:t>
        </w:r>
      </w:ins>
      <w:del w:id="90380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אותו פרידה שילדה והיה לה פתק בצווארה שכתוב בה שחייבים לאבא מאה אלף זוז </w:t>
      </w:r>
    </w:p>
    <w:p>
      <w:pPr>
        <w:pStyle w:val="38"/>
        <w:rPr>
          <w:ins w:id="98994" w:author="מנוע מכני" w:date="2026-10-05T11:32:12Z"/>
        </w:rPr>
      </w:pPr>
      <w:r>
        <w:t xml:space="preserve">אמרו לו</w:t>
      </w:r>
      <w:ins w:id="97665" w:author="מנוע מכני" w:date="2026-10-05T11:32:12Z">
        <w:r>
          <w:t xml:space="preserve">:</w:t>
        </w:r>
      </w:ins>
    </w:p>
    <w:p w14:paraId="0CB189C9" w14:textId="77777777" w:rsidR="00B874E6" w:rsidRDefault="00022928" w:rsidP="00022928">
      <w:pPr>
        <w:rPr>
          <w:rtl/>
        </w:rPr>
      </w:pPr>
      <w:del w:id="97666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899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ופרידה מי יולדת </w:t>
      </w:r>
      <w:ins w:id="90381" w:author="מנוע מכני" w:date="2026-10-05T11:32:12Z">
        <w:r>
          <w:rPr>
            <w:rFonts w:hint="cs"/>
            <w:rtl/>
          </w:rPr>
          <w:t xml:space="preserve">א"ל</w:t>
        </w:r>
      </w:ins>
      <w:del w:id="9038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-</w:t>
      </w:r>
      <w:r w:rsidR="00F63065">
        <w:rPr>
          <w:rtl/>
        </w:rPr>
        <w:t xml:space="preserve"> הי </w:t>
      </w:r>
      <w:ins w:id="98407" w:author="מנוע מכני" w:date="2026-10-05T11:32:12Z">
        <w:r>
          <w:rPr>
            <w:rtl/>
          </w:rPr>
          <w:t xml:space="preserve">היינו</w:t>
        </w:r>
      </w:ins>
      <w:del w:id="98408" w:author="מנוע מכני" w:date="2026-10-05T11:32:12Z">
        <w:r w:rsidR="00F63065">
          <w:rPr>
            <w:rtl/>
          </w:rPr>
          <w:delText xml:space="preserve">ניהו</w:delText>
        </w:r>
      </w:del>
      <w:r w:rsidR="00F63065">
        <w:rPr>
          <w:rtl/>
        </w:rPr>
        <w:t xml:space="preserve"> </w:t>
      </w:r>
      <w:ins w:id="94503" w:author="מנוע מכני" w:date="2026-10-05T11:32:12Z">
        <w:r>
          <w:rPr>
            <w:rtl/>
          </w:rPr>
          <w:t xml:space="preserve">דברים</w:t>
        </w:r>
      </w:ins>
      <w:del w:id="94504" w:author="מנוע מכני" w:date="2026-10-05T11:32:12Z">
        <w:r w:rsidR="00F63065">
          <w:rPr>
            <w:rtl/>
          </w:rPr>
          <w:delText xml:space="preserve">מילי</w:delText>
        </w:r>
      </w:del>
      <w:r w:rsidR="00F63065">
        <w:rPr>
          <w:rtl/>
        </w:rPr>
        <w:t xml:space="preserve"> דבדיאי</w:t>
      </w:r>
      <w:r w:rsidR="0057284B">
        <w:rPr>
          <w:rtl/>
        </w:rPr>
        <w:t>.</w:t>
      </w:r>
    </w:p>
    <w:p w14:paraId="11FF89F0" w14:textId="77777777" w:rsidR="00022928" w:rsidRDefault="00FC27CC" w:rsidP="008B759F">
      <w:pPr>
        <w:pStyle w:val="021"/>
        <w:rPr>
          <w:rtl/>
        </w:rPr>
      </w:pPr>
      <w:r>
        <w:rPr>
          <w:rFonts w:hint="cs"/>
          <w:rtl/>
        </w:rPr>
        <w:t>ג</w:t>
      </w:r>
      <w:r w:rsidR="00022928">
        <w:rPr>
          <w:rFonts w:hint="cs"/>
          <w:rtl/>
        </w:rPr>
        <w:t xml:space="preserve">. מלח שהסריח במה מולחים אותו </w:t>
      </w:r>
      <w:ins w:id="90383" w:author="מנוע מכני" w:date="2026-10-05T11:32:12Z">
        <w:r>
          <w:rPr>
            <w:rFonts w:hint="cs"/>
            <w:rtl/>
          </w:rPr>
          <w:t xml:space="preserve">א"ל</w:t>
        </w:r>
      </w:ins>
      <w:del w:id="90384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בשליה של פרידה שאלוהו ומי יש לה </w:t>
      </w:r>
      <w:ins w:id="94505" w:author="מנוע מכני" w:date="2026-10-05T11:32:12Z">
        <w:r>
          <w:rPr>
            <w:rFonts w:hint="cs"/>
            <w:rtl/>
          </w:rPr>
          <w:t xml:space="preserve">שלו</w:t>
        </w:r>
      </w:ins>
      <w:del w:id="94506" w:author="מנוע מכני" w:date="2026-10-05T11:32:12Z">
        <w:r w:rsidR="00022928">
          <w:rPr>
            <w:rFonts w:hint="cs"/>
            <w:rtl/>
          </w:rPr>
          <w:delText xml:space="preserve">שליה</w:delText>
        </w:r>
      </w:del>
      <w:r w:rsidR="00022928">
        <w:rPr>
          <w:rFonts w:hint="cs"/>
          <w:rtl/>
        </w:rPr>
        <w:t xml:space="preserve"> </w:t>
      </w:r>
      <w:ins w:id="90385" w:author="מנוע מכני" w:date="2026-10-05T11:32:12Z">
        <w:r>
          <w:rPr>
            <w:rFonts w:hint="cs"/>
            <w:rtl/>
          </w:rPr>
          <w:t xml:space="preserve">א"ל</w:t>
        </w:r>
      </w:ins>
      <w:del w:id="90386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ומי מלח מסריח </w:t>
      </w:r>
    </w:p>
    <w:p w14:paraId="135B6C38" w14:textId="77777777" w:rsidR="00022928" w:rsidRDefault="00FC27CC" w:rsidP="00022928">
      <w:pPr>
        <w:rPr>
          <w:rtl/>
        </w:rPr>
      </w:pPr>
      <w:r>
        <w:rPr>
          <w:rFonts w:hint="cs"/>
          <w:rtl/>
        </w:rPr>
        <w:t>ד</w:t>
      </w:r>
      <w:r w:rsidR="00022928">
        <w:rPr>
          <w:rFonts w:hint="cs"/>
          <w:rtl/>
        </w:rPr>
        <w:t xml:space="preserve">. אמרו לו בנה לנו בית באוויר, </w:t>
      </w:r>
      <w:r w:rsidR="00022928">
        <w:rPr>
          <w:rFonts w:hint="cs"/>
          <w:rtl/>
        </w:rPr>
        <w:t xml:space="preserve">אמר</w:t>
      </w:r>
      <w:r w:rsidR="00022928">
        <w:rPr>
          <w:rFonts w:hint="cs"/>
          <w:rtl/>
        </w:rPr>
        <w:t xml:space="preserve"> שם ונתלה בין רקיע לארץ </w:t>
      </w:r>
      <w:ins w:id="90387" w:author="מנוע מכני" w:date="2026-10-05T11:32:12Z">
        <w:r>
          <w:rPr>
            <w:rFonts w:hint="cs"/>
            <w:rtl/>
          </w:rPr>
          <w:t xml:space="preserve">א"ל</w:t>
        </w:r>
      </w:ins>
      <w:del w:id="90388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העלו לי לבנים וטיט ..</w:t>
      </w:r>
    </w:p>
    <w:p w14:paraId="35536461" w14:textId="77777777" w:rsidR="00022928" w:rsidRDefault="00FC27CC" w:rsidP="00022928">
      <w:pPr>
        <w:rPr>
          <w:rtl/>
        </w:rPr>
      </w:pPr>
      <w:r>
        <w:rPr>
          <w:rFonts w:hint="cs"/>
          <w:rtl/>
        </w:rPr>
        <w:t>ה. אמצע העולם היכן</w:t>
      </w:r>
      <w:r w:rsidR="00022928">
        <w:rPr>
          <w:rFonts w:hint="cs"/>
          <w:rtl/>
        </w:rPr>
        <w:t xml:space="preserve"> הוא</w:t>
      </w:r>
      <w:r>
        <w:rPr>
          <w:rFonts w:hint="cs"/>
          <w:rtl/>
        </w:rPr>
        <w:t>,</w:t>
      </w:r>
      <w:r w:rsidR="00022928">
        <w:rPr>
          <w:rFonts w:hint="cs"/>
          <w:rtl/>
        </w:rPr>
        <w:t xml:space="preserve"> זקף אצבעו ואמר כאן, שאלו אותו ומי </w:t>
      </w:r>
      <w:ins w:id="90565" w:author="מנוע סמנטי" w:date="2026-10-05T11:39:44Z">
        <w:r>
          <w:rPr>
            <w:rFonts w:hint="cs"/>
            <w:rtl/>
          </w:rPr>
          <w:t xml:space="preserve">יאמר</w:t>
        </w:r>
      </w:ins>
      <w:del w:id="90566" w:author="מנוע סמנטי" w:date="2026-10-05T11:39:44Z">
        <w:r w:rsidR="00022928">
          <w:rPr>
            <w:rFonts w:hint="cs"/>
            <w:rtl/>
          </w:rPr>
          <w:delText xml:space="preserve">יימר</w:delText>
        </w:r>
      </w:del>
      <w:r w:rsidR="00022928">
        <w:rPr>
          <w:rFonts w:hint="cs"/>
          <w:rtl/>
        </w:rPr>
        <w:t xml:space="preserve">, </w:t>
      </w:r>
      <w:ins w:id="90389" w:author="מנוע מכני" w:date="2026-10-05T11:32:12Z">
        <w:r>
          <w:rPr>
            <w:rFonts w:hint="cs"/>
            <w:rtl/>
          </w:rPr>
          <w:t xml:space="preserve">א"ל</w:t>
        </w:r>
      </w:ins>
      <w:del w:id="90390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הביאו חבלים ומדדו</w:t>
      </w:r>
    </w:p>
    <w:p w14:paraId="5B3EB461" w14:textId="77777777" w:rsidR="00B874E6" w:rsidRDefault="00FC27CC" w:rsidP="00A90C35">
      <w:pPr>
        <w:rPr>
          <w:rtl/>
        </w:rPr>
      </w:pPr>
      <w:r>
        <w:rPr>
          <w:rFonts w:hint="cs"/>
          <w:rtl/>
        </w:rPr>
        <w:t>ו</w:t>
      </w:r>
      <w:r w:rsidR="00022928">
        <w:rPr>
          <w:rFonts w:hint="cs"/>
          <w:rtl/>
        </w:rPr>
        <w:t xml:space="preserve">. </w:t>
      </w:r>
      <w:r w:rsidR="00A90C35">
        <w:rPr>
          <w:rFonts w:hint="cs"/>
          <w:rtl/>
        </w:rPr>
        <w:t xml:space="preserve">יש לנו בור במדבר הביאהו לעיר </w:t>
      </w:r>
      <w:r w:rsidR="00A90C35">
        <w:rPr>
          <w:rtl/>
        </w:rPr>
        <w:t>–</w:t>
      </w:r>
      <w:r w:rsidR="00A90C35">
        <w:rPr>
          <w:rFonts w:hint="cs"/>
          <w:rtl/>
        </w:rPr>
        <w:t xml:space="preserve">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אפשילו לי חבלי מפארי ואעייליה</w:t>
      </w:r>
      <w:r w:rsidR="0057284B">
        <w:rPr>
          <w:rtl/>
        </w:rPr>
        <w:t>.</w:t>
      </w:r>
    </w:p>
    <w:p w14:paraId="0F9AD099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ז</w:t>
      </w:r>
      <w:r w:rsidR="00A90C35">
        <w:rPr>
          <w:rFonts w:hint="cs"/>
          <w:rtl/>
        </w:rPr>
        <w:t>. יש לנו ריחיים שבורות תפור לנו אותם</w:t>
      </w:r>
      <w:r>
        <w:rPr>
          <w:rFonts w:hint="cs"/>
          <w:rtl/>
        </w:rPr>
        <w:t>,</w:t>
      </w:r>
      <w:r w:rsidR="00A90C35">
        <w:rPr>
          <w:rFonts w:hint="cs"/>
          <w:rtl/>
        </w:rPr>
        <w:t xml:space="preserve"> </w:t>
      </w:r>
      <w:r w:rsidR="00A90C35">
        <w:rPr>
          <w:rFonts w:hint="cs"/>
          <w:rtl/>
        </w:rPr>
        <w:t xml:space="preserve">אמר</w:t>
      </w:r>
      <w:r w:rsidR="00A90C35">
        <w:rPr>
          <w:rFonts w:hint="cs"/>
          <w:rtl/>
        </w:rPr>
        <w:t xml:space="preserve"> להם עשו לי חוטין מאותו האבן כדי שאוכל לתופרה </w:t>
      </w:r>
    </w:p>
    <w:p w14:paraId="41412B83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ח</w:t>
      </w:r>
      <w:r w:rsidR="00A90C35">
        <w:rPr>
          <w:rFonts w:hint="cs"/>
          <w:rtl/>
        </w:rPr>
        <w:t xml:space="preserve">. שדה סכינים במה נקצר </w:t>
      </w:r>
      <w:ins w:id="90391" w:author="מנוע מכני" w:date="2026-10-05T11:32:12Z">
        <w:r>
          <w:rPr>
            <w:rFonts w:hint="cs"/>
            <w:rtl/>
          </w:rPr>
          <w:t xml:space="preserve">א"ל</w:t>
        </w:r>
      </w:ins>
      <w:del w:id="90392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בקרן חמור </w:t>
      </w:r>
      <w:ins w:id="90393" w:author="מנוע מכני" w:date="2026-10-05T11:32:12Z">
        <w:r>
          <w:rPr>
            <w:rFonts w:hint="cs"/>
            <w:rtl/>
          </w:rPr>
          <w:t xml:space="preserve">א"ל</w:t>
        </w:r>
      </w:ins>
      <w:del w:id="90394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והא אין קרן לחמור </w:t>
      </w:r>
      <w:ins w:id="90395" w:author="מנוע מכני" w:date="2026-10-05T11:32:12Z">
        <w:r>
          <w:rPr>
            <w:rFonts w:hint="cs"/>
            <w:rtl/>
          </w:rPr>
          <w:t xml:space="preserve">א"ל</w:t>
        </w:r>
      </w:ins>
      <w:del w:id="90396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ומי יש שדה סכינים</w:t>
      </w:r>
    </w:p>
    <w:p w14:paraId="7C2F27B0" w14:textId="77777777" w:rsidR="00A90C35" w:rsidRDefault="00FC27CC" w:rsidP="00FC27CC">
      <w:pPr>
        <w:pStyle w:val="011"/>
        <w:rPr>
          <w:rtl/>
        </w:rPr>
      </w:pPr>
      <w:r>
        <w:rPr>
          <w:rFonts w:hint="cs"/>
          <w:rtl/>
        </w:rPr>
        <w:t>ט</w:t>
      </w:r>
      <w:r w:rsidR="00A90C35">
        <w:rPr>
          <w:rFonts w:hint="cs"/>
          <w:rtl/>
        </w:rPr>
        <w:t xml:space="preserve">. הביאו לו שני ביצים שאלוהו איזו מן שחורה ואיזה מן לבנה </w:t>
      </w:r>
      <w:ins w:id="90397" w:author="מנוע מכני" w:date="2026-10-05T11:32:12Z">
        <w:r>
          <w:rPr>
            <w:rFonts w:hint="cs"/>
            <w:rtl/>
          </w:rPr>
          <w:t xml:space="preserve">א"ל</w:t>
        </w:r>
      </w:ins>
      <w:del w:id="90398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איזה גבינה משחורה ואיזה מלבנה </w:t>
      </w:r>
    </w:p>
    <w:p w14:paraId="381288BE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י</w:t>
      </w:r>
      <w:r w:rsidR="00A90C35">
        <w:rPr>
          <w:rFonts w:hint="cs"/>
          <w:rtl/>
        </w:rPr>
        <w:t xml:space="preserve">. גוזל בביצתו שמת מהיכן יוצא האוויר </w:t>
      </w:r>
      <w:ins w:id="90399" w:author="מנוע מכני" w:date="2026-10-05T11:32:12Z">
        <w:r>
          <w:rPr>
            <w:rFonts w:hint="cs"/>
            <w:rtl/>
          </w:rPr>
          <w:t xml:space="preserve">א"ל</w:t>
        </w:r>
      </w:ins>
      <w:del w:id="90400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מהיכן שנכנס </w:t>
      </w:r>
    </w:p>
    <w:p w14:paraId="3A14B9F7" w14:textId="77777777" w:rsidR="00B874E6" w:rsidRDefault="00FC27CC" w:rsidP="00A90C35">
      <w:pPr>
        <w:rPr>
          <w:rtl/>
        </w:rPr>
      </w:pPr>
      <w:r>
        <w:rPr>
          <w:rFonts w:hint="cs"/>
          <w:rtl/>
        </w:rPr>
        <w:t>יא</w:t>
      </w:r>
      <w:r w:rsidR="00A90C35">
        <w:rPr>
          <w:rFonts w:hint="cs"/>
          <w:rtl/>
        </w:rPr>
        <w:t>. הראה לנו כלי שלא שוה שויו</w:t>
      </w:r>
      <w:r>
        <w:rPr>
          <w:rFonts w:hint="cs"/>
          <w:rtl/>
        </w:rPr>
        <w:t>,</w:t>
      </w:r>
      <w:r w:rsidR="00A90C35">
        <w:rPr>
          <w:rFonts w:hint="cs"/>
          <w:rtl/>
        </w:rPr>
        <w:t xml:space="preserve"> ביקש מחצלת ומשלא נכנסה בפתח ביקש לסתור הפתח ואמר היא כלי שלא שווה את נזקו </w:t>
      </w:r>
    </w:p>
    <w:p w14:paraId="482F0382" w14:textId="77777777" w:rsidR="00B874E6" w:rsidRDefault="00A90C35" w:rsidP="00A90C35">
      <w:pPr>
        <w:rPr>
          <w:rtl/>
        </w:rPr>
      </w:pPr>
      <w:r>
        <w:rPr>
          <w:rFonts w:hint="cs"/>
          <w:rtl/>
        </w:rPr>
        <w:t xml:space="preserve">הביאם לספינה וראה </w:t>
      </w:r>
      <w:ins w:id="90401" w:author="מנוע מכני" w:date="2026-10-05T11:32:12Z">
        <w:r>
          <w:rPr>
            <w:rFonts w:hint="cs"/>
            <w:rtl/>
          </w:rPr>
          <w:t xml:space="preserve">כ"א</w:t>
        </w:r>
      </w:ins>
      <w:del w:id="90402" w:author="מנוע מכני" w:date="2026-10-05T11:32:12Z">
        <w:r>
          <w:rPr>
            <w:rFonts w:hint="cs"/>
            <w:rtl/>
          </w:rPr>
          <w:delText xml:space="preserve">כ''א</w:delText>
        </w:r>
      </w:del>
      <w:r>
        <w:rPr>
          <w:rFonts w:hint="cs"/>
          <w:rtl/>
        </w:rPr>
        <w:t xml:space="preserve"> שישים מקומות והניח שכל חבירו יגיעו לאותו החדר ואמר לספן שיתיר הספינה</w:t>
      </w:r>
      <w:r w:rsidR="0057284B">
        <w:rPr>
          <w:rtl/>
        </w:rPr>
        <w:t>.</w:t>
      </w:r>
      <w:r>
        <w:rPr>
          <w:rFonts w:hint="cs"/>
          <w:rtl/>
        </w:rPr>
        <w:t xml:space="preserve"> בזמן שהלכו לקח עפר מעפרם וכשהגיע למקום מים הבולעים מילא כלי במים </w:t>
      </w:r>
    </w:p>
    <w:p w14:paraId="4EA676B4" w14:textId="77777777" w:rsidR="00A90C35" w:rsidRDefault="00A90C35" w:rsidP="00A90C35">
      <w:pPr>
        <w:pStyle w:val="afff0"/>
        <w:framePr w:wrap="around"/>
        <w:rPr>
          <w:rtl/>
        </w:rPr>
      </w:pPr>
      <w:r>
        <w:rPr>
          <w:rFonts w:hint="cs"/>
          <w:rtl/>
        </w:rPr>
        <w:t>ט.</w:t>
      </w:r>
    </w:p>
    <w:p w14:paraId="6324C77B" w14:textId="77777777" w:rsidR="00A90C35" w:rsidRDefault="00A90C35" w:rsidP="00A90C35">
      <w:pPr>
        <w:rPr>
          <w:rtl/>
        </w:rPr>
      </w:pPr>
      <w:r>
        <w:rPr>
          <w:rFonts w:hint="cs"/>
          <w:rtl/>
        </w:rPr>
        <w:t xml:space="preserve">כשהגיעו לפני הקיסר ראה אותם מעונים ושפלים </w:t>
      </w:r>
      <w:ins w:id="90403" w:author="מנוע מכני" w:date="2026-10-05T11:32:12Z">
        <w:r>
          <w:rPr>
            <w:rFonts w:hint="cs"/>
            <w:rtl/>
          </w:rPr>
          <w:t xml:space="preserve">א"ל</w:t>
        </w:r>
      </w:ins>
      <w:del w:id="9040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אלו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הם, לקח </w:t>
      </w:r>
      <w:r>
        <w:rPr>
          <w:rStyle w:val="2fb"/>
          <w:rFonts w:hint="cs"/>
          <w:rtl/>
        </w:rPr>
        <w:t xml:space="preserve">רי</w:t>
      </w:r>
      <w:ins w:id="90405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0406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מעפרם וזרק עליהם וחזרו לעצמם והעיזו פניהם בפני הקיסר </w:t>
      </w:r>
      <w:ins w:id="90407" w:author="מנוע מכני" w:date="2026-10-05T11:32:12Z">
        <w:r>
          <w:rPr>
            <w:rFonts w:hint="cs"/>
            <w:rtl/>
          </w:rPr>
          <w:t xml:space="preserve">א"ל</w:t>
        </w:r>
      </w:ins>
      <w:del w:id="9040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כל שתרצה עשה בהם </w:t>
      </w:r>
    </w:p>
    <w:p w14:paraId="1505AFB3" w14:textId="77777777" w:rsidR="00B874E6" w:rsidRDefault="00A90C35" w:rsidP="00A90C35">
      <w:pPr>
        <w:rPr>
          <w:rtl/>
        </w:rPr>
      </w:pPr>
      <w:r>
        <w:rPr>
          <w:rFonts w:hint="cs"/>
          <w:rtl/>
        </w:rPr>
        <w:lastRenderedPageBreak/>
        <w:t xml:space="preserve">לקח מים מאותם הבלועים </w:t>
      </w:r>
      <w:r>
        <w:rPr>
          <w:rFonts w:hint="cs"/>
          <w:rtl/>
        </w:rPr>
        <w:lastRenderedPageBreak/>
        <w:t xml:space="preserve">ו</w:t>
      </w:r>
      <w:ins w:id="90409" w:author="מנוע מכני" w:date="2026-10-05T11:32:12Z">
        <w:r>
          <w:rPr>
            <w:rFonts w:hint="cs"/>
            <w:rtl/>
          </w:rPr>
          <w:t xml:space="preserve">א"ל</w:t>
        </w:r>
      </w:ins>
      <w:del w:id="90410" w:author="מנוע מכני" w:date="2026-10-05T11:32:12Z">
        <w:r>
          <w:rPr>
            <w:rFonts w:hint="cs"/>
            <w:rtl/>
          </w:rPr>
          <w:lastRenderedPageBreak/>
          <w:delText xml:space="preserve">א''ל</w:delText>
        </w:r>
      </w:del>
      <w:r>
        <w:rPr>
          <w:rFonts w:hint="cs"/>
          <w:rtl/>
        </w:rPr>
        <w:lastRenderedPageBreak/>
        <w:t xml:space="preserve"> לכו ומלאו מים בכלי זה, ומלאו ומלאו וכל מה שמלאו נבלע עד שנשמטו כתפיהם ובלו והלכו לאבדון </w:t>
      </w:r>
    </w:p>
    <w:p w14:paraId="16321CBA" w14:textId="77777777" w:rsidR="0057284B" w:rsidRDefault="0057284B" w:rsidP="0057284B">
      <w:pPr>
        <w:pStyle w:val="affffd"/>
        <w:jc w:val="center"/>
        <w:rPr>
          <w:rtl/>
        </w:rPr>
        <w:pPrChange w:id="9037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71" w:author="מנוע מכני" w:date="2026-10-05T11:32:12Z">
        <w:r>
          <w:rPr>
            <w:rtl/>
          </w:rPr>
          <w:t xml:space="preserve"> </w:t>
        </w:r>
      </w:ins>
      <w:del w:id="959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73" w:author="מנוע מכני" w:date="2026-10-05T11:32:12Z">
        <w:r>
          <w:rPr>
            <w:rtl/>
          </w:rPr>
          <w:t xml:space="preserve"> </w:t>
        </w:r>
      </w:ins>
      <w:del w:id="959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B84D5FA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2119975" w14:textId="77777777" w:rsidR="00E719A1" w:rsidRDefault="00F63065" w:rsidP="00E719A1">
      <w:pPr>
        <w:pStyle w:val="afff5"/>
        <w:rPr>
          <w:rtl/>
        </w:rPr>
      </w:pPr>
      <w:r>
        <w:rPr>
          <w:rtl/>
        </w:rPr>
        <w:t xml:space="preserve">חמורה שלא ביכרה, וילדה שני זכרים - נותן טלה אחד לכהן, </w:t>
      </w:r>
    </w:p>
    <w:p w14:paraId="0838FBD8" w14:textId="77777777" w:rsidR="00B874E6" w:rsidRDefault="00E719A1" w:rsidP="00E719A1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זכר ונקבה - מפריש טלה אחד לעצמו</w:t>
      </w:r>
      <w:r w:rsidR="0057284B">
        <w:rPr>
          <w:rtl/>
        </w:rPr>
        <w:t>.</w:t>
      </w:r>
    </w:p>
    <w:p w14:paraId="0D2234E2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שתי חמוריו שלא ביכרו וילדו שני זכרים - נותן שני טלאים לכהן, זכר ונקבה, או שני זכרים ונקבה - נותן טלה אחד לכהן, </w:t>
      </w:r>
    </w:p>
    <w:p w14:paraId="74538A68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שתי נקבות וזכר או שני זכרים ושתי נקבות - אין לכהן כלום</w:t>
      </w:r>
      <w:r w:rsidR="0057284B">
        <w:rPr>
          <w:rtl/>
        </w:rPr>
        <w:t>.</w:t>
      </w:r>
    </w:p>
    <w:p w14:paraId="43F19C7C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אחת ביכרה ואחת שלא ביכרה וילדה שני זכרים - נותן טלה אחד לכהן, </w:t>
      </w:r>
    </w:p>
    <w:p w14:paraId="270D1FAF" w14:textId="77777777" w:rsidR="00B874E6" w:rsidRDefault="00E719A1" w:rsidP="003C7E66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זכר ונקבה - מפריש טלה אחד לעצמו</w:t>
      </w:r>
      <w:r w:rsidR="0057284B">
        <w:rPr>
          <w:rtl/>
        </w:rPr>
        <w:t>.</w:t>
      </w:r>
    </w:p>
    <w:p w14:paraId="3D853FDC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שנאמר: </w:t>
      </w:r>
      <w:r w:rsidR="00E719A1">
        <w:rPr>
          <w:rFonts w:hint="cs"/>
          <w:rtl/>
        </w:rPr>
        <w:t>'</w:t>
      </w:r>
      <w:r>
        <w:rPr>
          <w:rtl/>
        </w:rPr>
        <w:t>ופטר חמור תפדה בשה מן הכבשים ומן העזים</w:t>
      </w:r>
      <w:r w:rsidR="00E719A1">
        <w:rPr>
          <w:rFonts w:hint="cs"/>
          <w:rtl/>
        </w:rPr>
        <w:t>'</w:t>
      </w:r>
      <w:r>
        <w:rPr>
          <w:rtl/>
        </w:rPr>
        <w:t xml:space="preserve">, זכר ונקבה, גדול וקטן, תמים ובעל מום פודה בו פעמים הרבה, נכנס לדיר להתעשר, </w:t>
      </w:r>
    </w:p>
    <w:p w14:paraId="3BEFB91B" w14:textId="77777777" w:rsidR="00B874E6" w:rsidRDefault="00E719A1" w:rsidP="003C7E66">
      <w:pPr>
        <w:pStyle w:val="afff5"/>
        <w:rPr>
          <w:rtl/>
        </w:rPr>
      </w:pPr>
      <w:r>
        <w:rPr>
          <w:rFonts w:hint="cs"/>
          <w:rtl/>
        </w:rPr>
        <w:tab/>
      </w:r>
      <w:r w:rsidR="00F63065">
        <w:rPr>
          <w:rtl/>
        </w:rPr>
        <w:t>ואם מת - נהנין בו</w:t>
      </w:r>
      <w:r w:rsidR="0057284B">
        <w:rPr>
          <w:rtl/>
        </w:rPr>
        <w:t>.</w:t>
      </w:r>
    </w:p>
    <w:p w14:paraId="769D2702" w14:textId="77777777" w:rsidR="0057284B" w:rsidRDefault="0057284B" w:rsidP="0057284B">
      <w:pPr>
        <w:pStyle w:val="affffd"/>
        <w:jc w:val="center"/>
        <w:rPr>
          <w:rtl/>
        </w:rPr>
        <w:pPrChange w:id="9037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75" w:author="מנוע מכני" w:date="2026-10-05T11:32:12Z">
        <w:r>
          <w:rPr>
            <w:rtl/>
          </w:rPr>
          <w:t xml:space="preserve"> </w:t>
        </w:r>
      </w:ins>
      <w:del w:id="959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77" w:author="מנוע מכני" w:date="2026-10-05T11:32:12Z">
        <w:r>
          <w:rPr>
            <w:rtl/>
          </w:rPr>
          <w:t xml:space="preserve"> </w:t>
        </w:r>
      </w:ins>
      <w:del w:id="959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5EE6EA4" w14:textId="77777777" w:rsidR="00AE7DBB" w:rsidRDefault="000F1E3D" w:rsidP="00AE7DBB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0411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412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: דלא </w:t>
      </w:r>
      <w:r w:rsidR="00F63065">
        <w:rPr>
          <w:rStyle w:val="2fb"/>
          <w:rtl/>
        </w:rPr>
        <w:t xml:space="preserve">כ</w:t>
      </w:r>
      <w:r w:rsidR="00AE7DBB">
        <w:rPr>
          <w:rStyle w:val="2fb"/>
          <w:rFonts w:hint="cs"/>
          <w:rtl/>
        </w:rPr>
        <w:t xml:space="preserve">רי</w:t>
      </w:r>
      <w:ins w:id="90413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14" w:author="מנוע מכני" w:date="2026-10-05T11:32:12Z">
        <w:r w:rsidR="00AE7DBB">
          <w:rPr>
            <w:rFonts w:hint="cs"/>
            <w:rtl/>
          </w:rPr>
          <w:delText xml:space="preserve">ה''ג</w:delText>
        </w:r>
      </w:del>
      <w:r w:rsidR="00AE7DBB">
        <w:rPr>
          <w:rFonts w:hint="cs"/>
          <w:rtl/>
        </w:rPr>
        <w:t xml:space="preserve"> שאמר דאפשר לצמצם</w:t>
      </w:r>
    </w:p>
    <w:p>
      <w:pPr>
        <w:pStyle w:val="38"/>
        <w:rPr>
          <w:ins w:id="98996" w:author="מנוע מכני" w:date="2026-10-05T11:32:12Z"/>
        </w:rPr>
      </w:pPr>
      <w:r>
        <w:t xml:space="preserve">אביי:</w:t>
      </w:r>
    </w:p>
    <w:p w14:paraId="2717473F" w14:textId="77777777" w:rsidR="00AE7DBB" w:rsidRDefault="00F63065" w:rsidP="00AE7DBB">
      <w:pPr>
        <w:rPr>
          <w:rtl/>
        </w:rPr>
      </w:pPr>
      <w:del w:id="98997" w:author="מנוע מכני" w:date="2026-10-05T11:32:12Z">
        <w:r>
          <w:rPr>
            <w:rtl/>
          </w:rPr>
          <w:delText xml:space="preserve"> </w:delText>
        </w:r>
      </w:del>
      <w:ins w:id="92775" w:author="מנוע מכני" w:date="2026-10-05T11:32:12Z">
        <w:r>
          <w:rPr>
            <w:rtl/>
          </w:rPr>
          <w:t xml:space="preserve">אפי'</w:t>
        </w:r>
      </w:ins>
      <w:del w:id="9277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r w:rsidR="00AE7DBB">
        <w:rPr>
          <w:rStyle w:val="2fb"/>
          <w:rFonts w:hint="cs"/>
          <w:rtl/>
        </w:rPr>
        <w:t xml:space="preserve">כרי</w:t>
      </w:r>
      <w:ins w:id="904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16" w:author="מנוע מכני" w:date="2026-10-05T11:32:12Z">
        <w:r w:rsidR="00AE7DBB">
          <w:rPr>
            <w:rFonts w:hint="cs"/>
            <w:rtl/>
          </w:rPr>
          <w:delText xml:space="preserve">ה''ג</w:delText>
        </w:r>
      </w:del>
      <w:r w:rsidR="00AE7DBB">
        <w:rPr>
          <w:rFonts w:hint="cs"/>
          <w:rtl/>
        </w:rPr>
        <w:t xml:space="preserve"> </w:t>
      </w:r>
      <w:r>
        <w:rPr>
          <w:rtl/>
        </w:rPr>
        <w:t xml:space="preserve">שאני </w:t>
      </w:r>
      <w:ins w:id="93161" w:author="מנוע מכני" w:date="2026-10-05T11:32:12Z">
        <w:r>
          <w:rPr>
            <w:rtl/>
          </w:rPr>
          <w:t xml:space="preserve">שם</w:t>
        </w:r>
      </w:ins>
      <w:del w:id="9316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</w:t>
      </w:r>
      <w:r w:rsidR="00AE7DBB">
        <w:rPr>
          <w:rFonts w:hint="cs"/>
          <w:rtl/>
        </w:rPr>
        <w:t>'ה</w:t>
      </w:r>
      <w:r>
        <w:rPr>
          <w:rtl/>
        </w:rPr>
        <w:t>זכרים לה'</w:t>
      </w:r>
      <w:r w:rsidR="00AE7DBB">
        <w:rPr>
          <w:rFonts w:hint="cs"/>
          <w:rtl/>
        </w:rPr>
        <w:t xml:space="preserve"> ו</w:t>
      </w:r>
      <w:ins w:id="90417" w:author="מנוע מכני" w:date="2026-10-05T11:32:12Z">
        <w:r>
          <w:rPr>
            <w:rFonts w:hint="cs"/>
            <w:rtl/>
          </w:rPr>
          <w:t xml:space="preserve">א"א</w:t>
        </w:r>
      </w:ins>
      <w:del w:id="90418" w:author="מנוע מכני" w:date="2026-10-05T11:32:12Z">
        <w:r w:rsidR="00AE7DBB">
          <w:rPr>
            <w:rFonts w:hint="cs"/>
            <w:rtl/>
          </w:rPr>
          <w:delText xml:space="preserve">א''א</w:delText>
        </w:r>
      </w:del>
      <w:r w:rsidR="00AE7DBB">
        <w:rPr>
          <w:rFonts w:hint="cs"/>
          <w:rtl/>
        </w:rPr>
        <w:t xml:space="preserve"> ללמוד מהך דמיעטה תורה הזכרים'</w:t>
      </w:r>
    </w:p>
    <w:p>
      <w:pPr>
        <w:pStyle w:val="38"/>
        <w:rPr>
          <w:ins w:id="98998" w:author="מנוע מכני" w:date="2026-10-05T11:32:12Z"/>
        </w:rPr>
      </w:pPr>
      <w:ins w:id="90419" w:author="מנוע מכני" w:date="2026-10-05T11:32:12Z">
        <w:r>
          <w:t xml:space="preserve">א"ד</w:t>
        </w:r>
      </w:ins>
      <w:del w:id="90420" w:author="מנוע מכני" w:date="2026-10-05T11:32:12Z">
        <w:r>
          <w:delText xml:space="preserve">א''ד</w:delText>
        </w:r>
      </w:del>
      <w:r>
        <w:t xml:space="preserve">:</w:t>
      </w:r>
    </w:p>
    <w:p w14:paraId="4315022B" w14:textId="77777777" w:rsidR="00CE3F39" w:rsidRDefault="00CE3F39" w:rsidP="00CE3F39">
      <w:pPr>
        <w:rPr>
          <w:rtl/>
        </w:rPr>
      </w:pPr>
      <w:del w:id="9899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לימא דלא </w:t>
      </w:r>
      <w:r>
        <w:rPr>
          <w:rStyle w:val="2fb"/>
          <w:rFonts w:hint="cs"/>
          <w:rtl/>
        </w:rPr>
        <w:t xml:space="preserve">כרי</w:t>
      </w:r>
      <w:ins w:id="90421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22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ולזה דחה </w:t>
      </w:r>
      <w:r>
        <w:rPr>
          <w:rStyle w:val="2fb"/>
          <w:rFonts w:hint="cs"/>
          <w:rtl/>
        </w:rPr>
        <w:t xml:space="preserve">אביי</w:t>
      </w:r>
      <w:r>
        <w:rPr>
          <w:rFonts w:hint="cs"/>
          <w:rtl/>
        </w:rPr>
        <w:t xml:space="preserve"> דהזכרים לה' </w:t>
      </w:r>
    </w:p>
    <w:p w14:paraId="18011400" w14:textId="77777777" w:rsidR="00CE3F39" w:rsidRDefault="00CE3F39" w:rsidP="00CE3F39">
      <w:pPr>
        <w:rPr>
          <w:rtl/>
        </w:rPr>
      </w:pPr>
      <w:r>
        <w:rPr>
          <w:rStyle w:val="2fb"/>
          <w:rFonts w:hint="cs"/>
          <w:rtl/>
        </w:rPr>
        <w:t xml:space="preserve">לר</w:t>
      </w:r>
      <w:ins w:id="90423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424" w:author="מנוע מכני" w:date="2026-10-05T11:32:12Z">
        <w:r>
          <w:rPr>
            <w:rFonts w:hint="cs"/>
            <w:rtl/>
          </w:rPr>
          <w:delText xml:space="preserve">י''ר</w:delText>
        </w:r>
      </w:del>
      <w:r>
        <w:rPr>
          <w:rFonts w:hint="cs"/>
          <w:rtl/>
        </w:rPr>
        <w:t xml:space="preserve"> דלא מוקי </w:t>
      </w:r>
      <w:r>
        <w:rPr>
          <w:rStyle w:val="2fb"/>
          <w:rFonts w:hint="cs"/>
          <w:rtl/>
        </w:rPr>
        <w:t xml:space="preserve">כרי</w:t>
      </w:r>
      <w:ins w:id="9042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26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היינו דלא קתני ויצאו שני ראשיהן כאחד,</w:t>
      </w:r>
    </w:p>
    <w:p>
      <w:pPr>
        <w:pStyle w:val="38"/>
        <w:rPr>
          <w:ins w:id="99000" w:author="מנוע מכני" w:date="2026-10-05T11:32:12Z"/>
        </w:rPr>
      </w:pPr>
      <w:r>
        <w:t xml:space="preserve">אלא</w:t>
      </w:r>
    </w:p>
    <w:p w14:paraId="7C68F872" w14:textId="77777777" w:rsidR="00CE3F39" w:rsidRDefault="00F63065" w:rsidP="00CE3F39">
      <w:pPr>
        <w:rPr>
          <w:rtl/>
        </w:rPr>
      </w:pPr>
      <w:del w:id="9900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לאביי</w:t>
      </w:r>
      <w:r>
        <w:rPr>
          <w:rtl/>
        </w:rPr>
        <w:t xml:space="preserve">, ליתני ויצאו שני ראשיהן כאחד! </w:t>
      </w:r>
    </w:p>
    <w:p>
      <w:pPr>
        <w:pStyle w:val="38"/>
        <w:rPr>
          <w:ins w:id="99002" w:author="מנוע מכני" w:date="2026-10-05T11:32:12Z"/>
        </w:rPr>
      </w:pPr>
      <w:r>
        <w:tab/>
      </w:r>
      <w:r w:rsidR="00F63065">
        <w:t xml:space="preserve">ועוד, </w:t>
      </w:r>
      <w:r w:rsidR="00F63065">
        <w:t xml:space="preserve">תניא</w:t>
      </w:r>
      <w:r w:rsidR="00F63065">
        <w:t xml:space="preserve">:</w:t>
      </w:r>
    </w:p>
    <w:p w14:paraId="6210334F" w14:textId="77777777" w:rsidR="00CD49A5" w:rsidRDefault="009F7858" w:rsidP="009F7858">
      <w:pPr>
        <w:rPr>
          <w:rtl/>
        </w:rPr>
      </w:pPr>
      <w:del w:id="990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חמורו שלא ביכרה וילדה שני זכרים, ויצאו שני ראשיהן כאחד, </w:t>
      </w:r>
    </w:p>
    <w:p>
      <w:pPr>
        <w:pStyle w:val="38"/>
        <w:rPr>
          <w:ins w:id="99004" w:author="מנוע מכני" w:date="2026-10-05T11:32:12Z"/>
        </w:rPr>
      </w:pPr>
      <w:r>
        <w:tab/>
      </w:r>
      <w:r>
        <w:tab/>
      </w:r>
      <w:del w:id="92710" w:author="מנוע מכני" w:date="2026-10-05T11:32:12Z">
        <w:r>
          <w:delText xml:space="preserve">  </w:delText>
        </w:r>
      </w:del>
      <w:r w:rsidR="009F7858">
        <w:t>ל</w:t>
      </w:r>
      <w:r w:rsidR="00CE3F39">
        <w:t xml:space="preserve">רי</w:t>
      </w:r>
      <w:ins w:id="90427" w:author="מנוע מכני" w:date="2026-10-05T11:32:12Z">
        <w:r>
          <w:t xml:space="preserve">ה"ג</w:t>
        </w:r>
      </w:ins>
      <w:del w:id="90428" w:author="מנוע מכני" w:date="2026-10-05T11:32:12Z">
        <w:r w:rsidR="00CE3F39">
          <w:delText xml:space="preserve">ה''ג</w:delText>
        </w:r>
      </w:del>
      <w:r w:rsidR="00F63065">
        <w:t xml:space="preserve">:</w:t>
      </w:r>
    </w:p>
    <w:p w14:paraId="228D4E52" w14:textId="77777777" w:rsidR="009F7858" w:rsidRDefault="00CD49A5" w:rsidP="009F7858">
      <w:pPr>
        <w:rPr>
          <w:rtl/>
        </w:rPr>
      </w:pPr>
      <w:del w:id="990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שניהן לכהן, </w:t>
      </w:r>
      <w:r w:rsidR="00CE3F39">
        <w:rPr>
          <w:rFonts w:hint="cs"/>
          <w:rtl/>
        </w:rPr>
        <w:t>ד'</w:t>
      </w:r>
      <w:ins w:id="90101" w:author="מנוע סמנטי" w:date="2026-10-05T11:39:44Z">
        <w:r>
          <w:rPr>
            <w:rStyle w:val="afffff0"/>
            <w:rtl/>
          </w:rPr>
          <w:t xml:space="preserve">הַזְּכָרִים לַה</w:t>
        </w:r>
      </w:ins>
      <w:del w:id="90102" w:author="מנוע סמנטי" w:date="2026-10-05T11:39:44Z">
        <w:r w:rsidR="00CE3F39">
          <w:rPr>
            <w:rtl/>
          </w:rPr>
          <w:delText xml:space="preserve">הזכרים לה</w:delText>
        </w:r>
      </w:del>
      <w:r w:rsidR="00CE3F39">
        <w:rPr>
          <w:rtl/>
        </w:rPr>
        <w:t xml:space="preserve">', </w:t>
      </w:r>
    </w:p>
    <w:p w14:paraId="2202537E" w14:textId="77777777" w:rsidR="00B874E6" w:rsidRDefault="00F63065" w:rsidP="00C5567C">
      <w:pPr>
        <w:pStyle w:val="a"/>
        <w:rPr>
          <w:rtl/>
        </w:rPr>
      </w:pPr>
      <w:r w:rsidRPr="00CD49A5">
        <w:rPr>
          <w:bCs/>
          <w:rtl/>
        </w:rPr>
        <w:t>תיובתא</w:t>
      </w:r>
      <w:r>
        <w:rPr>
          <w:rtl/>
        </w:rPr>
        <w:t xml:space="preserve"> </w:t>
      </w:r>
      <w:r>
        <w:rPr>
          <w:rStyle w:val="2fb"/>
          <w:rtl/>
        </w:rPr>
        <w:t xml:space="preserve">דאביי</w:t>
      </w:r>
      <w:r>
        <w:rPr>
          <w:rtl/>
        </w:rPr>
        <w:t xml:space="preserve">, תיובתא</w:t>
      </w:r>
      <w:r w:rsidR="0057284B">
        <w:rPr>
          <w:rtl/>
        </w:rPr>
        <w:t>.</w:t>
      </w:r>
    </w:p>
    <w:p w14:paraId="4E49C8FD" w14:textId="77777777" w:rsidR="009F7858" w:rsidRDefault="009F7858" w:rsidP="009F7858">
      <w:pPr>
        <w:pStyle w:val="afff0"/>
        <w:framePr w:wrap="around"/>
        <w:rPr>
          <w:rtl/>
        </w:rPr>
      </w:pPr>
      <w:r>
        <w:rPr>
          <w:rFonts w:hint="cs"/>
          <w:rtl/>
        </w:rPr>
        <w:t>ט:</w:t>
      </w:r>
      <w:r w:rsidR="00F63065">
        <w:rPr>
          <w:rtl/>
        </w:rPr>
        <w:t xml:space="preserve"> </w:t>
      </w:r>
    </w:p>
    <w:p w14:paraId="7FB05EEF" w14:textId="77777777" w:rsidR="00B874E6" w:rsidRDefault="00F63065" w:rsidP="009F7858">
      <w:pPr>
        <w:rPr>
          <w:rtl/>
        </w:rPr>
      </w:pPr>
      <w:r>
        <w:rPr>
          <w:rtl/>
        </w:rPr>
        <w:t>ו</w:t>
      </w:r>
      <w:r w:rsidR="009F7858">
        <w:rPr>
          <w:rFonts w:hint="cs"/>
          <w:rtl/>
        </w:rPr>
        <w:t>ל</w:t>
      </w:r>
      <w:r>
        <w:rPr>
          <w:rtl/>
        </w:rPr>
        <w:t>רבנן</w:t>
      </w:r>
      <w:r w:rsidR="009F7858">
        <w:rPr>
          <w:rFonts w:hint="cs"/>
          <w:rtl/>
        </w:rPr>
        <w:t xml:space="preserve"> אפי </w:t>
      </w:r>
      <w:ins w:id="97707" w:author="מנוע מכני" w:date="2026-10-05T11:32:12Z">
        <w:r>
          <w:rPr>
            <w:rFonts w:hint="cs"/>
            <w:rtl/>
          </w:rPr>
          <w:t xml:space="preserve">אם </w:t>
        </w:r>
      </w:ins>
      <w:del w:id="97708" w:author="מנוע מכני" w:date="2026-10-05T11:32:12Z">
        <w:r w:rsidR="009F7858">
          <w:rPr>
            <w:rFonts w:hint="cs"/>
            <w:rtl/>
          </w:rPr>
          <w:delText xml:space="preserve">אי </w:delText>
        </w:r>
      </w:del>
      <w:ins w:id="97993" w:author="מנוע מכני" w:date="2026-10-05T11:32:12Z">
        <w:r>
          <w:rPr>
            <w:rFonts w:hint="cs"/>
            <w:rtl/>
          </w:rPr>
          <w:t xml:space="preserve">כולו</w:t>
        </w:r>
      </w:ins>
      <w:del w:id="97994" w:author="מנוע מכני" w:date="2026-10-05T11:32:12Z">
        <w:r w:rsidR="009F7858">
          <w:rPr>
            <w:rFonts w:hint="cs"/>
            <w:rtl/>
          </w:rPr>
          <w:delText xml:space="preserve">כוליה</w:delText>
        </w:r>
      </w:del>
      <w:r w:rsidR="009F7858">
        <w:rPr>
          <w:rFonts w:hint="cs"/>
          <w:rtl/>
        </w:rPr>
        <w:t xml:space="preserve"> רחם קדוש </w:t>
      </w:r>
      <w:r w:rsidR="009F7858">
        <w:rPr>
          <w:rFonts w:hint="cs"/>
          <w:rtl/>
        </w:rPr>
        <w:t xml:space="preserve">לא</w:t>
      </w:r>
      <w:r w:rsidR="009F7858">
        <w:rPr>
          <w:rFonts w:hint="cs"/>
          <w:rtl/>
        </w:rPr>
        <w:t xml:space="preserve"> הוי חציצה דמין במינו אין חוצץ </w:t>
      </w:r>
    </w:p>
    <w:p w14:paraId="2C36EC8A" w14:textId="77777777" w:rsidR="0057284B" w:rsidRDefault="0057284B" w:rsidP="0057284B">
      <w:pPr>
        <w:jc w:val="center"/>
        <w:rPr>
          <w:del w:id="90012" w:author="מנוע עיצוב" w:date="2026-10-05T11:33:53Z"/>
          <w:rtl/>
        </w:rPr>
      </w:pPr>
      <w:del w:id="90009" w:author="מנוע עיצוב" w:date="2026-10-05T11:33:53Z">
        <w:r>
          <w:rPr>
            <w:rtl/>
          </w:rPr>
          <w:delText xml:space="preserve">•</w:delText>
        </w:r>
      </w:del>
      <w:ins w:id="95979" w:author="מנוע מכני" w:date="2026-10-05T11:32:12Z">
        <w:r>
          <w:rPr>
            <w:rtl/>
          </w:rPr>
          <w:t xml:space="preserve"> </w:t>
        </w:r>
      </w:ins>
      <w:del w:id="95980" w:author="מנוע מכני" w:date="2026-10-05T11:32:12Z">
        <w:r>
          <w:rPr>
            <w:rtl/>
          </w:rPr>
          <w:delText xml:space="preserve">  </w:delText>
        </w:r>
      </w:del>
      <w:del w:id="90010" w:author="מנוע עיצוב" w:date="2026-10-05T11:33:53Z">
        <w:r>
          <w:rPr>
            <w:rtl/>
          </w:rPr>
          <w:delText xml:space="preserve">•</w:delText>
        </w:r>
      </w:del>
      <w:ins w:id="95981" w:author="מנוע מכני" w:date="2026-10-05T11:32:12Z">
        <w:r>
          <w:rPr>
            <w:rtl/>
          </w:rPr>
          <w:t xml:space="preserve"> </w:t>
        </w:r>
      </w:ins>
      <w:del w:id="95982" w:author="מנוע מכני" w:date="2026-10-05T11:32:12Z">
        <w:r>
          <w:rPr>
            <w:rtl/>
          </w:rPr>
          <w:delText xml:space="preserve">  </w:delText>
        </w:r>
      </w:del>
      <w:del w:id="90011" w:author="מנוע עיצוב" w:date="2026-10-05T11:33:53Z">
        <w:r>
          <w:rPr>
            <w:rtl/>
          </w:rPr>
          <w:delText xml:space="preserve">•</w:delText>
        </w:r>
      </w:del>
    </w:p>
    <w:p w14:paraId="521D2B65" w14:textId="77777777" w:rsidR="00B874E6" w:rsidRDefault="00F63065" w:rsidP="009F7858">
      <w:pPr>
        <w:pStyle w:val="afffd"/>
        <w:rPr>
          <w:rtl/>
        </w:rPr>
      </w:pPr>
      <w:r>
        <w:rPr>
          <w:rtl/>
        </w:rPr>
        <w:t>זכר ונקבה מפריש טלה כו'</w:t>
      </w:r>
      <w:r w:rsidR="0057284B">
        <w:rPr>
          <w:rtl/>
        </w:rPr>
        <w:t>.</w:t>
      </w:r>
    </w:p>
    <w:p w14:paraId="4416A38C" w14:textId="77777777" w:rsidR="009F7858" w:rsidRDefault="00F63065" w:rsidP="000F5460">
      <w:pPr>
        <w:rPr>
          <w:rtl/>
        </w:rPr>
      </w:pPr>
      <w:r>
        <w:rPr>
          <w:rtl/>
        </w:rPr>
        <w:t xml:space="preserve">וכיון דלעצמו הוא, </w:t>
      </w:r>
      <w:r w:rsidR="000F5460">
        <w:rPr>
          <w:rFonts w:hint="cs"/>
          <w:rtl/>
        </w:rPr>
        <w:t xml:space="preserve">צריך להפרישו להפקיע האיסור ממנו</w:t>
      </w:r>
      <w:ins w:id="95983" w:author="מנוע מכני" w:date="2026-10-05T11:32:12Z">
        <w:r>
          <w:rPr>
            <w:rFonts w:hint="cs"/>
            <w:rtl/>
          </w:rPr>
          <w:t xml:space="preserve"> </w:t>
        </w:r>
      </w:ins>
      <w:del w:id="95984" w:author="מנוע מכני" w:date="2026-10-05T11:32:12Z">
        <w:r w:rsidR="000F5460">
          <w:rPr>
            <w:rFonts w:hint="cs"/>
            <w:rtl/>
          </w:rPr>
          <w:delText xml:space="preserve">  </w:delText>
        </w:r>
      </w:del>
      <w:ins w:id="97709" w:author="מנוע מכני" w:date="2026-10-05T11:32:12Z">
        <w:r>
          <w:rPr>
            <w:rFonts w:hint="cs"/>
            <w:rtl/>
          </w:rPr>
          <w:t xml:space="preserve">דאם </w:t>
        </w:r>
      </w:ins>
      <w:del w:id="97710" w:author="מנוע מכני" w:date="2026-10-05T11:32:12Z">
        <w:r w:rsidR="000F5460">
          <w:rPr>
            <w:rFonts w:hint="cs"/>
            <w:rtl/>
          </w:rPr>
          <w:delText xml:space="preserve">דאי </w:delText>
        </w:r>
      </w:del>
      <w:ins w:id="93163" w:author="מנוע מכני" w:date="2026-10-05T11:32:12Z">
        <w:r>
          <w:rPr>
            <w:rFonts w:hint="cs"/>
            <w:rtl/>
          </w:rPr>
          <w:t xml:space="preserve">לא</w:t>
        </w:r>
      </w:ins>
      <w:del w:id="93164" w:author="מנוע מכני" w:date="2026-10-05T11:32:12Z">
        <w:r w:rsidR="000F5460">
          <w:rPr>
            <w:rFonts w:hint="cs"/>
            <w:rtl/>
          </w:rPr>
          <w:delText xml:space="preserve">לאו</w:delText>
        </w:r>
      </w:del>
      <w:r>
        <w:rPr>
          <w:rtl/>
        </w:rPr>
        <w:t xml:space="preserve">- אסור בהנאה, </w:t>
      </w:r>
    </w:p>
    <w:p w14:paraId="338D143E" w14:textId="77777777" w:rsidR="00B874E6" w:rsidRDefault="00F63065" w:rsidP="000F5460">
      <w:pPr>
        <w:rPr>
          <w:rtl/>
        </w:rPr>
      </w:pPr>
      <w:r>
        <w:rPr>
          <w:rtl/>
        </w:rPr>
        <w:t>מתני</w:t>
      </w:r>
      <w:r w:rsidR="000F5460">
        <w:rPr>
          <w:rFonts w:hint="cs"/>
          <w:rtl/>
        </w:rPr>
        <w:t xml:space="preserve"> </w:t>
      </w:r>
      <w:r w:rsidRPr="000F5460">
        <w:rPr>
          <w:b/>
          <w:bCs/>
          <w:rtl/>
        </w:rPr>
        <w:t>'ר' יהודה היא</w:t>
      </w:r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: פטר חמור </w:t>
      </w:r>
      <w:r w:rsidRPr="000F5460">
        <w:rPr>
          <w:b/>
          <w:bCs/>
          <w:rtl/>
        </w:rPr>
        <w:t>אסור</w:t>
      </w:r>
      <w:r>
        <w:rPr>
          <w:rtl/>
        </w:rPr>
        <w:t xml:space="preserve"> </w:t>
      </w:r>
      <w:r w:rsidRPr="000F5460">
        <w:rPr>
          <w:b/>
          <w:bCs/>
          <w:rtl/>
        </w:rPr>
        <w:t>בהנאה</w:t>
      </w:r>
      <w:r>
        <w:rPr>
          <w:rtl/>
        </w:rPr>
        <w:t xml:space="preserve">, </w:t>
      </w:r>
      <w:ins w:id="92777" w:author="מנוע מכני" w:date="2026-10-05T11:32:12Z">
        <w:r>
          <w:rPr>
            <w:rStyle w:val="2fb"/>
            <w:rtl/>
          </w:rPr>
          <w:t xml:space="preserve">ור"ש</w:t>
        </w:r>
      </w:ins>
      <w:del w:id="92778" w:author="מנוע מכני" w:date="2026-10-05T11:32:12Z">
        <w:r>
          <w:rPr>
            <w:rtl/>
          </w:rPr>
          <w:delText xml:space="preserve">ורבי שמעון</w:delText>
        </w:r>
      </w:del>
      <w:r>
        <w:rPr>
          <w:rtl/>
        </w:rPr>
        <w:t xml:space="preserve"> מתיר</w:t>
      </w:r>
      <w:r w:rsidR="0057284B">
        <w:rPr>
          <w:rtl/>
        </w:rPr>
        <w:t>.</w:t>
      </w:r>
    </w:p>
    <w:p w14:paraId="464E54F5" w14:textId="77777777" w:rsidR="000F5460" w:rsidRDefault="000F5460" w:rsidP="000F5460">
      <w:pPr>
        <w:rPr>
          <w:rtl/>
        </w:rPr>
      </w:pPr>
      <w:r>
        <w:rPr>
          <w:rFonts w:hint="cs"/>
          <w:rtl/>
        </w:rPr>
        <w:t xml:space="preserve">וטעמא </w:t>
      </w:r>
      <w:r>
        <w:rPr>
          <w:rStyle w:val="2fb"/>
          <w:rFonts w:hint="cs"/>
          <w:rtl/>
        </w:rPr>
        <w:t xml:space="preserve">ד</w:t>
      </w:r>
      <w:ins w:id="904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3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כדעולא</w:t>
      </w:r>
      <w:r>
        <w:rPr>
          <w:rFonts w:hint="cs"/>
          <w:rtl/>
        </w:rPr>
        <w:t xml:space="preserve"> יש לך דבר דהקפידה עליו תורה להפקיע איסורו בשה?</w:t>
      </w:r>
    </w:p>
    <w:p w14:paraId="461E0AF4" w14:textId="77777777" w:rsidR="000F5460" w:rsidRDefault="006C4D35" w:rsidP="000F5460">
      <w:pPr>
        <w:rPr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>[</w:t>
      </w:r>
      <w:r w:rsidR="000F5460">
        <w:rPr>
          <w:rFonts w:hint="cs"/>
          <w:rtl/>
        </w:rPr>
        <w:t xml:space="preserve">ולא סתם דבר הצריך פדייה </w:t>
      </w:r>
      <w:ins w:id="93165" w:author="מנוע מכני" w:date="2026-10-05T11:32:12Z">
        <w:r>
          <w:rPr>
            <w:rFonts w:hint="cs"/>
            <w:rtl/>
          </w:rPr>
          <w:t xml:space="preserve">שהרי</w:t>
        </w:r>
      </w:ins>
      <w:del w:id="93166" w:author="מנוע מכני" w:date="2026-10-05T11:32:12Z">
        <w:r w:rsidR="000F5460">
          <w:rPr>
            <w:rFonts w:hint="cs"/>
            <w:rtl/>
          </w:rPr>
          <w:delText xml:space="preserve">דהא</w:delText>
        </w:r>
      </w:del>
      <w:r w:rsidR="000F5460">
        <w:rPr>
          <w:rFonts w:hint="cs"/>
          <w:rtl/>
        </w:rPr>
        <w:t xml:space="preserve"> בכור אדם צריך פדייה ומותר</w:t>
      </w:r>
    </w:p>
    <w:p w14:paraId="09970537" w14:textId="77777777" w:rsidR="006C4D35" w:rsidRDefault="006C4D35" w:rsidP="006C4D3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[</w:t>
      </w:r>
      <w:r w:rsidR="000F5460">
        <w:rPr>
          <w:rFonts w:hint="cs"/>
          <w:rtl/>
        </w:rPr>
        <w:t xml:space="preserve">ולא </w:t>
      </w:r>
      <w:r>
        <w:rPr>
          <w:rFonts w:hint="cs"/>
          <w:rtl/>
        </w:rPr>
        <w:t xml:space="preserve">בשוויו </w:t>
      </w:r>
      <w:ins w:id="93167" w:author="מנוע מכני" w:date="2026-10-05T11:32:12Z">
        <w:r>
          <w:rPr>
            <w:rFonts w:hint="cs"/>
            <w:rtl/>
          </w:rPr>
          <w:t xml:space="preserve">שהרי</w:t>
        </w:r>
      </w:ins>
      <w:del w:id="93168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רנבדר'י פדה בשוויו[בעשבים]</w:t>
      </w:r>
      <w:ins w:id="95985" w:author="מנוע מכני" w:date="2026-10-05T11:32:12Z">
        <w:r>
          <w:rPr>
            <w:rFonts w:hint="cs"/>
            <w:rtl/>
          </w:rPr>
          <w:t xml:space="preserve"> </w:t>
        </w:r>
      </w:ins>
      <w:del w:id="95986" w:author="מנוע מכני" w:date="2026-10-05T11:32:12Z">
        <w:r>
          <w:rPr>
            <w:rFonts w:hint="cs"/>
            <w:rtl/>
          </w:rPr>
          <w:delText xml:space="preserve">  </w:delText>
        </w:r>
      </w:del>
    </w:p>
    <w:p>
      <w:pPr>
        <w:pStyle w:val="38"/>
        <w:rPr>
          <w:ins w:id="99006" w:author="מנוע מכני" w:date="2026-10-05T11:32:12Z"/>
        </w:rPr>
      </w:pPr>
      <w:r>
        <w:t xml:space="preserve">והך</w:t>
      </w:r>
    </w:p>
    <w:p w14:paraId="01AFC8E7" w14:textId="77777777" w:rsidR="006C4D35" w:rsidRDefault="006C4D35" w:rsidP="006C4D35">
      <w:pPr>
        <w:rPr>
          <w:rtl/>
        </w:rPr>
      </w:pPr>
      <w:del w:id="9900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מעשר שהקפידה עליו תורה בכסף צורי,</w:t>
      </w:r>
      <w:ins w:id="95987" w:author="מנוע מכני" w:date="2026-10-05T11:32:12Z">
        <w:r>
          <w:rPr>
            <w:rtl/>
          </w:rPr>
          <w:t xml:space="preserve"> </w:t>
        </w:r>
      </w:ins>
      <w:del w:id="95988" w:author="מנוע מכני" w:date="2026-10-05T11:32:12Z">
        <w:r w:rsidR="00F63065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ול</w:t>
      </w:r>
      <w:ins w:id="9043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32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במזיד קידש </w:t>
      </w:r>
      <w:r>
        <w:rPr>
          <w:rFonts w:hint="cs"/>
          <w:rtl/>
        </w:rPr>
        <w:t xml:space="preserve">ו</w:t>
      </w:r>
      <w:ins w:id="90003" w:author="מנוע מכני" w:date="2026-10-05T11:32:12Z">
        <w:r>
          <w:rPr>
            <w:rFonts w:hint="cs"/>
            <w:rtl/>
          </w:rPr>
          <w:t xml:space="preserve">ה"נ</w:t>
        </w:r>
      </w:ins>
      <w:del w:id="90004" w:author="מנוע מכני" w:date="2026-10-05T11:32:12Z">
        <w:r>
          <w:rPr>
            <w:rFonts w:hint="cs"/>
            <w:rtl/>
          </w:rPr>
          <w:delText xml:space="preserve">ה'נ</w:delText>
        </w:r>
      </w:del>
      <w:r>
        <w:rPr>
          <w:rFonts w:hint="cs"/>
          <w:rtl/>
        </w:rPr>
        <w:t xml:space="preserve"> בפטר חמור </w:t>
      </w:r>
    </w:p>
    <w:p w14:paraId="4FBB090E" w14:textId="77777777" w:rsidR="00B874E6" w:rsidRDefault="006C4D35" w:rsidP="006C4D35">
      <w:pPr>
        <w:rPr>
          <w:rtl/>
        </w:rPr>
      </w:pPr>
      <w:r>
        <w:rPr>
          <w:rFonts w:hint="cs"/>
          <w:rtl/>
        </w:rPr>
        <w:t>ד</w:t>
      </w:r>
      <w:ins w:id="90433" w:author="מנוע מכני" w:date="2026-10-05T11:32:12Z">
        <w:r>
          <w:rPr>
            <w:rFonts w:hint="cs"/>
            <w:rtl/>
          </w:rPr>
          <w:t xml:space="preserve">ה"נ</w:t>
        </w:r>
      </w:ins>
      <w:del w:id="90434" w:author="מנוע מכני" w:date="2026-10-05T11:32:12Z">
        <w:r w:rsidR="009F7858">
          <w:rPr>
            <w:rFonts w:hint="cs"/>
            <w:rtl/>
          </w:rPr>
          <w:delText xml:space="preserve">ה''נ</w:delText>
        </w:r>
      </w:del>
      <w:r w:rsidR="00F63065">
        <w:rPr>
          <w:rtl/>
        </w:rPr>
        <w:t xml:space="preserve"> אשה יודעת דפטר חמור איסורא </w:t>
      </w:r>
      <w:ins w:id="94511" w:author="מנוע מכני" w:date="2026-10-05T11:32:12Z">
        <w:r>
          <w:rPr>
            <w:rtl/>
          </w:rPr>
          <w:t xml:space="preserve">יש</w:t>
        </w:r>
      </w:ins>
      <w:del w:id="94512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4509" w:author="מנוע מכני" w:date="2026-10-05T11:32:12Z">
        <w:r>
          <w:rPr>
            <w:rtl/>
          </w:rPr>
          <w:t xml:space="preserve">בו</w:t>
        </w:r>
      </w:ins>
      <w:del w:id="9451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, ופרקא </w:t>
      </w:r>
      <w:ins w:id="94507" w:author="מנוע מכני" w:date="2026-10-05T11:32:12Z">
        <w:r>
          <w:rPr>
            <w:rtl/>
          </w:rPr>
          <w:t xml:space="preserve">לו</w:t>
        </w:r>
      </w:ins>
      <w:del w:id="9450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בשה, ומקדשא בהך דביני וביני</w:t>
      </w:r>
      <w:r w:rsidR="0057284B">
        <w:rPr>
          <w:rtl/>
        </w:rPr>
        <w:t>.</w:t>
      </w:r>
    </w:p>
    <w:p w14:paraId="55572E56" w14:textId="77777777" w:rsidR="009F7858" w:rsidRDefault="009F7858" w:rsidP="00F63065">
      <w:pPr>
        <w:rPr>
          <w:del w:id="90543" w:author="מנוע עיצוב" w:date="2026-10-05T11:33:53Z"/>
          <w:rtl/>
        </w:rPr>
      </w:pPr>
    </w:p>
    <w:p>
      <w:pPr>
        <w:pStyle w:val="38"/>
        <w:rPr>
          <w:ins w:id="99008" w:author="מנוע מכני" w:date="2026-10-05T11:32:12Z"/>
        </w:rPr>
      </w:pPr>
      <w:r>
        <w:t xml:space="preserve">ול</w:t>
      </w:r>
      <w:ins w:id="90435" w:author="מנוע מכני" w:date="2026-10-05T11:32:12Z">
        <w:r>
          <w:t xml:space="preserve">ר"ש</w:t>
        </w:r>
      </w:ins>
      <w:del w:id="90436" w:author="מנוע מכני" w:date="2026-10-05T11:32:12Z">
        <w:r>
          <w:delText xml:space="preserve">ר''ש</w:delText>
        </w:r>
      </w:del>
      <w:r>
        <w:t xml:space="preserve"> </w:t>
      </w:r>
      <w:r w:rsidR="00F63065">
        <w:t xml:space="preserve">אמר</w:t>
      </w:r>
      <w:r w:rsidR="00F63065">
        <w:t xml:space="preserve"> עולא:</w:t>
      </w:r>
    </w:p>
    <w:p w14:paraId="0C997854" w14:textId="77777777" w:rsidR="0065674F" w:rsidRDefault="009F7858" w:rsidP="00F63065">
      <w:pPr>
        <w:rPr>
          <w:rtl/>
        </w:rPr>
      </w:pPr>
      <w:del w:id="990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 לך דבר שפדיונו מותר והוא אסור? ולא? </w:t>
      </w:r>
    </w:p>
    <w:p w14:paraId="76A9F53F" w14:textId="77777777" w:rsidR="00B874E6" w:rsidRDefault="00F63065" w:rsidP="00CD49A5">
      <w:pPr>
        <w:pStyle w:val="011"/>
        <w:rPr>
          <w:rtl/>
        </w:rPr>
      </w:pPr>
      <w:r>
        <w:rPr>
          <w:rtl/>
        </w:rPr>
        <w:t xml:space="preserve">והרי שביעית דפדיונה מותר והיא אסורה! שביעית </w:t>
      </w:r>
      <w:ins w:id="93169" w:author="מנוע מכני" w:date="2026-10-05T11:32:12Z">
        <w:r>
          <w:rPr>
            <w:rtl/>
          </w:rPr>
          <w:t xml:space="preserve">גם</w:t>
        </w:r>
      </w:ins>
      <w:del w:id="931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פדיונה אסור, דאמר מר: האחרון אחרון אסור</w:t>
      </w:r>
      <w:r w:rsidR="0057284B">
        <w:rPr>
          <w:rtl/>
        </w:rPr>
        <w:t>.</w:t>
      </w:r>
    </w:p>
    <w:p>
      <w:pPr>
        <w:pStyle w:val="38"/>
        <w:rPr>
          <w:ins w:id="99010" w:author="מנוע מכני" w:date="2026-10-05T11:32:12Z"/>
        </w:rPr>
      </w:pPr>
      <w:r>
        <w:t>וא</w:t>
      </w:r>
      <w:ins w:id="90437" w:author="מנוע מכני" w:date="2026-10-05T11:32:12Z">
        <w:r>
          <w:t xml:space="preserve">ב"א</w:t>
        </w:r>
      </w:ins>
      <w:del w:id="90438" w:author="מנוע מכני" w:date="2026-10-05T11:32:12Z">
        <w:r w:rsidR="0065674F">
          <w:delText xml:space="preserve">ב''א</w:delText>
        </w:r>
      </w:del>
      <w:r>
        <w:t xml:space="preserve">:</w:t>
      </w:r>
    </w:p>
    <w:p w14:paraId="71325DB5" w14:textId="77777777" w:rsidR="000F5460" w:rsidRDefault="00F63065" w:rsidP="0065674F">
      <w:pPr>
        <w:rPr>
          <w:rtl/>
        </w:rPr>
      </w:pPr>
      <w:del w:id="990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</w:t>
      </w:r>
      <w:r w:rsidR="0065674F">
        <w:rPr>
          <w:rFonts w:hint="cs"/>
          <w:rtl/>
        </w:rPr>
        <w:t xml:space="preserve">'י </w:t>
      </w:r>
      <w:r w:rsidR="0065674F">
        <w:rPr>
          <w:rStyle w:val="2fb"/>
          <w:rFonts w:hint="cs"/>
          <w:rtl/>
        </w:rPr>
        <w:t xml:space="preserve">ו</w:t>
      </w:r>
      <w:ins w:id="9043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40" w:author="מנוע מכני" w:date="2026-10-05T11:32:12Z">
        <w:r w:rsidR="0065674F">
          <w:rPr>
            <w:rFonts w:hint="cs"/>
            <w:rtl/>
          </w:rPr>
          <w:delText xml:space="preserve">ר''ש</w:delText>
        </w:r>
      </w:del>
      <w:r w:rsidR="0065674F">
        <w:rPr>
          <w:rFonts w:hint="cs"/>
          <w:rtl/>
        </w:rPr>
        <w:t xml:space="preserve"> </w:t>
      </w:r>
      <w:r>
        <w:rPr>
          <w:rtl/>
        </w:rPr>
        <w:t xml:space="preserve">בהאי קרא </w:t>
      </w:r>
      <w:ins w:id="98091" w:author="מנוע מכני" w:date="2026-10-05T11:32:12Z">
        <w:r>
          <w:rPr>
            <w:rtl/>
          </w:rPr>
          <w:t xml:space="preserve">חלקו</w:t>
        </w:r>
      </w:ins>
      <w:del w:id="98092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>
      <w:pPr>
        <w:pStyle w:val="38"/>
        <w:rPr>
          <w:ins w:id="99012" w:author="מנוע מכני" w:date="2026-10-05T11:32:12Z"/>
        </w:rPr>
      </w:pPr>
      <w:r>
        <w:t xml:space="preserve">דתניא</w:t>
      </w:r>
      <w:r>
        <w:t xml:space="preserve">:</w:t>
      </w:r>
    </w:p>
    <w:p w14:paraId="3441D148" w14:textId="77777777" w:rsidR="000F5460" w:rsidRDefault="00F63065" w:rsidP="00F63065">
      <w:pPr>
        <w:rPr>
          <w:rtl/>
        </w:rPr>
      </w:pPr>
      <w:del w:id="99013" w:author="מנוע מכני" w:date="2026-10-05T11:32:12Z">
        <w:r>
          <w:rPr>
            <w:rtl/>
          </w:rPr>
          <w:delText xml:space="preserve"> </w:delText>
        </w:r>
      </w:del>
      <w:r w:rsidR="000F5460">
        <w:rPr>
          <w:rStyle w:val="2fb"/>
          <w:rFonts w:hint="cs"/>
          <w:rtl/>
        </w:rPr>
        <w:t xml:space="preserve">ל</w:t>
      </w:r>
      <w:ins w:id="9044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42" w:author="מנוע מכני" w:date="2026-10-05T11:32:12Z">
        <w:r w:rsidR="000F5460">
          <w:rPr>
            <w:rFonts w:hint="cs"/>
            <w:rtl/>
          </w:rPr>
          <w:delText xml:space="preserve">ר''י</w:delText>
        </w:r>
      </w:del>
      <w:r w:rsidR="000F5460">
        <w:rPr>
          <w:rFonts w:hint="cs"/>
          <w:rtl/>
        </w:rPr>
        <w:t xml:space="preserve"> '</w:t>
      </w:r>
      <w:r>
        <w:rPr>
          <w:rStyle w:val="afffff0"/>
          <w:rtl/>
        </w:rPr>
        <w:t>לא תעבד בבכור שורך</w:t>
      </w:r>
      <w:r w:rsidR="000F5460">
        <w:rPr>
          <w:rFonts w:hint="cs"/>
          <w:rtl/>
        </w:rPr>
        <w:t>'</w:t>
      </w:r>
      <w:r>
        <w:rPr>
          <w:rtl/>
        </w:rPr>
        <w:t xml:space="preserve"> - אבל אתה עובד בשלך ובשל אחרים ולא תגוז בכור צאנך - אבל אתה גוזז שלך ושל אחרים </w:t>
      </w:r>
    </w:p>
    <w:p w14:paraId="5C06799E" w14:textId="77777777" w:rsidR="000F5460" w:rsidRDefault="000F5460" w:rsidP="00CD49A5">
      <w:pPr>
        <w:pStyle w:val="021"/>
        <w:rPr>
          <w:rtl/>
        </w:rPr>
      </w:pPr>
      <w:r>
        <w:rPr>
          <w:rStyle w:val="2fb"/>
          <w:rFonts w:hint="cs"/>
          <w:rtl/>
        </w:rPr>
        <w:t xml:space="preserve">ו</w:t>
      </w:r>
      <w:ins w:id="9044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44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</w:t>
      </w:r>
      <w:r w:rsidR="00593BF8">
        <w:rPr>
          <w:rFonts w:hint="cs"/>
          <w:rtl/>
        </w:rPr>
        <w:t>'</w:t>
      </w:r>
      <w:r w:rsidR="0065674F">
        <w:rPr>
          <w:rStyle w:val="afffff0"/>
          <w:rtl/>
        </w:rPr>
        <w:t>לא תעבד בבכור שורך</w:t>
      </w:r>
      <w:r w:rsidR="00593BF8">
        <w:rPr>
          <w:rFonts w:hint="cs"/>
          <w:rtl/>
        </w:rPr>
        <w:t>'</w:t>
      </w:r>
      <w:r w:rsidR="0065674F">
        <w:rPr>
          <w:rtl/>
        </w:rPr>
        <w:t xml:space="preserve"> </w:t>
      </w:r>
      <w:r w:rsidR="00F63065">
        <w:rPr>
          <w:rtl/>
        </w:rPr>
        <w:t>אבל אתה עובד</w:t>
      </w:r>
      <w:r w:rsidR="0065674F">
        <w:rPr>
          <w:rtl/>
        </w:rPr>
        <w:t xml:space="preserve"> בבכור אדם, </w:t>
      </w:r>
      <w:r w:rsidR="0065674F">
        <w:rPr>
          <w:rtl/>
        </w:rPr>
        <w:t xml:space="preserve">לא</w:t>
      </w:r>
      <w:r w:rsidR="0065674F">
        <w:rPr>
          <w:rtl/>
        </w:rPr>
        <w:t xml:space="preserve"> תגוז בכור צאנך </w:t>
      </w:r>
      <w:r w:rsidR="00F63065">
        <w:rPr>
          <w:rtl/>
        </w:rPr>
        <w:t>אבל אתה גוזז בכור חמור</w:t>
      </w:r>
      <w:ins w:id="95989" w:author="מנוע מכני" w:date="2026-10-05T11:32:12Z">
        <w:r>
          <w:rPr>
            <w:rtl/>
          </w:rPr>
          <w:t xml:space="preserve">,</w:t>
        </w:r>
      </w:ins>
      <w:del w:id="95990" w:author="מנוע מכני" w:date="2026-10-05T11:32:12Z">
        <w:r w:rsidR="000B5F7F">
          <w:rPr>
            <w:rtl/>
          </w:rPr>
          <w:delText xml:space="preserve">;</w:delText>
        </w:r>
      </w:del>
    </w:p>
    <w:p w14:paraId="7F7480A8" w14:textId="77777777" w:rsidR="000F5460" w:rsidRDefault="00F63065" w:rsidP="0065674F">
      <w:pPr>
        <w:rPr>
          <w:rtl/>
        </w:rPr>
      </w:pPr>
      <w:r w:rsidRPr="00CD49A5">
        <w:rPr>
          <w:b/>
          <w:bCs/>
          <w:rtl/>
        </w:rPr>
        <w:t>בשלמא</w:t>
      </w:r>
      <w:r>
        <w:rPr>
          <w:rtl/>
        </w:rPr>
        <w:t xml:space="preserve"> </w:t>
      </w:r>
      <w:r>
        <w:rPr>
          <w:rStyle w:val="2fb"/>
          <w:rtl/>
        </w:rPr>
        <w:t xml:space="preserve">ל</w:t>
      </w:r>
      <w:ins w:id="90445" w:author="מנוע מכני" w:date="2026-10-05T11:32:12Z">
        <w:r>
          <w:rPr>
            <w:rStyle w:val="2fb"/>
            <w:rtl/>
          </w:rPr>
          <w:t xml:space="preserve">ר"ש</w:t>
        </w:r>
      </w:ins>
      <w:del w:id="90446" w:author="מנוע מכני" w:date="2026-10-05T11:32:12Z">
        <w:r>
          <w:rPr>
            <w:rtl/>
          </w:rPr>
          <w:delText xml:space="preserve">ר</w:delText>
        </w:r>
        <w:r w:rsidR="0065674F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, היינו דכתיב </w:t>
      </w:r>
      <w:ins w:id="94513" w:author="מנוע מכני" w:date="2026-10-05T11:32:12Z">
        <w:r>
          <w:rPr>
            <w:rtl/>
          </w:rPr>
          <w:t xml:space="preserve">שני</w:t>
        </w:r>
      </w:ins>
      <w:del w:id="94514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קראי, </w:t>
      </w:r>
    </w:p>
    <w:p w14:paraId="33789A34" w14:textId="77777777" w:rsidR="000F5460" w:rsidRDefault="000F5460" w:rsidP="00F63065">
      <w:pPr>
        <w:rPr>
          <w:rtl/>
        </w:rPr>
      </w:pPr>
      <w:r>
        <w:rPr>
          <w:rStyle w:val="2fb"/>
          <w:rFonts w:hint="cs"/>
          <w:rtl/>
        </w:rPr>
        <w:t xml:space="preserve">ול</w:t>
      </w:r>
      <w:ins w:id="9044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4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</w:t>
      </w:r>
      <w:ins w:id="94515" w:author="מנוע מכני" w:date="2026-10-05T11:32:12Z">
        <w:r>
          <w:rPr>
            <w:rtl/>
          </w:rPr>
          <w:t xml:space="preserve">שני</w:t>
        </w:r>
      </w:ins>
      <w:del w:id="94516" w:author="מנוע מכני" w:date="2026-10-05T11:32:12Z">
        <w:r w:rsidR="00F63065">
          <w:rPr>
            <w:rtl/>
          </w:rPr>
          <w:delText xml:space="preserve">תרי</w:delText>
        </w:r>
      </w:del>
      <w:r w:rsidR="00F63065">
        <w:rPr>
          <w:rtl/>
        </w:rPr>
        <w:t xml:space="preserve"> קראי למעוטי שלך ושל אחרים למה לי? </w:t>
      </w:r>
    </w:p>
    <w:p w14:paraId="34C08965" w14:textId="77777777" w:rsidR="0065674F" w:rsidRDefault="00F63065" w:rsidP="00F63065">
      <w:pPr>
        <w:rPr>
          <w:rtl/>
        </w:rPr>
      </w:pPr>
      <w:r w:rsidRPr="00CD49A5">
        <w:rPr>
          <w:b/>
          <w:bCs/>
          <w:rtl/>
        </w:rPr>
        <w:t>ותו</w:t>
      </w:r>
      <w:r>
        <w:rPr>
          <w:rtl/>
        </w:rPr>
        <w:t xml:space="preserve">, </w:t>
      </w:r>
      <w:ins w:id="92779" w:author="מנוע מכני" w:date="2026-10-05T11:32:12Z">
        <w:r>
          <w:rPr>
            <w:rStyle w:val="2fb"/>
            <w:rtl/>
          </w:rPr>
          <w:t xml:space="preserve">לר"י</w:t>
        </w:r>
      </w:ins>
      <w:del w:id="92780" w:author="מנוע מכני" w:date="2026-10-05T11:32:12Z">
        <w:r>
          <w:rPr>
            <w:rtl/>
          </w:rPr>
          <w:delText xml:space="preserve">לרבי יהודה</w:delText>
        </w:r>
      </w:del>
      <w:r>
        <w:rPr>
          <w:rtl/>
        </w:rPr>
        <w:t xml:space="preserve"> בכור אדם </w:t>
      </w:r>
      <w:ins w:id="93171" w:author="מנוע מכני" w:date="2026-10-05T11:32:12Z">
        <w:r>
          <w:rPr>
            <w:rtl/>
          </w:rPr>
          <w:t xml:space="preserve">גם</w:t>
        </w:r>
      </w:ins>
      <w:del w:id="9317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נימא דאסיר! </w:t>
      </w:r>
    </w:p>
    <w:p>
      <w:pPr>
        <w:pStyle w:val="38"/>
        <w:rPr>
          <w:ins w:id="99014" w:author="מנוע מכני" w:date="2026-10-05T11:32:12Z"/>
        </w:rPr>
      </w:pPr>
      <w:del w:id="92711" w:author="מנוע מכני" w:date="2026-10-05T11:32:12Z">
        <w:r>
          <w:delText xml:space="preserve">  </w:delText>
        </w:r>
      </w:del>
      <w:r w:rsidR="00F63065" w:rsidRPr="00CD49A5">
        <w:t>אלא</w:t>
      </w:r>
    </w:p>
    <w:p w14:paraId="5963ACA0" w14:textId="77777777" w:rsidR="000F5460" w:rsidRDefault="00CD49A5" w:rsidP="00C5567C">
      <w:pPr>
        <w:pStyle w:val="a"/>
        <w:rPr>
          <w:rtl/>
        </w:rPr>
      </w:pPr>
      <w:del w:id="9901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0449" w:author="מנוע מכני" w:date="2026-10-05T11:32:12Z">
        <w:r>
          <w:rPr>
            <w:rtl/>
          </w:rPr>
          <w:t xml:space="preserve">ו"ע</w:t>
        </w:r>
      </w:ins>
      <w:del w:id="90450" w:author="מנוע מכני" w:date="2026-10-05T11:32:12Z">
        <w:r w:rsidR="00F63065">
          <w:rPr>
            <w:rtl/>
          </w:rPr>
          <w:delText xml:space="preserve">ו</w:delText>
        </w:r>
        <w:r w:rsidR="0065674F">
          <w:rPr>
            <w:rFonts w:hint="cs"/>
            <w:rtl/>
          </w:rPr>
          <w:delText xml:space="preserve">''ע</w:delText>
        </w:r>
      </w:del>
      <w:r w:rsidR="0065674F">
        <w:rPr>
          <w:rFonts w:hint="cs"/>
          <w:rtl/>
        </w:rPr>
        <w:t xml:space="preserve"> </w:t>
      </w:r>
      <w:r w:rsidR="00F63065">
        <w:rPr>
          <w:rtl/>
        </w:rPr>
        <w:t xml:space="preserve">שורך - למעוטי בכור אדם הוא </w:t>
      </w:r>
      <w:ins w:id="94517" w:author="מנוע מכני" w:date="2026-10-05T11:32:12Z">
        <w:r>
          <w:rPr>
            <w:rtl/>
          </w:rPr>
          <w:t xml:space="preserve">דבא</w:t>
        </w:r>
      </w:ins>
      <w:del w:id="94518" w:author="מנוע מכני" w:date="2026-10-05T11:32:12Z">
        <w:r w:rsidR="00F63065">
          <w:rPr>
            <w:rtl/>
          </w:rPr>
          <w:delText xml:space="preserve">דאתא</w:delText>
        </w:r>
      </w:del>
      <w:r w:rsidR="00F63065">
        <w:rPr>
          <w:rtl/>
        </w:rPr>
        <w:t xml:space="preserve">, כי </w:t>
      </w:r>
      <w:ins w:id="93173" w:author="מנוע מכני" w:date="2026-10-05T11:32:12Z">
        <w:r>
          <w:rPr>
            <w:rtl/>
          </w:rPr>
          <w:t xml:space="preserve">חלקו</w:t>
        </w:r>
      </w:ins>
      <w:del w:id="93174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בצאנך, </w:t>
      </w:r>
    </w:p>
    <w:p>
      <w:pPr>
        <w:pStyle w:val="38"/>
        <w:rPr>
          <w:ins w:id="99016" w:author="מנוע מכני" w:date="2026-10-05T11:32:12Z"/>
        </w:rPr>
      </w:pPr>
      <w:r>
        <w:tab/>
      </w:r>
      <w:ins w:id="90451" w:author="מנוע מכני" w:date="2026-10-05T11:32:12Z">
        <w:r>
          <w:t xml:space="preserve">ר"י</w:t>
        </w:r>
      </w:ins>
      <w:del w:id="90452" w:author="מנוע מכני" w:date="2026-10-05T11:32:12Z">
        <w:r w:rsidR="000F5460">
          <w:delText xml:space="preserve">ר''י</w:delText>
        </w:r>
      </w:del>
      <w:r>
        <w:t>:</w:t>
      </w:r>
    </w:p>
    <w:p w14:paraId="5FE25429" w14:textId="77777777" w:rsidR="000F5460" w:rsidRDefault="00CD49A5" w:rsidP="0065674F">
      <w:pPr>
        <w:rPr>
          <w:rtl/>
        </w:rPr>
      </w:pPr>
      <w:del w:id="99017" w:author="מנוע מכני" w:date="2026-10-05T11:32:12Z">
        <w:r w:rsidR="000F5460">
          <w:rPr>
            <w:rFonts w:hint="cs"/>
            <w:rtl/>
          </w:rPr>
          <w:delText xml:space="preserve"> </w:delText>
        </w:r>
      </w:del>
      <w:ins w:id="93175" w:author="מנוע מכני" w:date="2026-10-05T11:32:12Z">
        <w:r>
          <w:rPr>
            <w:rFonts w:hint="cs"/>
            <w:rtl/>
          </w:rPr>
          <w:t xml:space="preserve">לשיטתו</w:t>
        </w:r>
      </w:ins>
      <w:del w:id="93176" w:author="מנוע מכני" w:date="2026-10-05T11:32:12Z">
        <w:r w:rsidR="000F5460">
          <w:rPr>
            <w:rFonts w:hint="cs"/>
            <w:rtl/>
          </w:rPr>
          <w:delText xml:space="preserve">לטעמיה</w:delText>
        </w:r>
      </w:del>
      <w:r w:rsidR="000F5460">
        <w:rPr>
          <w:rFonts w:hint="cs"/>
          <w:rtl/>
        </w:rPr>
        <w:t xml:space="preserve"> </w:t>
      </w:r>
      <w:r w:rsidR="00F63065">
        <w:rPr>
          <w:rtl/>
        </w:rPr>
        <w:t xml:space="preserve">דשותפות </w:t>
      </w:r>
      <w:ins w:id="98255" w:author="מנוע מכני" w:date="2026-10-05T11:32:12Z">
        <w:r>
          <w:rPr>
            <w:rtl/>
          </w:rPr>
          <w:t xml:space="preserve">נכרי</w:t>
        </w:r>
      </w:ins>
      <w:del w:id="98256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חייבת בבכורה, וקרא - </w:t>
      </w:r>
      <w:ins w:id="90567" w:author="מנוע סמנטי" w:date="2026-10-05T11:39:44Z">
        <w:r>
          <w:rPr>
            <w:rtl/>
          </w:rPr>
          <w:t xml:space="preserve">להתיר</w:t>
        </w:r>
      </w:ins>
      <w:del w:id="90568" w:author="מנוע סמנטי" w:date="2026-10-05T11:39:44Z">
        <w:r w:rsidR="00F63065">
          <w:rPr>
            <w:rtl/>
          </w:rPr>
          <w:delText xml:space="preserve">למישרי</w:delText>
        </w:r>
      </w:del>
      <w:r w:rsidR="00F63065">
        <w:rPr>
          <w:rtl/>
        </w:rPr>
        <w:t xml:space="preserve"> בגזה ועבודה</w:t>
      </w:r>
      <w:ins w:id="95991" w:author="מנוע מכני" w:date="2026-10-05T11:32:12Z">
        <w:r>
          <w:rPr>
            <w:rtl/>
          </w:rPr>
          <w:t xml:space="preserve">,</w:t>
        </w:r>
      </w:ins>
      <w:del w:id="9599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18" w:author="מנוע מכני" w:date="2026-10-05T11:32:12Z"/>
        </w:rPr>
      </w:pPr>
      <w:r>
        <w:tab/>
      </w:r>
      <w:r w:rsidR="000F5460">
        <w:t xml:space="preserve">ול</w:t>
      </w:r>
      <w:ins w:id="90453" w:author="מנוע מכני" w:date="2026-10-05T11:32:12Z">
        <w:r>
          <w:t xml:space="preserve">ר"ש</w:t>
        </w:r>
      </w:ins>
      <w:del w:id="90454" w:author="מנוע מכני" w:date="2026-10-05T11:32:12Z">
        <w:r w:rsidR="000F5460">
          <w:delText xml:space="preserve">ר''ש</w:delText>
        </w:r>
      </w:del>
      <w:r w:rsidR="00F63065">
        <w:t xml:space="preserve">:</w:t>
      </w:r>
    </w:p>
    <w:p w14:paraId="08C3812A" w14:textId="77777777" w:rsidR="00B874E6" w:rsidRDefault="00CD49A5" w:rsidP="00CD49A5">
      <w:pPr>
        <w:pStyle w:val="011"/>
        <w:rPr>
          <w:rtl/>
        </w:rPr>
      </w:pPr>
      <w:del w:id="990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שותפות </w:t>
      </w:r>
      <w:ins w:id="98257" w:author="מנוע מכני" w:date="2026-10-05T11:32:12Z">
        <w:r>
          <w:rPr>
            <w:rtl/>
          </w:rPr>
          <w:t xml:space="preserve">נכרי</w:t>
        </w:r>
      </w:ins>
      <w:del w:id="98258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פטורה מן הבכורה, ולענין גזה ועבודה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צריך קרא </w:t>
      </w:r>
      <w:r w:rsidR="000F5460">
        <w:rPr>
          <w:rFonts w:hint="cs"/>
          <w:rtl/>
        </w:rPr>
        <w:t xml:space="preserve">אלא </w:t>
      </w:r>
      <w:r w:rsidR="00F63065">
        <w:rPr>
          <w:rtl/>
        </w:rPr>
        <w:t>לפטר חמור</w:t>
      </w:r>
    </w:p>
    <w:p w14:paraId="4F3EDAAF" w14:textId="77777777" w:rsidR="0065674F" w:rsidRDefault="000F5460" w:rsidP="00F63065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45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56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- היינו דכתיב צאנך, ושורך - אטו צאנך</w:t>
      </w:r>
      <w:ins w:id="95993" w:author="מנוע מכני" w:date="2026-10-05T11:32:12Z">
        <w:r>
          <w:rPr>
            <w:rtl/>
          </w:rPr>
          <w:t xml:space="preserve">,</w:t>
        </w:r>
      </w:ins>
      <w:del w:id="959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20" w:author="מנוע מכני" w:date="2026-10-05T11:32:12Z"/>
        </w:rPr>
      </w:pPr>
      <w:r>
        <w:t xml:space="preserve">אלא</w:t>
      </w:r>
    </w:p>
    <w:p w14:paraId="39584EC8" w14:textId="77777777" w:rsidR="00B874E6" w:rsidRDefault="00F63065" w:rsidP="0065674F">
      <w:pPr>
        <w:rPr>
          <w:rtl/>
        </w:rPr>
      </w:pPr>
      <w:del w:id="9902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</w:t>
      </w:r>
      <w:ins w:id="90457" w:author="מנוע מכני" w:date="2026-10-05T11:32:12Z">
        <w:r>
          <w:rPr>
            <w:rStyle w:val="2fb"/>
            <w:rtl/>
          </w:rPr>
          <w:t xml:space="preserve">ר"ש</w:t>
        </w:r>
      </w:ins>
      <w:del w:id="90458" w:author="מנוע מכני" w:date="2026-10-05T11:32:12Z">
        <w:r>
          <w:rPr>
            <w:rtl/>
          </w:rPr>
          <w:delText xml:space="preserve">ר</w:delText>
        </w:r>
        <w:r w:rsidR="0065674F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  <w:r w:rsidR="0065674F">
        <w:rPr>
          <w:rFonts w:hint="cs"/>
          <w:rtl/>
        </w:rPr>
        <w:t>'</w:t>
      </w:r>
      <w:r>
        <w:rPr>
          <w:rStyle w:val="afffff0"/>
          <w:rtl/>
        </w:rPr>
        <w:t>שורך וצאנך</w:t>
      </w:r>
      <w:r w:rsidR="0065674F">
        <w:rPr>
          <w:rFonts w:hint="cs"/>
          <w:rtl/>
        </w:rPr>
        <w:t>'</w:t>
      </w:r>
      <w:r>
        <w:rPr>
          <w:rtl/>
        </w:rPr>
        <w:t xml:space="preserve"> </w:t>
      </w:r>
      <w:r w:rsidR="0065674F">
        <w:rPr>
          <w:rFonts w:hint="cs"/>
          <w:rtl/>
        </w:rPr>
        <w:t>-</w:t>
      </w:r>
      <w:ins w:id="90459" w:author="מנוע מכני" w:date="2026-10-05T11:32:12Z">
        <w:r>
          <w:rPr>
            <w:rtl/>
          </w:rPr>
          <w:t xml:space="preserve">ל"ל</w:t>
        </w:r>
      </w:ins>
      <w:del w:id="90460" w:author="מנוע מכני" w:date="2026-10-05T11:32:12Z">
        <w:r>
          <w:rPr>
            <w:rtl/>
          </w:rPr>
          <w:delText xml:space="preserve">ל</w:delText>
        </w:r>
        <w:r w:rsidR="0065674F">
          <w:rPr>
            <w:rFonts w:hint="cs"/>
            <w:rtl/>
          </w:rPr>
          <w:delText xml:space="preserve">''</w:delText>
        </w:r>
        <w:r w:rsidR="0065674F">
          <w:rPr>
            <w:rtl/>
          </w:rPr>
          <w:delText xml:space="preserve">ל</w:delText>
        </w:r>
      </w:del>
      <w:r>
        <w:rPr>
          <w:rtl/>
        </w:rPr>
        <w:t xml:space="preserve"> </w:t>
      </w:r>
      <w:ins w:id="97515" w:author="מנוע מכני" w:date="2026-10-05T11:32:12Z">
        <w:r>
          <w:rPr>
            <w:b/>
            <w:bCs/>
            <w:rtl/>
          </w:rPr>
          <w:t xml:space="preserve">קשה</w:t>
        </w:r>
      </w:ins>
      <w:del w:id="97516" w:author="מנוע מכני" w:date="2026-10-05T11:32:12Z">
        <w:r w:rsidRPr="00CD49A5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0BD31504" w14:textId="77777777" w:rsidR="000F5460" w:rsidRDefault="000F5460" w:rsidP="00F63065">
      <w:pPr>
        <w:rPr>
          <w:del w:id="90544" w:author="מנוע עיצוב" w:date="2026-10-05T11:33:53Z"/>
          <w:rtl/>
        </w:rPr>
      </w:pPr>
    </w:p>
    <w:p>
      <w:pPr>
        <w:pStyle w:val="38"/>
        <w:rPr>
          <w:ins w:id="99022" w:author="מנוע מכני" w:date="2026-10-05T11:32:12Z"/>
        </w:rPr>
      </w:pPr>
      <w:r>
        <w:t xml:space="preserve">רבה:</w:t>
      </w:r>
    </w:p>
    <w:p w14:paraId="3BDA036F" w14:textId="77777777" w:rsidR="00B874E6" w:rsidRDefault="00F63065" w:rsidP="00037612">
      <w:pPr>
        <w:rPr>
          <w:rtl/>
        </w:rPr>
      </w:pPr>
      <w:del w:id="990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ומודה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לאחר עריפה שהוא אסור</w:t>
      </w:r>
      <w:ins w:id="95995" w:author="מנוע מכני" w:date="2026-10-05T11:32:12Z">
        <w:r>
          <w:rPr>
            <w:rtl/>
          </w:rPr>
          <w:t xml:space="preserve">,</w:t>
        </w:r>
      </w:ins>
      <w:del w:id="95996" w:author="מנוע מכני" w:date="2026-10-05T11:32:12Z">
        <w:r w:rsidR="000B5F7F">
          <w:rPr>
            <w:rtl/>
          </w:rPr>
          <w:delText xml:space="preserve">;</w:delText>
        </w:r>
      </w:del>
      <w:r w:rsidR="00037612">
        <w:rPr>
          <w:rFonts w:hint="cs"/>
          <w:rtl/>
        </w:rPr>
        <w:t xml:space="preserve"> </w:t>
      </w:r>
      <w:r w:rsidR="0065674F">
        <w:rPr>
          <w:rFonts w:hint="cs"/>
          <w:rtl/>
        </w:rPr>
        <w:t>ד</w:t>
      </w:r>
      <w:r>
        <w:rPr>
          <w:rtl/>
        </w:rPr>
        <w:t xml:space="preserve">גמר </w:t>
      </w:r>
      <w:r w:rsidR="00037612">
        <w:rPr>
          <w:rFonts w:hint="cs"/>
          <w:rtl/>
        </w:rPr>
        <w:t>'</w:t>
      </w:r>
      <w:r>
        <w:rPr>
          <w:rtl/>
        </w:rPr>
        <w:t>עריפה עריפה</w:t>
      </w:r>
      <w:r w:rsidR="00037612">
        <w:rPr>
          <w:rFonts w:hint="cs"/>
          <w:rtl/>
        </w:rPr>
        <w:t>'</w:t>
      </w:r>
      <w:r>
        <w:rPr>
          <w:rtl/>
        </w:rPr>
        <w:t xml:space="preserve"> מעגלה ערופה</w:t>
      </w:r>
      <w:r w:rsidR="0057284B">
        <w:rPr>
          <w:rtl/>
        </w:rPr>
        <w:t>.</w:t>
      </w:r>
    </w:p>
    <w:p>
      <w:pPr>
        <w:pStyle w:val="38"/>
        <w:rPr>
          <w:ins w:id="99024" w:author="מנוע מכני" w:date="2026-10-05T11:32:12Z"/>
        </w:rPr>
      </w:pPr>
      <w:r>
        <w:t xml:space="preserve">רבא:</w:t>
      </w:r>
    </w:p>
    <w:p w14:paraId="35C29004" w14:textId="77777777" w:rsidR="00EE663D" w:rsidRDefault="00F63065" w:rsidP="0065674F">
      <w:pPr>
        <w:rPr>
          <w:rtl/>
        </w:rPr>
      </w:pPr>
      <w:del w:id="990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</w:t>
      </w:r>
      <w:r w:rsidR="0065674F">
        <w:rPr>
          <w:rFonts w:hint="cs"/>
          <w:rtl/>
        </w:rPr>
        <w:t>ד</w:t>
      </w:r>
      <w:r>
        <w:rPr>
          <w:rtl/>
        </w:rPr>
        <w:t xml:space="preserve">תניא הערלה וכלאי הכרם, ושור הנסקל, ועגלה ערופה, וציפורי מצורע, ופטר חמור, ובשר בחלב - כולן מטמאין טומאת אוכלין, </w:t>
      </w:r>
    </w:p>
    <w:p>
      <w:pPr>
        <w:pStyle w:val="38"/>
        <w:rPr>
          <w:ins w:id="99026" w:author="מנוע מכני" w:date="2026-10-05T11:32:12Z"/>
        </w:rPr>
      </w:pPr>
      <w:ins w:id="90461" w:author="מנוע מכני" w:date="2026-10-05T11:32:12Z">
        <w:r>
          <w:t xml:space="preserve">ר"ש</w:t>
        </w:r>
      </w:ins>
      <w:del w:id="90462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041BC95E" w14:textId="77777777" w:rsidR="00B874E6" w:rsidRDefault="00EE663D" w:rsidP="00037612">
      <w:pPr>
        <w:rPr>
          <w:rtl/>
        </w:rPr>
      </w:pPr>
      <w:del w:id="990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כולן אין מטמאין טומאת אוכלין, ומודה </w:t>
      </w:r>
      <w:ins w:id="90463" w:author="מנוע מכני" w:date="2026-10-05T11:32:12Z">
        <w:r>
          <w:rPr>
            <w:rStyle w:val="2fb"/>
            <w:rtl/>
          </w:rPr>
          <w:t xml:space="preserve">ר"ש</w:t>
        </w:r>
      </w:ins>
      <w:del w:id="90464" w:author="מנוע מכני" w:date="2026-10-05T11:32:12Z">
        <w:r w:rsidR="00F63065">
          <w:rPr>
            <w:rtl/>
          </w:rPr>
          <w:delText xml:space="preserve">ר</w:delText>
        </w:r>
        <w:r w:rsidR="00037612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037612">
          <w:rPr>
            <w:rFonts w:hint="cs"/>
            <w:rtl/>
          </w:rPr>
          <w:delText xml:space="preserve">ש</w:delText>
        </w:r>
      </w:del>
      <w:r w:rsidR="00F63065">
        <w:rPr>
          <w:rtl/>
        </w:rPr>
        <w:t xml:space="preserve"> בבשר בחלב שמטמא טומאת אוכלין, הואיל והיתה לו שעת הכושר</w:t>
      </w:r>
      <w:r w:rsidR="0057284B">
        <w:rPr>
          <w:rtl/>
        </w:rPr>
        <w:t>.</w:t>
      </w:r>
    </w:p>
    <w:p>
      <w:pPr>
        <w:pStyle w:val="38"/>
        <w:rPr>
          <w:ins w:id="99028" w:author="מנוע מכני" w:date="2026-10-05T11:32:12Z"/>
        </w:rPr>
      </w:pPr>
      <w:r>
        <w:t>וא</w:t>
      </w:r>
      <w:ins w:id="90465" w:author="מנוע מכני" w:date="2026-10-05T11:32:12Z">
        <w:r>
          <w:t xml:space="preserve">ר"א</w:t>
        </w:r>
      </w:ins>
      <w:del w:id="90466" w:author="מנוע מכני" w:date="2026-10-05T11:32:12Z">
        <w:r w:rsidR="00037612">
          <w:delText xml:space="preserve">ר''א</w:delText>
        </w:r>
      </w:del>
      <w:r w:rsidR="00037612">
        <w:t xml:space="preserve"> אר</w:t>
      </w:r>
      <w:ins w:id="90467" w:author="מנוע מכני" w:date="2026-10-05T11:32:12Z">
        <w:r>
          <w:t xml:space="preserve">י"ו</w:t>
        </w:r>
      </w:ins>
      <w:del w:id="90468" w:author="מנוע מכני" w:date="2026-10-05T11:32:12Z">
        <w:r w:rsidR="00037612">
          <w:delText xml:space="preserve">י''ו</w:delText>
        </w:r>
      </w:del>
      <w:r>
        <w:t xml:space="preserve">:</w:t>
      </w:r>
    </w:p>
    <w:p w14:paraId="3908BB71" w14:textId="77777777" w:rsidR="00B874E6" w:rsidRDefault="00F63065" w:rsidP="00037612">
      <w:pPr>
        <w:rPr>
          <w:rtl/>
        </w:rPr>
      </w:pPr>
      <w:del w:id="990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מ"ט</w:t>
      </w:r>
      <w:r>
        <w:rPr>
          <w:rtl/>
        </w:rPr>
        <w:t xml:space="preserve">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 w:rsidR="00037612">
        <w:rPr>
          <w:rFonts w:hint="cs"/>
          <w:rtl/>
        </w:rPr>
        <w:t>ד'</w:t>
      </w:r>
      <w:r>
        <w:rPr>
          <w:rStyle w:val="afffff0"/>
          <w:rtl/>
        </w:rPr>
        <w:t>מכל האוכל אשר יאכל</w:t>
      </w:r>
      <w:r w:rsidR="00037612">
        <w:rPr>
          <w:rFonts w:hint="cs"/>
          <w:rtl/>
        </w:rPr>
        <w:t>'</w:t>
      </w:r>
      <w:r>
        <w:rPr>
          <w:rtl/>
        </w:rPr>
        <w:t xml:space="preserve"> אוכל שאתה יכול להאכילו לאחרים - קרוי אוכל, שאי אתה יכול להאכילו לאחרים - אינו קרוי אוכל</w:t>
      </w:r>
      <w:r w:rsidR="0057284B">
        <w:rPr>
          <w:rtl/>
        </w:rPr>
        <w:t>.</w:t>
      </w:r>
    </w:p>
    <w:p w14:paraId="1F0BC2E8" w14:textId="77777777" w:rsidR="00037612" w:rsidRDefault="00037612" w:rsidP="00037612">
      <w:pPr>
        <w:pStyle w:val="afff0"/>
        <w:framePr w:wrap="around"/>
        <w:rPr>
          <w:rtl/>
        </w:rPr>
      </w:pPr>
      <w:r>
        <w:rPr>
          <w:rFonts w:hint="cs"/>
          <w:rtl/>
        </w:rPr>
        <w:t>י.</w:t>
      </w:r>
    </w:p>
    <w:p w14:paraId="2141047E" w14:textId="77777777" w:rsidR="00037612" w:rsidRDefault="002D710F" w:rsidP="00CD49A5">
      <w:pPr>
        <w:pStyle w:val="011"/>
        <w:rPr>
          <w:rtl/>
        </w:rPr>
      </w:pPr>
      <w:ins w:id="90469" w:author="מנוע מכני" w:date="2026-10-05T11:32:12Z">
        <w:r>
          <w:rPr>
            <w:rFonts w:hint="cs"/>
            <w:rtl/>
          </w:rPr>
          <w:t xml:space="preserve">א"ה</w:t>
        </w:r>
      </w:ins>
      <w:del w:id="9047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בשר בחלב </w:t>
      </w:r>
      <w:ins w:id="94519" w:author="מנוע מכני" w:date="2026-10-05T11:32:12Z">
        <w:r>
          <w:rPr>
            <w:rtl/>
          </w:rPr>
          <w:t xml:space="preserve">מה</w:t>
        </w:r>
      </w:ins>
      <w:del w:id="9452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איריא דהיתה לה שעת הכושר? תיפ</w:t>
      </w:r>
      <w:ins w:id="90471" w:author="מנוע מכני" w:date="2026-10-05T11:32:12Z">
        <w:r>
          <w:rPr>
            <w:rtl/>
          </w:rPr>
          <w:t xml:space="preserve">ו"ל</w:t>
        </w:r>
      </w:ins>
      <w:del w:id="90472" w:author="מנוע מכני" w:date="2026-10-05T11:32:12Z">
        <w:r w:rsidR="00F63065">
          <w:rPr>
            <w:rtl/>
          </w:rPr>
          <w:delText xml:space="preserve">ו</w:delText>
        </w:r>
        <w:r w:rsidR="00037612">
          <w:rPr>
            <w:rFonts w:hint="cs"/>
            <w:rtl/>
          </w:rPr>
          <w:delText xml:space="preserve">''ל</w:delText>
        </w:r>
      </w:del>
      <w:r w:rsidR="00037612">
        <w:rPr>
          <w:rFonts w:hint="cs"/>
          <w:rtl/>
        </w:rPr>
        <w:t xml:space="preserve"> </w:t>
      </w:r>
      <w:r w:rsidR="00F63065">
        <w:rPr>
          <w:rtl/>
        </w:rPr>
        <w:t>דאוכ</w:t>
      </w:r>
      <w:r>
        <w:rPr>
          <w:rtl/>
        </w:rPr>
        <w:t>ל שאתה יכול להאכילו לאחרים הוא</w:t>
      </w:r>
    </w:p>
    <w:p>
      <w:pPr>
        <w:pStyle w:val="38"/>
        <w:rPr>
          <w:ins w:id="99030" w:author="מנוע מכני" w:date="2026-10-05T11:32:12Z"/>
        </w:rPr>
      </w:pPr>
      <w:r>
        <w:lastRenderedPageBreak/>
        <w:t xml:space="preserve">דתניא</w:t>
      </w:r>
      <w:r>
        <w:lastRenderedPageBreak/>
        <w:t xml:space="preserve"> ר</w:t>
      </w:r>
      <w:r w:rsidR="00037612">
        <w:t xml:space="preserve">ש</w:t>
      </w:r>
      <w:ins w:id="90473" w:author="מנוע מכני" w:date="2026-10-05T11:32:12Z">
        <w:r>
          <w:t xml:space="preserve">ב"י</w:t>
        </w:r>
      </w:ins>
      <w:del w:id="90474" w:author="מנוע מכני" w:date="2026-10-05T11:32:12Z">
        <w:r w:rsidR="00037612">
          <w:delText xml:space="preserve">ב''י</w:delText>
        </w:r>
      </w:del>
      <w:r w:rsidR="00037612">
        <w:t xml:space="preserve"> מ</w:t>
      </w:r>
      <w:ins w:id="90475" w:author="מנוע מכני" w:date="2026-10-05T11:32:12Z">
        <w:r>
          <w:t xml:space="preserve">ר"ש</w:t>
        </w:r>
      </w:ins>
      <w:del w:id="90476" w:author="מנוע מכני" w:date="2026-10-05T11:32:12Z">
        <w:r w:rsidR="00037612">
          <w:delText xml:space="preserve">ר''ש</w:delText>
        </w:r>
      </w:del>
      <w:r>
        <w:t xml:space="preserve">:</w:t>
      </w:r>
    </w:p>
    <w:p w14:paraId="565610D1" w14:textId="77777777" w:rsidR="00037612" w:rsidRDefault="00F63065" w:rsidP="002D710F">
      <w:pPr>
        <w:rPr>
          <w:rtl/>
        </w:rPr>
      </w:pPr>
      <w:del w:id="990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בשר בחלב אסור באכילה ומותר בהנאה, שנא</w:t>
      </w:r>
      <w:r w:rsidR="00037612">
        <w:rPr>
          <w:rFonts w:hint="cs"/>
          <w:rtl/>
        </w:rPr>
        <w:t>'</w:t>
      </w:r>
      <w:r>
        <w:rPr>
          <w:rtl/>
        </w:rPr>
        <w:t xml:space="preserve"> </w:t>
      </w:r>
      <w:r w:rsidR="002D710F">
        <w:rPr>
          <w:rFonts w:hint="cs"/>
          <w:rtl/>
        </w:rPr>
        <w:t>'</w:t>
      </w:r>
      <w:ins w:id="90103" w:author="מנוע סמנטי" w:date="2026-10-05T11:39:44Z">
        <w:r>
          <w:rPr>
            <w:rStyle w:val="afffff0"/>
            <w:rtl/>
          </w:rPr>
          <w:t xml:space="preserve">כִּי עַם קָדוֹשׁ אַתָּה לַה</w:t>
        </w:r>
      </w:ins>
      <w:del w:id="90104" w:author="מנוע סמנטי" w:date="2026-10-05T11:39:44Z">
        <w:r>
          <w:rPr>
            <w:rtl/>
          </w:rPr>
          <w:delText xml:space="preserve">כי עם קדוש אתה לה</w:delText>
        </w:r>
      </w:del>
      <w:r>
        <w:rPr>
          <w:rtl/>
        </w:rPr>
        <w:t xml:space="preserve">' אלהיך ולהלן הוא אומר </w:t>
      </w:r>
      <w:r w:rsidR="00593BF8">
        <w:rPr>
          <w:rFonts w:hint="cs"/>
          <w:rtl/>
        </w:rPr>
        <w:t>'</w:t>
      </w:r>
      <w:r>
        <w:rPr>
          <w:rStyle w:val="afffff0"/>
          <w:rtl/>
        </w:rPr>
        <w:t>ואנשי קודש תהיון לי</w:t>
      </w:r>
      <w:r w:rsidR="00593BF8">
        <w:rPr>
          <w:rFonts w:hint="cs"/>
          <w:rtl/>
        </w:rPr>
        <w:t>'</w:t>
      </w:r>
      <w:r>
        <w:rPr>
          <w:rtl/>
        </w:rPr>
        <w:t>, מה</w:t>
      </w:r>
      <w:r w:rsidR="00593BF8">
        <w:rPr>
          <w:rtl/>
        </w:rPr>
        <w:t xml:space="preserve"> להלן - אסור באכילה ומותר בהנאה</w:t>
      </w:r>
      <w:r w:rsidR="00593BF8">
        <w:rPr>
          <w:rFonts w:hint="cs"/>
          <w:rtl/>
        </w:rPr>
        <w:t xml:space="preserve"> אף כאן</w:t>
      </w:r>
      <w:r>
        <w:rPr>
          <w:rtl/>
        </w:rPr>
        <w:t xml:space="preserve"> </w:t>
      </w:r>
    </w:p>
    <w:p w14:paraId="3ED000DC" w14:textId="77777777" w:rsidR="00593BF8" w:rsidRDefault="00F63065" w:rsidP="00F63065">
      <w:pPr>
        <w:rPr>
          <w:rtl/>
        </w:rPr>
      </w:pPr>
      <w:ins w:id="94523" w:author="מנוע מכני" w:date="2026-10-05T11:32:12Z">
        <w:r>
          <w:rPr>
            <w:b/>
            <w:bCs/>
            <w:rtl/>
          </w:rPr>
          <w:t xml:space="preserve">אחת</w:t>
        </w:r>
      </w:ins>
      <w:del w:id="94524" w:author="מנוע מכני" w:date="2026-10-05T11:32:12Z">
        <w:r w:rsidRPr="002D710F">
          <w:rPr>
            <w:b/>
            <w:bCs/>
            <w:rtl/>
          </w:rPr>
          <w:delText xml:space="preserve">חדא</w:delText>
        </w:r>
      </w:del>
      <w:r w:rsidRPr="002D710F">
        <w:rPr>
          <w:b/>
          <w:bCs/>
          <w:rtl/>
        </w:rPr>
        <w:t xml:space="preserve"> ועוד </w:t>
      </w:r>
      <w:ins w:id="94521" w:author="מנוע מכני" w:date="2026-10-05T11:32:12Z">
        <w:r>
          <w:rPr>
            <w:b/>
            <w:bCs/>
            <w:rtl/>
          </w:rPr>
          <w:t xml:space="preserve">אומר</w:t>
        </w:r>
      </w:ins>
      <w:del w:id="94522" w:author="מנוע מכני" w:date="2026-10-05T11:32:12Z">
        <w:r w:rsidRPr="002D710F">
          <w:rPr>
            <w:b/>
            <w:bCs/>
            <w:rtl/>
          </w:rPr>
          <w:delText xml:space="preserve">קאמר</w:delText>
        </w:r>
      </w:del>
      <w:r>
        <w:rPr>
          <w:rtl/>
        </w:rPr>
        <w:t xml:space="preserve">, </w:t>
      </w:r>
      <w:ins w:id="94525" w:author="מנוע מכני" w:date="2026-10-05T11:32:12Z">
        <w:r>
          <w:rPr>
            <w:rtl/>
          </w:rPr>
          <w:t xml:space="preserve">אחת</w:t>
        </w:r>
      </w:ins>
      <w:del w:id="9452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- דאוכל שאתה יכול להאכילו לאחרים הוא, </w:t>
      </w:r>
    </w:p>
    <w:p>
      <w:pPr>
        <w:pStyle w:val="38"/>
        <w:rPr>
          <w:ins w:id="100806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ועוד,</w:t>
      </w:r>
    </w:p>
    <w:p w14:paraId="4CBDD715" w14:textId="77777777" w:rsidR="00B874E6" w:rsidRDefault="002D710F" w:rsidP="00F63065">
      <w:pPr>
        <w:rPr>
          <w:rtl/>
        </w:rPr>
      </w:pPr>
      <w:del w:id="100807" w:author="מנוע מכני" w:date="2026-10-05T11:32:12Z">
        <w:r w:rsidR="00F63065">
          <w:rPr>
            <w:rtl/>
          </w:rPr>
          <w:delText xml:space="preserve"> </w:delText>
        </w:r>
      </w:del>
      <w:ins w:id="94527" w:author="מנוע מכני" w:date="2026-10-05T11:32:12Z">
        <w:r>
          <w:rPr>
            <w:rtl/>
          </w:rPr>
          <w:t xml:space="preserve">לו</w:t>
        </w:r>
      </w:ins>
      <w:del w:id="94528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</w:t>
      </w:r>
      <w:ins w:id="93177" w:author="מנוע מכני" w:date="2026-10-05T11:32:12Z">
        <w:r>
          <w:rPr>
            <w:rtl/>
          </w:rPr>
          <w:t xml:space="preserve">גם</w:t>
        </w:r>
      </w:ins>
      <w:del w:id="9317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הרי היתה לו שעת הכושר</w:t>
      </w:r>
      <w:r w:rsidR="0057284B">
        <w:rPr>
          <w:rtl/>
        </w:rPr>
        <w:t>.</w:t>
      </w:r>
    </w:p>
    <w:p w14:paraId="29F10E55" w14:textId="77777777" w:rsidR="003B6BAC" w:rsidRDefault="00F63065" w:rsidP="00CD49A5">
      <w:pPr>
        <w:pStyle w:val="021"/>
        <w:rPr>
          <w:rtl/>
        </w:rPr>
      </w:pPr>
      <w:r>
        <w:rPr>
          <w:rtl/>
        </w:rPr>
        <w:t xml:space="preserve">ואם </w:t>
      </w:r>
      <w:ins w:id="98409" w:author="מנוע מכני" w:date="2026-10-05T11:32:12Z">
        <w:r>
          <w:rPr>
            <w:rtl/>
          </w:rPr>
          <w:t xml:space="preserve">ישנו</w:t>
        </w:r>
      </w:ins>
      <w:del w:id="9841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 דלאחר עריפה שרי </w:t>
      </w:r>
      <w:ins w:id="90477" w:author="מנוע מכני" w:date="2026-10-05T11:32:12Z">
        <w:r>
          <w:rPr>
            <w:rStyle w:val="2fb"/>
            <w:rtl/>
          </w:rPr>
          <w:t xml:space="preserve">ר"ש</w:t>
        </w:r>
      </w:ins>
      <w:del w:id="90478" w:author="מנוע מכני" w:date="2026-10-05T11:32:12Z">
        <w:r>
          <w:rPr>
            <w:rtl/>
          </w:rPr>
          <w:delText xml:space="preserve">ר</w:delText>
        </w:r>
        <w:r w:rsidR="003B6BAC">
          <w:rPr>
            <w:rFonts w:hint="cs"/>
            <w:rtl/>
          </w:rPr>
          <w:delText xml:space="preserve">''ש</w:delText>
        </w:r>
      </w:del>
      <w:r w:rsidR="003B6BAC">
        <w:rPr>
          <w:rFonts w:hint="cs"/>
          <w:rtl/>
        </w:rPr>
        <w:t xml:space="preserve">, </w:t>
      </w:r>
      <w:r>
        <w:rPr>
          <w:rtl/>
        </w:rPr>
        <w:t xml:space="preserve">ליתני ומודה </w:t>
      </w:r>
      <w:ins w:id="90479" w:author="מנוע מכני" w:date="2026-10-05T11:32:12Z">
        <w:r>
          <w:rPr>
            <w:rStyle w:val="2fb"/>
            <w:rtl/>
          </w:rPr>
          <w:t xml:space="preserve">ר"ש</w:t>
        </w:r>
      </w:ins>
      <w:del w:id="90480" w:author="מנוע מכני" w:date="2026-10-05T11:32:12Z">
        <w:r>
          <w:rPr>
            <w:rtl/>
          </w:rPr>
          <w:delText xml:space="preserve">ר</w:delText>
        </w:r>
        <w:r w:rsidR="003B6BAC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בפטר חמור ובשר בחלב שמטמאין טומאת אוכלין! </w:t>
      </w:r>
    </w:p>
    <w:p w14:paraId="1FBF9438" w14:textId="77777777" w:rsidR="00B874E6" w:rsidRDefault="00F63065" w:rsidP="003B6BAC">
      <w:pPr>
        <w:rPr>
          <w:rtl/>
        </w:rPr>
      </w:pPr>
      <w:ins w:id="97711" w:author="מנוע מכני" w:date="2026-10-05T11:32:12Z">
        <w:r>
          <w:rPr>
            <w:rtl/>
          </w:rPr>
          <w:t xml:space="preserve">אם </w:t>
        </w:r>
      </w:ins>
      <w:del w:id="9771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דחשיב </w:t>
      </w:r>
      <w:ins w:id="94529" w:author="מנוע מכני" w:date="2026-10-05T11:32:12Z">
        <w:r>
          <w:rPr>
            <w:rtl/>
          </w:rPr>
          <w:t xml:space="preserve">עליו</w:t>
        </w:r>
      </w:ins>
      <w:del w:id="94530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 w:rsidR="003B6BAC">
        <w:rPr>
          <w:rtl/>
        </w:rPr>
        <w:t>–</w:t>
      </w:r>
      <w:r>
        <w:rPr>
          <w:rtl/>
        </w:rPr>
        <w:t xml:space="preserve"> </w:t>
      </w:r>
      <w:ins w:id="90481" w:author="מנוע מכני" w:date="2026-10-05T11:32:12Z">
        <w:r>
          <w:rPr>
            <w:rtl/>
          </w:rPr>
          <w:t xml:space="preserve">ה"נ</w:t>
        </w:r>
      </w:ins>
      <w:del w:id="90482" w:author="מנוע מכני" w:date="2026-10-05T11:32:12Z">
        <w:r>
          <w:rPr>
            <w:rtl/>
          </w:rPr>
          <w:delText xml:space="preserve">ה</w:delText>
        </w:r>
        <w:r w:rsidR="003B6BAC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, </w:t>
      </w:r>
      <w:r>
        <w:rPr>
          <w:rtl/>
        </w:rPr>
        <w:t xml:space="preserve">ה</w:t>
      </w:r>
      <w:ins w:id="90483" w:author="מנוע מכני" w:date="2026-10-05T11:32:12Z">
        <w:r>
          <w:rPr>
            <w:rFonts w:hint="cs"/>
            <w:rtl/>
          </w:rPr>
          <w:t xml:space="preserve">ב"ע</w:t>
        </w:r>
      </w:ins>
      <w:del w:id="90484" w:author="מנוע מכני" w:date="2026-10-05T11:32:12Z">
        <w:r w:rsidR="003B6BAC">
          <w:rPr>
            <w:rFonts w:hint="cs"/>
            <w:rtl/>
          </w:rPr>
          <w:delText xml:space="preserve">ב''ע</w:delText>
        </w:r>
      </w:del>
      <w:r w:rsidR="003B6BAC">
        <w:rPr>
          <w:rFonts w:hint="cs"/>
          <w:rtl/>
        </w:rPr>
        <w:t xml:space="preserve"> </w:t>
      </w:r>
      <w:r>
        <w:rPr>
          <w:rtl/>
        </w:rPr>
        <w:t xml:space="preserve">- דלא חשיב </w:t>
      </w:r>
      <w:ins w:id="94531" w:author="מנוע מכני" w:date="2026-10-05T11:32:12Z">
        <w:r>
          <w:rPr>
            <w:rtl/>
          </w:rPr>
          <w:t xml:space="preserve">עליו</w:t>
        </w:r>
      </w:ins>
      <w:del w:id="94532" w:author="מנוע מכני" w:date="2026-10-05T11:32:12Z">
        <w:r>
          <w:rPr>
            <w:rtl/>
          </w:rPr>
          <w:delText xml:space="preserve">עליה</w:delText>
        </w:r>
      </w:del>
      <w:r w:rsidR="0057284B">
        <w:rPr>
          <w:rtl/>
        </w:rPr>
        <w:t>.</w:t>
      </w:r>
    </w:p>
    <w:p>
      <w:pPr>
        <w:pStyle w:val="38"/>
        <w:rPr>
          <w:ins w:id="99032" w:author="מנוע מכני" w:date="2026-10-05T11:32:12Z"/>
        </w:rPr>
      </w:pPr>
      <w:r>
        <w:t xml:space="preserve">וטעמא </w:t>
      </w:r>
      <w:r w:rsidR="00593BF8">
        <w:t>ד</w:t>
      </w:r>
      <w:r>
        <w:t xml:space="preserve">מטמאי רבנן:</w:t>
      </w:r>
    </w:p>
    <w:p w14:paraId="13A5EACF" w14:textId="77777777" w:rsidR="00B874E6" w:rsidRDefault="00F63065" w:rsidP="002D710F">
      <w:pPr>
        <w:rPr>
          <w:rtl/>
        </w:rPr>
      </w:pPr>
      <w:del w:id="990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ואיסורו חישובו</w:t>
      </w:r>
      <w:r w:rsidR="0057284B">
        <w:rPr>
          <w:rtl/>
        </w:rPr>
        <w:t>.</w:t>
      </w:r>
    </w:p>
    <w:p>
      <w:pPr>
        <w:pStyle w:val="38"/>
        <w:rPr>
          <w:ins w:id="99034" w:author="מנוע מכני" w:date="2026-10-05T11:32:12Z"/>
        </w:rPr>
      </w:pPr>
      <w:r>
        <w:t xml:space="preserve">והך </w:t>
      </w:r>
      <w:r>
        <w:t xml:space="preserve">ד</w:t>
      </w:r>
      <w:r w:rsidR="00F63065">
        <w:t xml:space="preserve">תנן</w:t>
      </w:r>
      <w:r w:rsidR="00F63065">
        <w:t xml:space="preserve">:</w:t>
      </w:r>
    </w:p>
    <w:p w14:paraId="5F2DBF18" w14:textId="77777777" w:rsidR="002D710F" w:rsidRDefault="002D710F" w:rsidP="002D710F">
      <w:pPr>
        <w:rPr>
          <w:rtl/>
        </w:rPr>
      </w:pPr>
      <w:del w:id="99035" w:author="מנוע מכני" w:date="2026-10-05T11:32:12Z">
        <w:r w:rsidR="00F63065">
          <w:rPr>
            <w:rtl/>
          </w:rPr>
          <w:delText xml:space="preserve"> </w:delText>
        </w:r>
      </w:del>
      <w:ins w:id="90485" w:author="מנוע מכני" w:date="2026-10-05T11:32:12Z">
        <w:r>
          <w:rPr>
            <w:rFonts w:hint="cs"/>
            <w:rtl/>
          </w:rPr>
          <w:t xml:space="preserve">י"ג</w:t>
        </w:r>
      </w:ins>
      <w:del w:id="90486" w:author="מנוע מכני" w:date="2026-10-05T11:32:12Z">
        <w:r>
          <w:rPr>
            <w:rFonts w:hint="cs"/>
            <w:rtl/>
          </w:rPr>
          <w:delText xml:space="preserve">י''ג</w:delText>
        </w:r>
      </w:del>
      <w:r>
        <w:rPr>
          <w:rFonts w:hint="cs"/>
          <w:rtl/>
        </w:rPr>
        <w:t xml:space="preserve"> דברי</w:t>
      </w:r>
      <w:r w:rsidR="00F63065">
        <w:rPr>
          <w:rtl/>
        </w:rPr>
        <w:t>ם אמ</w:t>
      </w:r>
      <w:r>
        <w:rPr>
          <w:rtl/>
        </w:rPr>
        <w:t>רו בנבלת עוף טהור, וזו אחת מהן</w:t>
      </w:r>
      <w:r w:rsidR="00F63065">
        <w:rPr>
          <w:rtl/>
        </w:rPr>
        <w:t xml:space="preserve"> צריכה מחשבה</w:t>
      </w:r>
      <w:r w:rsidR="00593BF8">
        <w:rPr>
          <w:rtl/>
        </w:rPr>
        <w:t xml:space="preserve"> ואינה צריכה הכשר, </w:t>
      </w:r>
    </w:p>
    <w:p w14:paraId="7908E8E3" w14:textId="77777777" w:rsidR="00B874E6" w:rsidRDefault="00593BF8" w:rsidP="002D710F">
      <w:pPr>
        <w:rPr>
          <w:rtl/>
        </w:rPr>
      </w:pPr>
      <w:ins w:id="97713" w:author="מנוע מכני" w:date="2026-10-05T11:32:12Z">
        <w:r>
          <w:rPr>
            <w:rtl/>
          </w:rPr>
          <w:t xml:space="preserve">ואם </w:t>
        </w:r>
      </w:ins>
      <w:del w:id="9771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איסורו </w:t>
      </w:r>
      <w:r w:rsidR="00F63065">
        <w:rPr>
          <w:rtl/>
        </w:rPr>
        <w:t xml:space="preserve">חישובו למה לי מחשבה? </w:t>
      </w:r>
      <w:r w:rsidR="002D710F">
        <w:rPr>
          <w:rFonts w:hint="cs"/>
          <w:rtl/>
        </w:rPr>
        <w:t xml:space="preserve">- </w:t>
      </w:r>
      <w:r w:rsidR="00F63065">
        <w:rPr>
          <w:rtl/>
        </w:rPr>
        <w:t xml:space="preserve">הא מני </w:t>
      </w:r>
      <w:ins w:id="92781" w:author="מנוע מכני" w:date="2026-10-05T11:32:12Z">
        <w:r>
          <w:rPr>
            <w:rStyle w:val="2fb"/>
            <w:rtl/>
          </w:rPr>
          <w:t xml:space="preserve">ר"ש</w:t>
        </w:r>
      </w:ins>
      <w:del w:id="92782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היא</w:t>
      </w:r>
      <w:r w:rsidR="0057284B">
        <w:rPr>
          <w:rtl/>
        </w:rPr>
        <w:t>.</w:t>
      </w:r>
    </w:p>
    <w:p>
      <w:pPr>
        <w:pStyle w:val="38"/>
        <w:rPr>
          <w:ins w:id="99036" w:author="מנוע מכני" w:date="2026-10-05T11:32:12Z"/>
        </w:rPr>
      </w:pPr>
      <w:r>
        <w:t xml:space="preserve">והך</w:t>
      </w:r>
    </w:p>
    <w:p w14:paraId="65DB3F41" w14:textId="77777777" w:rsidR="00B874E6" w:rsidRDefault="002D710F" w:rsidP="00C5567C">
      <w:pPr>
        <w:pStyle w:val="a"/>
        <w:rPr>
          <w:rtl/>
        </w:rPr>
      </w:pPr>
      <w:del w:id="9903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נבלת בהמה טמאה בכל מקום,</w:t>
      </w:r>
      <w:r>
        <w:rPr>
          <w:rtl/>
        </w:rPr>
        <w:t xml:space="preserve"> ונבלת עוף טהור, והחלב בכפרים </w:t>
      </w:r>
      <w:r w:rsidR="00F63065">
        <w:rPr>
          <w:rtl/>
        </w:rPr>
        <w:t xml:space="preserve">צריכים מחשבה ואינם צריכים הכשר, </w:t>
      </w:r>
      <w:ins w:id="97715" w:author="מנוע מכני" w:date="2026-10-05T11:32:12Z">
        <w:r>
          <w:rPr>
            <w:rtl/>
          </w:rPr>
          <w:t xml:space="preserve">ואם </w:t>
        </w:r>
      </w:ins>
      <w:del w:id="9771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איסורו חישובו, למה לי מחשבה? הא מני - </w:t>
      </w:r>
      <w:ins w:id="92783" w:author="מנוע מכני" w:date="2026-10-05T11:32:12Z">
        <w:r>
          <w:rPr>
            <w:rStyle w:val="2fb"/>
            <w:rtl/>
          </w:rPr>
          <w:t xml:space="preserve">ר"ש</w:t>
        </w:r>
      </w:ins>
      <w:del w:id="92784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היא</w:t>
      </w:r>
      <w:r w:rsidR="0057284B">
        <w:rPr>
          <w:rtl/>
        </w:rPr>
        <w:t>.</w:t>
      </w:r>
    </w:p>
    <w:p>
      <w:pPr>
        <w:pStyle w:val="38"/>
        <w:rPr>
          <w:ins w:id="99038" w:author="מנוע מכני" w:date="2026-10-05T11:32:12Z"/>
        </w:rPr>
      </w:pPr>
      <w:r>
        <w:tab/>
      </w:r>
      <w:r>
        <w:tab/>
      </w:r>
      <w:r>
        <w:t xml:space="preserve">והך</w:t>
      </w:r>
    </w:p>
    <w:p w14:paraId="271684F2" w14:textId="77777777" w:rsidR="00593BF8" w:rsidRDefault="00165DBA" w:rsidP="00165DBA">
      <w:pPr>
        <w:rPr>
          <w:rtl/>
        </w:rPr>
      </w:pPr>
      <w:del w:id="9903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נבלת בהמה טהורה בכל מקום, ונבלת עוף הטהור, והחלב בשווקים - אינן צריכין מחשבה ולא הכשר הא טמאה בעיא מחשבה! </w:t>
      </w:r>
    </w:p>
    <w:p w14:paraId="25F6F3B5" w14:textId="77777777" w:rsidR="00593BF8" w:rsidRDefault="00593BF8" w:rsidP="00C5567C">
      <w:pPr>
        <w:pStyle w:val="a"/>
        <w:rPr>
          <w:rtl/>
        </w:rPr>
      </w:pPr>
      <w:ins w:id="93179" w:author="מנוע מכני" w:date="2026-10-05T11:32:12Z">
        <w:r>
          <w:rPr>
            <w:rFonts w:hint="cs"/>
            <w:rtl/>
          </w:rPr>
          <w:t xml:space="preserve">ולא</w:t>
        </w:r>
      </w:ins>
      <w:del w:id="93180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ins w:id="90487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88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 </w:t>
      </w:r>
      <w:ins w:id="93181" w:author="מנוע מכני" w:date="2026-10-05T11:32:12Z">
        <w:r>
          <w:rPr>
            <w:rFonts w:hint="cs"/>
            <w:rtl/>
          </w:rPr>
          <w:t xml:space="preserve">שהרי</w:t>
        </w:r>
      </w:ins>
      <w:del w:id="93182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סיפא </w:t>
      </w:r>
      <w:ins w:id="9048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9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 </w:t>
      </w:r>
      <w:r w:rsidR="00165DBA">
        <w:rPr>
          <w:rFonts w:hint="cs"/>
          <w:rtl/>
        </w:rPr>
        <w:t>ד</w:t>
      </w:r>
      <w:r w:rsidR="00F63065">
        <w:rPr>
          <w:rtl/>
        </w:rPr>
        <w:t xml:space="preserve">אומר: אף הגמל והארנבת והשפן והחזיר אינן צריכין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מחשבה ולא הכשר, </w:t>
      </w:r>
      <w:r w:rsidR="00F63065">
        <w:rPr>
          <w:rStyle w:val="2fb"/>
          <w:rtl/>
        </w:rPr>
        <w:t xml:space="preserve">וא</w:t>
      </w:r>
      <w:ins w:id="90491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92" w:author="מנוע מכני" w:date="2026-10-05T11:32:12Z">
        <w:r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 מה טעם - הואיל ויש בהן סימני טהרה </w:t>
      </w:r>
    </w:p>
    <w:p>
      <w:pPr>
        <w:pStyle w:val="38"/>
        <w:rPr>
          <w:ins w:id="99040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0DF03EA6" w14:textId="77777777" w:rsidR="00593BF8" w:rsidRDefault="00F63065" w:rsidP="00CD49A5">
      <w:pPr>
        <w:pStyle w:val="011"/>
        <w:rPr>
          <w:rtl/>
        </w:rPr>
      </w:pPr>
      <w:del w:id="990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0493" w:author="מנוע מכני" w:date="2026-10-05T11:32:12Z">
        <w:r>
          <w:rPr>
            <w:rtl/>
          </w:rPr>
          <w:t xml:space="preserve">ו"ע</w:t>
        </w:r>
      </w:ins>
      <w:del w:id="90494" w:author="מנוע מכני" w:date="2026-10-05T11:32:12Z">
        <w:r>
          <w:rPr>
            <w:rtl/>
          </w:rPr>
          <w:delText xml:space="preserve">ו</w:delText>
        </w:r>
        <w:r w:rsidR="00593BF8">
          <w:rPr>
            <w:rFonts w:hint="cs"/>
            <w:rtl/>
          </w:rPr>
          <w:delText xml:space="preserve">''ע</w:delText>
        </w:r>
      </w:del>
      <w:r w:rsidR="00593BF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183" w:author="מנוע מכני" w:date="2026-10-05T11:32:12Z">
        <w:r>
          <w:rPr>
            <w:rtl/>
          </w:rPr>
          <w:t xml:space="preserve">אומרים</w:t>
        </w:r>
      </w:ins>
      <w:del w:id="9318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איסורו חישובו, </w:t>
      </w:r>
      <w:ins w:id="97717" w:author="מנוע מכני" w:date="2026-10-05T11:32:12Z">
        <w:r>
          <w:rPr>
            <w:rtl/>
          </w:rPr>
          <w:t xml:space="preserve">ואם </w:t>
        </w:r>
      </w:ins>
      <w:del w:id="9771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דערפיה מיערף </w:t>
      </w:r>
      <w:ins w:id="90495" w:author="מנוע מכני" w:date="2026-10-05T11:32:12Z">
        <w:r>
          <w:rPr>
            <w:rtl/>
          </w:rPr>
          <w:t xml:space="preserve">ה"נ</w:t>
        </w:r>
      </w:ins>
      <w:del w:id="90496" w:author="מנוע מכני" w:date="2026-10-05T11:32:12Z">
        <w:r>
          <w:rPr>
            <w:rtl/>
          </w:rPr>
          <w:delText xml:space="preserve">ה</w:delText>
        </w:r>
        <w:r w:rsidR="00593BF8">
          <w:rPr>
            <w:rFonts w:hint="cs"/>
            <w:rtl/>
          </w:rPr>
          <w:delText xml:space="preserve">''נ</w:delText>
        </w:r>
      </w:del>
      <w:r w:rsidR="00165DBA">
        <w:rPr>
          <w:rFonts w:hint="cs"/>
          <w:rtl/>
        </w:rPr>
        <w:t xml:space="preserve"> </w:t>
      </w:r>
      <w:r w:rsidR="00165DBA" w:rsidRPr="00CD49A5">
        <w:rPr>
          <w:rFonts w:hint="cs"/>
          <w:bCs/>
          <w:rtl/>
        </w:rPr>
        <w:t>והב'''ע</w:t>
      </w:r>
      <w:r w:rsidR="00165DBA">
        <w:rPr>
          <w:rFonts w:hint="cs"/>
          <w:rtl/>
        </w:rPr>
        <w:t xml:space="preserve"> ששחטו להתלמד בו</w:t>
      </w:r>
      <w:r w:rsidR="00593BF8">
        <w:rPr>
          <w:rFonts w:hint="cs"/>
          <w:rtl/>
        </w:rPr>
        <w:t xml:space="preserve"> </w:t>
      </w:r>
    </w:p>
    <w:p w14:paraId="54A01C41" w14:textId="77777777" w:rsidR="00593BF8" w:rsidRDefault="00593BF8" w:rsidP="00593BF8">
      <w:pPr>
        <w:pStyle w:val="afff0"/>
        <w:framePr w:wrap="around"/>
        <w:rPr>
          <w:rtl/>
        </w:rPr>
      </w:pPr>
      <w:r>
        <w:rPr>
          <w:rFonts w:hint="cs"/>
          <w:rtl/>
        </w:rPr>
        <w:t>י:</w:t>
      </w:r>
    </w:p>
    <w:p w14:paraId="1D68BB10" w14:textId="77777777" w:rsidR="00165DBA" w:rsidRDefault="00165DBA" w:rsidP="002D710F">
      <w:pPr>
        <w:rPr>
          <w:del w:id="90545" w:author="מנוע עיצוב" w:date="2026-10-05T11:33:53Z"/>
          <w:rtl/>
        </w:rPr>
      </w:pPr>
    </w:p>
    <w:p w14:paraId="55DD194C" w14:textId="77777777" w:rsidR="00593BF8" w:rsidRDefault="00F63065" w:rsidP="00165DBA">
      <w:pPr>
        <w:rPr>
          <w:rtl/>
        </w:rPr>
      </w:pPr>
      <w:ins w:id="90569" w:author="מנוע סמנטי" w:date="2026-10-05T11:39:44Z">
        <w:r>
          <w:rPr>
            <w:rtl/>
          </w:rPr>
          <w:t xml:space="preserve">ובמחלוקת</w:t>
        </w:r>
      </w:ins>
      <w:del w:id="90570" w:author="מנוע סמנטי" w:date="2026-10-05T11:39:44Z">
        <w:r>
          <w:rPr>
            <w:rtl/>
          </w:rPr>
          <w:delText xml:space="preserve">ובפלוגתא</w:delText>
        </w:r>
      </w:del>
      <w:r>
        <w:rPr>
          <w:rtl/>
        </w:rPr>
        <w:t xml:space="preserve"> דנימוס </w:t>
      </w:r>
      <w:r>
        <w:rPr>
          <w:rStyle w:val="2fb"/>
          <w:rtl/>
        </w:rPr>
        <w:t xml:space="preserve">ו</w:t>
      </w:r>
      <w:ins w:id="90497" w:author="מנוע מכני" w:date="2026-10-05T11:32:12Z">
        <w:r>
          <w:rPr>
            <w:rStyle w:val="2fb"/>
            <w:rtl/>
          </w:rPr>
          <w:t xml:space="preserve">ר"א</w:t>
        </w:r>
      </w:ins>
      <w:del w:id="90498" w:author="מנוע מכני" w:date="2026-10-05T11:32:12Z">
        <w:r>
          <w:rPr>
            <w:rtl/>
          </w:rPr>
          <w:delText xml:space="preserve">ר</w:delText>
        </w:r>
        <w:r w:rsidR="00165DBA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65DBA">
          <w:rPr>
            <w:rFonts w:hint="cs"/>
            <w:rtl/>
          </w:rPr>
          <w:delText xml:space="preserve">א</w:delText>
        </w:r>
      </w:del>
      <w:r>
        <w:rPr>
          <w:rtl/>
        </w:rPr>
        <w:t xml:space="preserve"> </w:t>
      </w:r>
      <w:r>
        <w:rPr>
          <w:rtl/>
        </w:rPr>
        <w:t xml:space="preserve">דתניא</w:t>
      </w:r>
      <w:r w:rsidR="00593BF8">
        <w:rPr>
          <w:rFonts w:hint="cs"/>
          <w:rtl/>
        </w:rPr>
        <w:t xml:space="preserve"> </w:t>
      </w:r>
      <w:ins w:id="90499" w:author="מנוע מכני" w:date="2026-10-05T11:32:12Z">
        <w:r>
          <w:rPr>
            <w:rtl/>
          </w:rPr>
          <w:t xml:space="preserve">א"ר</w:t>
        </w:r>
      </w:ins>
      <w:del w:id="90500" w:author="מנוע מכני" w:date="2026-10-05T11:32:12Z">
        <w:r>
          <w:rPr>
            <w:rtl/>
          </w:rPr>
          <w:delText xml:space="preserve">א</w:delText>
        </w:r>
        <w:r w:rsidR="00165DBA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65DBA">
          <w:rPr>
            <w:rFonts w:hint="cs"/>
            <w:rtl/>
          </w:rPr>
          <w:delText xml:space="preserve">ר</w:delText>
        </w:r>
      </w:del>
      <w:r>
        <w:rPr>
          <w:rtl/>
        </w:rPr>
        <w:t xml:space="preserve"> יוסי: סח לי נימוס אחיו של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הג</w:t>
      </w:r>
      <w:r w:rsidR="00593BF8">
        <w:rPr>
          <w:rtl/>
        </w:rPr>
        <w:t xml:space="preserve">רסי שהשוחט את העורב להתלמד בו </w:t>
      </w:r>
      <w:r>
        <w:rPr>
          <w:rtl/>
        </w:rPr>
        <w:t>דמו מכשיר</w:t>
      </w:r>
    </w:p>
    <w:p>
      <w:pPr>
        <w:pStyle w:val="38"/>
        <w:rPr>
          <w:ins w:id="99042" w:author="מנוע מכני" w:date="2026-10-05T11:32:12Z"/>
        </w:rPr>
      </w:pPr>
      <w:ins w:id="90501" w:author="מנוע מכני" w:date="2026-10-05T11:32:12Z">
        <w:r>
          <w:t xml:space="preserve">ר"א</w:t>
        </w:r>
      </w:ins>
      <w:del w:id="90502" w:author="מנוע מכני" w:date="2026-10-05T11:32:12Z">
        <w:r>
          <w:delText xml:space="preserve">ר''א</w:delText>
        </w:r>
      </w:del>
      <w:del w:id="100893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E205333" w14:textId="77777777" w:rsidR="00593BF8" w:rsidRDefault="00165DBA" w:rsidP="00593BF8">
      <w:pPr>
        <w:rPr>
          <w:rtl/>
        </w:rPr>
      </w:pPr>
      <w:del w:id="9904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דם שחיטה לעולם מכשיר, </w:t>
      </w:r>
    </w:p>
    <w:p>
      <w:pPr>
        <w:pStyle w:val="38"/>
        <w:rPr>
          <w:ins w:id="99044" w:author="מנוע מכני" w:date="2026-10-05T11:32:12Z"/>
        </w:rPr>
      </w:pPr>
      <w:ins w:id="93185" w:author="מנוע מכני" w:date="2026-10-05T11:32:12Z">
        <w:r>
          <w:t xml:space="preserve">ויש</w:t>
        </w:r>
      </w:ins>
      <w:del w:id="93186" w:author="מנוע מכני" w:date="2026-10-05T11:32:12Z">
        <w:r w:rsidRPr="00792FF0">
          <w:delText xml:space="preserve">ו</w:delText>
        </w:r>
        <w:r w:rsidR="00F63065" w:rsidRPr="00792FF0">
          <w:delText xml:space="preserve">איכא</w:delText>
        </w:r>
      </w:del>
      <w:r w:rsidR="00F63065" w:rsidRPr="00792FF0">
        <w:t xml:space="preserve"> </w:t>
      </w:r>
      <w:ins w:id="90571" w:author="מנוע סמנטי" w:date="2026-10-05T11:39:44Z">
        <w:r>
          <w:t xml:space="preserve">ביניהם</w:t>
        </w:r>
      </w:ins>
      <w:del w:id="90572" w:author="מנוע סמנטי" w:date="2026-10-05T11:39:44Z">
        <w:r w:rsidR="00F63065" w:rsidRPr="00792FF0">
          <w:delText xml:space="preserve">בינייהו</w:delText>
        </w:r>
      </w:del>
      <w:r w:rsidR="00F63065">
        <w:t xml:space="preserve"> </w:t>
      </w:r>
      <w:r>
        <w:t xml:space="preserve">ד</w:t>
      </w:r>
      <w:ins w:id="90503" w:author="מנוע מכני" w:date="2026-10-05T11:32:12Z">
        <w:r>
          <w:t xml:space="preserve">ת"ק</w:t>
        </w:r>
      </w:ins>
      <w:del w:id="90504" w:author="מנוע מכני" w:date="2026-10-05T11:32:12Z">
        <w:r>
          <w:delText xml:space="preserve">ת''ק</w:delText>
        </w:r>
      </w:del>
      <w:r>
        <w:t xml:space="preserve"> </w:t>
      </w:r>
      <w:r w:rsidR="00F63065">
        <w:t xml:space="preserve">סבר:</w:t>
      </w:r>
    </w:p>
    <w:p w14:paraId="59249628" w14:textId="77777777" w:rsidR="00593BF8" w:rsidRDefault="00165DBA" w:rsidP="00165DBA">
      <w:pPr>
        <w:rPr>
          <w:rtl/>
        </w:rPr>
      </w:pPr>
      <w:del w:id="990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דמו מכשיר - </w:t>
      </w:r>
      <w:ins w:id="97517" w:author="מנוע מכני" w:date="2026-10-05T11:32:12Z">
        <w:r>
          <w:rPr>
            <w:rtl/>
          </w:rPr>
          <w:t xml:space="preserve">לעולם</w:t>
        </w:r>
      </w:ins>
      <w:del w:id="97518" w:author="מנוע מכני" w:date="2026-10-05T11:32:12Z">
        <w:r w:rsidR="00F63065">
          <w:rPr>
            <w:rtl/>
          </w:rPr>
          <w:delText xml:space="preserve">לעלמא</w:delText>
        </w:r>
      </w:del>
      <w:r w:rsidR="00F63065">
        <w:rPr>
          <w:rtl/>
        </w:rPr>
        <w:t xml:space="preserve">, אבל </w:t>
      </w:r>
      <w:ins w:id="97995" w:author="מנוע מכני" w:date="2026-10-05T11:32:12Z">
        <w:r>
          <w:rPr>
            <w:rtl/>
          </w:rPr>
          <w:t xml:space="preserve">לגופו</w:t>
        </w:r>
      </w:ins>
      <w:del w:id="97996" w:author="מנוע מכני" w:date="2026-10-05T11:32:12Z">
        <w:r w:rsidR="00F63065">
          <w:rPr>
            <w:rtl/>
          </w:rPr>
          <w:delText xml:space="preserve">לגופיה</w:delText>
        </w:r>
      </w:del>
      <w:r w:rsidR="00F63065">
        <w:rPr>
          <w:rtl/>
        </w:rPr>
        <w:t xml:space="preserve"> - בעי מחשבה, </w:t>
      </w:r>
    </w:p>
    <w:p>
      <w:pPr>
        <w:pStyle w:val="38"/>
        <w:rPr>
          <w:ins w:id="99046" w:author="מנוע מכני" w:date="2026-10-05T11:32:12Z"/>
        </w:rPr>
      </w:pPr>
      <w:ins w:id="94533" w:author="מנוע מכני" w:date="2026-10-05T11:32:12Z">
        <w:r>
          <w:t xml:space="preserve">ובא</w:t>
        </w:r>
      </w:ins>
      <w:del w:id="94534" w:author="מנוע מכני" w:date="2026-10-05T11:32:12Z">
        <w:r>
          <w:delText xml:space="preserve">ואתא</w:delText>
        </w:r>
      </w:del>
      <w:r>
        <w:t xml:space="preserve"> </w:t>
      </w:r>
      <w:ins w:id="90505" w:author="מנוע מכני" w:date="2026-10-05T11:32:12Z">
        <w:r>
          <w:t xml:space="preserve">ר"א</w:t>
        </w:r>
      </w:ins>
      <w:del w:id="90506" w:author="מנוע מכני" w:date="2026-10-05T11:32:12Z">
        <w:r>
          <w:delText xml:space="preserve">ר</w:delText>
        </w:r>
        <w:r w:rsidR="00165DBA">
          <w:delText xml:space="preserve">''א</w:delText>
        </w:r>
      </w:del>
      <w:r w:rsidR="00165DBA">
        <w:t xml:space="preserve"> ואמר</w:t>
      </w:r>
      <w:r>
        <w:t xml:space="preserve">:</w:t>
      </w:r>
    </w:p>
    <w:p w14:paraId="6BA15312" w14:textId="77777777" w:rsidR="00593BF8" w:rsidRDefault="00F63065" w:rsidP="00165DBA">
      <w:pPr>
        <w:rPr>
          <w:rtl/>
        </w:rPr>
      </w:pPr>
      <w:del w:id="99047" w:author="מנוע מכני" w:date="2026-10-05T11:32:12Z">
        <w:r>
          <w:rPr>
            <w:rtl/>
          </w:rPr>
          <w:delText xml:space="preserve"> </w:delText>
        </w:r>
      </w:del>
      <w:r w:rsidR="00165DBA">
        <w:rPr>
          <w:rFonts w:hint="cs"/>
          <w:rtl/>
        </w:rPr>
        <w:t>ד</w:t>
      </w:r>
      <w:r>
        <w:rPr>
          <w:rtl/>
        </w:rPr>
        <w:t xml:space="preserve">דם שחיטה לעולם מכשיר, ואפי' </w:t>
      </w:r>
      <w:ins w:id="97997" w:author="מנוע מכני" w:date="2026-10-05T11:32:12Z">
        <w:r>
          <w:rPr>
            <w:rtl/>
          </w:rPr>
          <w:t xml:space="preserve">לגופו</w:t>
        </w:r>
      </w:ins>
      <w:del w:id="97998" w:author="מנוע מכני" w:date="2026-10-05T11:32:12Z">
        <w:r>
          <w:rPr>
            <w:rtl/>
          </w:rPr>
          <w:delText xml:space="preserve">לגופיה</w:delText>
        </w:r>
      </w:del>
      <w:r>
        <w:rPr>
          <w:rtl/>
        </w:rPr>
        <w:t xml:space="preserve"> </w:t>
      </w:r>
      <w:ins w:id="93187" w:author="מנוע מכני" w:date="2026-10-05T11:32:12Z">
        <w:r>
          <w:rPr>
            <w:rtl/>
          </w:rPr>
          <w:t xml:space="preserve">גם</w:t>
        </w:r>
      </w:ins>
      <w:del w:id="9318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7719" w:author="מנוע מכני" w:date="2026-10-05T11:32:12Z">
        <w:r>
          <w:rPr>
            <w:rtl/>
          </w:rPr>
          <w:t xml:space="preserve">לא</w:t>
        </w:r>
        <w:r>
          <w:rPr>
            <w:rtl/>
          </w:rPr>
          <w:t xml:space="preserve"> צריך</w:t>
        </w:r>
      </w:ins>
      <w:del w:id="97720" w:author="מנוע מכני" w:date="2026-10-05T11:32:12Z">
        <w:r>
          <w:rPr>
            <w:rtl/>
          </w:rPr>
          <w:delText xml:space="preserve">לא בעי</w:delText>
        </w:r>
      </w:del>
      <w:r>
        <w:rPr>
          <w:rtl/>
        </w:rPr>
        <w:t xml:space="preserve"> מחשבה</w:t>
      </w:r>
      <w:ins w:id="95997" w:author="מנוע מכני" w:date="2026-10-05T11:32:12Z">
        <w:r>
          <w:rPr>
            <w:rtl/>
          </w:rPr>
          <w:t xml:space="preserve">,</w:t>
        </w:r>
      </w:ins>
      <w:del w:id="95998" w:author="מנוע מכני" w:date="2026-10-05T11:32:12Z">
        <w:r w:rsidR="000B5F7F">
          <w:rPr>
            <w:rtl/>
          </w:rPr>
          <w:delText xml:space="preserve">;</w:delText>
        </w:r>
      </w:del>
    </w:p>
    <w:p w14:paraId="26FCD1E0" w14:textId="77777777" w:rsidR="00593BF8" w:rsidRDefault="00F63065" w:rsidP="00593BF8">
      <w:pPr>
        <w:rPr>
          <w:rtl/>
        </w:rPr>
      </w:pPr>
      <w:ins w:id="94537" w:author="מנוע מכני" w:date="2026-10-05T11:32:12Z">
        <w:r>
          <w:rPr>
            <w:rtl/>
          </w:rPr>
          <w:t xml:space="preserve">ממה</w:t>
        </w:r>
      </w:ins>
      <w:del w:id="94538" w:author="מנוע מכני" w:date="2026-10-05T11:32:12Z">
        <w:r>
          <w:rPr>
            <w:rtl/>
          </w:rPr>
          <w:delText xml:space="preserve">ממאי</w:delText>
        </w:r>
      </w:del>
      <w:r>
        <w:rPr>
          <w:rtl/>
        </w:rPr>
        <w:t xml:space="preserve">? </w:t>
      </w:r>
      <w:ins w:id="94535" w:author="מנוע מכני" w:date="2026-10-05T11:32:12Z">
        <w:r>
          <w:rPr>
            <w:rtl/>
          </w:rPr>
          <w:t xml:space="preserve">שמא</w:t>
        </w:r>
      </w:ins>
      <w:del w:id="9453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טעמא </w:t>
      </w:r>
      <w:r>
        <w:rPr>
          <w:rStyle w:val="2fb"/>
          <w:rtl/>
        </w:rPr>
        <w:t xml:space="preserve">דר' אליעזר</w:t>
      </w:r>
      <w:r>
        <w:rPr>
          <w:rtl/>
        </w:rPr>
        <w:t xml:space="preserve"> </w:t>
      </w:r>
      <w:ins w:id="93189" w:author="מנוע מכני" w:date="2026-10-05T11:32:12Z">
        <w:r>
          <w:rPr>
            <w:rtl/>
          </w:rPr>
          <w:t xml:space="preserve">שם</w:t>
        </w:r>
      </w:ins>
      <w:del w:id="9319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דשאני עורב - הואיל ויש בו סימני טהרה</w:t>
      </w:r>
      <w:ins w:id="95999" w:author="מנוע מכני" w:date="2026-10-05T11:32:12Z">
        <w:r>
          <w:rPr>
            <w:rtl/>
          </w:rPr>
          <w:t xml:space="preserve">,</w:t>
        </w:r>
      </w:ins>
      <w:del w:id="96000" w:author="מנוע מכני" w:date="2026-10-05T11:32:12Z">
        <w:r w:rsidR="000B5F7F">
          <w:rPr>
            <w:rtl/>
          </w:rPr>
          <w:delText xml:space="preserve">;</w:delText>
        </w:r>
      </w:del>
    </w:p>
    <w:p w14:paraId="4C0C4D6D" w14:textId="77777777" w:rsidR="00165DBA" w:rsidRDefault="00165DBA" w:rsidP="00593BF8">
      <w:pPr>
        <w:rPr>
          <w:rtl/>
        </w:rPr>
      </w:pPr>
      <w:r>
        <w:rPr>
          <w:rFonts w:hint="cs"/>
          <w:rtl/>
        </w:rPr>
        <w:t>[ואפי' להתעסק ורק מ</w:t>
      </w:r>
      <w:r w:rsidR="008C614C">
        <w:rPr>
          <w:rFonts w:hint="cs"/>
          <w:rtl/>
        </w:rPr>
        <w:t>-</w:t>
      </w:r>
      <w:r>
        <w:rPr>
          <w:rFonts w:hint="cs"/>
          <w:rtl/>
        </w:rPr>
        <w:t xml:space="preserve">שום נימוס] </w:t>
      </w:r>
    </w:p>
    <w:p w14:paraId="0F031A47" w14:textId="77777777" w:rsidR="00165DBA" w:rsidRDefault="00165DBA" w:rsidP="00593BF8">
      <w:pPr>
        <w:rPr>
          <w:del w:id="90546" w:author="מנוע עיצוב" w:date="2026-10-05T11:33:53Z"/>
          <w:rtl/>
        </w:rPr>
      </w:pPr>
    </w:p>
    <w:p>
      <w:pPr>
        <w:pStyle w:val="38"/>
        <w:rPr>
          <w:ins w:id="99048" w:author="מנוע מכני" w:date="2026-10-05T11:32:12Z"/>
        </w:rPr>
      </w:pPr>
      <w:r w:rsidRPr="00792FF0">
        <w:t>איתיביה</w:t>
      </w:r>
      <w:r>
        <w:t xml:space="preserve">:</w:t>
      </w:r>
    </w:p>
    <w:p w14:paraId="0513DACE" w14:textId="77777777" w:rsidR="00165DBA" w:rsidRDefault="00F63065" w:rsidP="00165DBA">
      <w:pPr>
        <w:rPr>
          <w:rtl/>
        </w:rPr>
      </w:pPr>
      <w:del w:id="990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רצה לפדותו - עורפו בקופיץ מאחוריו וקוברו, </w:t>
      </w:r>
      <w:r w:rsidR="00165DBA">
        <w:rPr>
          <w:rStyle w:val="2fb"/>
          <w:rFonts w:hint="cs"/>
          <w:rtl/>
        </w:rPr>
        <w:t xml:space="preserve">ול</w:t>
      </w:r>
      <w:ins w:id="9050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08" w:author="מנוע מכני" w:date="2026-10-05T11:32:12Z">
        <w:r w:rsidR="00165DBA">
          <w:rPr>
            <w:rFonts w:hint="cs"/>
            <w:rtl/>
          </w:rPr>
          <w:delText xml:space="preserve">ר''י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>אסור בהנאה</w:t>
      </w:r>
      <w:r w:rsidR="00165DBA">
        <w:rPr>
          <w:rFonts w:hint="cs"/>
          <w:rtl/>
        </w:rPr>
        <w:t>,</w:t>
      </w:r>
      <w:r w:rsidR="00433B6E">
        <w:rPr>
          <w:rFonts w:hint="cs"/>
          <w:rtl/>
        </w:rPr>
        <w:t xml:space="preserve"> </w:t>
      </w:r>
      <w:r w:rsidR="00165DBA">
        <w:rPr>
          <w:rStyle w:val="2fb"/>
          <w:rFonts w:hint="cs"/>
          <w:rtl/>
        </w:rPr>
        <w:t xml:space="preserve">ו</w:t>
      </w:r>
      <w:ins w:id="9050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10" w:author="מנוע מכני" w:date="2026-10-05T11:32:12Z">
        <w:r w:rsidR="00165DBA">
          <w:rPr>
            <w:rFonts w:hint="cs"/>
            <w:rtl/>
          </w:rPr>
          <w:delText xml:space="preserve">ר''ש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 xml:space="preserve">מתיר! </w:t>
      </w:r>
    </w:p>
    <w:p>
      <w:pPr>
        <w:pStyle w:val="38"/>
        <w:rPr>
          <w:ins w:id="99050" w:author="מנוע מכני" w:date="2026-10-05T11:32:12Z"/>
        </w:rPr>
      </w:pPr>
      <w:r>
        <w:t xml:space="preserve">אימא:</w:t>
      </w:r>
    </w:p>
    <w:p w14:paraId="65BDCF79" w14:textId="77777777" w:rsidR="00433B6E" w:rsidRDefault="00F63065" w:rsidP="00C5567C">
      <w:pPr>
        <w:pStyle w:val="a"/>
        <w:rPr>
          <w:rtl/>
        </w:rPr>
      </w:pPr>
      <w:del w:id="990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ומחיים אסור בהנאה, </w:t>
      </w:r>
      <w:r>
        <w:rPr>
          <w:rStyle w:val="2fb"/>
          <w:rtl/>
        </w:rPr>
        <w:t xml:space="preserve">ור"ש</w:t>
      </w:r>
      <w:r>
        <w:rPr>
          <w:rtl/>
        </w:rPr>
        <w:t xml:space="preserve"> מתיר</w:t>
      </w:r>
      <w:ins w:id="96001" w:author="מנוע מכני" w:date="2026-10-05T11:32:12Z">
        <w:r>
          <w:rPr>
            <w:rtl/>
          </w:rPr>
          <w:t xml:space="preserve">,</w:t>
        </w:r>
      </w:ins>
      <w:del w:id="96002" w:author="מנוע מכני" w:date="2026-10-05T11:32:12Z">
        <w:r w:rsidR="000B5F7F">
          <w:rPr>
            <w:rtl/>
          </w:rPr>
          <w:delText xml:space="preserve">;</w:delText>
        </w:r>
      </w:del>
    </w:p>
    <w:p w14:paraId="3DCD4F77" w14:textId="77777777" w:rsidR="00433B6E" w:rsidRDefault="00F63065" w:rsidP="00165DBA">
      <w:pPr>
        <w:rPr>
          <w:rtl/>
        </w:rPr>
      </w:pPr>
      <w:r>
        <w:rPr>
          <w:rtl/>
        </w:rPr>
        <w:t xml:space="preserve">והא מדסיפא מחיים הוי - רישא </w:t>
      </w:r>
      <w:ins w:id="93191" w:author="מנוע מכני" w:date="2026-10-05T11:32:12Z">
        <w:r>
          <w:rPr>
            <w:rtl/>
          </w:rPr>
          <w:t xml:space="preserve">לא</w:t>
        </w:r>
      </w:ins>
      <w:del w:id="9319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מחיים! </w:t>
      </w:r>
    </w:p>
    <w:p w14:paraId="086E6166" w14:textId="77777777" w:rsidR="00433B6E" w:rsidRDefault="00F63065" w:rsidP="00165DBA">
      <w:pPr>
        <w:rPr>
          <w:rtl/>
        </w:rPr>
      </w:pPr>
      <w:r>
        <w:rPr>
          <w:rtl/>
        </w:rPr>
        <w:t xml:space="preserve">דקתני סיפא: </w:t>
      </w:r>
      <w:r>
        <w:rPr>
          <w:rtl/>
        </w:rPr>
        <w:t xml:space="preserve">לא</w:t>
      </w:r>
      <w:r>
        <w:rPr>
          <w:rtl/>
        </w:rPr>
        <w:t xml:space="preserve"> ימיתנו </w:t>
      </w:r>
      <w:r>
        <w:rPr>
          <w:rtl/>
        </w:rPr>
        <w:t xml:space="preserve">לא</w:t>
      </w:r>
      <w:r>
        <w:rPr>
          <w:rtl/>
        </w:rPr>
        <w:t xml:space="preserve"> בקנה ולא במגל ולא בקרדום ולא במגירה, ולא יכניסנו לחדר וינעול דלת לפניו בשביל שימות </w:t>
      </w:r>
    </w:p>
    <w:p w14:paraId="0D9B3F61" w14:textId="77777777" w:rsidR="00165DBA" w:rsidRDefault="00F63065" w:rsidP="00A3125B">
      <w:pPr>
        <w:rPr>
          <w:rtl/>
        </w:rPr>
      </w:pPr>
      <w:r>
        <w:rPr>
          <w:rStyle w:val="2fb"/>
          <w:rtl/>
        </w:rPr>
        <w:lastRenderedPageBreak/>
        <w:t>ו</w:t>
      </w:r>
      <w:r w:rsidR="00165DBA">
        <w:rPr>
          <w:rStyle w:val="2fb"/>
          <w:rFonts w:hint="cs"/>
          <w:rtl/>
        </w:rPr>
        <w:t xml:space="preserve">ל</w:t>
      </w:r>
      <w:ins w:id="9051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12" w:author="מנוע מכני" w:date="2026-10-05T11:32:12Z">
        <w:r w:rsidR="00165DBA">
          <w:rPr>
            <w:rFonts w:hint="cs"/>
            <w:rtl/>
          </w:rPr>
          <w:delText xml:space="preserve">ר''י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>אסור בגיזה ועבודה</w:t>
      </w:r>
      <w:r w:rsidR="00165DBA">
        <w:rPr>
          <w:rFonts w:hint="cs"/>
          <w:rtl/>
        </w:rPr>
        <w:t>,</w:t>
      </w:r>
      <w:ins w:id="96003" w:author="מנוע מכני" w:date="2026-10-05T11:32:12Z">
        <w:r>
          <w:rPr>
            <w:rtl/>
          </w:rPr>
          <w:t xml:space="preserve"> </w:t>
        </w:r>
      </w:ins>
      <w:del w:id="96004" w:author="מנוע מכני" w:date="2026-10-05T11:32:12Z">
        <w:r>
          <w:rPr>
            <w:rtl/>
          </w:rPr>
          <w:delText xml:space="preserve">  </w:delText>
        </w:r>
      </w:del>
      <w:r>
        <w:rPr>
          <w:rStyle w:val="2fb"/>
          <w:rtl/>
        </w:rPr>
        <w:t xml:space="preserve">ו</w:t>
      </w:r>
      <w:ins w:id="90513" w:author="מנוע מכני" w:date="2026-10-05T11:32:12Z">
        <w:r>
          <w:rPr>
            <w:rStyle w:val="2fb"/>
            <w:rtl/>
          </w:rPr>
          <w:t xml:space="preserve">ר"ש</w:t>
        </w:r>
      </w:ins>
      <w:del w:id="90514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מתיר! </w:t>
      </w:r>
    </w:p>
    <w:p w14:paraId="17DB1DFE" w14:textId="77777777" w:rsidR="00165DBA" w:rsidRDefault="00F63065" w:rsidP="00165DBA">
      <w:pPr>
        <w:rPr>
          <w:rtl/>
        </w:rPr>
      </w:pPr>
      <w:r>
        <w:rPr>
          <w:rtl/>
        </w:rPr>
        <w:t xml:space="preserve">רישא וסיפא מחיים, רישא - בהנאת דמיו, סיפא - בהנאת גופו, </w:t>
      </w:r>
    </w:p>
    <w:p>
      <w:pPr>
        <w:pStyle w:val="38"/>
        <w:rPr>
          <w:ins w:id="100808" w:author="מנוע מכני" w:date="2026-10-05T11:32:12Z"/>
        </w:rPr>
      </w:pPr>
      <w:r>
        <w:t xml:space="preserve">וצריכא,</w:t>
      </w:r>
    </w:p>
    <w:p w14:paraId="4C1A6420" w14:textId="77777777" w:rsidR="00433B6E" w:rsidRDefault="00F63065" w:rsidP="00433B6E">
      <w:pPr>
        <w:rPr>
          <w:rtl/>
        </w:rPr>
      </w:pPr>
      <w:del w:id="100809" w:author="מנוע מכני" w:date="2026-10-05T11:32:12Z">
        <w:r>
          <w:rPr>
            <w:rtl/>
          </w:rPr>
          <w:delText xml:space="preserve"> </w:delText>
        </w:r>
      </w:del>
      <w:ins w:id="97721" w:author="מנוע מכני" w:date="2026-10-05T11:32:12Z">
        <w:r>
          <w:rPr>
            <w:rtl/>
          </w:rPr>
          <w:t xml:space="preserve">דאם </w:t>
        </w:r>
      </w:ins>
      <w:del w:id="9772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תנא הנאת דמיו בה</w:t>
      </w:r>
      <w:r w:rsidR="00165DBA">
        <w:rPr>
          <w:rFonts w:hint="cs"/>
          <w:rtl/>
        </w:rPr>
        <w:t xml:space="preserve">ך שרי </w:t>
      </w:r>
      <w:ins w:id="9051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16" w:author="מנוע מכני" w:date="2026-10-05T11:32:12Z">
        <w:r w:rsidR="00165DB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, אבל בהנאת גופו - אימא מודה </w:t>
      </w:r>
      <w:r w:rsidR="00433B6E">
        <w:rPr>
          <w:rStyle w:val="2fb"/>
          <w:rFonts w:hint="cs"/>
          <w:rtl/>
        </w:rPr>
        <w:t xml:space="preserve">ל</w:t>
      </w:r>
      <w:ins w:id="9051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18" w:author="מנוע מכני" w:date="2026-10-05T11:32:12Z">
        <w:r w:rsidR="00433B6E">
          <w:rPr>
            <w:rFonts w:hint="cs"/>
            <w:rtl/>
          </w:rPr>
          <w:delText xml:space="preserve">ר''י</w:delText>
        </w:r>
      </w:del>
      <w:ins w:id="96005" w:author="מנוע מכני" w:date="2026-10-05T11:32:12Z">
        <w:r>
          <w:rPr>
            <w:rtl/>
          </w:rPr>
          <w:t xml:space="preserve">,</w:t>
        </w:r>
      </w:ins>
      <w:del w:id="96006" w:author="מנוע מכני" w:date="2026-10-05T11:32:12Z">
        <w:r w:rsidR="000B5F7F">
          <w:rPr>
            <w:rtl/>
          </w:rPr>
          <w:delText xml:space="preserve">;</w:delText>
        </w:r>
      </w:del>
    </w:p>
    <w:p w14:paraId="2B800B13" w14:textId="77777777" w:rsidR="00B874E6" w:rsidRDefault="00F63065" w:rsidP="00433B6E">
      <w:pPr>
        <w:rPr>
          <w:rtl/>
        </w:rPr>
      </w:pPr>
      <w:ins w:id="97723" w:author="מנוע מכני" w:date="2026-10-05T11:32:12Z">
        <w:r>
          <w:rPr>
            <w:rtl/>
          </w:rPr>
          <w:t xml:space="preserve">ואם </w:t>
        </w:r>
      </w:ins>
      <w:del w:id="9772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תנא בהנאת גופו - בההיא </w:t>
      </w:r>
      <w:r w:rsidR="00433B6E">
        <w:rPr>
          <w:rFonts w:hint="cs"/>
          <w:rtl/>
        </w:rPr>
        <w:t xml:space="preserve">אסר </w:t>
      </w:r>
      <w:ins w:id="90519" w:author="מנוע מכני" w:date="2026-10-05T11:32:12Z">
        <w:r>
          <w:rPr>
            <w:rStyle w:val="2fb"/>
            <w:rtl/>
          </w:rPr>
          <w:t xml:space="preserve">ר"י</w:t>
        </w:r>
      </w:ins>
      <w:del w:id="90520" w:author="מנוע מכני" w:date="2026-10-05T11:32:12Z">
        <w:r>
          <w:rPr>
            <w:rtl/>
          </w:rPr>
          <w:delText xml:space="preserve">ר</w:delText>
        </w:r>
        <w:r w:rsidR="00433B6E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אבל בהנאת דמיו - אימא מודה </w:t>
      </w:r>
      <w:ins w:id="92785" w:author="מנוע מכני" w:date="2026-10-05T11:32:12Z">
        <w:r>
          <w:rPr>
            <w:rStyle w:val="2fb"/>
            <w:rtl/>
          </w:rPr>
          <w:t xml:space="preserve">לר"ש</w:t>
        </w:r>
      </w:ins>
      <w:del w:id="92786" w:author="מנוע מכני" w:date="2026-10-05T11:32:12Z">
        <w:r>
          <w:rPr>
            <w:rtl/>
          </w:rPr>
          <w:delText xml:space="preserve">לרבי שמעון</w:delText>
        </w:r>
      </w:del>
      <w:r>
        <w:rPr>
          <w:rtl/>
        </w:rPr>
        <w:t xml:space="preserve">, </w:t>
      </w:r>
      <w:r w:rsidRPr="00A3125B">
        <w:rPr>
          <w:b/>
          <w:bCs/>
          <w:rtl/>
        </w:rPr>
        <w:t>צריכא</w:t>
      </w:r>
      <w:r w:rsidR="0057284B">
        <w:rPr>
          <w:rtl/>
        </w:rPr>
        <w:t>.</w:t>
      </w:r>
    </w:p>
    <w:p w14:paraId="6A359D82" w14:textId="77777777" w:rsidR="00433B6E" w:rsidRDefault="00433B6E" w:rsidP="00F63065">
      <w:pPr>
        <w:rPr>
          <w:del w:id="90547" w:author="מנוע עיצוב" w:date="2026-10-05T11:33:53Z"/>
          <w:rtl/>
        </w:rPr>
      </w:pPr>
    </w:p>
    <w:p>
      <w:pPr>
        <w:pStyle w:val="38"/>
        <w:rPr>
          <w:ins w:id="99052" w:author="מנוע מכני" w:date="2026-10-05T11:32:12Z"/>
        </w:rPr>
      </w:pPr>
      <w:r>
        <w:t xml:space="preserve">וכן א</w:t>
      </w:r>
      <w:ins w:id="90521" w:author="מנוע מכני" w:date="2026-10-05T11:32:12Z">
        <w:r>
          <w:t xml:space="preserve">ר"נ</w:t>
        </w:r>
      </w:ins>
      <w:del w:id="90522" w:author="מנוע מכני" w:date="2026-10-05T11:32:12Z">
        <w:r>
          <w:delText xml:space="preserve">ר''נ</w:delText>
        </w:r>
      </w:del>
      <w:r>
        <w:t xml:space="preserve"> מר</w:t>
      </w:r>
      <w:ins w:id="90523" w:author="מנוע מכני" w:date="2026-10-05T11:32:12Z">
        <w:r>
          <w:t xml:space="preserve">ב"א</w:t>
        </w:r>
      </w:ins>
      <w:del w:id="9052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25E87A9D" w14:textId="77777777" w:rsidR="00433B6E" w:rsidRDefault="00433B6E" w:rsidP="00F63065">
      <w:pPr>
        <w:rPr>
          <w:rtl/>
        </w:rPr>
      </w:pPr>
      <w:del w:id="9905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מודה </w:t>
      </w:r>
      <w:ins w:id="92787" w:author="מנוע מכני" w:date="2026-10-05T11:32:12Z">
        <w:r>
          <w:rPr>
            <w:rStyle w:val="2fb"/>
            <w:rtl/>
          </w:rPr>
          <w:t xml:space="preserve">ר"ש</w:t>
        </w:r>
      </w:ins>
      <w:del w:id="92788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לאחר עריפה שהוא אסור</w:t>
      </w:r>
      <w:ins w:id="96007" w:author="מנוע מכני" w:date="2026-10-05T11:32:12Z">
        <w:r>
          <w:rPr>
            <w:rtl/>
          </w:rPr>
          <w:t xml:space="preserve">,</w:t>
        </w:r>
      </w:ins>
      <w:del w:id="9600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54" w:author="מנוע מכני" w:date="2026-10-05T11:32:12Z"/>
        </w:rPr>
      </w:pPr>
      <w:r>
        <w:t xml:space="preserve">וא</w:t>
      </w:r>
      <w:ins w:id="90525" w:author="מנוע מכני" w:date="2026-10-05T11:32:12Z">
        <w:r>
          <w:t xml:space="preserve">ר"נ</w:t>
        </w:r>
      </w:ins>
      <w:del w:id="90526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62B4B293" w14:textId="77777777" w:rsidR="00433B6E" w:rsidRDefault="00433B6E" w:rsidP="00433B6E">
      <w:pPr>
        <w:rPr>
          <w:rtl/>
        </w:rPr>
      </w:pPr>
      <w:del w:id="9905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מדתניא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105" w:author="מנוע סמנטי" w:date="2026-10-05T11:39:44Z">
        <w:r>
          <w:rPr>
            <w:rStyle w:val="afffff0"/>
            <w:rtl/>
          </w:rPr>
          <w:t xml:space="preserve">וַעֲרַפְתּוֹ</w:t>
        </w:r>
      </w:ins>
      <w:del w:id="90106" w:author="מנוע סמנטי" w:date="2026-10-05T11:39:44Z">
        <w:r w:rsidR="00F63065">
          <w:rPr>
            <w:rtl/>
          </w:rPr>
          <w:delText xml:space="preserve">וערפתו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נאמר כאן </w:t>
      </w:r>
      <w:r>
        <w:rPr>
          <w:rFonts w:hint="cs"/>
          <w:rtl/>
        </w:rPr>
        <w:t>ו</w:t>
      </w:r>
      <w:r>
        <w:rPr>
          <w:rtl/>
        </w:rPr>
        <w:t xml:space="preserve">להלן עריפה, מה להלן </w:t>
      </w:r>
      <w:r w:rsidR="00F63065">
        <w:rPr>
          <w:rtl/>
        </w:rPr>
        <w:t>אסור, אף כאן אסור</w:t>
      </w:r>
      <w:ins w:id="96009" w:author="מנוע מכני" w:date="2026-10-05T11:32:12Z">
        <w:r>
          <w:rPr>
            <w:rtl/>
          </w:rPr>
          <w:t xml:space="preserve">,</w:t>
        </w:r>
      </w:ins>
      <w:del w:id="96010" w:author="מנוע מכני" w:date="2026-10-05T11:32:12Z">
        <w:r w:rsidR="000B5F7F">
          <w:rPr>
            <w:rtl/>
          </w:rPr>
          <w:delText xml:space="preserve">;</w:delText>
        </w:r>
      </w:del>
    </w:p>
    <w:p w14:paraId="49338D90" w14:textId="77777777" w:rsidR="00433B6E" w:rsidRDefault="00433B6E" w:rsidP="00433B6E">
      <w:pPr>
        <w:rPr>
          <w:rtl/>
        </w:rPr>
      </w:pPr>
      <w:r>
        <w:rPr>
          <w:rtl/>
        </w:rPr>
        <w:t xml:space="preserve">מני? </w:t>
      </w:r>
      <w:ins w:id="97725" w:author="מנוע מכני" w:date="2026-10-05T11:32:12Z">
        <w:r>
          <w:rPr>
            <w:rtl/>
          </w:rPr>
          <w:t xml:space="preserve">אם </w:t>
        </w:r>
      </w:ins>
      <w:del w:id="97726" w:author="מנוע מכני" w:date="2026-10-05T11:32:12Z">
        <w:r>
          <w:rPr>
            <w:rtl/>
          </w:rPr>
          <w:delText xml:space="preserve">אי</w:delText>
        </w:r>
        <w:r w:rsidR="00F63065">
          <w:rPr>
            <w:rtl/>
          </w:rPr>
          <w:delText xml:space="preserve"> </w:delText>
        </w:r>
      </w:del>
      <w:ins w:id="90527" w:author="מנוע מכני" w:date="2026-10-05T11:32:12Z">
        <w:r>
          <w:rPr>
            <w:rStyle w:val="2fb"/>
            <w:rtl/>
          </w:rPr>
          <w:t xml:space="preserve">ר"י</w:t>
        </w:r>
      </w:ins>
      <w:del w:id="9052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- מחיים מיסר אסור! אלא </w:t>
      </w:r>
      <w:ins w:id="93193" w:author="מנוע מכני" w:date="2026-10-05T11:32:12Z">
        <w:r>
          <w:rPr>
            <w:rtl/>
          </w:rPr>
          <w:t xml:space="preserve">לא</w:t>
        </w:r>
      </w:ins>
      <w:del w:id="93194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</w:t>
      </w:r>
      <w:ins w:id="90529" w:author="מנוע מכני" w:date="2026-10-05T11:32:12Z">
        <w:r>
          <w:rPr>
            <w:rStyle w:val="2fb"/>
            <w:rtl/>
          </w:rPr>
          <w:t xml:space="preserve">ר"ש</w:t>
        </w:r>
      </w:ins>
      <w:del w:id="90530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היא</w:t>
      </w:r>
      <w:ins w:id="96011" w:author="מנוע מכני" w:date="2026-10-05T11:32:12Z">
        <w:r>
          <w:rPr>
            <w:rtl/>
          </w:rPr>
          <w:t xml:space="preserve">,</w:t>
        </w:r>
      </w:ins>
      <w:del w:id="9601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56" w:author="מנוע מכני" w:date="2026-10-05T11:32:12Z"/>
        </w:rPr>
      </w:pPr>
      <w:r>
        <w:t xml:space="preserve">א"ל</w:t>
      </w:r>
      <w:r>
        <w:t xml:space="preserve"> רב ששת:</w:t>
      </w:r>
    </w:p>
    <w:p w14:paraId="59CAB72F" w14:textId="77777777" w:rsidR="00A3125B" w:rsidRDefault="00F63065" w:rsidP="00433B6E">
      <w:pPr>
        <w:rPr>
          <w:rtl/>
        </w:rPr>
      </w:pPr>
      <w:del w:id="990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ספרא חבריך תרגומה לעולם </w:t>
      </w:r>
      <w:ins w:id="90531" w:author="מנוע מכני" w:date="2026-10-05T11:32:12Z">
        <w:r>
          <w:rPr>
            <w:rStyle w:val="2fb"/>
            <w:rtl/>
          </w:rPr>
          <w:t xml:space="preserve">ר"י</w:t>
        </w:r>
      </w:ins>
      <w:del w:id="90532" w:author="מנוע מכני" w:date="2026-10-05T11:32:12Z">
        <w:r>
          <w:rPr>
            <w:rtl/>
          </w:rPr>
          <w:delText xml:space="preserve">ר</w:delText>
        </w:r>
        <w:r w:rsidR="00433B6E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</w:t>
      </w:r>
    </w:p>
    <w:p w14:paraId="50E2792A" w14:textId="77777777" w:rsidR="00B874E6" w:rsidRDefault="00F63065" w:rsidP="00A3125B">
      <w:pPr>
        <w:rPr>
          <w:rtl/>
        </w:rPr>
      </w:pPr>
      <w:ins w:id="98411" w:author="מנוע מכני" w:date="2026-10-05T11:32:12Z">
        <w:r>
          <w:rPr>
            <w:rtl/>
          </w:rPr>
          <w:t xml:space="preserve">והוצרך</w:t>
        </w:r>
      </w:ins>
      <w:del w:id="98412" w:author="מנוע מכני" w:date="2026-10-05T11:32:12Z">
        <w:r>
          <w:rPr>
            <w:rtl/>
          </w:rPr>
          <w:delText xml:space="preserve">ואיצטריך</w:delText>
        </w:r>
      </w:del>
      <w:r>
        <w:rPr>
          <w:rtl/>
        </w:rPr>
        <w:t xml:space="preserve">, </w:t>
      </w:r>
      <w:ins w:id="90533" w:author="מנוע מכני" w:date="2026-10-05T11:32:12Z">
        <w:r>
          <w:rPr>
            <w:rtl/>
          </w:rPr>
          <w:t xml:space="preserve">ס"ד</w:t>
        </w:r>
      </w:ins>
      <w:del w:id="90534" w:author="מנוע מכני" w:date="2026-10-05T11:32:12Z">
        <w:r>
          <w:rPr>
            <w:rtl/>
          </w:rPr>
          <w:delText xml:space="preserve">ס</w:delText>
        </w:r>
        <w:r w:rsidR="00A3125B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עריפה במקום פדייה עומדת, מה פדייה מתרת אף עריפה מתרת -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1B4F1A19" w14:textId="77777777" w:rsidR="00433B6E" w:rsidRDefault="00433B6E" w:rsidP="00F63065">
      <w:pPr>
        <w:rPr>
          <w:del w:id="90548" w:author="מנוע עיצוב" w:date="2026-10-05T11:33:53Z"/>
          <w:rtl/>
        </w:rPr>
      </w:pPr>
    </w:p>
    <w:p>
      <w:pPr>
        <w:pStyle w:val="38"/>
        <w:rPr>
          <w:ins w:id="99058" w:author="מנוע מכני" w:date="2026-10-05T11:32:12Z"/>
        </w:rPr>
      </w:pPr>
      <w:r>
        <w:t xml:space="preserve">א</w:t>
      </w:r>
      <w:ins w:id="90535" w:author="מנוע מכני" w:date="2026-10-05T11:32:12Z">
        <w:r>
          <w:t xml:space="preserve">ר"נ</w:t>
        </w:r>
      </w:ins>
      <w:del w:id="90536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44A902C1" w14:textId="77777777" w:rsidR="00A3125B" w:rsidRDefault="00A3125B" w:rsidP="00A3125B">
      <w:pPr>
        <w:rPr>
          <w:rtl/>
        </w:rPr>
      </w:pPr>
      <w:del w:id="99059" w:author="מנוע מכני" w:date="2026-10-05T11:32:12Z">
        <w:r w:rsidR="00F63065">
          <w:rPr>
            <w:rtl/>
          </w:rPr>
          <w:delText xml:space="preserve"> </w:delText>
        </w:r>
      </w:del>
      <w:ins w:id="97519" w:author="מנוע מכני" w:date="2026-10-05T11:32:12Z">
        <w:r>
          <w:rPr>
            <w:rtl/>
          </w:rPr>
          <w:t xml:space="preserve">מנין</w:t>
        </w:r>
      </w:ins>
      <w:del w:id="97520" w:author="מנוע מכני" w:date="2026-10-05T11:32:12Z">
        <w:r w:rsidR="00F63065">
          <w:rPr>
            <w:rtl/>
          </w:rPr>
          <w:delText xml:space="preserve">מנא</w:delText>
        </w:r>
      </w:del>
      <w:r w:rsidR="00F63065">
        <w:rPr>
          <w:rtl/>
        </w:rPr>
        <w:t xml:space="preserve"> אמינא מדתני לוי: הוא הפסיד ממונו של כהן - לפיכך יופסד ממונו, </w:t>
      </w:r>
    </w:p>
    <w:p w14:paraId="22DB7F81" w14:textId="77777777" w:rsidR="00B874E6" w:rsidRDefault="00A3125B" w:rsidP="00A3125B">
      <w:pPr>
        <w:rPr>
          <w:rtl/>
        </w:rPr>
      </w:pPr>
      <w:r>
        <w:rPr>
          <w:rFonts w:hint="cs"/>
          <w:rtl/>
        </w:rPr>
        <w:t xml:space="preserve">א</w:t>
      </w:r>
      <w:ins w:id="90537" w:author="מנוע מכני" w:date="2026-10-05T11:32:12Z">
        <w:r>
          <w:rPr>
            <w:rFonts w:hint="cs"/>
            <w:rtl/>
          </w:rPr>
          <w:t xml:space="preserve">ב"א</w:t>
        </w:r>
      </w:ins>
      <w:del w:id="90538" w:author="מנוע מכני" w:date="2026-10-05T11:32:12Z">
        <w:r>
          <w:rPr>
            <w:rFonts w:hint="cs"/>
            <w:rtl/>
          </w:rPr>
          <w:delText xml:space="preserve">ב''א</w:delText>
        </w:r>
      </w:del>
      <w:r>
        <w:rPr>
          <w:rFonts w:hint="cs"/>
          <w:rtl/>
        </w:rPr>
        <w:t xml:space="preserve"> </w:t>
      </w:r>
      <w:ins w:id="9053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40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- אפסידא דביני ביני, וא</w:t>
      </w:r>
      <w:ins w:id="90541" w:author="מנוע מכני" w:date="2026-10-05T11:32:12Z">
        <w:r>
          <w:rPr>
            <w:rFonts w:hint="cs"/>
            <w:rtl/>
          </w:rPr>
          <w:t xml:space="preserve">ב"א</w:t>
        </w:r>
      </w:ins>
      <w:del w:id="90542" w:author="מנוע מכני" w:date="2026-10-05T11:32:12Z">
        <w:r>
          <w:rPr>
            <w:rFonts w:hint="cs"/>
            <w:rtl/>
          </w:rPr>
          <w:delText xml:space="preserve">ב''א</w:delText>
        </w:r>
      </w:del>
      <w:r>
        <w:rPr>
          <w:rFonts w:hint="cs"/>
          <w:rtl/>
        </w:rPr>
        <w:t xml:space="preserve"> </w:t>
      </w:r>
      <w:ins w:id="9054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44" w:author="מנוע מכני" w:date="2026-10-05T11:32:12Z">
        <w:r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 - לפחת מיתה</w:t>
      </w:r>
      <w:r w:rsidR="0057284B">
        <w:rPr>
          <w:rtl/>
        </w:rPr>
        <w:t>.</w:t>
      </w:r>
    </w:p>
    <w:p>
      <w:pPr>
        <w:pStyle w:val="38"/>
        <w:rPr>
          <w:ins w:id="99060" w:author="מנוע מכני" w:date="2026-10-05T11:32:12Z"/>
        </w:rPr>
      </w:pPr>
      <w:r>
        <w:t>וכן א</w:t>
      </w:r>
      <w:ins w:id="90545" w:author="מנוע מכני" w:date="2026-10-05T11:32:12Z">
        <w:r>
          <w:t xml:space="preserve">ר"ל</w:t>
        </w:r>
      </w:ins>
      <w:del w:id="90546" w:author="מנוע מכני" w:date="2026-10-05T11:32:12Z">
        <w:r w:rsidR="00A3125B">
          <w:delText xml:space="preserve">ר''ל</w:delText>
        </w:r>
      </w:del>
      <w:r>
        <w:t xml:space="preserve">:</w:t>
      </w:r>
    </w:p>
    <w:p w14:paraId="59B74616" w14:textId="77777777" w:rsidR="00B874E6" w:rsidRDefault="00F63065" w:rsidP="00A3125B">
      <w:pPr>
        <w:rPr>
          <w:rtl/>
        </w:rPr>
      </w:pPr>
      <w:del w:id="990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</w:t>
      </w:r>
      <w:ins w:id="90547" w:author="מנוע מכני" w:date="2026-10-05T11:32:12Z">
        <w:r>
          <w:rPr>
            <w:rStyle w:val="2fb"/>
            <w:rtl/>
          </w:rPr>
          <w:t xml:space="preserve">ר"ש</w:t>
        </w:r>
      </w:ins>
      <w:del w:id="90548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לאחר עריפה שהוא אסור, </w:t>
      </w:r>
      <w:r>
        <w:rPr>
          <w:rStyle w:val="2fb"/>
          <w:rtl/>
        </w:rPr>
        <w:t xml:space="preserve">ור</w:t>
      </w:r>
      <w:ins w:id="9054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550" w:author="מנוע מכני" w:date="2026-10-05T11:32:12Z">
        <w:r w:rsidR="00A3125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ins w:id="97727" w:author="מנוע מכני" w:date="2026-10-05T11:32:12Z">
        <w:r>
          <w:rPr>
            <w:rtl/>
          </w:rPr>
          <w:t xml:space="preserve">ואם </w:t>
        </w:r>
      </w:ins>
      <w:del w:id="9772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תימא </w:t>
      </w:r>
      <w:ins w:id="90551" w:author="מנוע מכני" w:date="2026-10-05T11:32:12Z">
        <w:r>
          <w:rPr>
            <w:rStyle w:val="2fb"/>
            <w:rtl/>
          </w:rPr>
          <w:t xml:space="preserve">ר"א</w:t>
        </w:r>
      </w:ins>
      <w:del w:id="90552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''א</w:delText>
        </w:r>
      </w:del>
      <w:r w:rsidR="00A3125B">
        <w:rPr>
          <w:rFonts w:hint="cs"/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עדיין היא מחלוקת</w:t>
      </w:r>
      <w:r w:rsidR="0057284B">
        <w:rPr>
          <w:rtl/>
        </w:rPr>
        <w:t>.</w:t>
      </w:r>
    </w:p>
    <w:p>
      <w:pPr>
        <w:pStyle w:val="38"/>
        <w:rPr>
          <w:ins w:id="99062" w:author="מנוע מכני" w:date="2026-10-05T11:32:12Z"/>
        </w:rPr>
      </w:pPr>
      <w:ins w:id="93195" w:author="מנוע מכני" w:date="2026-10-05T11:32:12Z">
        <w:r>
          <w:t xml:space="preserve">יש</w:t>
        </w:r>
      </w:ins>
      <w:del w:id="93196" w:author="מנוע מכני" w:date="2026-10-05T11:32:12Z">
        <w:r>
          <w:delText xml:space="preserve">איכא</w:delText>
        </w:r>
      </w:del>
      <w:r>
        <w:t xml:space="preserve"> דמתני לה להא </w:t>
      </w:r>
      <w:ins w:id="92789" w:author="מנוע מכני" w:date="2026-10-05T11:32:12Z">
        <w:r>
          <w:t xml:space="preserve">דר"נ</w:t>
        </w:r>
      </w:ins>
      <w:del w:id="92790" w:author="מנוע מכני" w:date="2026-10-05T11:32:12Z">
        <w:r>
          <w:delText xml:space="preserve">דרב נחמן</w:delText>
        </w:r>
      </w:del>
      <w:r>
        <w:t xml:space="preserve"> אהא:</w:t>
      </w:r>
    </w:p>
    <w:p w14:paraId="6708AC1B" w14:textId="77777777" w:rsidR="00A3125B" w:rsidRDefault="00F63065" w:rsidP="00F63065">
      <w:pPr>
        <w:rPr>
          <w:rtl/>
        </w:rPr>
      </w:pPr>
      <w:del w:id="990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המקדש בפטר חמור - אינה מקודשת </w:t>
      </w:r>
    </w:p>
    <w:p w14:paraId="52BF7A26" w14:textId="77777777" w:rsidR="00B874E6" w:rsidRDefault="00F63065" w:rsidP="00A3125B">
      <w:pPr>
        <w:rPr>
          <w:rtl/>
        </w:rPr>
      </w:pPr>
      <w:r>
        <w:rPr>
          <w:rtl/>
        </w:rPr>
        <w:t xml:space="preserve">לימא מתני' דלא </w:t>
      </w:r>
      <w:r>
        <w:rPr>
          <w:rStyle w:val="2fb"/>
          <w:rtl/>
        </w:rPr>
        <w:t xml:space="preserve">כ</w:t>
      </w:r>
      <w:ins w:id="90553" w:author="מנוע מכני" w:date="2026-10-05T11:32:12Z">
        <w:r>
          <w:rPr>
            <w:rStyle w:val="2fb"/>
            <w:rtl/>
          </w:rPr>
          <w:t xml:space="preserve">ר"ש</w:t>
        </w:r>
      </w:ins>
      <w:del w:id="90554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</w:t>
      </w:r>
      <w:ins w:id="90555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0556" w:author="מנוע מכני" w:date="2026-10-05T11:32:12Z">
        <w:r w:rsidR="00A3125B">
          <w:rPr>
            <w:rFonts w:hint="cs"/>
            <w:rtl/>
          </w:rPr>
          <w:delText xml:space="preserve">ר''נ</w:delText>
        </w:r>
      </w:del>
      <w:r w:rsidR="00A3125B">
        <w:rPr>
          <w:rFonts w:hint="cs"/>
          <w:rtl/>
        </w:rPr>
        <w:t xml:space="preserve"> </w:t>
      </w:r>
      <w:r w:rsidR="00A3125B">
        <w:rPr>
          <w:rStyle w:val="2fb"/>
          <w:rFonts w:hint="cs"/>
          <w:rtl/>
        </w:rPr>
        <w:t xml:space="preserve">מר</w:t>
      </w:r>
      <w:ins w:id="9055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0558" w:author="מנוע מכני" w:date="2026-10-05T11:32:12Z">
        <w:r w:rsidR="00A3125B">
          <w:rPr>
            <w:rFonts w:hint="cs"/>
            <w:rtl/>
          </w:rPr>
          <w:delText xml:space="preserve">ב''א</w:delText>
        </w:r>
      </w:del>
      <w:r>
        <w:rPr>
          <w:rtl/>
        </w:rPr>
        <w:t>: לאחר עריפה ודברי הכל</w:t>
      </w:r>
      <w:r w:rsidR="0057284B">
        <w:rPr>
          <w:rtl/>
        </w:rPr>
        <w:t>.</w:t>
      </w:r>
    </w:p>
    <w:p>
      <w:pPr>
        <w:pStyle w:val="38"/>
        <w:rPr>
          <w:ins w:id="99064" w:author="מנוע מכני" w:date="2026-10-05T11:32:12Z"/>
        </w:rPr>
      </w:pPr>
      <w:ins w:id="90559" w:author="מנוע מכני" w:date="2026-10-05T11:32:12Z">
        <w:r>
          <w:t xml:space="preserve">א"ד</w:t>
        </w:r>
      </w:ins>
      <w:del w:id="90560" w:author="מנוע מכני" w:date="2026-10-05T11:32:12Z">
        <w:r>
          <w:delText xml:space="preserve">א</w:delText>
        </w:r>
        <w:r w:rsidR="00A3125B">
          <w:delText xml:space="preserve">''ד</w:delText>
        </w:r>
      </w:del>
      <w:r>
        <w:t xml:space="preserve">:</w:t>
      </w:r>
    </w:p>
    <w:p w14:paraId="16BDE4B1" w14:textId="77777777" w:rsidR="009C4AE6" w:rsidRDefault="00F63065" w:rsidP="009C4AE6">
      <w:pPr>
        <w:rPr>
          <w:rtl/>
        </w:rPr>
      </w:pPr>
      <w:del w:id="990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מני?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561" w:author="מנוע מכני" w:date="2026-10-05T11:32:12Z">
        <w:r>
          <w:rPr>
            <w:rStyle w:val="2fb"/>
            <w:rtl/>
          </w:rPr>
          <w:t xml:space="preserve">ר"י</w:t>
        </w:r>
      </w:ins>
      <w:del w:id="90562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''י</w:delText>
        </w:r>
      </w:del>
      <w:r w:rsidR="00A3125B">
        <w:rPr>
          <w:rFonts w:hint="cs"/>
          <w:rtl/>
        </w:rPr>
        <w:t xml:space="preserve"> </w:t>
      </w:r>
      <w:r w:rsidR="009C4AE6">
        <w:rPr>
          <w:rFonts w:hint="cs"/>
          <w:rtl/>
        </w:rPr>
        <w:t xml:space="preserve">דתיקדש בהך דביני וביני ולא </w:t>
      </w:r>
      <w:ins w:id="9056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64" w:author="מנוע מכני" w:date="2026-10-05T11:32:12Z">
        <w:r w:rsidR="009C4AE6">
          <w:rPr>
            <w:rFonts w:hint="cs"/>
            <w:rtl/>
          </w:rPr>
          <w:delText xml:space="preserve">ר''ש</w:delText>
        </w:r>
      </w:del>
      <w:r w:rsidR="009C4AE6">
        <w:rPr>
          <w:rFonts w:hint="cs"/>
          <w:rtl/>
        </w:rPr>
        <w:t xml:space="preserve"> דתיקדש בכוליה</w:t>
      </w:r>
    </w:p>
    <w:p>
      <w:pPr>
        <w:pStyle w:val="38"/>
        <w:rPr>
          <w:ins w:id="99066" w:author="מנוע מכני" w:date="2026-10-05T11:32:12Z"/>
        </w:rPr>
      </w:pPr>
      <w:r>
        <w:t xml:space="preserve">אר</w:t>
      </w:r>
      <w:ins w:id="90565" w:author="מנוע מכני" w:date="2026-10-05T11:32:12Z">
        <w:r>
          <w:t xml:space="preserve">ב"א</w:t>
        </w:r>
      </w:ins>
      <w:del w:id="90566" w:author="מנוע מכני" w:date="2026-10-05T11:32:12Z">
        <w:r>
          <w:delText xml:space="preserve">ב''א</w:delText>
        </w:r>
      </w:del>
      <w:r>
        <w:t xml:space="preserve"> מרב</w:t>
      </w:r>
      <w:r w:rsidR="00F63065">
        <w:t xml:space="preserve">:</w:t>
      </w:r>
    </w:p>
    <w:p w14:paraId="0DFB0876" w14:textId="77777777" w:rsidR="00B874E6" w:rsidRDefault="009C4AE6" w:rsidP="009C4AE6">
      <w:pPr>
        <w:rPr>
          <w:rtl/>
        </w:rPr>
      </w:pPr>
      <w:del w:id="990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לעולם </w:t>
      </w:r>
      <w:ins w:id="92791" w:author="מנוע מכני" w:date="2026-10-05T11:32:12Z">
        <w:r>
          <w:rPr>
            <w:rStyle w:val="2fb"/>
            <w:rtl/>
          </w:rPr>
          <w:t xml:space="preserve">ר"י</w:t>
        </w:r>
      </w:ins>
      <w:del w:id="92792" w:author="מנוע מכני" w:date="2026-10-05T11:32:12Z">
        <w:r w:rsidR="00F63065">
          <w:rPr>
            <w:rtl/>
          </w:rPr>
          <w:delText xml:space="preserve">רבי יהודה</w:delText>
        </w:r>
      </w:del>
      <w:r w:rsidR="00F63065">
        <w:rPr>
          <w:rtl/>
        </w:rPr>
        <w:t xml:space="preserve">, וכגון שאינו שוה אלא שקל, וסבר לה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</w:t>
      </w:r>
      <w:ins w:id="9056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0568" w:author="מנוע מכני" w:date="2026-10-05T11:32:12Z">
        <w:r>
          <w:rPr>
            <w:rFonts w:hint="cs"/>
            <w:rtl/>
          </w:rPr>
          <w:delText xml:space="preserve">ב''י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107" w:author="מנוע סמנטי" w:date="2026-10-05T11:39:44Z">
        <w:r>
          <w:rPr>
            <w:rStyle w:val="afffff0"/>
            <w:rtl/>
          </w:rPr>
          <w:t xml:space="preserve">תִּפְדֶּה תִּפְדֶּה</w:t>
        </w:r>
      </w:ins>
      <w:del w:id="90108" w:author="מנוע סמנטי" w:date="2026-10-05T11:39:44Z">
        <w:r w:rsidR="00F63065">
          <w:rPr>
            <w:rtl/>
          </w:rPr>
          <w:delText xml:space="preserve">תפדה תפדה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תפדה - מיד, תפדה - כל שהוא,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</w:t>
      </w:r>
      <w:ins w:id="9056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0570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אין פדייה פחותה משקל</w:t>
      </w:r>
      <w:r w:rsidR="0057284B">
        <w:rPr>
          <w:rtl/>
        </w:rPr>
        <w:t>.</w:t>
      </w:r>
    </w:p>
    <w:p>
      <w:pPr>
        <w:pStyle w:val="38"/>
        <w:rPr>
          <w:ins w:id="99068" w:author="מנוע מכני" w:date="2026-10-05T11:32:12Z"/>
        </w:rPr>
      </w:pPr>
      <w:r>
        <w:t xml:space="preserve">אמר</w:t>
      </w:r>
      <w:r>
        <w:t xml:space="preserve"> מר:</w:t>
      </w:r>
    </w:p>
    <w:p w14:paraId="72804625" w14:textId="77777777" w:rsidR="00B874E6" w:rsidRDefault="00F63065" w:rsidP="009C4AE6">
      <w:pPr>
        <w:rPr>
          <w:rtl/>
        </w:rPr>
      </w:pPr>
      <w:del w:id="99069" w:author="מנוע מכני" w:date="2026-10-05T11:32:12Z">
        <w:r>
          <w:rPr>
            <w:rtl/>
          </w:rPr>
          <w:delText xml:space="preserve"> </w:delText>
        </w:r>
      </w:del>
      <w:r w:rsidR="009C4AE6">
        <w:rPr>
          <w:rFonts w:hint="cs"/>
          <w:rtl/>
        </w:rPr>
        <w:t>'</w:t>
      </w:r>
      <w:ins w:id="90113" w:author="מנוע סמנטי" w:date="2026-10-05T11:39:44Z">
        <w:r>
          <w:rPr>
            <w:rStyle w:val="afffff0"/>
            <w:rtl/>
          </w:rPr>
          <w:t xml:space="preserve">תִּפְדֶּה תִּפְדֶּה</w:t>
        </w:r>
      </w:ins>
      <w:del w:id="90114" w:author="מנוע סמנטי" w:date="2026-10-05T11:39:44Z">
        <w:r>
          <w:rPr>
            <w:rtl/>
          </w:rPr>
          <w:delText xml:space="preserve">תפדה תפדה</w:delText>
        </w:r>
      </w:del>
      <w:r w:rsidR="009C4AE6">
        <w:rPr>
          <w:rFonts w:hint="cs"/>
          <w:rtl/>
        </w:rPr>
        <w:t>'</w:t>
      </w:r>
      <w:r>
        <w:rPr>
          <w:rtl/>
        </w:rPr>
        <w:t xml:space="preserve"> [תפדה] - מיד, תפדה - כל שהוא, פשיטא! </w:t>
      </w:r>
      <w:ins w:id="98413" w:author="מנוע מכני" w:date="2026-10-05T11:32:12Z">
        <w:r>
          <w:rPr>
            <w:rtl/>
          </w:rPr>
          <w:t xml:space="preserve">הוצרך</w:t>
        </w:r>
      </w:ins>
      <w:del w:id="98414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, </w:t>
      </w:r>
      <w:r>
        <w:rPr>
          <w:rtl/>
        </w:rPr>
        <w:t xml:space="preserve">סד"א</w:t>
      </w:r>
      <w:r>
        <w:rPr>
          <w:rtl/>
        </w:rPr>
        <w:t xml:space="preserve"> הואיל </w:t>
      </w:r>
      <w:ins w:id="98415" w:author="מנוע מכני" w:date="2026-10-05T11:32:12Z">
        <w:r>
          <w:rPr>
            <w:rtl/>
          </w:rPr>
          <w:t xml:space="preserve">והוקש</w:t>
        </w:r>
      </w:ins>
      <w:del w:id="98416" w:author="מנוע מכני" w:date="2026-10-05T11:32:12Z">
        <w:r>
          <w:rPr>
            <w:rtl/>
          </w:rPr>
          <w:delText xml:space="preserve">ואיתקש</w:delText>
        </w:r>
      </w:del>
      <w:r>
        <w:rPr>
          <w:rtl/>
        </w:rPr>
        <w:t xml:space="preserve"> לבכור אדם, </w:t>
      </w:r>
      <w:r w:rsidR="009C4AE6">
        <w:rPr>
          <w:rFonts w:hint="cs"/>
          <w:rtl/>
        </w:rPr>
        <w:t>ד</w:t>
      </w:r>
      <w:r>
        <w:rPr>
          <w:rtl/>
        </w:rPr>
        <w:t>אחר שלשים, וחמש</w:t>
      </w:r>
      <w:ins w:id="96013" w:author="מנוע מכני" w:date="2026-10-05T11:32:12Z">
        <w:r>
          <w:rPr>
            <w:rtl/>
          </w:rPr>
          <w:t xml:space="preserve">,</w:t>
        </w:r>
      </w:ins>
      <w:del w:id="96014" w:author="מנוע מכני" w:date="2026-10-05T11:32:12Z">
        <w:r w:rsidR="000B5F7F">
          <w:rPr>
            <w:rtl/>
          </w:rPr>
          <w:delText xml:space="preserve">;</w:delText>
        </w:r>
      </w:del>
      <w:ins w:id="94539" w:author="מנוע מכני" w:date="2026-10-05T11:32:12Z">
        <w:r>
          <w:rPr>
            <w:rtl/>
          </w:rPr>
          <w:t xml:space="preserve">זה</w:t>
        </w:r>
      </w:ins>
      <w:del w:id="94540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ins w:id="93197" w:author="מנוע מכני" w:date="2026-10-05T11:32:12Z">
        <w:r>
          <w:rPr>
            <w:rtl/>
          </w:rPr>
          <w:t xml:space="preserve">גם</w:t>
        </w:r>
      </w:ins>
      <w:del w:id="9319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אחר שלשים, וחמש - </w:t>
      </w:r>
      <w:r>
        <w:rPr>
          <w:rtl/>
        </w:rPr>
        <w:t xml:space="preserve">קמ"ל</w:t>
      </w:r>
      <w:r>
        <w:rPr>
          <w:rtl/>
        </w:rPr>
        <w:t xml:space="preserve">: </w:t>
      </w:r>
      <w:r w:rsidR="009C4AE6">
        <w:rPr>
          <w:rFonts w:hint="cs"/>
          <w:rtl/>
        </w:rPr>
        <w:t>'</w:t>
      </w:r>
      <w:ins w:id="90111" w:author="מנוע סמנטי" w:date="2026-10-05T11:39:44Z">
        <w:r>
          <w:rPr>
            <w:rStyle w:val="afffff0"/>
            <w:rtl/>
          </w:rPr>
          <w:t xml:space="preserve">תִּפְדֶּה</w:t>
        </w:r>
      </w:ins>
      <w:del w:id="90112" w:author="מנוע סמנטי" w:date="2026-10-05T11:39:44Z">
        <w:r>
          <w:rPr>
            <w:rtl/>
          </w:rPr>
          <w:delText xml:space="preserve">תפדה</w:delText>
        </w:r>
      </w:del>
      <w:r w:rsidR="009C4AE6">
        <w:rPr>
          <w:rFonts w:hint="cs"/>
          <w:rtl/>
        </w:rPr>
        <w:t>'</w:t>
      </w:r>
      <w:r>
        <w:rPr>
          <w:rtl/>
        </w:rPr>
        <w:t xml:space="preserve"> - מיד, </w:t>
      </w:r>
      <w:r w:rsidR="009C4AE6">
        <w:rPr>
          <w:rFonts w:hint="cs"/>
          <w:rtl/>
        </w:rPr>
        <w:t>'</w:t>
      </w:r>
      <w:ins w:id="90109" w:author="מנוע סמנטי" w:date="2026-10-05T11:39:44Z">
        <w:r>
          <w:rPr>
            <w:rStyle w:val="afffff0"/>
            <w:rtl/>
          </w:rPr>
          <w:t xml:space="preserve">תִּפְדֶּה</w:t>
        </w:r>
      </w:ins>
      <w:del w:id="90110" w:author="מנוע סמנטי" w:date="2026-10-05T11:39:44Z">
        <w:r>
          <w:rPr>
            <w:rtl/>
          </w:rPr>
          <w:delText xml:space="preserve">תפדה</w:delText>
        </w:r>
      </w:del>
      <w:r w:rsidR="009C4AE6">
        <w:rPr>
          <w:rFonts w:hint="cs"/>
          <w:rtl/>
        </w:rPr>
        <w:t>'</w:t>
      </w:r>
      <w:r>
        <w:rPr>
          <w:rtl/>
        </w:rPr>
        <w:t xml:space="preserve"> - כל שהוא</w:t>
      </w:r>
      <w:r w:rsidR="0057284B">
        <w:rPr>
          <w:rtl/>
        </w:rPr>
        <w:t>.</w:t>
      </w:r>
    </w:p>
    <w:p>
      <w:pPr>
        <w:pStyle w:val="38"/>
        <w:rPr>
          <w:ins w:id="99070" w:author="מנוע מכני" w:date="2026-10-05T11:32:12Z"/>
        </w:rPr>
      </w:pPr>
      <w:r>
        <w:t>ר</w:t>
      </w:r>
      <w:r w:rsidR="009C4AE6">
        <w:t xml:space="preserve">י</w:t>
      </w:r>
      <w:ins w:id="90571" w:author="מנוע מכני" w:date="2026-10-05T11:32:12Z">
        <w:r>
          <w:t xml:space="preserve">ב"י</w:t>
        </w:r>
      </w:ins>
      <w:del w:id="90572" w:author="מנוע מכני" w:date="2026-10-05T11:32:12Z">
        <w:r w:rsidR="009C4AE6">
          <w:delText xml:space="preserve">ב''י</w:delText>
        </w:r>
      </w:del>
      <w:del w:id="100894" w:author="מנוע מכני" w:date="2026-10-05T11:32:12Z">
        <w:r w:rsidR="009C4AE6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3E0FEAE2" w14:textId="77777777" w:rsidR="009C4AE6" w:rsidRDefault="00F63065" w:rsidP="009C4AE6">
      <w:pPr>
        <w:rPr>
          <w:rtl/>
        </w:rPr>
      </w:pPr>
      <w:del w:id="990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פדייה פחותה משקל, ממה נפשך, </w:t>
      </w:r>
      <w:ins w:id="97729" w:author="מנוע מכני" w:date="2026-10-05T11:32:12Z">
        <w:r>
          <w:rPr>
            <w:rtl/>
          </w:rPr>
          <w:t xml:space="preserve">אם </w:t>
        </w:r>
      </w:ins>
      <w:del w:id="9773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מקיש לבכור אדם - חמש ליבעי! </w:t>
      </w:r>
      <w:ins w:id="97731" w:author="מנוע מכני" w:date="2026-10-05T11:32:12Z">
        <w:r>
          <w:rPr>
            <w:rtl/>
          </w:rPr>
          <w:t xml:space="preserve">ואם </w:t>
        </w:r>
      </w:ins>
      <w:del w:id="97732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מקיש - שקל </w:t>
      </w:r>
      <w:ins w:id="97521" w:author="מנוע מכני" w:date="2026-10-05T11:32:12Z">
        <w:r>
          <w:rPr>
            <w:rtl/>
          </w:rPr>
          <w:t xml:space="preserve">מנין</w:t>
        </w:r>
      </w:ins>
      <w:del w:id="97522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</w:t>
      </w:r>
      <w:ins w:id="94541" w:author="מנוע מכני" w:date="2026-10-05T11:32:12Z">
        <w:r>
          <w:rPr>
            <w:rtl/>
          </w:rPr>
          <w:t xml:space="preserve">לו</w:t>
        </w:r>
      </w:ins>
      <w:del w:id="945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לעולם </w:t>
      </w:r>
      <w:r>
        <w:rPr>
          <w:rtl/>
        </w:rPr>
        <w:t xml:space="preserve">לא</w:t>
      </w:r>
      <w:r>
        <w:rPr>
          <w:rtl/>
        </w:rPr>
        <w:t xml:space="preserve"> מקיש, </w:t>
      </w:r>
    </w:p>
    <w:p>
      <w:pPr>
        <w:pStyle w:val="38"/>
        <w:rPr>
          <w:ins w:id="99072" w:author="מנוע מכני" w:date="2026-10-05T11:32:12Z"/>
        </w:rPr>
      </w:pPr>
      <w:r>
        <w:t xml:space="preserve">רבא:</w:t>
      </w:r>
    </w:p>
    <w:p w14:paraId="03B2BA3F" w14:textId="77777777" w:rsidR="009C4AE6" w:rsidRDefault="00F63065" w:rsidP="009C4AE6">
      <w:pPr>
        <w:rPr>
          <w:rtl/>
        </w:rPr>
      </w:pPr>
      <w:del w:id="99073" w:author="מנוע מכני" w:date="2026-10-05T11:32:12Z">
        <w:r>
          <w:rPr>
            <w:rtl/>
          </w:rPr>
          <w:delText xml:space="preserve"> </w:delText>
        </w:r>
      </w:del>
      <w:r w:rsidR="009C4AE6">
        <w:rPr>
          <w:rFonts w:hint="cs"/>
          <w:rtl/>
        </w:rPr>
        <w:t>'</w:t>
      </w:r>
      <w:ins w:id="90117" w:author="מנוע סמנטי" w:date="2026-10-05T11:39:44Z">
        <w:r>
          <w:rPr>
            <w:rStyle w:val="afffff0"/>
            <w:rtl/>
          </w:rPr>
          <w:t xml:space="preserve">וְכָל עֶרְכְּךָ יִהְיֶה בְּשֶׁקֶל הַקֹּדֶשׁ</w:t>
        </w:r>
      </w:ins>
      <w:del w:id="90118" w:author="מנוע סמנטי" w:date="2026-10-05T11:39:44Z">
        <w:r>
          <w:rPr>
            <w:rtl/>
          </w:rPr>
          <w:delText xml:space="preserve">וכל ערכך יהיה בשקל הקדש</w:delText>
        </w:r>
      </w:del>
      <w:r w:rsidR="009C4AE6">
        <w:rPr>
          <w:rFonts w:hint="cs"/>
          <w:rtl/>
        </w:rPr>
        <w:t>'</w:t>
      </w:r>
      <w:r>
        <w:rPr>
          <w:rtl/>
        </w:rPr>
        <w:t xml:space="preserve"> - כל ערכין שאתה מעריך </w:t>
      </w:r>
      <w:r>
        <w:rPr>
          <w:rtl/>
        </w:rPr>
        <w:t xml:space="preserve">לא</w:t>
      </w:r>
      <w:r>
        <w:rPr>
          <w:rtl/>
        </w:rPr>
        <w:t xml:space="preserve"> יהו פחותין משקל</w:t>
      </w:r>
      <w:ins w:id="96015" w:author="מנוע מכני" w:date="2026-10-05T11:32:12Z">
        <w:r>
          <w:rPr>
            <w:rtl/>
          </w:rPr>
          <w:t xml:space="preserve">,</w:t>
        </w:r>
      </w:ins>
      <w:del w:id="96016" w:author="מנוע מכני" w:date="2026-10-05T11:32:12Z">
        <w:r w:rsidR="000B5F7F">
          <w:rPr>
            <w:rtl/>
          </w:rPr>
          <w:delText xml:space="preserve">;</w:delText>
        </w:r>
      </w:del>
    </w:p>
    <w:p w14:paraId="7A9FA3B4" w14:textId="77777777" w:rsidR="00B874E6" w:rsidRDefault="00F63065" w:rsidP="009C4AE6">
      <w:pPr>
        <w:rPr>
          <w:rtl/>
        </w:rPr>
      </w:pPr>
      <w:r>
        <w:rPr>
          <w:rtl/>
        </w:rPr>
        <w:t>ורבנן - ההוא בהשג יד כתיב</w:t>
      </w:r>
      <w:r w:rsidR="0057284B">
        <w:rPr>
          <w:rtl/>
        </w:rPr>
        <w:t>.</w:t>
      </w:r>
    </w:p>
    <w:p w14:paraId="59581FA8" w14:textId="77777777" w:rsidR="009C4AE6" w:rsidRDefault="009C4AE6" w:rsidP="009C4AE6">
      <w:pPr>
        <w:pStyle w:val="afff0"/>
        <w:framePr w:wrap="around"/>
        <w:rPr>
          <w:rtl/>
        </w:rPr>
      </w:pPr>
      <w:r>
        <w:rPr>
          <w:rFonts w:hint="cs"/>
          <w:rtl/>
        </w:rPr>
        <w:t>יא.</w:t>
      </w:r>
    </w:p>
    <w:p>
      <w:pPr>
        <w:pStyle w:val="38"/>
        <w:rPr>
          <w:ins w:id="99074" w:author="מנוע מכני" w:date="2026-10-05T11:32:12Z"/>
        </w:rPr>
      </w:pPr>
      <w:r>
        <w:t>א</w:t>
      </w:r>
      <w:ins w:id="90573" w:author="מנוע מכני" w:date="2026-10-05T11:32:12Z">
        <w:r>
          <w:t xml:space="preserve">ר"נ</w:t>
        </w:r>
      </w:ins>
      <w:del w:id="90574" w:author="מנוע מכני" w:date="2026-10-05T11:32:12Z">
        <w:r w:rsidR="009C4AE6">
          <w:delText xml:space="preserve">ר''נ</w:delText>
        </w:r>
      </w:del>
      <w:r w:rsidR="009C4AE6">
        <w:t xml:space="preserve">:</w:t>
      </w:r>
    </w:p>
    <w:p w14:paraId="24C36632" w14:textId="77777777" w:rsidR="00B874E6" w:rsidRDefault="00F63065" w:rsidP="009C4AE6">
      <w:pPr>
        <w:rPr>
          <w:rtl/>
        </w:rPr>
      </w:pPr>
      <w:del w:id="990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כדברי חכמים</w:t>
      </w:r>
      <w:r w:rsidR="0057284B">
        <w:rPr>
          <w:rtl/>
        </w:rPr>
        <w:t>.</w:t>
      </w:r>
    </w:p>
    <w:p>
      <w:pPr>
        <w:pStyle w:val="38"/>
        <w:rPr>
          <w:ins w:id="99076" w:author="מנוע מכני" w:date="2026-10-05T11:32:12Z"/>
        </w:rPr>
      </w:pPr>
      <w:r>
        <w:t xml:space="preserve">וכמה? </w:t>
      </w:r>
      <w:r>
        <w:t xml:space="preserve">אמר</w:t>
      </w:r>
      <w:r>
        <w:t xml:space="preserve"> רב יוסף:</w:t>
      </w:r>
    </w:p>
    <w:p w14:paraId="773450CC" w14:textId="77777777" w:rsidR="009C4AE6" w:rsidRDefault="00F63065" w:rsidP="00F63065">
      <w:pPr>
        <w:rPr>
          <w:rtl/>
        </w:rPr>
      </w:pPr>
      <w:del w:id="990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פטרוזא בר דנקא</w:t>
      </w:r>
      <w:ins w:id="96017" w:author="מנוע מכני" w:date="2026-10-05T11:32:12Z">
        <w:r>
          <w:rPr>
            <w:rtl/>
          </w:rPr>
          <w:t xml:space="preserve">,</w:t>
        </w:r>
      </w:ins>
      <w:del w:id="9601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78" w:author="מנוע מכני" w:date="2026-10-05T11:32:12Z"/>
        </w:rPr>
      </w:pPr>
      <w:r>
        <w:t>מ</w:t>
      </w:r>
      <w:r w:rsidR="00F63065">
        <w:t xml:space="preserve">רבא:</w:t>
      </w:r>
    </w:p>
    <w:p w14:paraId="2D0C8AA3" w14:textId="77777777" w:rsidR="00B874E6" w:rsidRDefault="009C4AE6" w:rsidP="009C4AE6">
      <w:pPr>
        <w:rPr>
          <w:rtl/>
        </w:rPr>
      </w:pPr>
      <w:del w:id="9907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אנן </w:t>
      </w:r>
      <w:ins w:id="93199" w:author="מנוע מכני" w:date="2026-10-05T11:32:12Z">
        <w:r>
          <w:rPr>
            <w:rtl/>
          </w:rPr>
          <w:t xml:space="preserve">גם</w:t>
        </w:r>
      </w:ins>
      <w:del w:id="9320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תנינא גדול וקט</w:t>
      </w:r>
      <w:ins w:id="92697" w:author="מנוע מכני" w:date="2026-10-05T11:32:12Z">
        <w:r>
          <w:rPr>
            <w:rtl/>
          </w:rPr>
          <w:t xml:space="preserve">ן, </w:t>
        </w:r>
        <w:r>
          <w:rPr>
            <w:rtl/>
          </w:rPr>
          <w:t xml:space="preserve">ס</w:t>
        </w:r>
      </w:ins>
      <w:del w:id="92698" w:author="מנוע מכני" w:date="2026-10-05T11:32:12Z">
        <w:r w:rsidR="00F63065">
          <w:rPr>
            <w:rtl/>
          </w:rPr>
          <w:delText xml:space="preserve">ן,</w:delText>
        </w:r>
        <w:r>
          <w:rPr>
            <w:rFonts w:hint="cs"/>
            <w:rtl/>
          </w:rPr>
          <w:delText xml:space="preserve">ס</w:delText>
        </w:r>
      </w:del>
      <w:ins w:id="90575" w:author="מנוע מכני" w:date="2026-10-05T11:32:12Z">
        <w:r>
          <w:rPr>
            <w:rFonts w:hint="cs"/>
            <w:rtl/>
          </w:rPr>
          <w:t xml:space="preserve">"ד</w:t>
        </w:r>
      </w:ins>
      <w:del w:id="90576" w:author="מנוע מכני" w:date="2026-10-05T11:32:12Z">
        <w:r>
          <w:rPr>
            <w:rFonts w:hint="cs"/>
            <w:rtl/>
          </w:rPr>
          <w:delText xml:space="preserve">ס''ד</w:delText>
        </w:r>
      </w:del>
      <w:r w:rsidR="00F63065">
        <w:rPr>
          <w:rtl/>
        </w:rPr>
        <w:t xml:space="preserve"> כולי </w:t>
      </w:r>
      <w:ins w:id="94543" w:author="מנוע מכני" w:date="2026-10-05T11:32:12Z">
        <w:r>
          <w:rPr>
            <w:rtl/>
          </w:rPr>
          <w:t xml:space="preserve">זה</w:t>
        </w:r>
      </w:ins>
      <w:del w:id="94544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ins w:id="97733" w:author="מנוע מכני" w:date="2026-10-05T11:32:12Z">
        <w:r>
          <w:rPr>
            <w:rtl/>
          </w:rPr>
          <w:t xml:space="preserve">אם </w:t>
        </w:r>
      </w:ins>
      <w:del w:id="97734" w:author="מנוע מכני" w:date="2026-10-05T11:32:12Z">
        <w:r w:rsidR="00F63065">
          <w:rPr>
            <w:rtl/>
          </w:rPr>
          <w:delText xml:space="preserve">אי </w:delText>
        </w:r>
      </w:del>
      <w:ins w:id="93201" w:author="מנוע מכני" w:date="2026-10-05T11:32:12Z">
        <w:r>
          <w:rPr>
            <w:rtl/>
          </w:rPr>
          <w:t xml:space="preserve">גם</w:t>
        </w:r>
      </w:ins>
      <w:del w:id="9320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פטרוזא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>
        <w:rPr>
          <w:rtl/>
        </w:rPr>
        <w:t xml:space="preserve">קמ"ל</w:t>
      </w:r>
      <w:r w:rsidR="0057284B">
        <w:rPr>
          <w:rtl/>
        </w:rPr>
        <w:t>.</w:t>
      </w:r>
    </w:p>
    <w:p w14:paraId="552F51AD" w14:textId="77777777" w:rsidR="009C4AE6" w:rsidRDefault="00F63065" w:rsidP="009C4AE6">
      <w:pPr>
        <w:rPr>
          <w:rtl/>
        </w:rPr>
      </w:pPr>
      <w:r>
        <w:rPr>
          <w:rStyle w:val="2fb"/>
          <w:rtl/>
        </w:rPr>
        <w:t>ר</w:t>
      </w:r>
      <w:ins w:id="90577" w:author="מנוע מכני" w:date="2026-10-05T11:32:12Z">
        <w:r>
          <w:rPr>
            <w:rStyle w:val="2fb"/>
            <w:rFonts w:hint="cs"/>
            <w:rtl/>
          </w:rPr>
          <w:t xml:space="preserve">י"נ</w:t>
        </w:r>
      </w:ins>
      <w:del w:id="90578" w:author="מנוע מכני" w:date="2026-10-05T11:32:12Z">
        <w:r w:rsidR="009C4AE6">
          <w:rPr>
            <w:rFonts w:hint="cs"/>
            <w:rtl/>
          </w:rPr>
          <w:delText xml:space="preserve">י''נ</w:delText>
        </w:r>
      </w:del>
      <w:r w:rsidR="009C4AE6">
        <w:rPr>
          <w:rFonts w:hint="cs"/>
          <w:rtl/>
        </w:rPr>
        <w:t xml:space="preserve"> </w:t>
      </w:r>
      <w:r w:rsidR="009C4AE6">
        <w:rPr>
          <w:rFonts w:hint="cs"/>
          <w:rtl/>
        </w:rPr>
        <w:t xml:space="preserve">ה</w:t>
      </w:r>
      <w:ins w:id="90579" w:author="מנוע מכני" w:date="2026-10-05T11:32:12Z">
        <w:r>
          <w:rPr>
            <w:rFonts w:hint="cs"/>
            <w:rtl/>
          </w:rPr>
          <w:t xml:space="preserve">ו"ל</w:t>
        </w:r>
      </w:ins>
      <w:del w:id="90580" w:author="מנוע מכני" w:date="2026-10-05T11:32:12Z">
        <w:r w:rsidR="009C4AE6">
          <w:rPr>
            <w:rFonts w:hint="cs"/>
            <w:rtl/>
          </w:rPr>
          <w:delText xml:space="preserve">ו''ל</w:delText>
        </w:r>
      </w:del>
      <w:r w:rsidR="009C4AE6">
        <w:rPr>
          <w:rFonts w:hint="cs"/>
          <w:rtl/>
        </w:rPr>
        <w:t xml:space="preserve"> </w:t>
      </w:r>
      <w:r>
        <w:rPr>
          <w:rtl/>
        </w:rPr>
        <w:t xml:space="preserve">פטר חמור, שדריה </w:t>
      </w:r>
      <w:ins w:id="94545" w:author="מנוע מכני" w:date="2026-10-05T11:32:12Z">
        <w:r>
          <w:rPr>
            <w:rtl/>
          </w:rPr>
          <w:t xml:space="preserve">ללפניו</w:t>
        </w:r>
      </w:ins>
      <w:del w:id="94546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</w:t>
      </w:r>
      <w:ins w:id="90581" w:author="מנוע מכני" w:date="2026-10-05T11:32:12Z">
        <w:r>
          <w:rPr>
            <w:rStyle w:val="2fb"/>
            <w:rtl/>
          </w:rPr>
          <w:t xml:space="preserve">ר"ט</w:t>
        </w:r>
      </w:ins>
      <w:del w:id="9058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''ט</w:delText>
        </w:r>
      </w:del>
      <w:r w:rsidR="009C4AE6">
        <w:rPr>
          <w:rFonts w:hint="cs"/>
          <w:rtl/>
        </w:rPr>
        <w:t xml:space="preserve">, </w:t>
      </w:r>
      <w:ins w:id="90583" w:author="מנוע מכני" w:date="2026-10-05T11:32:12Z">
        <w:r>
          <w:rPr>
            <w:rFonts w:hint="cs"/>
            <w:rtl/>
          </w:rPr>
          <w:t xml:space="preserve">א"ל</w:t>
        </w:r>
      </w:ins>
      <w:del w:id="90584" w:author="מנוע מכני" w:date="2026-10-05T11:32:12Z">
        <w:r w:rsidR="009C4AE6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: כמה בעינא </w:t>
      </w:r>
      <w:ins w:id="98717" w:author="מנוע מכני" w:date="2026-10-05T11:32:12Z">
        <w:r>
          <w:rPr>
            <w:rtl/>
          </w:rPr>
          <w:t xml:space="preserve">לשבת</w:t>
        </w:r>
      </w:ins>
      <w:del w:id="98718" w:author="מנוע מכני" w:date="2026-10-05T11:32:12Z">
        <w:r>
          <w:rPr>
            <w:rtl/>
          </w:rPr>
          <w:delText xml:space="preserve">למיתב</w:delText>
        </w:r>
      </w:del>
      <w:r>
        <w:rPr>
          <w:rtl/>
        </w:rPr>
        <w:t xml:space="preserve"> לכהן? </w:t>
      </w:r>
      <w:ins w:id="90585" w:author="מנוע מכני" w:date="2026-10-05T11:32:12Z">
        <w:r>
          <w:rPr>
            <w:rFonts w:hint="cs"/>
            <w:rtl/>
          </w:rPr>
          <w:t xml:space="preserve">א"ל</w:t>
        </w:r>
      </w:ins>
      <w:del w:id="90586" w:author="מנוע מכני" w:date="2026-10-05T11:32:12Z">
        <w:r w:rsidR="009C4AE6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 הרי אמרו: עין יפה - בסלע, עין רעה - בשקל, בינונית - ברגיא </w:t>
      </w:r>
    </w:p>
    <w:p>
      <w:pPr>
        <w:pStyle w:val="38"/>
        <w:rPr>
          <w:ins w:id="99080" w:author="מנוע מכני" w:date="2026-10-05T11:32:12Z"/>
        </w:rPr>
      </w:pPr>
      <w:del w:id="100895" w:author="מנוע מכני" w:date="2026-10-05T11:32:12Z">
        <w:r>
          <w:lastRenderedPageBreak/>
          <w:delText xml:space="preserve">אמר </w:delText>
        </w:r>
      </w:del>
      <w:r>
        <w:lastRenderedPageBreak/>
        <w:t xml:space="preserve">רבא:</w:t>
      </w:r>
    </w:p>
    <w:p w14:paraId="135D381C" w14:textId="77777777" w:rsidR="00B874E6" w:rsidRDefault="00F63065" w:rsidP="009C4AE6">
      <w:pPr>
        <w:rPr>
          <w:rtl/>
        </w:rPr>
      </w:pPr>
      <w:del w:id="99081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הלכתא ברגיא, וכמה? </w:t>
      </w:r>
      <w:ins w:id="94547" w:author="מנוע מכני" w:date="2026-10-05T11:32:12Z">
        <w:r>
          <w:rPr>
            <w:rtl/>
          </w:rPr>
          <w:t xml:space="preserve">שלושה</w:t>
        </w:r>
      </w:ins>
      <w:del w:id="94548" w:author="מנוע מכני" w:date="2026-10-05T11:32:12Z">
        <w:r>
          <w:rPr>
            <w:rtl/>
          </w:rPr>
          <w:lastRenderedPageBreak/>
          <w:delText xml:space="preserve">תלתא</w:delText>
        </w:r>
      </w:del>
      <w:r>
        <w:rPr>
          <w:rtl/>
        </w:rPr>
        <w:lastRenderedPageBreak/>
        <w:t xml:space="preserve"> זוזי, רגיל </w:t>
      </w:r>
      <w:ins w:id="93203" w:author="מנוע מכני" w:date="2026-10-05T11:32:12Z">
        <w:r>
          <w:rPr>
            <w:rtl/>
          </w:rPr>
          <w:t xml:space="preserve">כאן</w:t>
        </w:r>
      </w:ins>
      <w:del w:id="93204" w:author="מנוע מכני" w:date="2026-10-05T11:32:12Z">
        <w:r>
          <w:rPr>
            <w:rtl/>
          </w:rPr>
          <w:lastRenderedPageBreak/>
          <w:delText xml:space="preserve">הכא</w:delText>
        </w:r>
      </w:del>
      <w:r>
        <w:rPr>
          <w:rtl/>
        </w:rPr>
        <w:lastRenderedPageBreak/>
        <w:t xml:space="preserve"> ורגיל </w:t>
      </w:r>
      <w:ins w:id="93205" w:author="מנוע מכני" w:date="2026-10-05T11:32:12Z">
        <w:r>
          <w:rPr>
            <w:rtl/>
          </w:rPr>
          <w:t xml:space="preserve">כאן</w:t>
        </w:r>
      </w:ins>
      <w:del w:id="93206" w:author="מנוע מכני" w:date="2026-10-05T11:32:12Z">
        <w:r>
          <w:rPr>
            <w:rtl/>
          </w:rPr>
          <w:lastRenderedPageBreak/>
          <w:delText xml:space="preserve">הכא</w:delText>
        </w:r>
      </w:del>
      <w:r w:rsidR="0057284B">
        <w:rPr>
          <w:rtl/>
        </w:rPr>
        <w:t>.</w:t>
      </w:r>
    </w:p>
    <w:p w14:paraId="7A3E50FA" w14:textId="77777777" w:rsidR="00B874E6" w:rsidRDefault="00F63065" w:rsidP="00F63065">
      <w:pPr>
        <w:rPr>
          <w:rtl/>
        </w:rPr>
      </w:pPr>
      <w:ins w:id="97523" w:author="מנוע מכני" w:date="2026-10-05T11:32:12Z">
        <w:r>
          <w:rPr>
            <w:rtl/>
          </w:rPr>
          <w:t xml:space="preserve">קשה</w:t>
        </w:r>
      </w:ins>
      <w:del w:id="97524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הלכתא </w:t>
      </w:r>
      <w:ins w:id="90573" w:author="מנוע סמנטי" w:date="2026-10-05T11:39:44Z">
        <w:r>
          <w:rPr>
            <w:rtl/>
          </w:rPr>
          <w:t xml:space="preserve">על ההלכה</w:t>
        </w:r>
      </w:ins>
      <w:del w:id="90574" w:author="מנוע סמנטי" w:date="2026-10-05T11:39:44Z">
        <w:r>
          <w:rPr>
            <w:rtl/>
          </w:rPr>
          <w:delText xml:space="preserve">אהלכתא</w:delText>
        </w:r>
      </w:del>
      <w:r>
        <w:rPr>
          <w:rtl/>
        </w:rPr>
        <w:t xml:space="preserve">!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7525" w:author="מנוע מכני" w:date="2026-10-05T11:32:12Z">
        <w:r>
          <w:rPr>
            <w:rtl/>
          </w:rPr>
          <w:t xml:space="preserve">קשה</w:t>
        </w:r>
      </w:ins>
      <w:del w:id="97526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בבא לימלך, כאן - בעושה מעצמו</w:t>
      </w:r>
      <w:r w:rsidR="0057284B">
        <w:rPr>
          <w:rtl/>
        </w:rPr>
        <w:t>.</w:t>
      </w:r>
    </w:p>
    <w:p>
      <w:pPr>
        <w:pStyle w:val="38"/>
        <w:rPr>
          <w:ins w:id="99082" w:author="מנוע מכני" w:date="2026-10-05T11:32:12Z"/>
        </w:rPr>
      </w:pPr>
      <w:r>
        <w:t>א</w:t>
      </w:r>
      <w:r w:rsidR="009C4AE6">
        <w:t xml:space="preserve">ר</w:t>
      </w:r>
      <w:ins w:id="90587" w:author="מנוע מכני" w:date="2026-10-05T11:32:12Z">
        <w:r>
          <w:t xml:space="preserve">י"צ</w:t>
        </w:r>
      </w:ins>
      <w:del w:id="90588" w:author="מנוע מכני" w:date="2026-10-05T11:32:12Z">
        <w:r w:rsidR="009C4AE6">
          <w:delText xml:space="preserve">י''צ</w:delText>
        </w:r>
      </w:del>
      <w:r w:rsidR="009C4AE6">
        <w:t xml:space="preserve"> מ</w:t>
      </w:r>
      <w:ins w:id="90589" w:author="מנוע מכני" w:date="2026-10-05T11:32:12Z">
        <w:r>
          <w:t xml:space="preserve">ר"ל</w:t>
        </w:r>
      </w:ins>
      <w:del w:id="90590" w:author="מנוע מכני" w:date="2026-10-05T11:32:12Z">
        <w:r w:rsidR="009C4AE6">
          <w:delText xml:space="preserve">ר''ל</w:delText>
        </w:r>
      </w:del>
      <w:r>
        <w:t xml:space="preserve">:</w:t>
      </w:r>
    </w:p>
    <w:p w14:paraId="43B5799C" w14:textId="77777777" w:rsidR="00B874E6" w:rsidRDefault="00F63065" w:rsidP="009C4AE6">
      <w:pPr>
        <w:rPr>
          <w:rtl/>
        </w:rPr>
      </w:pPr>
      <w:del w:id="990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שיש לו פטר חמור ואין לו שה לפדותו - פודהו בשויו</w:t>
      </w:r>
      <w:r w:rsidR="0057284B">
        <w:rPr>
          <w:rtl/>
        </w:rPr>
        <w:t>.</w:t>
      </w:r>
    </w:p>
    <w:p w14:paraId="24073A01" w14:textId="77777777" w:rsidR="00B874E6" w:rsidRDefault="00F63065" w:rsidP="00F63065">
      <w:pPr>
        <w:rPr>
          <w:rtl/>
        </w:rPr>
      </w:pPr>
      <w:r>
        <w:rPr>
          <w:rtl/>
        </w:rPr>
        <w:t xml:space="preserve">למאן? אילימא </w:t>
      </w:r>
      <w:ins w:id="92793" w:author="מנוע מכני" w:date="2026-10-05T11:32:12Z">
        <w:r>
          <w:rPr>
            <w:rStyle w:val="2fb"/>
            <w:rtl/>
          </w:rPr>
          <w:t xml:space="preserve">לר"י</w:t>
        </w:r>
      </w:ins>
      <w:del w:id="92794" w:author="מנוע מכני" w:date="2026-10-05T11:32:12Z">
        <w:r>
          <w:rPr>
            <w:rtl/>
          </w:rPr>
          <w:delText xml:space="preserve">לרבי יהודה</w:delText>
        </w:r>
      </w:del>
      <w:r>
        <w:rPr>
          <w:rtl/>
        </w:rPr>
        <w:t xml:space="preserve"> - הא </w:t>
      </w:r>
      <w:r>
        <w:rPr>
          <w:rtl/>
        </w:rPr>
        <w:t xml:space="preserve">אמר</w:t>
      </w:r>
      <w:r>
        <w:rPr>
          <w:rtl/>
        </w:rPr>
        <w:t xml:space="preserve"> הקפידה עליו תורה בשה! אלא </w:t>
      </w:r>
      <w:ins w:id="92795" w:author="מנוע מכני" w:date="2026-10-05T11:32:12Z">
        <w:r>
          <w:rPr>
            <w:rStyle w:val="2fb"/>
            <w:rtl/>
          </w:rPr>
          <w:t xml:space="preserve">לר"ש</w:t>
        </w:r>
      </w:ins>
      <w:del w:id="92796" w:author="מנוע מכני" w:date="2026-10-05T11:32:12Z">
        <w:r>
          <w:rPr>
            <w:rtl/>
          </w:rPr>
          <w:delText xml:space="preserve">לרבי שמעון</w:delText>
        </w:r>
      </w:del>
      <w:r w:rsidR="0057284B">
        <w:rPr>
          <w:rtl/>
        </w:rPr>
        <w:t>.</w:t>
      </w:r>
    </w:p>
    <w:p w14:paraId="4448F428" w14:textId="77777777" w:rsidR="009C4AE6" w:rsidRDefault="00F63065" w:rsidP="00792FF0">
      <w:pPr>
        <w:pStyle w:val="021"/>
        <w:rPr>
          <w:rtl/>
        </w:rPr>
      </w:pPr>
      <w:r>
        <w:rPr>
          <w:rStyle w:val="2fb"/>
          <w:rtl/>
        </w:rPr>
        <w:t xml:space="preserve">רב אחא</w:t>
      </w:r>
      <w:r>
        <w:rPr>
          <w:rtl/>
        </w:rPr>
        <w:t xml:space="preserve"> מתני </w:t>
      </w:r>
      <w:ins w:id="94551" w:author="מנוע מכני" w:date="2026-10-05T11:32:12Z">
        <w:r>
          <w:rPr>
            <w:rtl/>
          </w:rPr>
          <w:t xml:space="preserve">כך</w:t>
        </w:r>
      </w:ins>
      <w:del w:id="9455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רבינא</w:t>
      </w:r>
      <w:r>
        <w:rPr>
          <w:rtl/>
        </w:rPr>
        <w:t xml:space="preserve"> </w:t>
      </w:r>
      <w:ins w:id="97527" w:author="מנוע מכני" w:date="2026-10-05T11:32:12Z">
        <w:r>
          <w:rPr>
            <w:rtl/>
          </w:rPr>
          <w:t xml:space="preserve">קשה</w:t>
        </w:r>
      </w:ins>
      <w:del w:id="97528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</w:t>
      </w:r>
      <w:ins w:id="94549" w:author="מנוע מכני" w:date="2026-10-05T11:32:12Z">
        <w:r>
          <w:rPr>
            <w:rtl/>
          </w:rPr>
          <w:t xml:space="preserve">לו</w:t>
        </w:r>
      </w:ins>
      <w:del w:id="9455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</w:t>
      </w:r>
      <w:ins w:id="90591" w:author="מנוע מכני" w:date="2026-10-05T11:32:12Z">
        <w:r>
          <w:rPr>
            <w:rStyle w:val="2fb"/>
            <w:rtl/>
          </w:rPr>
          <w:t xml:space="preserve">ר"י</w:t>
        </w:r>
      </w:ins>
      <w:del w:id="9059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 w:rsidR="009C4AE6">
        <w:rPr>
          <w:rFonts w:hint="cs"/>
          <w:rtl/>
        </w:rPr>
        <w:t xml:space="preserve"> </w:t>
      </w:r>
      <w:r w:rsidR="009C4AE6">
        <w:rPr>
          <w:rStyle w:val="2fb"/>
          <w:rFonts w:hint="cs"/>
          <w:rtl/>
        </w:rPr>
        <w:t xml:space="preserve">ו</w:t>
      </w:r>
      <w:ins w:id="9059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94" w:author="מנוע מכני" w:date="2026-10-05T11:32:12Z">
        <w:r w:rsidR="009C4AE6">
          <w:rPr>
            <w:rFonts w:hint="cs"/>
            <w:rtl/>
          </w:rPr>
          <w:delText xml:space="preserve">ר''ש</w:delText>
        </w:r>
      </w:del>
      <w:r w:rsidR="009C4AE6">
        <w:rPr>
          <w:rFonts w:hint="cs"/>
          <w:rtl/>
        </w:rPr>
        <w:t xml:space="preserve"> </w:t>
      </w:r>
      <w:r w:rsidR="00792FF0">
        <w:rPr>
          <w:rtl/>
        </w:rPr>
        <w:t xml:space="preserve">- הלכה </w:t>
      </w:r>
      <w:r w:rsidR="00792FF0">
        <w:rPr>
          <w:rStyle w:val="2fb"/>
          <w:rtl/>
        </w:rPr>
        <w:t xml:space="preserve">כ</w:t>
      </w:r>
      <w:ins w:id="90595" w:author="מנוע מכני" w:date="2026-10-05T11:32:12Z">
        <w:r>
          <w:rPr>
            <w:rStyle w:val="2fb"/>
            <w:rtl/>
          </w:rPr>
          <w:t xml:space="preserve">ר"י</w:t>
        </w:r>
      </w:ins>
      <w:del w:id="90596" w:author="מנוע מכני" w:date="2026-10-05T11:32:12Z">
        <w:r w:rsidR="00792FF0">
          <w:rPr>
            <w:rtl/>
          </w:rPr>
          <w:delText xml:space="preserve">ר</w:delText>
        </w:r>
        <w:r w:rsidR="00792FF0">
          <w:rPr>
            <w:rFonts w:hint="cs"/>
            <w:rtl/>
          </w:rPr>
          <w:delText xml:space="preserve">''י</w:delText>
        </w:r>
      </w:del>
      <w:ins w:id="96019" w:author="מנוע מכני" w:date="2026-10-05T11:32:12Z">
        <w:r>
          <w:rPr>
            <w:rFonts w:hint="cs"/>
            <w:rtl/>
          </w:rPr>
          <w:t xml:space="preserve"> </w:t>
        </w:r>
      </w:ins>
      <w:del w:id="96020" w:author="מנוע מכני" w:date="2026-10-05T11:32:12Z">
        <w:r w:rsidR="00792FF0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וסתם לן תנא </w:t>
      </w:r>
      <w:r>
        <w:rPr>
          <w:rStyle w:val="2fb"/>
          <w:rtl/>
        </w:rPr>
        <w:t xml:space="preserve">כ</w:t>
      </w:r>
      <w:ins w:id="90597" w:author="מנוע מכני" w:date="2026-10-05T11:32:12Z">
        <w:r>
          <w:rPr>
            <w:rStyle w:val="2fb"/>
            <w:rtl/>
          </w:rPr>
          <w:t xml:space="preserve">ר"י</w:t>
        </w:r>
      </w:ins>
      <w:del w:id="90598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ואת אמרת הלכה </w:t>
      </w:r>
      <w:r>
        <w:rPr>
          <w:rStyle w:val="2fb"/>
          <w:rtl/>
        </w:rPr>
        <w:t xml:space="preserve">כ</w:t>
      </w:r>
      <w:ins w:id="90599" w:author="מנוע מכני" w:date="2026-10-05T11:32:12Z">
        <w:r>
          <w:rPr>
            <w:rStyle w:val="2fb"/>
            <w:rtl/>
          </w:rPr>
          <w:t xml:space="preserve">ר"ש</w:t>
        </w:r>
      </w:ins>
      <w:del w:id="90600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</w:p>
    <w:p>
      <w:pPr>
        <w:pStyle w:val="38"/>
        <w:rPr>
          <w:ins w:id="100810" w:author="מנוע מכני" w:date="2026-10-05T11:32:12Z"/>
        </w:rPr>
      </w:pPr>
      <w:r>
        <w:t xml:space="preserve">אלא,</w:t>
      </w:r>
    </w:p>
    <w:p w14:paraId="3DCB7A6C" w14:textId="77777777" w:rsidR="00B874E6" w:rsidRDefault="00F63065" w:rsidP="00792FF0">
      <w:pPr>
        <w:pStyle w:val="011"/>
        <w:rPr>
          <w:rtl/>
        </w:rPr>
      </w:pPr>
      <w:del w:id="1008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תימא </w:t>
      </w:r>
      <w:ins w:id="90601" w:author="מנוע מכני" w:date="2026-10-05T11:32:12Z">
        <w:r>
          <w:rPr>
            <w:rStyle w:val="2fb"/>
            <w:rtl/>
          </w:rPr>
          <w:t xml:space="preserve">ר"י</w:t>
        </w:r>
      </w:ins>
      <w:del w:id="9060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יהא חמור מן ההקדש, ולא אמרה תורה בשה להחמיר עליו, אלא להקל עליו</w:t>
      </w:r>
      <w:r w:rsidR="0057284B">
        <w:rPr>
          <w:rtl/>
        </w:rPr>
        <w:t>.</w:t>
      </w:r>
    </w:p>
    <w:p w14:paraId="42245D8C" w14:textId="77777777" w:rsidR="00B874E6" w:rsidRDefault="009C4AE6" w:rsidP="00F63065">
      <w:pPr>
        <w:rPr>
          <w:rtl/>
        </w:rPr>
      </w:pPr>
      <w:r>
        <w:rPr>
          <w:rStyle w:val="2fb"/>
          <w:rFonts w:hint="cs"/>
          <w:rtl/>
        </w:rPr>
        <w:t xml:space="preserve">רנבד</w:t>
      </w:r>
      <w:ins w:id="9060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60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פריק </w:t>
      </w:r>
      <w:ins w:id="94553" w:author="מנוע מכני" w:date="2026-10-05T11:32:12Z">
        <w:r>
          <w:rPr>
            <w:rtl/>
          </w:rPr>
          <w:t xml:space="preserve">לו</w:t>
        </w:r>
      </w:ins>
      <w:del w:id="9455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בשילקי בשויו</w:t>
      </w:r>
      <w:r w:rsidR="0057284B">
        <w:rPr>
          <w:rtl/>
        </w:rPr>
        <w:t>.</w:t>
      </w:r>
    </w:p>
    <w:p>
      <w:pPr>
        <w:pStyle w:val="38"/>
        <w:rPr>
          <w:ins w:id="99084" w:author="מנוע מכני" w:date="2026-10-05T11:32:12Z"/>
        </w:rPr>
      </w:pPr>
      <w:ins w:id="90605" w:author="מנוע מכני" w:date="2026-10-05T11:32:12Z">
        <w:r>
          <w:t xml:space="preserve">ר"ש</w:t>
        </w:r>
      </w:ins>
      <w:del w:id="90606" w:author="מנוע מכני" w:date="2026-10-05T11:32:12Z">
        <w:r>
          <w:delText xml:space="preserve">ר''ש</w:delText>
        </w:r>
      </w:del>
      <w:r>
        <w:t xml:space="preserve"> מ</w:t>
      </w:r>
      <w:ins w:id="90607" w:author="מנוע מכני" w:date="2026-10-05T11:32:12Z">
        <w:r>
          <w:t xml:space="preserve">ר"ה</w:t>
        </w:r>
      </w:ins>
      <w:del w:id="90608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0825954F" w14:textId="77777777" w:rsidR="00B874E6" w:rsidRDefault="009C4AE6" w:rsidP="00F63065">
      <w:pPr>
        <w:rPr>
          <w:rtl/>
        </w:rPr>
      </w:pPr>
      <w:del w:id="990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הפודה פטר חמור של חבירו - פדיונו פדוי</w:t>
      </w:r>
      <w:r w:rsidR="0057284B">
        <w:rPr>
          <w:rtl/>
        </w:rPr>
        <w:t>.</w:t>
      </w:r>
    </w:p>
    <w:p>
      <w:pPr>
        <w:pStyle w:val="38"/>
        <w:rPr>
          <w:ins w:id="99086" w:author="מנוע מכני" w:date="2026-10-05T11:32:12Z"/>
        </w:rPr>
      </w:pPr>
      <w:r w:rsidRPr="00D25F87">
        <w:t>איבעיא להו</w:t>
      </w:r>
      <w:r>
        <w:t xml:space="preserve">:</w:t>
      </w:r>
    </w:p>
    <w:p w14:paraId="24DDBC30" w14:textId="77777777" w:rsidR="009C4AE6" w:rsidRDefault="00F63065" w:rsidP="009C4AE6">
      <w:pPr>
        <w:rPr>
          <w:rtl/>
        </w:rPr>
      </w:pPr>
      <w:del w:id="990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פדיונו לפודה, </w:t>
      </w:r>
      <w:r w:rsidRPr="00D25F87">
        <w:rPr>
          <w:b/>
          <w:bCs/>
          <w:rtl/>
        </w:rPr>
        <w:t xml:space="preserve">א</w:t>
      </w:r>
      <w:ins w:id="90609" w:author="מנוע מכני" w:date="2026-10-05T11:32:12Z">
        <w:r>
          <w:rPr>
            <w:b/>
            <w:bCs/>
            <w:rtl/>
          </w:rPr>
          <w:t xml:space="preserve">ו"ד</w:t>
        </w:r>
      </w:ins>
      <w:del w:id="90610" w:author="מנוע מכני" w:date="2026-10-05T11:32:12Z">
        <w:r w:rsidRPr="00D25F87">
          <w:rPr>
            <w:b/>
            <w:bCs/>
            <w:rtl/>
          </w:rPr>
          <w:delText xml:space="preserve">ו</w:delText>
        </w:r>
        <w:r w:rsidR="009C4AE6" w:rsidRPr="00D25F87">
          <w:rPr>
            <w:rFonts w:hint="cs"/>
            <w:b/>
            <w:bCs/>
            <w:rtl/>
          </w:rPr>
          <w:delText xml:space="preserve">''ד</w:delText>
        </w:r>
      </w:del>
      <w:r>
        <w:rPr>
          <w:rtl/>
        </w:rPr>
        <w:t xml:space="preserve"> פדיונו לבעלים? אליבא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כיון דאמר מותר בהנאה - ממונא דבעלים הוא, כי תיבעי אליבא </w:t>
      </w:r>
      <w:r>
        <w:rPr>
          <w:rStyle w:val="2fb"/>
          <w:rtl/>
        </w:rPr>
        <w:t xml:space="preserve">ד</w:t>
      </w:r>
      <w:ins w:id="90611" w:author="מנוע מכני" w:date="2026-10-05T11:32:12Z">
        <w:r>
          <w:rPr>
            <w:rStyle w:val="2fb"/>
            <w:rtl/>
          </w:rPr>
          <w:t xml:space="preserve">ר"י</w:t>
        </w:r>
      </w:ins>
      <w:del w:id="9061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דאמר אסור בהנאה, להקדש מדמי </w:t>
      </w:r>
      <w:ins w:id="94557" w:author="מנוע מכני" w:date="2026-10-05T11:32:12Z">
        <w:r>
          <w:rPr>
            <w:rtl/>
          </w:rPr>
          <w:t xml:space="preserve">לו</w:t>
        </w:r>
      </w:ins>
      <w:del w:id="945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4555" w:author="מנוע מכני" w:date="2026-10-05T11:32:12Z">
        <w:r>
          <w:rPr>
            <w:rtl/>
          </w:rPr>
          <w:t xml:space="preserve">והתורה</w:t>
        </w:r>
      </w:ins>
      <w:del w:id="94556" w:author="מנוע מכני" w:date="2026-10-05T11:32:12Z">
        <w:r>
          <w:rPr>
            <w:rtl/>
          </w:rPr>
          <w:delText xml:space="preserve">ורחמנא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ונתן הכסף וקם לו, </w:t>
      </w:r>
    </w:p>
    <w:p w14:paraId="698931A9" w14:textId="77777777" w:rsidR="009C4AE6" w:rsidRDefault="009C4AE6" w:rsidP="009C4AE6">
      <w:pPr>
        <w:rPr>
          <w:rtl/>
        </w:rPr>
      </w:pPr>
      <w:r w:rsidRPr="00D25F87">
        <w:rPr>
          <w:rFonts w:hint="cs"/>
          <w:b/>
          <w:bCs/>
          <w:rtl/>
        </w:rPr>
        <w:t xml:space="preserve">א</w:t>
      </w:r>
      <w:ins w:id="90613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0614" w:author="מנוע מכני" w:date="2026-10-05T11:32:12Z">
        <w:r w:rsidRPr="00D25F87">
          <w:rPr>
            <w:rFonts w:hint="cs"/>
            <w:b/>
            <w:bCs/>
            <w:rtl/>
          </w:rPr>
          <w:delText xml:space="preserve">ו''ד</w:delText>
        </w:r>
      </w:del>
      <w:r w:rsidR="00F63065">
        <w:rPr>
          <w:rtl/>
        </w:rPr>
        <w:t xml:space="preserve"> כיון דקני </w:t>
      </w:r>
      <w:ins w:id="97465" w:author="מנוע מכני" w:date="2026-10-05T11:32:12Z">
        <w:r>
          <w:rPr>
            <w:rtl/>
          </w:rPr>
          <w:t xml:space="preserve">להם</w:t>
        </w:r>
      </w:ins>
      <w:del w:id="97466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בביני וביני,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דמי להקדש? </w:t>
      </w:r>
      <w:r w:rsidR="00F63065">
        <w:rPr>
          <w:rStyle w:val="2fb"/>
          <w:rtl/>
        </w:rPr>
        <w:t xml:space="preserve">אר"נ</w:t>
      </w:r>
      <w:r w:rsidR="00F63065">
        <w:rPr>
          <w:rtl/>
        </w:rPr>
        <w:t xml:space="preserve">, ת"ש: הגונב פטר חמור של חבירו - משלם תשלומי כפל לבעלים, ו</w:t>
      </w:r>
      <w:r w:rsidR="00FA1A10">
        <w:rPr>
          <w:rtl/>
        </w:rPr>
        <w:t>אע"פ</w:t>
      </w:r>
      <w:r w:rsidR="00F63065">
        <w:rPr>
          <w:rtl/>
        </w:rPr>
        <w:t xml:space="preserve"> שאין לו עכשיו יש לו לאחר מכאן, </w:t>
      </w:r>
    </w:p>
    <w:p w14:paraId="4F431163" w14:textId="77777777" w:rsidR="00B874E6" w:rsidRDefault="009C4AE6" w:rsidP="009C4AE6">
      <w:pPr>
        <w:rPr>
          <w:rtl/>
        </w:rPr>
      </w:pPr>
      <w:r>
        <w:rPr>
          <w:rtl/>
        </w:rPr>
        <w:t xml:space="preserve">מני? אילימא </w:t>
      </w:r>
      <w:r>
        <w:rPr>
          <w:rStyle w:val="2fb"/>
          <w:rtl/>
        </w:rPr>
        <w:t xml:space="preserve">ר"ש</w:t>
      </w:r>
      <w:r>
        <w:rPr>
          <w:rtl/>
        </w:rPr>
        <w:t xml:space="preserve"> </w:t>
      </w:r>
      <w:ins w:id="94563" w:author="מנוע מכני" w:date="2026-10-05T11:32:12Z">
        <w:r>
          <w:rPr>
            <w:rtl/>
          </w:rPr>
          <w:t xml:space="preserve">למה</w:t>
        </w:r>
      </w:ins>
      <w:del w:id="94564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 אין לו עכשיו? אלא פשיטא </w:t>
      </w:r>
      <w:ins w:id="90615" w:author="מנוע מכני" w:date="2026-10-05T11:32:12Z">
        <w:r>
          <w:rPr>
            <w:rStyle w:val="2fb"/>
            <w:rtl/>
          </w:rPr>
          <w:t xml:space="preserve">ר"י</w:t>
        </w:r>
      </w:ins>
      <w:del w:id="90616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 w:rsidR="00F63065">
        <w:rPr>
          <w:rtl/>
        </w:rPr>
        <w:t xml:space="preserve">, </w:t>
      </w:r>
      <w:ins w:id="97735" w:author="מנוע מכני" w:date="2026-10-05T11:32:12Z">
        <w:r>
          <w:rPr>
            <w:rtl/>
          </w:rPr>
          <w:t xml:space="preserve">ואם </w:t>
        </w:r>
      </w:ins>
      <w:del w:id="9773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ס"ד</w:t>
      </w:r>
      <w:r w:rsidR="00F63065">
        <w:rPr>
          <w:rtl/>
        </w:rPr>
        <w:t xml:space="preserve"> להקדש </w:t>
      </w:r>
      <w:ins w:id="90119" w:author="מנוע סמנטי" w:date="2026-10-05T11:39:44Z">
        <w:r>
          <w:rPr>
            <w:rtl/>
          </w:rPr>
          <w:t xml:space="preserve">מדמים</w:t>
        </w:r>
      </w:ins>
      <w:del w:id="90120" w:author="מנוע סמנטי" w:date="2026-10-05T11:39:44Z">
        <w:r w:rsidR="00F63065">
          <w:rPr>
            <w:rtl/>
          </w:rPr>
          <w:delText xml:space="preserve">מדמינן</w:delText>
        </w:r>
      </w:del>
      <w:r w:rsidR="00F63065">
        <w:rPr>
          <w:rtl/>
        </w:rPr>
        <w:t xml:space="preserve"> </w:t>
      </w:r>
      <w:ins w:id="94565" w:author="מנוע מכני" w:date="2026-10-05T11:32:12Z">
        <w:r>
          <w:rPr>
            <w:rtl/>
          </w:rPr>
          <w:t xml:space="preserve">לו</w:t>
        </w:r>
      </w:ins>
      <w:del w:id="9456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  <w:r>
        <w:rPr>
          <w:rFonts w:hint="cs"/>
          <w:rtl/>
        </w:rPr>
        <w:t>'</w:t>
      </w:r>
      <w:r w:rsidR="00F63065">
        <w:rPr>
          <w:rStyle w:val="afffff0"/>
          <w:rtl/>
        </w:rPr>
        <w:t>וגונב מבית האיש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ins w:id="94559" w:author="מנוע מכני" w:date="2026-10-05T11:32:12Z">
        <w:r>
          <w:rPr>
            <w:rtl/>
          </w:rPr>
          <w:t xml:space="preserve">התורה</w:t>
        </w:r>
      </w:ins>
      <w:del w:id="94560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, ולא מבית הקדש, ותו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561" w:author="מנוע מכני" w:date="2026-10-05T11:32:12Z">
        <w:r>
          <w:rPr>
            <w:rtl/>
          </w:rPr>
          <w:t xml:space="preserve">כלום</w:t>
        </w:r>
      </w:ins>
      <w:del w:id="94562" w:author="מנוע מכני" w:date="2026-10-05T11:32:12Z">
        <w:r w:rsidR="00F63065">
          <w:rPr>
            <w:rtl/>
          </w:rPr>
          <w:delText xml:space="preserve">מידי</w:delText>
        </w:r>
      </w:del>
      <w:r w:rsidR="0057284B">
        <w:rPr>
          <w:rtl/>
        </w:rPr>
        <w:t>.</w:t>
      </w:r>
    </w:p>
    <w:p w14:paraId="5AFED981" w14:textId="77777777" w:rsidR="0057284B" w:rsidRDefault="0057284B" w:rsidP="0057284B">
      <w:pPr>
        <w:jc w:val="center"/>
        <w:rPr>
          <w:del w:id="90016" w:author="מנוע עיצוב" w:date="2026-10-05T11:33:53Z"/>
          <w:rtl/>
        </w:rPr>
      </w:pPr>
      <w:del w:id="90013" w:author="מנוע עיצוב" w:date="2026-10-05T11:33:53Z">
        <w:r>
          <w:rPr>
            <w:rtl/>
          </w:rPr>
          <w:delText xml:space="preserve">•</w:delText>
        </w:r>
      </w:del>
      <w:ins w:id="96021" w:author="מנוע מכני" w:date="2026-10-05T11:32:12Z">
        <w:r>
          <w:rPr>
            <w:rtl/>
          </w:rPr>
          <w:t xml:space="preserve"> </w:t>
        </w:r>
      </w:ins>
      <w:del w:id="96022" w:author="מנוע מכני" w:date="2026-10-05T11:32:12Z">
        <w:r>
          <w:rPr>
            <w:rtl/>
          </w:rPr>
          <w:delText xml:space="preserve">  </w:delText>
        </w:r>
      </w:del>
      <w:del w:id="90014" w:author="מנוע עיצוב" w:date="2026-10-05T11:33:53Z">
        <w:r>
          <w:rPr>
            <w:rtl/>
          </w:rPr>
          <w:delText xml:space="preserve">•</w:delText>
        </w:r>
      </w:del>
      <w:ins w:id="96023" w:author="מנוע מכני" w:date="2026-10-05T11:32:12Z">
        <w:r>
          <w:rPr>
            <w:rtl/>
          </w:rPr>
          <w:t xml:space="preserve"> </w:t>
        </w:r>
      </w:ins>
      <w:del w:id="96024" w:author="מנוע מכני" w:date="2026-10-05T11:32:12Z">
        <w:r>
          <w:rPr>
            <w:rtl/>
          </w:rPr>
          <w:delText xml:space="preserve">  </w:delText>
        </w:r>
      </w:del>
      <w:del w:id="90015" w:author="מנוע עיצוב" w:date="2026-10-05T11:33:53Z">
        <w:r>
          <w:rPr>
            <w:rtl/>
          </w:rPr>
          <w:delText xml:space="preserve">•</w:delText>
        </w:r>
      </w:del>
    </w:p>
    <w:p w14:paraId="7DEB2232" w14:textId="77777777" w:rsidR="00B874E6" w:rsidRDefault="00F63065" w:rsidP="009C4AE6">
      <w:pPr>
        <w:pStyle w:val="afffd"/>
        <w:rPr>
          <w:rtl/>
        </w:rPr>
      </w:pPr>
      <w:r>
        <w:rPr>
          <w:rtl/>
        </w:rPr>
        <w:t>אחת ביכרה ואחת שלא ביכרה [כו']</w:t>
      </w:r>
      <w:r w:rsidR="0057284B">
        <w:rPr>
          <w:rtl/>
        </w:rPr>
        <w:t>.</w:t>
      </w:r>
    </w:p>
    <w:p>
      <w:pPr>
        <w:pStyle w:val="38"/>
        <w:rPr>
          <w:ins w:id="99088" w:author="מנוע מכני" w:date="2026-10-05T11:32:12Z"/>
        </w:rPr>
      </w:pPr>
      <w:r>
        <w:t xml:space="preserve">ת"ר:</w:t>
      </w:r>
    </w:p>
    <w:p w14:paraId="408BCD6D" w14:textId="77777777" w:rsidR="008C614C" w:rsidRDefault="00F63065" w:rsidP="00F63065">
      <w:pPr>
        <w:rPr>
          <w:rtl/>
        </w:rPr>
      </w:pPr>
      <w:del w:id="990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כיצד אמרו נכנס לדיר להתעש</w:t>
      </w:r>
      <w:r w:rsidR="008C614C">
        <w:rPr>
          <w:rtl/>
        </w:rPr>
        <w:t>ר אי אתה יכול לומר בבא ליד כהן</w:t>
      </w:r>
      <w:r w:rsidR="008C614C">
        <w:rPr>
          <w:rFonts w:hint="cs"/>
          <w:rtl/>
        </w:rPr>
        <w:t>,</w:t>
      </w:r>
      <w:r>
        <w:rPr>
          <w:rtl/>
        </w:rPr>
        <w:t xml:space="preserve"> </w:t>
      </w:r>
    </w:p>
    <w:p w14:paraId="4E54B2C7" w14:textId="77777777" w:rsidR="008C614C" w:rsidRDefault="00F63065" w:rsidP="00C5567C">
      <w:pPr>
        <w:pStyle w:val="a"/>
        <w:rPr>
          <w:rtl/>
        </w:rPr>
      </w:pPr>
      <w:r>
        <w:rPr>
          <w:rtl/>
        </w:rPr>
        <w:t xml:space="preserve">שהרי שנינו הלקוח ושניתן לו במתנה - פטור ממעשר בהמה, </w:t>
      </w:r>
    </w:p>
    <w:p>
      <w:pPr>
        <w:pStyle w:val="38"/>
        <w:rPr>
          <w:ins w:id="99090" w:author="מנוע מכני" w:date="2026-10-05T11:32:12Z"/>
        </w:rPr>
      </w:pPr>
      <w:r>
        <w:t xml:space="preserve">אלא</w:t>
      </w:r>
    </w:p>
    <w:p w14:paraId="225B5084" w14:textId="77777777" w:rsidR="00B874E6" w:rsidRDefault="00F63065" w:rsidP="00792FF0">
      <w:pPr>
        <w:pStyle w:val="021"/>
        <w:rPr>
          <w:rtl/>
        </w:rPr>
      </w:pPr>
      <w:del w:id="990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בישראל שהיו לו עשרה ספק פטרי חמורים בתוך ביתו, שמפריש עליהן עשרה שיין ומעשרן והן שלו</w:t>
      </w:r>
      <w:r w:rsidR="0057284B">
        <w:rPr>
          <w:rtl/>
        </w:rPr>
        <w:t>.</w:t>
      </w:r>
    </w:p>
    <w:p>
      <w:pPr>
        <w:pStyle w:val="38"/>
        <w:rPr>
          <w:ins w:id="99092" w:author="מנוע מכני" w:date="2026-10-05T11:32:12Z"/>
        </w:rPr>
      </w:pPr>
      <w:r>
        <w:t xml:space="preserve">מסייע </w:t>
      </w:r>
      <w:r w:rsidR="008C614C">
        <w:t xml:space="preserve">ל</w:t>
      </w:r>
      <w:ins w:id="90617" w:author="מנוע מכני" w:date="2026-10-05T11:32:12Z">
        <w:r>
          <w:t xml:space="preserve">ר"נ</w:t>
        </w:r>
      </w:ins>
      <w:del w:id="90618" w:author="מנוע מכני" w:date="2026-10-05T11:32:12Z">
        <w:r w:rsidR="008C614C">
          <w:delText xml:space="preserve">ר''נ</w:delText>
        </w:r>
      </w:del>
      <w:r w:rsidR="008C614C">
        <w:t xml:space="preserve"> דאמר מר</w:t>
      </w:r>
      <w:ins w:id="90619" w:author="מנוע מכני" w:date="2026-10-05T11:32:12Z">
        <w:r>
          <w:t xml:space="preserve">ב"א</w:t>
        </w:r>
      </w:ins>
      <w:del w:id="90620" w:author="מנוע מכני" w:date="2026-10-05T11:32:12Z">
        <w:r w:rsidR="008C614C">
          <w:delText xml:space="preserve">ב''א</w:delText>
        </w:r>
      </w:del>
      <w:r w:rsidR="008C614C">
        <w:t xml:space="preserve">:</w:t>
      </w:r>
    </w:p>
    <w:p w14:paraId="242C91BA" w14:textId="77777777" w:rsidR="00B874E6" w:rsidRDefault="00F63065" w:rsidP="008C614C">
      <w:pPr>
        <w:rPr>
          <w:rtl/>
        </w:rPr>
      </w:pPr>
      <w:del w:id="99093" w:author="מנוע מכני" w:date="2026-10-05T11:32:12Z">
        <w:r w:rsidR="008C614C">
          <w:rPr>
            <w:rFonts w:hint="cs"/>
            <w:rtl/>
          </w:rPr>
          <w:delText xml:space="preserve"> </w:delText>
        </w:r>
      </w:del>
      <w:r>
        <w:rPr>
          <w:rtl/>
        </w:rPr>
        <w:t>ישראל</w:t>
      </w:r>
      <w:r w:rsidR="008C614C">
        <w:rPr>
          <w:rtl/>
        </w:rPr>
        <w:t xml:space="preserve"> שהיו לו עשרה ספק פטרי חמורים </w:t>
      </w:r>
      <w:r>
        <w:rPr>
          <w:rtl/>
        </w:rPr>
        <w:t>מפריש עליהן עשרה שיין, ומעשרן והן שלו</w:t>
      </w:r>
      <w:r w:rsidR="0057284B">
        <w:rPr>
          <w:rtl/>
        </w:rPr>
        <w:t>.</w:t>
      </w:r>
    </w:p>
    <w:p>
      <w:pPr>
        <w:pStyle w:val="38"/>
        <w:rPr>
          <w:ins w:id="99094" w:author="מנוע מכני" w:date="2026-10-05T11:32:12Z"/>
        </w:rPr>
      </w:pPr>
      <w:r>
        <w:t xml:space="preserve">ועוד א</w:t>
      </w:r>
      <w:ins w:id="90621" w:author="מנוע מכני" w:date="2026-10-05T11:32:12Z">
        <w:r>
          <w:t xml:space="preserve">ר"נ</w:t>
        </w:r>
      </w:ins>
      <w:del w:id="90622" w:author="מנוע מכני" w:date="2026-10-05T11:32:12Z">
        <w:r>
          <w:delText xml:space="preserve">ר''נ</w:delText>
        </w:r>
      </w:del>
      <w:r>
        <w:t xml:space="preserve"> מר</w:t>
      </w:r>
      <w:ins w:id="90623" w:author="מנוע מכני" w:date="2026-10-05T11:32:12Z">
        <w:r>
          <w:t xml:space="preserve">ב"א</w:t>
        </w:r>
      </w:ins>
      <w:del w:id="9062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5CDF41C5" w14:textId="77777777" w:rsidR="00B874E6" w:rsidRDefault="008C614C" w:rsidP="008C614C">
      <w:pPr>
        <w:rPr>
          <w:rtl/>
        </w:rPr>
      </w:pPr>
      <w:del w:id="990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שהיו לו עשרה פטרי חמורים ודאין בתוך ביתו, שנפלו מבית אבי אמו כהן, ואותו אבי אמו כהן נפלו לו מבית אבי אמו ישראל - מפריש עליהן עשרה שיין, ומעשרן והן שלו</w:t>
      </w:r>
      <w:r w:rsidR="0057284B">
        <w:rPr>
          <w:rtl/>
        </w:rPr>
        <w:t>.</w:t>
      </w:r>
    </w:p>
    <w:p>
      <w:pPr>
        <w:pStyle w:val="38"/>
        <w:rPr>
          <w:ins w:id="99096" w:author="מנוע מכני" w:date="2026-10-05T11:32:12Z"/>
        </w:rPr>
      </w:pPr>
      <w:r>
        <w:t xml:space="preserve">ועוד א</w:t>
      </w:r>
      <w:ins w:id="90005" w:author="מנוע מכני" w:date="2026-10-05T11:32:12Z">
        <w:r>
          <w:t xml:space="preserve">ר"נ</w:t>
        </w:r>
      </w:ins>
      <w:del w:id="90006" w:author="מנוע מכני" w:date="2026-10-05T11:32:12Z">
        <w:r>
          <w:delText xml:space="preserve">ר'נ</w:delText>
        </w:r>
      </w:del>
      <w:r>
        <w:t xml:space="preserve"> מר</w:t>
      </w:r>
      <w:ins w:id="90625" w:author="מנוע מכני" w:date="2026-10-05T11:32:12Z">
        <w:r>
          <w:t xml:space="preserve">ב"א</w:t>
        </w:r>
      </w:ins>
      <w:del w:id="90626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BEAFB0E" w14:textId="77777777" w:rsidR="00B874E6" w:rsidRDefault="008C614C" w:rsidP="008C614C">
      <w:pPr>
        <w:rPr>
          <w:rtl/>
        </w:rPr>
      </w:pPr>
      <w:del w:id="990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שהיו לו טבלים ממורחין בתוך ביתו, שנפלו מבית אבי אמו כהן, ואותו אבי אמו כהן נפלו לו מבית אבי אמו ישראל - מעשרן והן שלו</w:t>
      </w:r>
      <w:r w:rsidR="0057284B">
        <w:rPr>
          <w:rtl/>
        </w:rPr>
        <w:t>.</w:t>
      </w:r>
    </w:p>
    <w:p w14:paraId="00AE35C9" w14:textId="77777777" w:rsidR="008C614C" w:rsidRDefault="00F63065" w:rsidP="00F63065">
      <w:pPr>
        <w:rPr>
          <w:rtl/>
        </w:rPr>
      </w:pPr>
      <w:r>
        <w:rPr>
          <w:rtl/>
        </w:rPr>
        <w:t>וצריכא</w:t>
      </w:r>
      <w:r w:rsidR="008C614C">
        <w:rPr>
          <w:rFonts w:hint="cs"/>
          <w:rtl/>
        </w:rPr>
        <w:t xml:space="preserve"> </w:t>
      </w:r>
      <w:ins w:id="93207" w:author="מנוע מכני" w:date="2026-10-05T11:32:12Z">
        <w:r>
          <w:rPr>
            <w:rFonts w:hint="cs"/>
            <w:rtl/>
          </w:rPr>
          <w:t xml:space="preserve">כאן</w:t>
        </w:r>
      </w:ins>
      <w:del w:id="93208" w:author="מנוע מכני" w:date="2026-10-05T11:32:12Z">
        <w:r w:rsidR="008C614C">
          <w:rPr>
            <w:rFonts w:hint="cs"/>
            <w:rtl/>
          </w:rPr>
          <w:delText xml:space="preserve">הכא</w:delText>
        </w:r>
      </w:del>
      <w:r w:rsidR="008C614C">
        <w:rPr>
          <w:rFonts w:hint="cs"/>
          <w:rtl/>
        </w:rPr>
        <w:t xml:space="preserve"> אפי' דכמי שלא הורמו דמין </w:t>
      </w:r>
    </w:p>
    <w:p w14:paraId="36521080" w14:textId="77777777" w:rsidR="008C614C" w:rsidRDefault="008C614C" w:rsidP="008C614C">
      <w:pPr>
        <w:rPr>
          <w:rtl/>
        </w:rPr>
      </w:pPr>
      <w:ins w:id="93209" w:author="מנוע מכני" w:date="2026-10-05T11:32:12Z">
        <w:r>
          <w:rPr>
            <w:rFonts w:hint="cs"/>
            <w:rtl/>
          </w:rPr>
          <w:t xml:space="preserve">ושם</w:t>
        </w:r>
      </w:ins>
      <w:del w:id="93210" w:author="מנוע מכני" w:date="2026-10-05T11:32:12Z">
        <w:r>
          <w:rPr>
            <w:rFonts w:hint="cs"/>
            <w:rtl/>
          </w:rPr>
          <w:delText xml:space="preserve">והתם</w:delText>
        </w:r>
      </w:del>
      <w:r>
        <w:rPr>
          <w:rFonts w:hint="cs"/>
          <w:rtl/>
        </w:rPr>
        <w:t xml:space="preserve"> שה </w:t>
      </w:r>
      <w:ins w:id="97529" w:author="מנוע מכני" w:date="2026-10-05T11:32:12Z">
        <w:r>
          <w:rPr>
            <w:rFonts w:hint="cs"/>
            <w:rtl/>
          </w:rPr>
          <w:t xml:space="preserve">מעולם</w:t>
        </w:r>
      </w:ins>
      <w:del w:id="97530" w:author="מנוע מכני" w:date="2026-10-05T11:32:12Z">
        <w:r>
          <w:rPr>
            <w:rFonts w:hint="cs"/>
            <w:rtl/>
          </w:rPr>
          <w:delText xml:space="preserve">מעלמא</w:delText>
        </w:r>
      </w:del>
      <w:r>
        <w:rPr>
          <w:rFonts w:hint="cs"/>
          <w:rtl/>
        </w:rPr>
        <w:t xml:space="preserve"> בעי אתוי ומפריש </w:t>
      </w:r>
      <w:ins w:id="98417" w:author="מנוע מכני" w:date="2026-10-05T11:32:12Z">
        <w:r>
          <w:rPr>
            <w:rFonts w:hint="cs"/>
            <w:rtl/>
          </w:rPr>
          <w:t xml:space="preserve">ועומד</w:t>
        </w:r>
      </w:ins>
      <w:del w:id="98418" w:author="מנוע מכני" w:date="2026-10-05T11:32:12Z">
        <w:r>
          <w:rPr>
            <w:rFonts w:hint="cs"/>
            <w:rtl/>
          </w:rPr>
          <w:delText xml:space="preserve">וקאי</w:delText>
        </w:r>
      </w:del>
      <w:r>
        <w:rPr>
          <w:rFonts w:hint="cs"/>
          <w:rtl/>
        </w:rPr>
        <w:t xml:space="preserve"> </w:t>
      </w:r>
    </w:p>
    <w:p w14:paraId="054FC5FD" w14:textId="77777777" w:rsidR="00FA6125" w:rsidRDefault="00FA6125" w:rsidP="00FA6125">
      <w:pPr>
        <w:pStyle w:val="afff0"/>
        <w:framePr w:wrap="around"/>
        <w:rPr>
          <w:rtl/>
        </w:rPr>
      </w:pPr>
      <w:r>
        <w:rPr>
          <w:rFonts w:hint="cs"/>
          <w:rtl/>
        </w:rPr>
        <w:t>יא:</w:t>
      </w:r>
    </w:p>
    <w:p>
      <w:pPr>
        <w:pStyle w:val="38"/>
        <w:rPr>
          <w:ins w:id="99098" w:author="מנוע מכני" w:date="2026-10-05T11:32:12Z"/>
        </w:rPr>
      </w:pPr>
      <w:r>
        <w:lastRenderedPageBreak/>
        <w:t xml:space="preserve">א</w:t>
      </w:r>
      <w:ins w:id="90627" w:author="מנוע מכני" w:date="2026-10-05T11:32:12Z">
        <w:r>
          <w:t xml:space="preserve">ר"ש</w:t>
        </w:r>
      </w:ins>
      <w:del w:id="90628" w:author="מנוע מכני" w:date="2026-10-05T11:32:12Z">
        <w:r>
          <w:lastRenderedPageBreak/>
          <w:delText xml:space="preserve">ר''ש</w:delText>
        </w:r>
      </w:del>
      <w:r>
        <w:lastRenderedPageBreak/>
        <w:t xml:space="preserve"> ב'''נ </w:t>
      </w:r>
      <w:r w:rsidR="00FA6125">
        <w:t xml:space="preserve">מרש</w:t>
      </w:r>
      <w:ins w:id="90629" w:author="מנוע מכני" w:date="2026-10-05T11:32:12Z">
        <w:r>
          <w:t xml:space="preserve">ב"נ</w:t>
        </w:r>
      </w:ins>
      <w:del w:id="90630" w:author="מנוע מכני" w:date="2026-10-05T11:32:12Z">
        <w:r w:rsidR="00FA6125">
          <w:delText xml:space="preserve">ב''נ</w:delText>
        </w:r>
      </w:del>
      <w:r w:rsidR="00FA6125">
        <w:t xml:space="preserve"> מ</w:t>
      </w:r>
      <w:ins w:id="90631" w:author="מנוע מכני" w:date="2026-10-05T11:32:12Z">
        <w:r>
          <w:t xml:space="preserve">ר"ח</w:t>
        </w:r>
      </w:ins>
      <w:del w:id="90632" w:author="מנוע מכני" w:date="2026-10-05T11:32:12Z">
        <w:r w:rsidR="00FA6125">
          <w:delText xml:space="preserve">ר''ח</w:delText>
        </w:r>
      </w:del>
      <w:r w:rsidR="00F63065">
        <w:t xml:space="preserve">:</w:t>
      </w:r>
    </w:p>
    <w:p w14:paraId="606B1E6D" w14:textId="77777777" w:rsidR="00B874E6" w:rsidRDefault="008C614C" w:rsidP="00FA6125">
      <w:pPr>
        <w:rPr>
          <w:rtl/>
        </w:rPr>
      </w:pPr>
      <w:del w:id="990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הלוקח טבלים ממורחין מן </w:t>
      </w:r>
      <w:r w:rsidR="00824319">
        <w:rPr>
          <w:rtl/>
        </w:rPr>
        <w:t>העכו"ם</w:t>
      </w:r>
      <w:r w:rsidR="00F63065">
        <w:rPr>
          <w:rtl/>
        </w:rPr>
        <w:t xml:space="preserve"> - מעשרן והן שלו, </w:t>
      </w:r>
      <w:r w:rsidR="00FA6125">
        <w:rPr>
          <w:rFonts w:hint="cs"/>
          <w:rtl/>
        </w:rPr>
        <w:t xml:space="preserve">ומיירי </w:t>
      </w:r>
      <w:r w:rsidR="00F63065">
        <w:rPr>
          <w:rtl/>
        </w:rPr>
        <w:t xml:space="preserve">מרחינהו ישראל מרשות </w:t>
      </w:r>
      <w:ins w:id="98259" w:author="מנוע מכני" w:date="2026-10-05T11:32:12Z">
        <w:r>
          <w:rPr>
            <w:rtl/>
          </w:rPr>
          <w:t xml:space="preserve">נכרי</w:t>
        </w:r>
      </w:ins>
      <w:del w:id="98260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, מעשרן - דאין קנין </w:t>
      </w:r>
      <w:ins w:id="98261" w:author="מנוע מכני" w:date="2026-10-05T11:32:12Z">
        <w:r>
          <w:rPr>
            <w:rtl/>
          </w:rPr>
          <w:t xml:space="preserve">לנכרי</w:t>
        </w:r>
      </w:ins>
      <w:del w:id="9826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בארץ ישראל להפקיע מיד מעשר, והן שלו - דאמר </w:t>
      </w:r>
      <w:ins w:id="94567" w:author="מנוע מכני" w:date="2026-10-05T11:32:12Z">
        <w:r>
          <w:rPr>
            <w:rtl/>
          </w:rPr>
          <w:t xml:space="preserve">לו</w:t>
        </w:r>
      </w:ins>
      <w:del w:id="9456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: </w:t>
      </w:r>
      <w:ins w:id="90575" w:author="מנוע סמנטי" w:date="2026-10-05T11:39:44Z">
        <w:r>
          <w:rPr>
            <w:rtl/>
          </w:rPr>
          <w:t xml:space="preserve">באתי</w:t>
        </w:r>
      </w:ins>
      <w:del w:id="90576" w:author="מנוע סמנטי" w:date="2026-10-05T11:39:44Z">
        <w:r w:rsidR="00F63065">
          <w:rPr>
            <w:rtl/>
          </w:rPr>
          <w:delText xml:space="preserve">קאתינא</w:delText>
        </w:r>
      </w:del>
      <w:r w:rsidR="00F63065">
        <w:rPr>
          <w:rtl/>
        </w:rPr>
        <w:t xml:space="preserve"> מכח </w:t>
      </w:r>
      <w:ins w:id="98419" w:author="מנוע מכני" w:date="2026-10-05T11:32:12Z">
        <w:r>
          <w:rPr>
            <w:rtl/>
          </w:rPr>
          <w:t xml:space="preserve">אדם</w:t>
        </w:r>
      </w:ins>
      <w:del w:id="98420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 דלא מצית אישתעיה דינא בהדיה</w:t>
      </w:r>
      <w:r w:rsidR="0057284B">
        <w:rPr>
          <w:rtl/>
        </w:rPr>
        <w:t>.</w:t>
      </w:r>
    </w:p>
    <w:p>
      <w:pPr>
        <w:pStyle w:val="38"/>
        <w:rPr>
          <w:ins w:id="99100" w:author="מנוע מכני" w:date="2026-10-05T11:32:12Z"/>
        </w:rPr>
      </w:pPr>
      <w:r>
        <w:t xml:space="preserve">תנן</w:t>
      </w:r>
      <w:r>
        <w:t xml:space="preserve"> </w:t>
      </w:r>
      <w:ins w:id="93211" w:author="מנוע מכני" w:date="2026-10-05T11:32:12Z">
        <w:r>
          <w:t xml:space="preserve">שם</w:t>
        </w:r>
      </w:ins>
      <w:del w:id="93212" w:author="מנוע מכני" w:date="2026-10-05T11:32:12Z">
        <w:r>
          <w:delText xml:space="preserve">התם</w:delText>
        </w:r>
      </w:del>
      <w:r>
        <w:t xml:space="preserve">:</w:t>
      </w:r>
    </w:p>
    <w:p w14:paraId="087B1930" w14:textId="77777777" w:rsidR="00B874E6" w:rsidRDefault="00F63065" w:rsidP="00F63065">
      <w:pPr>
        <w:rPr>
          <w:rtl/>
        </w:rPr>
      </w:pPr>
      <w:del w:id="991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המפקיד פירותיו אצל הכותי ואצל עם הארץ - בחזקתן למעשר ולשביעית, אצל </w:t>
      </w:r>
      <w:r w:rsidR="00824319">
        <w:rPr>
          <w:rtl/>
        </w:rPr>
        <w:t>העכו"ם</w:t>
      </w:r>
      <w:r>
        <w:rPr>
          <w:rtl/>
        </w:rPr>
        <w:t xml:space="preserve"> כפירותיו, </w:t>
      </w:r>
      <w:r>
        <w:rPr>
          <w:rStyle w:val="2fb"/>
          <w:rtl/>
        </w:rPr>
        <w:t xml:space="preserve">ר"ש</w:t>
      </w:r>
      <w:r>
        <w:rPr>
          <w:rtl/>
        </w:rPr>
        <w:t xml:space="preserve"> אומר: </w:t>
      </w:r>
      <w:ins w:id="94569" w:author="מנוע מכני" w:date="2026-10-05T11:32:12Z">
        <w:r>
          <w:rPr>
            <w:rtl/>
          </w:rPr>
          <w:t xml:space="preserve">דמה</w:t>
        </w:r>
      </w:ins>
      <w:del w:id="94570" w:author="מנוע מכני" w:date="2026-10-05T11:32:12Z">
        <w:r>
          <w:rPr>
            <w:rtl/>
          </w:rPr>
          <w:delText xml:space="preserve">דמאי</w:delText>
        </w:r>
      </w:del>
      <w:r w:rsidR="0057284B">
        <w:rPr>
          <w:rtl/>
        </w:rPr>
        <w:t>.</w:t>
      </w:r>
    </w:p>
    <w:p>
      <w:pPr>
        <w:pStyle w:val="38"/>
        <w:rPr>
          <w:ins w:id="99102" w:author="מנוע מכני" w:date="2026-10-05T11:32:12Z"/>
        </w:rPr>
      </w:pPr>
      <w:r>
        <w:t xml:space="preserve">אר"א:</w:t>
      </w:r>
    </w:p>
    <w:p w14:paraId="7581F4E4" w14:textId="77777777" w:rsidR="00B874E6" w:rsidRDefault="00F63065" w:rsidP="00F63065">
      <w:pPr>
        <w:rPr>
          <w:rtl/>
        </w:rPr>
      </w:pPr>
      <w:del w:id="991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להפריש כולי </w:t>
      </w:r>
      <w:ins w:id="97531" w:author="מנוע מכני" w:date="2026-10-05T11:32:12Z">
        <w:r>
          <w:rPr>
            <w:rtl/>
          </w:rPr>
          <w:t xml:space="preserve">עולם</w:t>
        </w:r>
      </w:ins>
      <w:del w:id="97532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213" w:author="מנוע מכני" w:date="2026-10-05T11:32:12Z">
        <w:r>
          <w:rPr>
            <w:rtl/>
          </w:rPr>
          <w:t xml:space="preserve">חלקו</w:t>
        </w:r>
      </w:ins>
      <w:del w:id="9321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כי </w:t>
      </w:r>
      <w:ins w:id="93215" w:author="מנוע מכני" w:date="2026-10-05T11:32:12Z">
        <w:r>
          <w:rPr>
            <w:rtl/>
          </w:rPr>
          <w:t xml:space="preserve">חלקו</w:t>
        </w:r>
      </w:ins>
      <w:del w:id="9321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ליתנן לכהן, תנא </w:t>
      </w:r>
      <w:ins w:id="97533" w:author="מנוע מכני" w:date="2026-10-05T11:32:12Z">
        <w:r>
          <w:rPr>
            <w:rtl/>
          </w:rPr>
          <w:t xml:space="preserve">ראשון</w:t>
        </w:r>
      </w:ins>
      <w:del w:id="9753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סבר: ודאי חלפינהו, ובעי מיתננהו לכהן, </w:t>
      </w:r>
      <w:r>
        <w:rPr>
          <w:rStyle w:val="2fb"/>
          <w:rtl/>
        </w:rPr>
        <w:t xml:space="preserve">ור' שמעון</w:t>
      </w:r>
      <w:r>
        <w:rPr>
          <w:rtl/>
        </w:rPr>
        <w:t xml:space="preserve"> סבר: </w:t>
      </w:r>
      <w:ins w:id="94571" w:author="מנוע מכני" w:date="2026-10-05T11:32:12Z">
        <w:r>
          <w:rPr>
            <w:rtl/>
          </w:rPr>
          <w:t xml:space="preserve">דמה</w:t>
        </w:r>
      </w:ins>
      <w:del w:id="94572" w:author="מנוע מכני" w:date="2026-10-05T11:32:12Z">
        <w:r>
          <w:rPr>
            <w:rtl/>
          </w:rPr>
          <w:delText xml:space="preserve">דמאי</w:delText>
        </w:r>
      </w:del>
      <w:r w:rsidR="0057284B">
        <w:rPr>
          <w:rtl/>
        </w:rPr>
        <w:t>.</w:t>
      </w:r>
    </w:p>
    <w:p w14:paraId="159CC059" w14:textId="77777777" w:rsidR="00FA6125" w:rsidRDefault="00F63065" w:rsidP="00F63065">
      <w:pPr>
        <w:rPr>
          <w:rtl/>
        </w:rPr>
      </w:pPr>
      <w:ins w:id="98093" w:author="מנוע מכני" w:date="2026-10-05T11:32:12Z">
        <w:r>
          <w:rPr>
            <w:rtl/>
          </w:rPr>
          <w:t xml:space="preserve">ישב</w:t>
        </w:r>
      </w:ins>
      <w:del w:id="98094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 דימי</w:t>
      </w:r>
      <w:r>
        <w:rPr>
          <w:rtl/>
        </w:rPr>
        <w:t xml:space="preserve"> </w:t>
      </w:r>
      <w:ins w:id="94573" w:author="מנוע מכני" w:date="2026-10-05T11:32:12Z">
        <w:r>
          <w:rPr>
            <w:rtl/>
          </w:rPr>
          <w:t xml:space="preserve">ואומר</w:t>
        </w:r>
      </w:ins>
      <w:del w:id="94574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להא </w:t>
      </w:r>
      <w:ins w:id="97535" w:author="מנוע מכני" w:date="2026-10-05T11:32:12Z">
        <w:r>
          <w:rPr>
            <w:rtl/>
          </w:rPr>
          <w:t xml:space="preserve">שמועה</w:t>
        </w:r>
      </w:ins>
      <w:del w:id="97536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</w:t>
      </w: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אביי</w:t>
      </w:r>
      <w:r>
        <w:rPr>
          <w:rtl/>
        </w:rPr>
        <w:t xml:space="preserve">: טעמא - דמספקא לן </w:t>
      </w:r>
      <w:ins w:id="97737" w:author="מנוע מכני" w:date="2026-10-05T11:32:12Z">
        <w:r>
          <w:rPr>
            <w:rtl/>
          </w:rPr>
          <w:t xml:space="preserve">אם </w:t>
        </w:r>
      </w:ins>
      <w:del w:id="9773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חלפינהו </w:t>
      </w:r>
      <w:ins w:id="97739" w:author="מנוע מכני" w:date="2026-10-05T11:32:12Z">
        <w:r>
          <w:rPr>
            <w:rtl/>
          </w:rPr>
          <w:t xml:space="preserve">אם </w:t>
        </w:r>
      </w:ins>
      <w:del w:id="9774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לא</w:t>
      </w:r>
      <w:r>
        <w:rPr>
          <w:rtl/>
        </w:rPr>
        <w:t xml:space="preserve"> חלפינהו, הא ודאי חלפינהו - דכולי </w:t>
      </w:r>
      <w:ins w:id="97537" w:author="מנוע מכני" w:date="2026-10-05T11:32:12Z">
        <w:r>
          <w:rPr>
            <w:rtl/>
          </w:rPr>
          <w:t xml:space="preserve">עולם</w:t>
        </w:r>
      </w:ins>
      <w:del w:id="97538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בעי </w:t>
      </w:r>
      <w:ins w:id="90577" w:author="מנוע סמנטי" w:date="2026-10-05T11:39:44Z">
        <w:r>
          <w:rPr>
            <w:rtl/>
          </w:rPr>
          <w:t xml:space="preserve">לתתם</w:t>
        </w:r>
      </w:ins>
      <w:del w:id="90578" w:author="מנוע סמנטי" w:date="2026-10-05T11:39:44Z">
        <w:r>
          <w:rPr>
            <w:rtl/>
          </w:rPr>
          <w:delText xml:space="preserve">למיתבינהו</w:delText>
        </w:r>
      </w:del>
      <w:r>
        <w:rPr>
          <w:rtl/>
        </w:rPr>
        <w:t xml:space="preserve"> לכהן</w:t>
      </w:r>
      <w:ins w:id="96025" w:author="מנוע מכני" w:date="2026-10-05T11:32:12Z">
        <w:r>
          <w:rPr>
            <w:rtl/>
          </w:rPr>
          <w:t xml:space="preserve">,</w:t>
        </w:r>
      </w:ins>
      <w:del w:id="9602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04" w:author="מנוע מכני" w:date="2026-10-05T11:32:12Z"/>
        </w:rPr>
      </w:pPr>
      <w:r>
        <w:t xml:space="preserve">והאמר </w:t>
      </w:r>
      <w:ins w:id="90633" w:author="מנוע מכני" w:date="2026-10-05T11:32:12Z">
        <w:r>
          <w:t xml:space="preserve">ר"ש</w:t>
        </w:r>
      </w:ins>
      <w:del w:id="90634" w:author="מנוע מכני" w:date="2026-10-05T11:32:12Z">
        <w:r>
          <w:delText xml:space="preserve">ר</w:delText>
        </w:r>
        <w:r w:rsidR="00FA6125">
          <w:delText xml:space="preserve">''ש</w:delText>
        </w:r>
      </w:del>
      <w:r w:rsidR="00FA6125">
        <w:t xml:space="preserve">ב</w:t>
      </w:r>
      <w:ins w:id="90635" w:author="מנוע מכני" w:date="2026-10-05T11:32:12Z">
        <w:r>
          <w:t xml:space="preserve">ר"ח</w:t>
        </w:r>
      </w:ins>
      <w:del w:id="90636" w:author="מנוע מכני" w:date="2026-10-05T11:32:12Z">
        <w:r w:rsidR="00FA6125">
          <w:delText xml:space="preserve">ר''ח</w:delText>
        </w:r>
      </w:del>
      <w:r>
        <w:t xml:space="preserve">:</w:t>
      </w:r>
    </w:p>
    <w:p w14:paraId="398BD100" w14:textId="77777777" w:rsidR="00B874E6" w:rsidRDefault="00F63065" w:rsidP="00FA6125">
      <w:pPr>
        <w:rPr>
          <w:rtl/>
        </w:rPr>
      </w:pPr>
      <w:del w:id="991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טבלים מן </w:t>
      </w:r>
      <w:r w:rsidR="00824319">
        <w:rPr>
          <w:rtl/>
        </w:rPr>
        <w:t>העכו"ם</w:t>
      </w:r>
      <w:r>
        <w:rPr>
          <w:rtl/>
        </w:rPr>
        <w:t xml:space="preserve"> ממורחין - מעשרן והן שלו! </w:t>
      </w:r>
      <w:ins w:id="94575" w:author="מנוע מכני" w:date="2026-10-05T11:32:12Z">
        <w:r>
          <w:rPr>
            <w:rtl/>
          </w:rPr>
          <w:t xml:space="preserve">שמא</w:t>
        </w:r>
      </w:ins>
      <w:del w:id="94576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, כאן - בתרומה גדולה, כאן - בתרומת מעשר? אזכרתן </w:t>
      </w:r>
      <w:ins w:id="93217" w:author="מנוע מכני" w:date="2026-10-05T11:32:12Z">
        <w:r>
          <w:rPr>
            <w:rtl/>
          </w:rPr>
          <w:t xml:space="preserve">דבר</w:t>
        </w:r>
      </w:ins>
      <w:del w:id="93218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, דא"ר יהושע בן לוי: מנין ללוקח טבלים ממורחין מן </w:t>
      </w:r>
      <w:r w:rsidR="00824319">
        <w:rPr>
          <w:rtl/>
        </w:rPr>
        <w:t>העכו"ם</w:t>
      </w:r>
      <w:r>
        <w:rPr>
          <w:rtl/>
        </w:rPr>
        <w:t xml:space="preserve"> שהוא פטור מתרומת מעשר, שנאמר </w:t>
      </w:r>
      <w:r w:rsidR="00FA6125">
        <w:rPr>
          <w:rFonts w:hint="cs"/>
          <w:rtl/>
        </w:rPr>
        <w:t>'</w:t>
      </w:r>
      <w:r>
        <w:rPr>
          <w:rtl/>
        </w:rPr>
        <w:t xml:space="preserve">ואל הלוים תדבר ואמרת אליהם כי תקחו מאת בני ישראל, טבלים שאתה לוקח מבני ישראל - אתה מפריש מהן תרומת מעשר ונותנה לכהן, טבלים שאתה לוקח מן </w:t>
      </w:r>
      <w:r w:rsidR="00824319">
        <w:rPr>
          <w:rtl/>
        </w:rPr>
        <w:t>העכו"ם</w:t>
      </w:r>
      <w:r>
        <w:rPr>
          <w:rtl/>
        </w:rPr>
        <w:t xml:space="preserve"> - אי אתה מפריש מהן תרומת מעשר ונותנה לכהן</w:t>
      </w:r>
      <w:r w:rsidR="0057284B">
        <w:rPr>
          <w:rtl/>
        </w:rPr>
        <w:t>.</w:t>
      </w:r>
    </w:p>
    <w:p w14:paraId="43DDCF75" w14:textId="77777777" w:rsidR="0057284B" w:rsidRDefault="0057284B" w:rsidP="0057284B">
      <w:pPr>
        <w:jc w:val="center"/>
        <w:rPr>
          <w:del w:id="90020" w:author="מנוע עיצוב" w:date="2026-10-05T11:33:53Z"/>
          <w:rtl/>
        </w:rPr>
      </w:pPr>
      <w:del w:id="90017" w:author="מנוע עיצוב" w:date="2026-10-05T11:33:53Z">
        <w:r>
          <w:rPr>
            <w:rtl/>
          </w:rPr>
          <w:delText xml:space="preserve">•</w:delText>
        </w:r>
      </w:del>
      <w:ins w:id="96027" w:author="מנוע מכני" w:date="2026-10-05T11:32:12Z">
        <w:r>
          <w:rPr>
            <w:rtl/>
          </w:rPr>
          <w:t xml:space="preserve"> </w:t>
        </w:r>
      </w:ins>
      <w:del w:id="96028" w:author="מנוע מכני" w:date="2026-10-05T11:32:12Z">
        <w:r>
          <w:rPr>
            <w:rtl/>
          </w:rPr>
          <w:delText xml:space="preserve">  </w:delText>
        </w:r>
      </w:del>
      <w:del w:id="90018" w:author="מנוע עיצוב" w:date="2026-10-05T11:33:53Z">
        <w:r>
          <w:rPr>
            <w:rtl/>
          </w:rPr>
          <w:delText xml:space="preserve">•</w:delText>
        </w:r>
      </w:del>
      <w:ins w:id="96029" w:author="מנוע מכני" w:date="2026-10-05T11:32:12Z">
        <w:r>
          <w:rPr>
            <w:rtl/>
          </w:rPr>
          <w:t xml:space="preserve"> </w:t>
        </w:r>
      </w:ins>
      <w:del w:id="96030" w:author="מנוע מכני" w:date="2026-10-05T11:32:12Z">
        <w:r>
          <w:rPr>
            <w:rtl/>
          </w:rPr>
          <w:delText xml:space="preserve">  </w:delText>
        </w:r>
      </w:del>
      <w:del w:id="90019" w:author="מנוע עיצוב" w:date="2026-10-05T11:33:53Z">
        <w:r>
          <w:rPr>
            <w:rtl/>
          </w:rPr>
          <w:delText xml:space="preserve">•</w:delText>
        </w:r>
      </w:del>
    </w:p>
    <w:p w14:paraId="2F6C88E8" w14:textId="77777777" w:rsidR="00B874E6" w:rsidRDefault="00F63065" w:rsidP="00805336">
      <w:pPr>
        <w:pStyle w:val="afffd"/>
        <w:rPr>
          <w:rtl/>
        </w:rPr>
      </w:pPr>
      <w:r>
        <w:rPr>
          <w:rtl/>
        </w:rPr>
        <w:t>ואם מת נהנים בו</w:t>
      </w:r>
      <w:r w:rsidR="0057284B">
        <w:rPr>
          <w:rtl/>
        </w:rPr>
        <w:t>.</w:t>
      </w:r>
    </w:p>
    <w:p w14:paraId="71CCF81B" w14:textId="77777777" w:rsidR="00792FF0" w:rsidRDefault="00805336" w:rsidP="00805336">
      <w:pPr>
        <w:rPr>
          <w:rtl/>
        </w:rPr>
      </w:pPr>
      <w:r>
        <w:rPr>
          <w:rFonts w:hint="cs"/>
          <w:rtl/>
        </w:rPr>
        <w:t xml:space="preserve">ומיירי במת בבית הבעלים ונהנה ד</w:t>
      </w:r>
      <w:ins w:id="90637" w:author="מנוע מכני" w:date="2026-10-05T11:32:12Z">
        <w:r>
          <w:rPr>
            <w:rFonts w:hint="cs"/>
            <w:rtl/>
          </w:rPr>
          <w:t xml:space="preserve">ס"א</w:t>
        </w:r>
      </w:ins>
      <w:del w:id="90638" w:author="מנוע מכני" w:date="2026-10-05T11:32:12Z">
        <w:r>
          <w:rPr>
            <w:rFonts w:hint="cs"/>
            <w:rtl/>
          </w:rPr>
          <w:delText xml:space="preserve">ס''א</w:delText>
        </w:r>
      </w:del>
      <w:r>
        <w:rPr>
          <w:rFonts w:hint="cs"/>
          <w:rtl/>
        </w:rPr>
        <w:t xml:space="preserve"> כל כמה דלא הגיע לידו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זכה בו </w:t>
      </w:r>
    </w:p>
    <w:p w14:paraId="5F571D1E" w14:textId="77777777" w:rsidR="00B874E6" w:rsidRDefault="00805336" w:rsidP="00C5567C">
      <w:pPr>
        <w:pStyle w:val="a"/>
        <w:rPr>
          <w:rtl/>
        </w:rPr>
      </w:pPr>
      <w:r>
        <w:rPr>
          <w:rFonts w:hint="cs"/>
          <w:rtl/>
        </w:rPr>
        <w:t xml:space="preserve">ק</w:t>
      </w:r>
      <w:ins w:id="90639" w:author="מנוע מכני" w:date="2026-10-05T11:32:12Z">
        <w:r>
          <w:rPr>
            <w:rFonts w:hint="cs"/>
            <w:rtl/>
          </w:rPr>
          <w:t xml:space="preserve">מ"ל</w:t>
        </w:r>
      </w:ins>
      <w:del w:id="9064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שמרגע שהפרישו ברשות הכהן הוא </w:t>
      </w:r>
    </w:p>
    <w:p w14:paraId="2C04E4BC" w14:textId="77777777" w:rsidR="0057284B" w:rsidRDefault="0057284B" w:rsidP="0057284B">
      <w:pPr>
        <w:pStyle w:val="affffd"/>
        <w:jc w:val="center"/>
        <w:rPr>
          <w:rtl/>
        </w:rPr>
        <w:pPrChange w:id="9037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31" w:author="מנוע מכני" w:date="2026-10-05T11:32:12Z">
        <w:r>
          <w:rPr>
            <w:rtl/>
          </w:rPr>
          <w:t xml:space="preserve"> </w:t>
        </w:r>
      </w:ins>
      <w:del w:id="960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33" w:author="מנוע מכני" w:date="2026-10-05T11:32:12Z">
        <w:r>
          <w:rPr>
            <w:rtl/>
          </w:rPr>
          <w:t xml:space="preserve"> </w:t>
        </w:r>
      </w:ins>
      <w:del w:id="960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2C7DC28" w14:textId="77777777" w:rsidR="00805336" w:rsidRDefault="00805336" w:rsidP="00805336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יב. </w:t>
      </w:r>
    </w:p>
    <w:p w14:paraId="5855DEE5" w14:textId="77777777" w:rsidR="00B874E6" w:rsidRDefault="00F63065" w:rsidP="008053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154D466" w14:textId="77777777" w:rsidR="00805336" w:rsidRDefault="00F63065" w:rsidP="00805336">
      <w:pPr>
        <w:pStyle w:val="afff5"/>
        <w:rPr>
          <w:rtl/>
        </w:rPr>
      </w:pPr>
      <w:r>
        <w:rPr>
          <w:rtl/>
        </w:rPr>
        <w:t xml:space="preserve">אין פודין לא בעגל ולא בחיה, לא בשחוטה ולא בטריפה, ולא בכלאים ולא בכוי, </w:t>
      </w:r>
    </w:p>
    <w:p w14:paraId="5E654BC2" w14:textId="77777777" w:rsidR="00B874E6" w:rsidRDefault="00F63065" w:rsidP="00805336">
      <w:pPr>
        <w:pStyle w:val="afff5"/>
        <w:rPr>
          <w:rtl/>
        </w:rPr>
      </w:pPr>
      <w:r>
        <w:rPr>
          <w:rtl/>
        </w:rPr>
        <w:t>ורבי אליעזר מתיר בכלאים - מפני שהוא שה, ואוסר בכוי - מפני שהוא ספק</w:t>
      </w:r>
      <w:r w:rsidR="0057284B">
        <w:rPr>
          <w:rtl/>
        </w:rPr>
        <w:t>.</w:t>
      </w:r>
    </w:p>
    <w:p w14:paraId="6F18314F" w14:textId="77777777" w:rsidR="00805336" w:rsidRDefault="00805336" w:rsidP="00805336">
      <w:pPr>
        <w:pStyle w:val="afff5"/>
        <w:rPr>
          <w:rtl/>
        </w:rPr>
      </w:pPr>
      <w:r>
        <w:rPr>
          <w:rtl/>
        </w:rPr>
        <w:t>נתנו לכהן</w:t>
      </w:r>
      <w:r w:rsidR="00F63065">
        <w:rPr>
          <w:rtl/>
        </w:rPr>
        <w:t xml:space="preserve"> אין הכהן רשאי לקיימו עד שיפריש שה תחתיו:</w:t>
      </w:r>
    </w:p>
    <w:p w14:paraId="0E2889C1" w14:textId="77777777" w:rsidR="0057284B" w:rsidRDefault="00F63065" w:rsidP="0057284B">
      <w:pPr>
        <w:pStyle w:val="affffd"/>
        <w:jc w:val="center"/>
        <w:rPr>
          <w:rtl/>
        </w:rPr>
        <w:pPrChange w:id="90373" w:author="מנוע עיצוב" w:date="2026-10-05T11:33:53Z">
          <w:pPr>
            <w:jc w:val="center"/>
          </w:pPr>
        </w:pPrChange>
      </w:pPr>
      <w:del w:id="92712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035" w:author="מנוע מכני" w:date="2026-10-05T11:32:12Z">
        <w:r>
          <w:rPr>
            <w:rtl/>
          </w:rPr>
          <w:t xml:space="preserve"> </w:t>
        </w:r>
      </w:ins>
      <w:del w:id="96036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037" w:author="מנוע מכני" w:date="2026-10-05T11:32:12Z">
        <w:r>
          <w:rPr>
            <w:rtl/>
          </w:rPr>
          <w:t xml:space="preserve"> </w:t>
        </w:r>
      </w:ins>
      <w:del w:id="96038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443973E0" w14:textId="77777777" w:rsidR="00805336" w:rsidRDefault="00F63065" w:rsidP="00805336">
      <w:pPr>
        <w:rPr>
          <w:rtl/>
        </w:rPr>
      </w:pPr>
      <w:r>
        <w:rPr>
          <w:rtl/>
        </w:rPr>
        <w:t xml:space="preserve">מתני' בן בג בג היא, </w:t>
      </w:r>
      <w:r w:rsidR="00805336">
        <w:rPr>
          <w:rFonts w:hint="cs"/>
          <w:rtl/>
        </w:rPr>
        <w:t xml:space="preserve">דאמר דנאמר כאן ולהלן שה, מה להלן אף כאן פרט לכל השמות הללו </w:t>
      </w:r>
    </w:p>
    <w:p w14:paraId="6B1F2C24" w14:textId="77777777" w:rsidR="00E356D3" w:rsidRDefault="00E356D3" w:rsidP="00E356D3">
      <w:r>
        <w:rPr>
          <w:rFonts w:hint="cs"/>
          <w:rtl/>
        </w:rPr>
        <w:t xml:space="preserve">'</w:t>
      </w:r>
      <w:ins w:id="90115" w:author="מנוע סמנטי" w:date="2026-10-05T11:39:44Z">
        <w:r>
          <w:rPr>
            <w:rStyle w:val="afffff0"/>
            <w:rFonts w:hint="cs"/>
            <w:rtl/>
          </w:rPr>
          <w:t xml:space="preserve">תִּפְדֶּה תִּפְדֶּה</w:t>
        </w:r>
      </w:ins>
      <w:del w:id="90116" w:author="מנוע סמנטי" w:date="2026-10-05T11:39:44Z">
        <w:r>
          <w:rPr>
            <w:rFonts w:hint="cs"/>
            <w:rtl/>
          </w:rPr>
          <w:delText xml:space="preserve">תפדה תפדה</w:delText>
        </w:r>
      </w:del>
      <w:r>
        <w:rPr>
          <w:rFonts w:hint="cs"/>
          <w:rtl/>
        </w:rPr>
        <w:t xml:space="preserve">' ריבה אפי יותר מבן שנה</w:t>
      </w:r>
    </w:p>
    <w:p w14:paraId="25ED6421" w14:textId="77777777" w:rsidR="00805336" w:rsidRPr="00E356D3" w:rsidRDefault="00805336" w:rsidP="00F63065">
      <w:pPr>
        <w:rPr>
          <w:del w:id="90549" w:author="מנוע עיצוב" w:date="2026-10-05T11:33:53Z"/>
          <w:rtl/>
        </w:rPr>
      </w:pPr>
    </w:p>
    <w:p w14:paraId="1F2713FE" w14:textId="77777777" w:rsidR="00E356D3" w:rsidRDefault="00F63065" w:rsidP="00805336">
      <w:pPr>
        <w:rPr>
          <w:rtl/>
        </w:rPr>
      </w:pPr>
      <w:r w:rsidRPr="00792FF0">
        <w:rPr>
          <w:b/>
          <w:bCs/>
          <w:rtl/>
        </w:rPr>
        <w:t xml:space="preserve">איבעי' </w:t>
      </w:r>
      <w:ins w:id="97467" w:author="מנוע מכני" w:date="2026-10-05T11:32:12Z">
        <w:r>
          <w:rPr>
            <w:b/>
            <w:bCs/>
            <w:rtl/>
          </w:rPr>
          <w:t xml:space="preserve">להם</w:t>
        </w:r>
      </w:ins>
      <w:del w:id="97468" w:author="מנוע מכני" w:date="2026-10-05T11:32:12Z">
        <w:r w:rsidRPr="00792FF0">
          <w:rPr>
            <w:b/>
            <w:bCs/>
            <w:rtl/>
          </w:rPr>
          <w:delText xml:space="preserve">להו</w:delText>
        </w:r>
      </w:del>
      <w:r w:rsidRPr="00792FF0">
        <w:rPr>
          <w:b/>
          <w:bCs/>
          <w:rtl/>
        </w:rPr>
        <w:t xml:space="preserve">:</w:t>
      </w:r>
      <w:r>
        <w:rPr>
          <w:rtl/>
        </w:rPr>
        <w:t xml:space="preserve"> מהו לפדות בבן פקועה? </w:t>
      </w:r>
    </w:p>
    <w:p w14:paraId="3936AE1F" w14:textId="77777777" w:rsidR="00E356D3" w:rsidRDefault="00F63065" w:rsidP="00805336">
      <w:pPr>
        <w:rPr>
          <w:rtl/>
        </w:rPr>
      </w:pPr>
      <w:r>
        <w:rPr>
          <w:rtl/>
        </w:rPr>
        <w:t xml:space="preserve">אליבא </w:t>
      </w:r>
      <w:r>
        <w:rPr>
          <w:rStyle w:val="2fb"/>
          <w:rtl/>
        </w:rPr>
        <w:t xml:space="preserve">ד</w:t>
      </w:r>
      <w:ins w:id="90641" w:author="מנוע מכני" w:date="2026-10-05T11:32:12Z">
        <w:r>
          <w:rPr>
            <w:rStyle w:val="2fb"/>
            <w:rtl/>
          </w:rPr>
          <w:t xml:space="preserve">ר"מ</w:t>
        </w:r>
      </w:ins>
      <w:del w:id="90642" w:author="מנוע מכני" w:date="2026-10-05T11:32:12Z">
        <w:r>
          <w:rPr>
            <w:rtl/>
          </w:rPr>
          <w:delText xml:space="preserve">ר</w:delText>
        </w:r>
        <w:r w:rsidR="00805336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805336">
          <w:rPr>
            <w:rFonts w:hint="cs"/>
            <w:rtl/>
          </w:rPr>
          <w:delText xml:space="preserve">מ</w:delText>
        </w:r>
      </w:del>
      <w:r w:rsidR="00805336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דכיון </w:t>
      </w:r>
      <w:r>
        <w:rPr>
          <w:rStyle w:val="2fb"/>
          <w:rtl/>
        </w:rPr>
        <w:t xml:space="preserve">דאר"מ</w:t>
      </w:r>
      <w:r>
        <w:rPr>
          <w:rtl/>
        </w:rPr>
        <w:t xml:space="preserve"> בן פקועה טעון שחיטה - שה מעליא הוא, </w:t>
      </w:r>
    </w:p>
    <w:p w14:paraId="01C2B39B" w14:textId="77777777" w:rsidR="00805336" w:rsidRDefault="00E356D3" w:rsidP="00E356D3">
      <w:pPr>
        <w:rPr>
          <w:rtl/>
        </w:rPr>
      </w:pPr>
      <w:r>
        <w:rPr>
          <w:rFonts w:hint="cs"/>
          <w:rtl/>
        </w:rPr>
        <w:lastRenderedPageBreak/>
        <w:t xml:space="preserve">תבעי </w:t>
      </w:r>
      <w:r w:rsidR="00F63065">
        <w:rPr>
          <w:rtl/>
        </w:rPr>
        <w:t xml:space="preserve">אליבא דרבנן, </w:t>
      </w:r>
      <w:ins w:id="93219" w:author="מנוע מכני" w:date="2026-10-05T11:32:12Z">
        <w:r>
          <w:rPr>
            <w:rtl/>
          </w:rPr>
          <w:t xml:space="preserve">דאמרו</w:t>
        </w:r>
      </w:ins>
      <w:del w:id="93220" w:author="מנוע מכני" w:date="2026-10-05T11:32:12Z">
        <w:r w:rsidR="00F63065">
          <w:rPr>
            <w:rtl/>
          </w:rPr>
          <w:delText xml:space="preserve">דאמרי</w:delText>
        </w:r>
      </w:del>
      <w:r w:rsidR="00F63065">
        <w:rPr>
          <w:rtl/>
        </w:rPr>
        <w:t xml:space="preserve"> שחיטת אמו מטהרתו, כבישרא בדיקולא דמי, </w:t>
      </w:r>
    </w:p>
    <w:p>
      <w:pPr>
        <w:pStyle w:val="38"/>
        <w:rPr>
          <w:ins w:id="99106" w:author="מנוע מכני" w:date="2026-10-05T11:32:12Z"/>
        </w:rPr>
      </w:pPr>
      <w:r w:rsidRPr="00D25F87">
        <w:t>א</w:t>
      </w:r>
      <w:ins w:id="90643" w:author="מנוע מכני" w:date="2026-10-05T11:32:12Z">
        <w:r>
          <w:t xml:space="preserve">ו"ד</w:t>
        </w:r>
      </w:ins>
      <w:del w:id="90644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570FAB5" w14:textId="77777777" w:rsidR="00E356D3" w:rsidRDefault="00E356D3" w:rsidP="00805336">
      <w:pPr>
        <w:rPr>
          <w:rtl/>
        </w:rPr>
      </w:pPr>
      <w:del w:id="991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</w:t>
      </w:r>
      <w:ins w:id="94577" w:author="מנוע מכני" w:date="2026-10-05T11:32:12Z">
        <w:r>
          <w:rPr>
            <w:rtl/>
          </w:rPr>
          <w:t xml:space="preserve">דעכשיו</w:t>
        </w:r>
      </w:ins>
      <w:del w:id="94578" w:author="מנוע מכני" w:date="2026-10-05T11:32:12Z">
        <w:r w:rsidR="00F63065">
          <w:rPr>
            <w:rtl/>
          </w:rPr>
          <w:delText xml:space="preserve">דהשתא</w:delText>
        </w:r>
      </w:del>
      <w:r w:rsidR="00F63065">
        <w:rPr>
          <w:rtl/>
        </w:rPr>
        <w:t xml:space="preserve"> מיהא רהיט ואזיל, שה קרינא </w:t>
      </w:r>
      <w:ins w:id="94579" w:author="מנוע מכני" w:date="2026-10-05T11:32:12Z">
        <w:r>
          <w:rPr>
            <w:rtl/>
          </w:rPr>
          <w:t xml:space="preserve">בו</w:t>
        </w:r>
      </w:ins>
      <w:del w:id="9458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? </w:t>
      </w:r>
    </w:p>
    <w:p w14:paraId="7A4EAA79" w14:textId="77777777" w:rsidR="00E356D3" w:rsidRDefault="00F63065" w:rsidP="00805336">
      <w:pPr>
        <w:rPr>
          <w:rtl/>
        </w:rPr>
      </w:pPr>
      <w:r>
        <w:rPr>
          <w:rtl/>
        </w:rPr>
        <w:t xml:space="preserve">מר זוטרא </w:t>
      </w:r>
      <w:r>
        <w:rPr>
          <w:rtl/>
        </w:rPr>
        <w:t xml:space="preserve">אמר</w:t>
      </w:r>
      <w:r>
        <w:rPr>
          <w:rtl/>
        </w:rPr>
        <w:t xml:space="preserve">: אין פודין, </w:t>
      </w:r>
      <w:r>
        <w:rPr>
          <w:rStyle w:val="2fb"/>
          <w:rtl/>
        </w:rPr>
        <w:t xml:space="preserve">ורב אשי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פודין,</w:t>
      </w:r>
    </w:p>
    <w:p>
      <w:pPr>
        <w:pStyle w:val="38"/>
        <w:rPr>
          <w:ins w:id="99108" w:author="מנוע מכני" w:date="2026-10-05T11:32:12Z"/>
        </w:rPr>
      </w:pPr>
      <w:r>
        <w:t xml:space="preserve">א"ל</w:t>
      </w:r>
      <w:r>
        <w:t xml:space="preserve"> רב אשי למר זוטרא:</w:t>
      </w:r>
    </w:p>
    <w:p w14:paraId="36EEE80E" w14:textId="77777777" w:rsidR="00E356D3" w:rsidRDefault="00F63065" w:rsidP="00805336">
      <w:pPr>
        <w:rPr>
          <w:rtl/>
        </w:rPr>
      </w:pPr>
      <w:del w:id="99109" w:author="מנוע מכני" w:date="2026-10-05T11:32:12Z">
        <w:r>
          <w:rPr>
            <w:rtl/>
          </w:rPr>
          <w:delText xml:space="preserve"> </w:delText>
        </w:r>
      </w:del>
      <w:ins w:id="94581" w:author="מנוע מכני" w:date="2026-10-05T11:32:12Z">
        <w:r>
          <w:rPr>
            <w:rtl/>
          </w:rPr>
          <w:t xml:space="preserve">מה</w:t>
        </w:r>
      </w:ins>
      <w:del w:id="9458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r w:rsidR="00E356D3">
        <w:rPr>
          <w:rtl/>
        </w:rPr>
        <w:t xml:space="preserve">דעתיך - דילפת מפסח, </w:t>
      </w:r>
      <w:ins w:id="97741" w:author="מנוע מכני" w:date="2026-10-05T11:32:12Z">
        <w:r>
          <w:rPr>
            <w:rtl/>
          </w:rPr>
          <w:t xml:space="preserve">אם </w:t>
        </w:r>
      </w:ins>
      <w:del w:id="97742" w:author="מנוע מכני" w:date="2026-10-05T11:32:12Z">
        <w:r w:rsidR="00E356D3">
          <w:rPr>
            <w:rtl/>
          </w:rPr>
          <w:delText xml:space="preserve">אי </w:delText>
        </w:r>
      </w:del>
      <w:r w:rsidR="00E356D3">
        <w:rPr>
          <w:rtl/>
        </w:rPr>
        <w:t xml:space="preserve">מה להלן</w:t>
      </w:r>
      <w:r>
        <w:rPr>
          <w:rtl/>
        </w:rPr>
        <w:t xml:space="preserve"> </w:t>
      </w:r>
      <w:r w:rsidR="00E356D3">
        <w:rPr>
          <w:rFonts w:hint="cs"/>
          <w:rtl/>
        </w:rPr>
        <w:t xml:space="preserve">אף כאן </w:t>
      </w:r>
      <w:r>
        <w:rPr>
          <w:rtl/>
        </w:rPr>
        <w:t xml:space="preserve">זכר תמים ובן שנה, </w:t>
      </w:r>
    </w:p>
    <w:p w14:paraId="064943EC" w14:textId="77777777" w:rsidR="00E356D3" w:rsidRDefault="00792FF0" w:rsidP="00E356D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E356D3">
        <w:rPr>
          <w:rFonts w:hint="cs"/>
          <w:rtl/>
        </w:rPr>
        <w:t>'</w:t>
      </w:r>
      <w:r w:rsidR="00F63065">
        <w:rPr>
          <w:rStyle w:val="afffff0"/>
          <w:rtl/>
        </w:rPr>
        <w:t>תפדה תפדה</w:t>
      </w:r>
      <w:r w:rsidR="00E356D3">
        <w:rPr>
          <w:rFonts w:hint="cs"/>
          <w:rtl/>
        </w:rPr>
        <w:t>'</w:t>
      </w:r>
      <w:r w:rsidR="00F63065">
        <w:rPr>
          <w:rtl/>
        </w:rPr>
        <w:t xml:space="preserve"> - ריבה</w:t>
      </w:r>
      <w:ins w:id="96039" w:author="מנוע מכני" w:date="2026-10-05T11:32:12Z">
        <w:r>
          <w:rPr>
            <w:rtl/>
          </w:rPr>
          <w:t xml:space="preserve">,</w:t>
        </w:r>
      </w:ins>
      <w:del w:id="96040" w:author="מנוע מכני" w:date="2026-10-05T11:32:12Z">
        <w:r w:rsidR="000B5F7F">
          <w:rPr>
            <w:rtl/>
          </w:rPr>
          <w:delText xml:space="preserve">;</w:delText>
        </w:r>
      </w:del>
      <w:r w:rsidR="00E356D3">
        <w:rPr>
          <w:rFonts w:hint="cs"/>
          <w:rtl/>
        </w:rPr>
        <w:t xml:space="preserve"> ואכתי שה ממעט בן פקועה </w:t>
      </w:r>
    </w:p>
    <w:p w14:paraId="43BF5840" w14:textId="77777777" w:rsidR="00E356D3" w:rsidRDefault="00E356D3" w:rsidP="00E356D3">
      <w:pPr>
        <w:rPr>
          <w:del w:id="90550" w:author="מנוע עיצוב" w:date="2026-10-05T11:33:53Z"/>
          <w:rtl/>
        </w:rPr>
      </w:pPr>
    </w:p>
    <w:p>
      <w:pPr>
        <w:pStyle w:val="38"/>
        <w:rPr>
          <w:ins w:id="99110" w:author="מנוע מכני" w:date="2026-10-05T11:32:12Z"/>
        </w:rPr>
      </w:pPr>
      <w:r w:rsidRPr="00D25F87">
        <w:t>איבעיא להו</w:t>
      </w:r>
      <w:r>
        <w:t xml:space="preserve">:</w:t>
      </w:r>
    </w:p>
    <w:p w14:paraId="1EA96CD6" w14:textId="77777777" w:rsidR="00D20CD7" w:rsidRDefault="00F63065" w:rsidP="00805336">
      <w:pPr>
        <w:rPr>
          <w:rtl/>
        </w:rPr>
      </w:pPr>
      <w:del w:id="991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לפדות בנדמה? </w:t>
      </w:r>
    </w:p>
    <w:p w14:paraId="64C1228F" w14:textId="77777777" w:rsidR="00805336" w:rsidRDefault="00D20CD7" w:rsidP="00D20CD7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64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46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תיבעי ש</w:t>
      </w:r>
      <w:ins w:id="90647" w:author="מנוע מכני" w:date="2026-10-05T11:32:12Z">
        <w:r>
          <w:rPr>
            <w:rFonts w:hint="cs"/>
            <w:rtl/>
          </w:rPr>
          <w:t xml:space="preserve">כ"ש</w:t>
        </w:r>
      </w:ins>
      <w:del w:id="90648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מכלאיים דפרקי' ולרבנן תיבעי דדווקא </w:t>
      </w:r>
      <w:r w:rsidR="00F63065">
        <w:rPr>
          <w:rtl/>
        </w:rPr>
        <w:t xml:space="preserve">בכלאים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0581" w:author="מנוע סמנטי" w:date="2026-10-05T11:39:44Z">
        <w:r>
          <w:rPr>
            <w:rtl/>
          </w:rPr>
          <w:t xml:space="preserve">פודים</w:t>
        </w:r>
      </w:ins>
      <w:del w:id="90582" w:author="מנוע סמנטי" w:date="2026-10-05T11:39:44Z">
        <w:r w:rsidR="00F63065">
          <w:rPr>
            <w:rtl/>
          </w:rPr>
          <w:delText xml:space="preserve">פרקינן</w:delText>
        </w:r>
      </w:del>
      <w:r w:rsidR="00F63065">
        <w:rPr>
          <w:rtl/>
        </w:rPr>
        <w:t xml:space="preserve"> - בנדמה </w:t>
      </w:r>
      <w:ins w:id="90579" w:author="מנוע סמנטי" w:date="2026-10-05T11:39:44Z">
        <w:r>
          <w:rPr>
            <w:rtl/>
          </w:rPr>
          <w:t xml:space="preserve">פודים</w:t>
        </w:r>
      </w:ins>
      <w:del w:id="90580" w:author="מנוע סמנטי" w:date="2026-10-05T11:39:44Z">
        <w:r w:rsidR="00F63065">
          <w:rPr>
            <w:rtl/>
          </w:rPr>
          <w:delText xml:space="preserve">פרקינן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112" w:author="מנוע מכני" w:date="2026-10-05T11:32:12Z"/>
        </w:rPr>
      </w:pPr>
      <w:r>
        <w:t>ת</w:t>
      </w:r>
      <w:r w:rsidR="00F63065">
        <w:t xml:space="preserve">"ש:</w:t>
      </w:r>
    </w:p>
    <w:p w14:paraId="6057B977" w14:textId="77777777" w:rsidR="00792FF0" w:rsidRDefault="00D20CD7" w:rsidP="00D20CD7">
      <w:pPr>
        <w:rPr>
          <w:rtl/>
        </w:rPr>
      </w:pPr>
      <w:del w:id="991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פרה שילדה מין עז - אין פודין הא רחל שילדה מין עז - פודין, מני? </w:t>
      </w:r>
    </w:p>
    <w:p w14:paraId="2072EB31" w14:textId="77777777" w:rsidR="00D20CD7" w:rsidRDefault="00792FF0" w:rsidP="00D20CD7">
      <w:pPr>
        <w:rPr>
          <w:rtl/>
        </w:rPr>
      </w:pPr>
      <w:r>
        <w:rPr>
          <w:rtl/>
        </w:rPr>
        <w:tab/>
      </w:r>
      <w:r w:rsidR="00D20CD7">
        <w:rPr>
          <w:rFonts w:hint="cs"/>
          <w:rtl/>
        </w:rPr>
        <w:t xml:space="preserve">[</w:t>
      </w:r>
      <w:ins w:id="97743" w:author="מנוע מכני" w:date="2026-10-05T11:32:12Z">
        <w:r>
          <w:rPr>
            <w:rFonts w:hint="cs"/>
            <w:rtl/>
          </w:rPr>
          <w:t xml:space="preserve">ואם </w:t>
        </w:r>
      </w:ins>
      <w:del w:id="97744" w:author="מנוע מכני" w:date="2026-10-05T11:32:12Z">
        <w:r w:rsidR="00D20CD7">
          <w:rPr>
            <w:rFonts w:hint="cs"/>
            <w:rtl/>
          </w:rPr>
          <w:delText xml:space="preserve">ואי </w:delText>
        </w:r>
      </w:del>
      <w:r w:rsidR="00D20CD7">
        <w:rPr>
          <w:rStyle w:val="2fb"/>
          <w:rFonts w:hint="cs"/>
          <w:rtl/>
        </w:rPr>
        <w:t xml:space="preserve">ל</w:t>
      </w:r>
      <w:ins w:id="9064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50" w:author="מנוע מכני" w:date="2026-10-05T11:32:12Z">
        <w:r w:rsidR="00D20CD7">
          <w:rPr>
            <w:rFonts w:hint="cs"/>
            <w:rtl/>
          </w:rPr>
          <w:delText xml:space="preserve">ר''א</w:delText>
        </w:r>
      </w:del>
      <w:r w:rsidR="00D20CD7">
        <w:rPr>
          <w:rFonts w:hint="cs"/>
          <w:rtl/>
        </w:rPr>
        <w:t xml:space="preserve"> הא בכלאיים </w:t>
      </w:r>
      <w:ins w:id="93221" w:author="מנוע מכני" w:date="2026-10-05T11:32:12Z">
        <w:r>
          <w:rPr>
            <w:rFonts w:hint="cs"/>
            <w:rtl/>
          </w:rPr>
          <w:t xml:space="preserve">גם</w:t>
        </w:r>
      </w:ins>
      <w:del w:id="93222" w:author="מנוע מכני" w:date="2026-10-05T11:32:12Z">
        <w:r w:rsidR="00D20CD7">
          <w:rPr>
            <w:rFonts w:hint="cs"/>
            <w:rtl/>
          </w:rPr>
          <w:delText xml:space="preserve">נמי</w:delText>
        </w:r>
      </w:del>
      <w:r w:rsidR="00D20CD7">
        <w:rPr>
          <w:rFonts w:hint="cs"/>
          <w:rtl/>
        </w:rPr>
        <w:t xml:space="preserve"> מוציאים ובהכרח דרבנן הן] </w:t>
      </w:r>
    </w:p>
    <w:p w14:paraId="73B56BEC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לעולם </w:t>
      </w:r>
      <w:ins w:id="90651" w:author="מנוע מכני" w:date="2026-10-05T11:32:12Z">
        <w:r>
          <w:rPr>
            <w:rStyle w:val="2fb"/>
            <w:rtl/>
          </w:rPr>
          <w:t xml:space="preserve">ר"א</w:t>
        </w:r>
      </w:ins>
      <w:del w:id="90652" w:author="מנוע מכני" w:date="2026-10-05T11:32:12Z">
        <w:r>
          <w:rPr>
            <w:rtl/>
          </w:rPr>
          <w:delText xml:space="preserve">ר</w:delText>
        </w:r>
        <w:r w:rsidR="00D20CD7">
          <w:rPr>
            <w:rFonts w:hint="cs"/>
            <w:rtl/>
          </w:rPr>
          <w:delText xml:space="preserve">''א</w:delText>
        </w:r>
      </w:del>
      <w:r w:rsidR="00D20CD7">
        <w:rPr>
          <w:rFonts w:hint="cs"/>
          <w:rtl/>
        </w:rPr>
        <w:t xml:space="preserve"> ו</w:t>
      </w:r>
      <w:r>
        <w:rPr>
          <w:rtl/>
        </w:rPr>
        <w:t xml:space="preserve">היא גופה </w:t>
      </w:r>
      <w:r>
        <w:rPr>
          <w:rtl/>
        </w:rPr>
        <w:t xml:space="preserve">קמ"ל</w:t>
      </w:r>
      <w:r>
        <w:rPr>
          <w:rtl/>
        </w:rPr>
        <w:t xml:space="preserve">, דפרה שילדה מין עז אין פודין, </w:t>
      </w:r>
      <w:r>
        <w:rPr>
          <w:rtl/>
        </w:rPr>
        <w:t xml:space="preserve">לא</w:t>
      </w:r>
      <w:r>
        <w:rPr>
          <w:rtl/>
        </w:rPr>
        <w:t xml:space="preserve"> תימא זיל אבתריה </w:t>
      </w:r>
      <w:ins w:id="94583" w:author="מנוע מכני" w:date="2026-10-05T11:32:12Z">
        <w:r>
          <w:rPr>
            <w:rtl/>
          </w:rPr>
          <w:t xml:space="preserve">שלו</w:t>
        </w:r>
      </w:ins>
      <w:del w:id="94584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- </w:t>
      </w:r>
      <w:r w:rsidR="00792FF0">
        <w:rPr>
          <w:rtl/>
        </w:rPr>
        <w:tab/>
      </w:r>
      <w:ins w:id="94585" w:author="מנוע מכני" w:date="2026-10-05T11:32:12Z">
        <w:r>
          <w:rPr>
            <w:rtl/>
          </w:rPr>
          <w:t xml:space="preserve">וזה</w:t>
        </w:r>
      </w:ins>
      <w:del w:id="9458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עז מעליא הוא, אלא זיל בתר </w:t>
      </w:r>
      <w:ins w:id="90583" w:author="מנוע סמנטי" w:date="2026-10-05T11:39:44Z">
        <w:r>
          <w:rPr>
            <w:rtl/>
          </w:rPr>
          <w:t xml:space="preserve">אמו</w:t>
        </w:r>
      </w:ins>
      <w:del w:id="90584" w:author="מנוע סמנטי" w:date="2026-10-05T11:39:44Z">
        <w:r>
          <w:rPr>
            <w:rtl/>
          </w:rPr>
          <w:delText xml:space="preserve">אימיה</w:delText>
        </w:r>
      </w:del>
      <w:r>
        <w:rPr>
          <w:rtl/>
        </w:rPr>
        <w:t xml:space="preserve"> - </w:t>
      </w:r>
      <w:ins w:id="94587" w:author="מנוע מכני" w:date="2026-10-05T11:32:12Z">
        <w:r>
          <w:rPr>
            <w:rtl/>
          </w:rPr>
          <w:t xml:space="preserve">וזה</w:t>
        </w:r>
      </w:ins>
      <w:del w:id="94588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עגל הוא</w:t>
      </w:r>
      <w:r w:rsidR="0057284B">
        <w:rPr>
          <w:rtl/>
        </w:rPr>
        <w:t>.</w:t>
      </w:r>
    </w:p>
    <w:p>
      <w:pPr>
        <w:pStyle w:val="38"/>
        <w:rPr>
          <w:ins w:id="99114" w:author="מנוע מכני" w:date="2026-10-05T11:32:12Z"/>
        </w:rPr>
      </w:pPr>
      <w:r>
        <w:t>ת"ש, דתני ר</w:t>
      </w:r>
      <w:ins w:id="90653" w:author="מנוע מכני" w:date="2026-10-05T11:32:12Z">
        <w:r>
          <w:t xml:space="preserve">ב"ש</w:t>
        </w:r>
      </w:ins>
      <w:del w:id="90654" w:author="מנוע מכני" w:date="2026-10-05T11:32:12Z">
        <w:r w:rsidR="00D20CD7">
          <w:delText xml:space="preserve">ב''ש</w:delText>
        </w:r>
      </w:del>
      <w:r>
        <w:t xml:space="preserve">:</w:t>
      </w:r>
    </w:p>
    <w:p w14:paraId="11FA349F" w14:textId="77777777" w:rsidR="00D20CD7" w:rsidRDefault="00F63065" w:rsidP="00D20CD7">
      <w:pPr>
        <w:rPr>
          <w:rtl/>
        </w:rPr>
      </w:pPr>
      <w:del w:id="991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כלאים - </w:t>
      </w:r>
      <w:r w:rsidR="00D20CD7">
        <w:rPr>
          <w:rtl/>
        </w:rPr>
        <w:t>דשויוה רבנן כ</w:t>
      </w:r>
      <w:r>
        <w:rPr>
          <w:rtl/>
        </w:rPr>
        <w:t xml:space="preserve">כלאים - רחל שילדה מין עז ואביו שה, </w:t>
      </w:r>
      <w:ins w:id="94589" w:author="מנוע מכני" w:date="2026-10-05T11:32:12Z">
        <w:r>
          <w:rPr>
            <w:rtl/>
          </w:rPr>
          <w:t xml:space="preserve">למה</w:t>
        </w:r>
      </w:ins>
      <w:del w:id="94590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  <w:ins w:id="97745" w:author="מנוע מכני" w:date="2026-10-05T11:32:12Z">
        <w:r>
          <w:rPr>
            <w:rtl/>
          </w:rPr>
          <w:t xml:space="preserve">אם </w:t>
        </w:r>
      </w:ins>
      <w:del w:id="9774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לקדשים - </w:t>
      </w:r>
      <w:ins w:id="93223" w:author="מנוע מכני" w:date="2026-10-05T11:32:12Z">
        <w:r>
          <w:rPr>
            <w:rtl/>
          </w:rPr>
          <w:t xml:space="preserve">ממקום</w:t>
        </w:r>
      </w:ins>
      <w:del w:id="93224" w:author="מנוע מכני" w:date="2026-10-05T11:32:12Z">
        <w:r>
          <w:rPr>
            <w:rtl/>
          </w:rPr>
          <w:delText xml:space="preserve">מהיכא</w:delText>
        </w:r>
      </w:del>
      <w:r>
        <w:rPr>
          <w:rtl/>
        </w:rPr>
        <w:t xml:space="preserve"> דממעט כלאים </w:t>
      </w:r>
      <w:ins w:id="93225" w:author="מנוע מכני" w:date="2026-10-05T11:32:12Z">
        <w:r>
          <w:rPr>
            <w:rtl/>
          </w:rPr>
          <w:t xml:space="preserve">משם</w:t>
        </w:r>
      </w:ins>
      <w:del w:id="93226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ממעט נדמה, </w:t>
      </w:r>
    </w:p>
    <w:p>
      <w:pPr>
        <w:pStyle w:val="38"/>
        <w:rPr>
          <w:ins w:id="99116" w:author="מנוע מכני" w:date="2026-10-05T11:32:12Z"/>
        </w:rPr>
      </w:pPr>
      <w:r>
        <w:t xml:space="preserve">דתניא</w:t>
      </w:r>
      <w:r>
        <w:t xml:space="preserve">:</w:t>
      </w:r>
    </w:p>
    <w:p w14:paraId="46C18337" w14:textId="77777777" w:rsidR="00D20CD7" w:rsidRDefault="00F63065" w:rsidP="00D20CD7">
      <w:pPr>
        <w:rPr>
          <w:rtl/>
        </w:rPr>
      </w:pPr>
      <w:del w:id="991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שור או כשב - פרט לכלאים, או עז - פרט לנדמה</w:t>
      </w:r>
      <w:ins w:id="96041" w:author="מנוע מכני" w:date="2026-10-05T11:32:12Z">
        <w:r>
          <w:rPr>
            <w:rtl/>
          </w:rPr>
          <w:t xml:space="preserve">,</w:t>
        </w:r>
      </w:ins>
      <w:del w:id="96042" w:author="מנוע מכני" w:date="2026-10-05T11:32:12Z">
        <w:r w:rsidR="000B5F7F">
          <w:rPr>
            <w:rtl/>
          </w:rPr>
          <w:delText xml:space="preserve">;</w:delText>
        </w:r>
      </w:del>
    </w:p>
    <w:p w14:paraId="08D3AB74" w14:textId="77777777" w:rsidR="00D20CD7" w:rsidRDefault="00F63065" w:rsidP="00D20CD7">
      <w:pPr>
        <w:rPr>
          <w:rtl/>
        </w:rPr>
      </w:pPr>
      <w:ins w:id="97747" w:author="מנוע מכני" w:date="2026-10-05T11:32:12Z">
        <w:r>
          <w:rPr>
            <w:rtl/>
          </w:rPr>
          <w:t xml:space="preserve">אם </w:t>
        </w:r>
      </w:ins>
      <w:del w:id="9774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לבכור - אך בכור שור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4591" w:author="מנוע מכני" w:date="2026-10-05T11:32:12Z">
        <w:r>
          <w:rPr>
            <w:rtl/>
          </w:rPr>
          <w:t xml:space="preserve">התורה</w:t>
        </w:r>
      </w:ins>
      <w:del w:id="9459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- עד שיהא הוא שור ובכורו שור, </w:t>
      </w:r>
    </w:p>
    <w:p>
      <w:pPr>
        <w:pStyle w:val="38"/>
        <w:rPr>
          <w:ins w:id="99118" w:author="מנוע מכני" w:date="2026-10-05T11:32:12Z"/>
        </w:rPr>
      </w:pPr>
      <w:r>
        <w:t xml:space="preserve">אלא</w:t>
      </w:r>
    </w:p>
    <w:p w14:paraId="3B6525C8" w14:textId="77777777" w:rsidR="00D20CD7" w:rsidRDefault="00F63065" w:rsidP="00D20CD7">
      <w:pPr>
        <w:rPr>
          <w:rtl/>
        </w:rPr>
      </w:pPr>
      <w:del w:id="991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למעשר - תחת תחת מקדשים גמר</w:t>
      </w:r>
      <w:ins w:id="96043" w:author="מנוע מכני" w:date="2026-10-05T11:32:12Z">
        <w:r>
          <w:rPr>
            <w:rtl/>
          </w:rPr>
          <w:t xml:space="preserve">,</w:t>
        </w:r>
      </w:ins>
      <w:del w:id="9604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אלא לפטר חמור! </w:t>
      </w:r>
    </w:p>
    <w:p>
      <w:pPr>
        <w:pStyle w:val="38"/>
        <w:rPr>
          <w:ins w:id="100812" w:author="מנוע מכני" w:date="2026-10-05T11:32:12Z"/>
        </w:rPr>
      </w:pPr>
      <w:r>
        <w:t xml:space="preserve">לא</w:t>
      </w:r>
      <w:r>
        <w:t xml:space="preserve">,</w:t>
      </w:r>
    </w:p>
    <w:p w14:paraId="32673CAE" w14:textId="77777777" w:rsidR="00D20CD7" w:rsidRDefault="00F63065" w:rsidP="00D20CD7">
      <w:pPr>
        <w:rPr>
          <w:rtl/>
        </w:rPr>
      </w:pPr>
      <w:del w:id="1008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למ</w:t>
      </w:r>
      <w:r w:rsidR="00D20CD7">
        <w:rPr>
          <w:rtl/>
        </w:rPr>
        <w:t xml:space="preserve">עשר, וכגון שיש בו מקצת סימנין, </w:t>
      </w:r>
      <w:ins w:id="90655" w:author="מנוע מכני" w:date="2026-10-05T11:32:12Z">
        <w:r>
          <w:rPr>
            <w:rFonts w:hint="cs"/>
            <w:rtl/>
          </w:rPr>
          <w:t xml:space="preserve">ס"ד</w:t>
        </w:r>
      </w:ins>
      <w:del w:id="90656" w:author="מנוע מכני" w:date="2026-10-05T11:32:12Z">
        <w:r w:rsidR="00D20CD7">
          <w:rPr>
            <w:rFonts w:hint="cs"/>
            <w:rtl/>
          </w:rPr>
          <w:delText xml:space="preserve">ס''ד</w:delText>
        </w:r>
      </w:del>
      <w:r>
        <w:rPr>
          <w:rtl/>
        </w:rPr>
        <w:t xml:space="preserve">: העברה העברה מבכור גמר, </w:t>
      </w:r>
      <w:r>
        <w:rPr>
          <w:rtl/>
        </w:rPr>
        <w:t xml:space="preserve">קמ"ל</w:t>
      </w:r>
      <w:r>
        <w:rPr>
          <w:rtl/>
        </w:rPr>
        <w:t xml:space="preserve">: תחת תחת מקדשים גמר, </w:t>
      </w:r>
    </w:p>
    <w:p w14:paraId="3D8F9C94" w14:textId="77777777" w:rsidR="00D20CD7" w:rsidRDefault="00D20CD7" w:rsidP="00D20CD7">
      <w:pPr>
        <w:rPr>
          <w:del w:id="90551" w:author="מנוע עיצוב" w:date="2026-10-05T11:33:53Z"/>
          <w:rtl/>
        </w:rPr>
      </w:pPr>
    </w:p>
    <w:p>
      <w:pPr>
        <w:pStyle w:val="38"/>
        <w:rPr>
          <w:ins w:id="99120" w:author="מנוע מכני" w:date="2026-10-05T11:32:12Z"/>
        </w:rPr>
      </w:pPr>
      <w:r w:rsidRPr="00D25F87">
        <w:t>איבעיא להו</w:t>
      </w:r>
      <w:r w:rsidR="00792FF0">
        <w:t xml:space="preserve">:</w:t>
      </w:r>
    </w:p>
    <w:p w14:paraId="4976AA8A" w14:textId="77777777" w:rsidR="008443E2" w:rsidRDefault="00F63065" w:rsidP="00792FF0">
      <w:pPr>
        <w:pStyle w:val="021"/>
        <w:rPr>
          <w:rtl/>
        </w:rPr>
      </w:pPr>
      <w:del w:id="99121" w:author="מנוע מכני" w:date="2026-10-05T11:32:12Z">
        <w:r w:rsidR="00792FF0">
          <w:rPr>
            <w:rtl/>
          </w:rPr>
          <w:delText xml:space="preserve"> </w:delText>
        </w:r>
      </w:del>
      <w:r w:rsidR="00792FF0">
        <w:rPr>
          <w:rtl/>
        </w:rPr>
        <w:t xml:space="preserve">מהו לפדות בפסולי המוקדשין</w:t>
      </w:r>
      <w:r>
        <w:rPr>
          <w:rtl/>
        </w:rPr>
        <w:t xml:space="preserve"> אליבא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כיון דאמר מותר בהנאה</w:t>
      </w:r>
      <w:r w:rsidR="00792FF0">
        <w:rPr>
          <w:rFonts w:hint="cs"/>
          <w:rtl/>
        </w:rPr>
        <w:t xml:space="preserve"> </w:t>
      </w:r>
      <w:r>
        <w:rPr>
          <w:rtl/>
        </w:rPr>
        <w:t>חולין ה</w:t>
      </w:r>
      <w:r w:rsidR="00792FF0">
        <w:rPr>
          <w:rtl/>
        </w:rPr>
        <w:t>וא</w:t>
      </w:r>
      <w:r>
        <w:rPr>
          <w:rtl/>
        </w:rPr>
        <w:t xml:space="preserve"> </w:t>
      </w:r>
    </w:p>
    <w:p w14:paraId="687942A0" w14:textId="77777777" w:rsidR="008443E2" w:rsidRDefault="00F63065" w:rsidP="008443E2">
      <w:pPr>
        <w:rPr>
          <w:rtl/>
        </w:rPr>
      </w:pPr>
      <w:r>
        <w:rPr>
          <w:rtl/>
        </w:rPr>
        <w:t xml:space="preserve">כי תיבעי לך אליבא </w:t>
      </w:r>
      <w:r>
        <w:rPr>
          <w:rStyle w:val="2fb"/>
          <w:rtl/>
        </w:rPr>
        <w:t xml:space="preserve">ד</w:t>
      </w:r>
      <w:ins w:id="90657" w:author="מנוע מכני" w:date="2026-10-05T11:32:12Z">
        <w:r>
          <w:rPr>
            <w:rStyle w:val="2fb"/>
            <w:rtl/>
          </w:rPr>
          <w:t xml:space="preserve">ר"י</w:t>
        </w:r>
      </w:ins>
      <w:del w:id="90658" w:author="מנוע מכני" w:date="2026-10-05T11:32:12Z">
        <w:r>
          <w:rPr>
            <w:rtl/>
          </w:rPr>
          <w:delText xml:space="preserve">ר</w:delText>
        </w:r>
        <w:r w:rsidR="008443E2">
          <w:rPr>
            <w:rFonts w:hint="cs"/>
            <w:rtl/>
          </w:rPr>
          <w:delText xml:space="preserve">''י</w:delText>
        </w:r>
      </w:del>
      <w:r w:rsidR="008443E2">
        <w:rPr>
          <w:rFonts w:hint="cs"/>
          <w:rtl/>
        </w:rPr>
        <w:t xml:space="preserve"> </w:t>
      </w:r>
      <w:r>
        <w:rPr>
          <w:rtl/>
        </w:rPr>
        <w:t xml:space="preserve">דאמר אסור בהנאה, </w:t>
      </w:r>
      <w:ins w:id="94595" w:author="מנוע מכני" w:date="2026-10-05T11:32:12Z">
        <w:r>
          <w:rPr>
            <w:rtl/>
          </w:rPr>
          <w:t xml:space="preserve">מה</w:t>
        </w:r>
      </w:ins>
      <w:del w:id="9459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כיון דאסור בהנאה - אין איסור חל על איסור,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: כיון דלא תפיס פדיונו, </w:t>
      </w:r>
      <w:r w:rsidR="008443E2">
        <w:rPr>
          <w:rFonts w:hint="cs"/>
          <w:rtl/>
        </w:rPr>
        <w:t xml:space="preserve">הפקעת איסור </w:t>
      </w:r>
      <w:ins w:id="94593" w:author="מנוע מכני" w:date="2026-10-05T11:32:12Z">
        <w:r>
          <w:rPr>
            <w:rFonts w:hint="cs"/>
            <w:rtl/>
          </w:rPr>
          <w:t xml:space="preserve">סתם</w:t>
        </w:r>
      </w:ins>
      <w:del w:id="94594" w:author="מנוע מכני" w:date="2026-10-05T11:32:12Z">
        <w:r w:rsidR="008443E2">
          <w:rPr>
            <w:rFonts w:hint="cs"/>
            <w:rtl/>
          </w:rPr>
          <w:delText xml:space="preserve">בעלמא</w:delText>
        </w:r>
      </w:del>
      <w:r w:rsidR="008443E2">
        <w:rPr>
          <w:rFonts w:hint="cs"/>
          <w:rtl/>
        </w:rPr>
        <w:t xml:space="preserve"> הוא,</w:t>
      </w:r>
      <w:r>
        <w:rPr>
          <w:rtl/>
        </w:rPr>
        <w:t xml:space="preserve"> </w:t>
      </w:r>
    </w:p>
    <w:p>
      <w:pPr>
        <w:pStyle w:val="38"/>
        <w:rPr>
          <w:ins w:id="99122" w:author="מנוע מכני" w:date="2026-10-05T11:32:12Z"/>
        </w:rPr>
      </w:pPr>
      <w:r>
        <w:t xml:space="preserve">רמבד</w:t>
      </w:r>
      <w:ins w:id="90659" w:author="מנוע מכני" w:date="2026-10-05T11:32:12Z">
        <w:r>
          <w:t xml:space="preserve">ר"כ</w:t>
        </w:r>
      </w:ins>
      <w:del w:id="90660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0EFDF3CE" w14:textId="77777777" w:rsidR="00B874E6" w:rsidRDefault="008443E2" w:rsidP="00792FF0">
      <w:pPr>
        <w:pStyle w:val="021"/>
        <w:rPr>
          <w:rtl/>
        </w:rPr>
      </w:pPr>
      <w:del w:id="991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מי זוטר </w:t>
      </w:r>
      <w:ins w:id="94599" w:author="מנוע מכני" w:date="2026-10-05T11:32:12Z">
        <w:r>
          <w:rPr>
            <w:rtl/>
          </w:rPr>
          <w:t xml:space="preserve">מה</w:t>
        </w:r>
      </w:ins>
      <w:del w:id="9460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דכתיב </w:t>
      </w:r>
      <w:ins w:id="94597" w:author="מנוע מכני" w:date="2026-10-05T11:32:12Z">
        <w:r>
          <w:rPr>
            <w:rtl/>
          </w:rPr>
          <w:t xml:space="preserve">בהם</w:t>
        </w:r>
      </w:ins>
      <w:del w:id="94598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121" w:author="מנוע סמנטי" w:date="2026-10-05T11:39:44Z">
        <w:r>
          <w:rPr>
            <w:rStyle w:val="afffff0"/>
            <w:rtl/>
          </w:rPr>
          <w:t xml:space="preserve">כַּצְּבִי וְכָאַיָּל</w:t>
        </w:r>
      </w:ins>
      <w:del w:id="90122" w:author="מנוע סמנטי" w:date="2026-10-05T11:39:44Z">
        <w:r w:rsidR="00F63065">
          <w:rPr>
            <w:rtl/>
          </w:rPr>
          <w:delText xml:space="preserve">כצבי וכאיל</w:delText>
        </w:r>
      </w:del>
      <w:r>
        <w:rPr>
          <w:rFonts w:hint="cs"/>
          <w:rtl/>
        </w:rPr>
        <w:t>'</w:t>
      </w:r>
      <w:r w:rsidR="00F63065">
        <w:rPr>
          <w:rtl/>
        </w:rPr>
        <w:t>, מה צבי ואיל אין פודין, אף פסולי המוקדשין אין פודין</w:t>
      </w:r>
      <w:r w:rsidR="0057284B">
        <w:rPr>
          <w:rtl/>
        </w:rPr>
        <w:t>.</w:t>
      </w:r>
    </w:p>
    <w:p w14:paraId="3F7EED18" w14:textId="77777777" w:rsidR="00B874E6" w:rsidRDefault="00F63065" w:rsidP="008443E2">
      <w:pPr>
        <w:rPr>
          <w:rtl/>
        </w:rPr>
      </w:pPr>
      <w:ins w:id="94601" w:author="מנוע מכני" w:date="2026-10-05T11:32:12Z">
        <w:r>
          <w:rPr>
            <w:rtl/>
          </w:rPr>
          <w:t xml:space="preserve">עכשיו</w:t>
        </w:r>
      </w:ins>
      <w:del w:id="94602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דאתית </w:t>
      </w:r>
      <w:ins w:id="94605" w:author="מנוע מכני" w:date="2026-10-05T11:32:12Z">
        <w:r>
          <w:rPr>
            <w:rtl/>
          </w:rPr>
          <w:t xml:space="preserve">לכך</w:t>
        </w:r>
      </w:ins>
      <w:del w:id="94606" w:author="מנוע מכני" w:date="2026-10-05T11:32:12Z">
        <w:r>
          <w:rPr>
            <w:rtl/>
          </w:rPr>
          <w:delText xml:space="preserve">להכי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לר' שמעון</w:t>
      </w:r>
      <w:r>
        <w:rPr>
          <w:rtl/>
        </w:rPr>
        <w:t xml:space="preserve"> </w:t>
      </w:r>
      <w:ins w:id="93227" w:author="מנוע מכני" w:date="2026-10-05T11:32:12Z">
        <w:r>
          <w:rPr>
            <w:rtl/>
          </w:rPr>
          <w:t xml:space="preserve">גם</w:t>
        </w:r>
      </w:ins>
      <w:del w:id="9322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צבי ואיל כתיב </w:t>
      </w:r>
      <w:ins w:id="94603" w:author="מנוע מכני" w:date="2026-10-05T11:32:12Z">
        <w:r>
          <w:rPr>
            <w:rtl/>
          </w:rPr>
          <w:t xml:space="preserve">בהם</w:t>
        </w:r>
      </w:ins>
      <w:del w:id="94604" w:author="מנוע מכני" w:date="2026-10-05T11:32:12Z">
        <w:r>
          <w:rPr>
            <w:rtl/>
          </w:rPr>
          <w:delText xml:space="preserve">בהו</w:delText>
        </w:r>
      </w:del>
      <w:r w:rsidR="0057284B">
        <w:rPr>
          <w:rtl/>
        </w:rPr>
        <w:t>.</w:t>
      </w:r>
    </w:p>
    <w:p w14:paraId="035A8199" w14:textId="77777777" w:rsidR="00D20CD7" w:rsidRDefault="008443E2" w:rsidP="008443E2">
      <w:pPr>
        <w:pStyle w:val="afff0"/>
        <w:framePr w:wrap="around"/>
        <w:rPr>
          <w:rtl/>
        </w:rPr>
      </w:pPr>
      <w:ins w:id="90003" w:author="מנוע עיצוב" w:date="2026-10-05T11:40:22Z">
        <w:r>
          <w:rPr>
            <w:rFonts w:hint="cs"/>
            <w:rtl/>
          </w:rPr>
          <w:t xml:space="preserve">יב:</w:t>
        </w:r>
      </w:ins>
      <w:del w:id="90004" w:author="מנוע עיצוב" w:date="2026-10-05T11:40:22Z">
        <w:r>
          <w:rPr>
            <w:rFonts w:hint="cs"/>
            <w:rtl/>
          </w:rPr>
          <w:delText xml:space="preserve">יב.</w:delText>
        </w:r>
      </w:del>
    </w:p>
    <w:p>
      <w:pPr>
        <w:pStyle w:val="38"/>
        <w:rPr>
          <w:ins w:id="9912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422A6FD2" w14:textId="77777777" w:rsidR="008443E2" w:rsidRDefault="00F63065" w:rsidP="008443E2">
      <w:pPr>
        <w:rPr>
          <w:rtl/>
        </w:rPr>
      </w:pPr>
      <w:del w:id="991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לפדות ב</w:t>
      </w:r>
      <w:r w:rsidR="008443E2">
        <w:rPr>
          <w:rFonts w:hint="cs"/>
          <w:rtl/>
        </w:rPr>
        <w:t xml:space="preserve">ספק </w:t>
      </w:r>
      <w:r>
        <w:rPr>
          <w:rtl/>
        </w:rPr>
        <w:t xml:space="preserve">בהמת שביעית? </w:t>
      </w:r>
      <w:r w:rsidR="008443E2">
        <w:rPr>
          <w:rFonts w:hint="cs"/>
          <w:rtl/>
        </w:rPr>
        <w:t xml:space="preserve">[דבוודאי אסור דהתורה אמרה לאכלה </w:t>
      </w:r>
    </w:p>
    <w:p w14:paraId="7110AFB1" w14:textId="77777777" w:rsidR="00D20CD7" w:rsidRDefault="00F63065" w:rsidP="008443E2">
      <w:pPr>
        <w:rPr>
          <w:rtl/>
        </w:rPr>
      </w:pPr>
      <w:r>
        <w:rPr>
          <w:rtl/>
        </w:rPr>
        <w:t>כי תיבעי לך - אליבא דר</w:t>
      </w:r>
      <w:r w:rsidR="008443E2">
        <w:rPr>
          <w:rFonts w:hint="cs"/>
          <w:rtl/>
        </w:rPr>
        <w:t xml:space="preserve">'י </w:t>
      </w:r>
      <w:r>
        <w:rPr>
          <w:rtl/>
        </w:rPr>
        <w:t xml:space="preserve">בי יהודה </w:t>
      </w:r>
      <w:ins w:id="94609" w:author="מנוע מכני" w:date="2026-10-05T11:32:12Z">
        <w:r>
          <w:rPr>
            <w:rtl/>
          </w:rPr>
          <w:t xml:space="preserve">מה</w:t>
        </w:r>
      </w:ins>
      <w:del w:id="9461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כיון דמפריש טלה והוא לעצמו - לאכלה קרינא </w:t>
      </w:r>
      <w:ins w:id="94607" w:author="מנוע מכני" w:date="2026-10-05T11:32:12Z">
        <w:r>
          <w:rPr>
            <w:rtl/>
          </w:rPr>
          <w:t xml:space="preserve">בו</w:t>
        </w:r>
      </w:ins>
      <w:del w:id="94608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, </w:t>
      </w:r>
      <w:r w:rsidR="00546316" w:rsidRPr="00D25F87">
        <w:rPr>
          <w:b/>
          <w:bCs/>
          <w:rtl/>
        </w:rPr>
        <w:t xml:space="preserve">א</w:t>
      </w:r>
      <w:ins w:id="90661" w:author="מנוע מכני" w:date="2026-10-05T11:32:12Z">
        <w:r>
          <w:rPr>
            <w:b/>
            <w:bCs/>
            <w:rtl/>
          </w:rPr>
          <w:t xml:space="preserve">ו"ד</w:t>
        </w:r>
      </w:ins>
      <w:del w:id="90662" w:author="מנוע מכני" w:date="2026-10-05T11:32:12Z">
        <w:r w:rsidR="00546316" w:rsidRPr="00D25F87">
          <w:rPr>
            <w:b/>
            <w:bCs/>
            <w:rtl/>
          </w:rPr>
          <w:delText xml:space="preserve">ו''ד</w:delText>
        </w:r>
      </w:del>
      <w:r>
        <w:rPr>
          <w:rtl/>
        </w:rPr>
        <w:t xml:space="preserve"> כיון דכמה דלא מפקע איסוריה </w:t>
      </w:r>
      <w:r>
        <w:rPr>
          <w:rtl/>
        </w:rPr>
        <w:t xml:space="preserve">לא</w:t>
      </w:r>
      <w:r>
        <w:rPr>
          <w:rtl/>
        </w:rPr>
        <w:t xml:space="preserve"> מישתרי - כסחורה דמי? </w:t>
      </w:r>
    </w:p>
    <w:p>
      <w:pPr>
        <w:pStyle w:val="38"/>
        <w:rPr>
          <w:ins w:id="99126" w:author="מנוע מכני" w:date="2026-10-05T11:32:12Z"/>
        </w:rPr>
      </w:pPr>
      <w:r w:rsidRPr="008443E2">
        <w:t>ת"ש,</w:t>
      </w:r>
      <w:r>
        <w:t xml:space="preserve"> דא"ר חסדא:</w:t>
      </w:r>
    </w:p>
    <w:p w14:paraId="2831026D" w14:textId="77777777" w:rsidR="00B874E6" w:rsidRDefault="00F63065" w:rsidP="00F63065">
      <w:pPr>
        <w:rPr>
          <w:rtl/>
        </w:rPr>
      </w:pPr>
      <w:del w:id="991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בהמת שביעית אין פודין בה את הודאי, אבל פודין בה את הספק</w:t>
      </w:r>
      <w:r w:rsidR="0057284B">
        <w:rPr>
          <w:rtl/>
        </w:rPr>
        <w:t>.</w:t>
      </w:r>
    </w:p>
    <w:p w14:paraId="7B36E370" w14:textId="77777777" w:rsidR="00B874E6" w:rsidRDefault="00F63065" w:rsidP="00F63065">
      <w:pPr>
        <w:rPr>
          <w:rtl/>
        </w:rPr>
      </w:pPr>
      <w:r>
        <w:rPr>
          <w:rtl/>
        </w:rPr>
        <w:lastRenderedPageBreak/>
        <w:t xml:space="preserve">פטורה מן הבכורה - לאכלה </w:t>
      </w:r>
      <w:r>
        <w:rPr>
          <w:rtl/>
        </w:rPr>
        <w:lastRenderedPageBreak/>
        <w:t xml:space="preserve">אמר</w:t>
      </w:r>
      <w:r>
        <w:rPr>
          <w:rtl/>
        </w:rPr>
        <w:lastRenderedPageBreak/>
        <w:t xml:space="preserve"> </w:t>
      </w:r>
      <w:ins w:id="94611" w:author="מנוע מכני" w:date="2026-10-05T11:32:12Z">
        <w:r>
          <w:rPr>
            <w:rtl/>
          </w:rPr>
          <w:t xml:space="preserve">התורה</w:t>
        </w:r>
      </w:ins>
      <w:del w:id="94612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ולא לשריפה, וחייבת במתנות - דלאכלה קרינא בה</w:t>
      </w:r>
      <w:r w:rsidR="0057284B">
        <w:rPr>
          <w:rtl/>
        </w:rPr>
        <w:t>.</w:t>
      </w:r>
    </w:p>
    <w:p w14:paraId="03C049B6" w14:textId="77777777" w:rsidR="00D20CD7" w:rsidRDefault="00D20CD7" w:rsidP="00F63065">
      <w:pPr>
        <w:rPr>
          <w:del w:id="90552" w:author="מנוע עיצוב" w:date="2026-10-05T11:33:53Z"/>
          <w:rtl/>
        </w:rPr>
      </w:pPr>
    </w:p>
    <w:p w14:paraId="02D86EB6" w14:textId="77777777" w:rsidR="00B874E6" w:rsidRDefault="00F63065" w:rsidP="00F63065">
      <w:pPr>
        <w:rPr>
          <w:rtl/>
        </w:rPr>
      </w:pPr>
      <w:r>
        <w:rPr>
          <w:rtl/>
        </w:rPr>
        <w:t xml:space="preserve">מיתיבי האוכל מעיסת שביעית עד שלא הורמה חלתה - חייב מיתה </w:t>
      </w:r>
      <w:ins w:id="94615" w:author="מנוע מכני" w:date="2026-10-05T11:32:12Z">
        <w:r>
          <w:rPr>
            <w:rtl/>
          </w:rPr>
          <w:t xml:space="preserve">ולמה</w:t>
        </w:r>
      </w:ins>
      <w:del w:id="94616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? כיון דאילו מטמיא בת שריפה היא, לאכלה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4613" w:author="מנוע מכני" w:date="2026-10-05T11:32:12Z">
        <w:r>
          <w:rPr>
            <w:rtl/>
          </w:rPr>
          <w:t xml:space="preserve">התורה</w:t>
        </w:r>
      </w:ins>
      <w:del w:id="9461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ולא לשריפה! שאני </w:t>
      </w:r>
      <w:ins w:id="93229" w:author="מנוע מכני" w:date="2026-10-05T11:32:12Z">
        <w:r>
          <w:rPr>
            <w:rtl/>
          </w:rPr>
          <w:t xml:space="preserve">כאן</w:t>
        </w:r>
      </w:ins>
      <w:del w:id="93230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דכתיב לדורותיכם</w:t>
      </w:r>
      <w:r w:rsidR="0057284B">
        <w:rPr>
          <w:rtl/>
        </w:rPr>
        <w:t>.</w:t>
      </w:r>
    </w:p>
    <w:p>
      <w:pPr>
        <w:pStyle w:val="38"/>
        <w:rPr>
          <w:ins w:id="99128" w:author="מנוע מכני" w:date="2026-10-05T11:32:12Z"/>
        </w:rPr>
      </w:pPr>
      <w:r>
        <w:t xml:space="preserve">תנ"ה:</w:t>
      </w:r>
    </w:p>
    <w:p w14:paraId="441BFA4F" w14:textId="77777777" w:rsidR="00B874E6" w:rsidRDefault="00F63065" w:rsidP="00F63065">
      <w:pPr>
        <w:rPr>
          <w:rtl/>
        </w:rPr>
      </w:pPr>
      <w:del w:id="991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מנין לאוכל מעיסת שביעית עד שלא הורמה חלתה שחייב מיתה - שנאמר </w:t>
      </w:r>
      <w:r w:rsidR="008443E2">
        <w:rPr>
          <w:rFonts w:hint="cs"/>
          <w:rtl/>
        </w:rPr>
        <w:t>'</w:t>
      </w:r>
      <w:ins w:id="90123" w:author="מנוע סמנטי" w:date="2026-10-05T11:39:44Z">
        <w:r>
          <w:rPr>
            <w:rStyle w:val="afffff0"/>
            <w:rtl/>
          </w:rPr>
          <w:t xml:space="preserve">לְדוֹרוֹתֵיכֶם</w:t>
        </w:r>
      </w:ins>
      <w:del w:id="90124" w:author="מנוע סמנטי" w:date="2026-10-05T11:39:44Z">
        <w:r>
          <w:rPr>
            <w:rtl/>
          </w:rPr>
          <w:delText xml:space="preserve">לדורותיכם</w:delText>
        </w:r>
      </w:del>
      <w:r w:rsidR="008443E2">
        <w:rPr>
          <w:rFonts w:hint="cs"/>
          <w:rtl/>
        </w:rPr>
        <w:t>'</w:t>
      </w:r>
      <w:r w:rsidR="0057284B">
        <w:rPr>
          <w:rtl/>
        </w:rPr>
        <w:t>.</w:t>
      </w:r>
    </w:p>
    <w:p w14:paraId="005E7967" w14:textId="77777777" w:rsidR="00D20CD7" w:rsidRDefault="00F63065" w:rsidP="008443E2">
      <w:pPr>
        <w:jc w:val="center"/>
        <w:rPr>
          <w:rtl/>
        </w:rPr>
      </w:pPr>
      <w:r>
        <w:rPr>
          <w:rtl/>
        </w:rPr>
        <w:t>ו</w:t>
      </w:r>
      <w:r w:rsidR="008443E2">
        <w:rPr>
          <w:rFonts w:hint="cs"/>
          <w:rtl/>
        </w:rPr>
        <w:t xml:space="preserve">לא גמרי' </w:t>
      </w:r>
      <w:ins w:id="93231" w:author="מנוע מכני" w:date="2026-10-05T11:32:12Z">
        <w:r>
          <w:rPr>
            <w:rFonts w:hint="cs"/>
            <w:rtl/>
          </w:rPr>
          <w:t xml:space="preserve">משם</w:t>
        </w:r>
      </w:ins>
      <w:del w:id="93232" w:author="מנוע מכני" w:date="2026-10-05T11:32:12Z">
        <w:r w:rsidR="008443E2">
          <w:rPr>
            <w:rFonts w:hint="cs"/>
            <w:rtl/>
          </w:rPr>
          <w:delText xml:space="preserve">מהתם</w:delText>
        </w:r>
      </w:del>
      <w:r w:rsidR="008443E2">
        <w:rPr>
          <w:rFonts w:hint="cs"/>
          <w:rtl/>
        </w:rPr>
        <w:t xml:space="preserve"> ד</w:t>
      </w:r>
      <w:r>
        <w:rPr>
          <w:rtl/>
        </w:rPr>
        <w:t xml:space="preserve">עיקר לאכילה, </w:t>
      </w:r>
      <w:ins w:id="93233" w:author="מנוע מכני" w:date="2026-10-05T11:32:12Z">
        <w:r>
          <w:rPr>
            <w:rtl/>
          </w:rPr>
          <w:t xml:space="preserve">כאן</w:t>
        </w:r>
      </w:ins>
      <w:del w:id="9323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עיקר לשריפה: </w:t>
      </w:r>
    </w:p>
    <w:p w14:paraId="43642096" w14:textId="77777777" w:rsidR="0057284B" w:rsidRDefault="0057284B" w:rsidP="0057284B">
      <w:pPr>
        <w:pStyle w:val="affffd"/>
        <w:jc w:val="center"/>
        <w:rPr>
          <w:rtl/>
        </w:rPr>
        <w:pPrChange w:id="9037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45" w:author="מנוע מכני" w:date="2026-10-05T11:32:12Z">
        <w:r>
          <w:rPr>
            <w:rtl/>
          </w:rPr>
          <w:t xml:space="preserve"> </w:t>
        </w:r>
      </w:ins>
      <w:del w:id="960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47" w:author="מנוע מכני" w:date="2026-10-05T11:32:12Z">
        <w:r>
          <w:rPr>
            <w:rtl/>
          </w:rPr>
          <w:t xml:space="preserve"> </w:t>
        </w:r>
      </w:ins>
      <w:del w:id="960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42EEDC" w14:textId="77777777" w:rsidR="008443E2" w:rsidRDefault="00F63065" w:rsidP="0057284B">
      <w:pPr>
        <w:jc w:val="center"/>
        <w:rPr>
          <w:rtl/>
        </w:rPr>
      </w:pPr>
      <w:r>
        <w:rPr>
          <w:rtl/>
        </w:rPr>
        <w:t xml:space="preserve">נתנו לכהן כו': תנינא להא, דת"ר: ישראל שהיה לו פטר חמור בתוך ביתו, ואמר לו הכהן תנהו לי ואני אפדהו - הרי זה </w:t>
      </w:r>
      <w:r>
        <w:rPr>
          <w:rtl/>
        </w:rPr>
        <w:t xml:space="preserve">לא</w:t>
      </w:r>
      <w:r>
        <w:rPr>
          <w:rtl/>
        </w:rPr>
        <w:t xml:space="preserve"> יתנו לו </w:t>
      </w:r>
      <w:r>
        <w:rPr>
          <w:rtl/>
        </w:rPr>
        <w:t xml:space="preserve">אא"כ</w:t>
      </w:r>
      <w:r>
        <w:rPr>
          <w:rtl/>
        </w:rPr>
        <w:t xml:space="preserve"> פדאו בפניו</w:t>
      </w:r>
      <w:ins w:id="96049" w:author="מנוע מכני" w:date="2026-10-05T11:32:12Z">
        <w:r>
          <w:rPr>
            <w:rtl/>
          </w:rPr>
          <w:t xml:space="preserve">,</w:t>
        </w:r>
      </w:ins>
      <w:del w:id="9605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30" w:author="מנוע מכני" w:date="2026-10-05T11:32:12Z"/>
        </w:rPr>
      </w:pPr>
      <w:r>
        <w:t xml:space="preserve">ארנ</w:t>
      </w:r>
      <w:ins w:id="90663" w:author="מנוע מכני" w:date="2026-10-05T11:32:12Z">
        <w:r>
          <w:t xml:space="preserve">ב"א</w:t>
        </w:r>
      </w:ins>
      <w:del w:id="90664" w:author="מנוע מכני" w:date="2026-10-05T11:32:12Z">
        <w:r>
          <w:delText xml:space="preserve">ב''א</w:delText>
        </w:r>
      </w:del>
      <w:ins w:id="97667" w:author="מנוע מכני" w:date="2026-10-05T11:32:12Z">
        <w:r>
          <w:t xml:space="preserve">:</w:t>
        </w:r>
      </w:ins>
    </w:p>
    <w:p w14:paraId="69D26A60" w14:textId="77777777" w:rsidR="008443E2" w:rsidRDefault="008443E2" w:rsidP="008443E2">
      <w:pPr>
        <w:rPr>
          <w:rtl/>
        </w:rPr>
      </w:pPr>
      <w:del w:id="9766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913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זאת אומרת - נחשדו הכהנים על פטרי חמורים</w:t>
      </w:r>
      <w:ins w:id="96051" w:author="מנוע מכני" w:date="2026-10-05T11:32:12Z">
        <w:r>
          <w:rPr>
            <w:rtl/>
          </w:rPr>
          <w:t xml:space="preserve">,</w:t>
        </w:r>
      </w:ins>
      <w:del w:id="96052" w:author="מנוע מכני" w:date="2026-10-05T11:32:12Z">
        <w:r w:rsidR="000B5F7F">
          <w:rPr>
            <w:rtl/>
          </w:rPr>
          <w:delText xml:space="preserve">;</w:delText>
        </w:r>
      </w:del>
      <w:r w:rsidR="00F63065">
        <w:rPr>
          <w:rtl/>
        </w:rPr>
        <w:t xml:space="preserve">פשיטא! </w:t>
      </w:r>
    </w:p>
    <w:p w14:paraId="4847D9D6" w14:textId="77777777" w:rsidR="00D20CD7" w:rsidRDefault="008443E2" w:rsidP="00C5567C">
      <w:pPr>
        <w:pStyle w:val="a"/>
        <w:rPr>
          <w:rtl/>
        </w:rPr>
      </w:pPr>
      <w:r>
        <w:rPr>
          <w:rtl/>
        </w:rPr>
        <w:t xml:space="preserve">מהו דתימא: </w:t>
      </w:r>
      <w:r>
        <w:rPr>
          <w:rtl/>
        </w:rPr>
        <w:t xml:space="preserve">ה"מ</w:t>
      </w:r>
      <w:r>
        <w:rPr>
          <w:rtl/>
        </w:rPr>
        <w:t xml:space="preserve"> </w:t>
      </w:r>
      <w:ins w:id="93235" w:author="מנוע מכני" w:date="2026-10-05T11:32:12Z">
        <w:r>
          <w:rPr>
            <w:rtl/>
          </w:rPr>
          <w:t xml:space="preserve">מקום</w:t>
        </w:r>
      </w:ins>
      <w:del w:id="93236" w:author="מנוע מכני" w:date="2026-10-05T11:32:12Z">
        <w:r w:rsidR="00F63065">
          <w:rPr>
            <w:rtl/>
          </w:rPr>
          <w:delText xml:space="preserve">היכא</w:delText>
        </w:r>
      </w:del>
      <w:r w:rsidR="00F63065">
        <w:rPr>
          <w:rtl/>
        </w:rPr>
        <w:t xml:space="preserve"> דמחזק לן דמיקרי, אבל בסתמא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>
        <w:rPr>
          <w:rtl/>
        </w:rPr>
        <w:t xml:space="preserve">קמ"ל</w:t>
      </w:r>
      <w:r w:rsidR="00F63065">
        <w:rPr>
          <w:rtl/>
        </w:rPr>
        <w:t xml:space="preserve"> דמורה בה היתירא: </w:t>
      </w:r>
    </w:p>
    <w:p w14:paraId="077CD557" w14:textId="77777777" w:rsidR="0057284B" w:rsidRDefault="0057284B" w:rsidP="0057284B">
      <w:pPr>
        <w:pStyle w:val="affffd"/>
        <w:jc w:val="center"/>
        <w:rPr>
          <w:rtl/>
        </w:rPr>
        <w:pPrChange w:id="9037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53" w:author="מנוע מכני" w:date="2026-10-05T11:32:12Z">
        <w:r>
          <w:rPr>
            <w:rtl/>
          </w:rPr>
          <w:t xml:space="preserve"> </w:t>
        </w:r>
      </w:ins>
      <w:del w:id="960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55" w:author="מנוע מכני" w:date="2026-10-05T11:32:12Z">
        <w:r>
          <w:rPr>
            <w:rtl/>
          </w:rPr>
          <w:t xml:space="preserve"> </w:t>
        </w:r>
      </w:ins>
      <w:del w:id="960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B1121FA" w14:textId="77777777" w:rsidR="00B874E6" w:rsidRDefault="00F63065" w:rsidP="000958F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B515694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המפריש פדיון פטר חמור ומת, </w:t>
      </w:r>
    </w:p>
    <w:p w14:paraId="3A732EAD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רבי אליעזר אומר: חייבין באחריותו, כחמש סלעים של בן, </w:t>
      </w:r>
    </w:p>
    <w:p w14:paraId="6FD2848D" w14:textId="77777777" w:rsidR="00B874E6" w:rsidRDefault="00F63065" w:rsidP="000958FE">
      <w:pPr>
        <w:pStyle w:val="afff5"/>
        <w:rPr>
          <w:rtl/>
        </w:rPr>
      </w:pPr>
      <w:r>
        <w:rPr>
          <w:rtl/>
        </w:rPr>
        <w:t>וחכ"א: אין חייבין באחריותו, כפדיון מעשר שני</w:t>
      </w:r>
      <w:r w:rsidR="0057284B">
        <w:rPr>
          <w:rtl/>
        </w:rPr>
        <w:t>.</w:t>
      </w:r>
    </w:p>
    <w:p w14:paraId="7A341007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העיד רבי יהושע ורבי צדוק על פדיון פטר חמור שמת שאין כאן לכהן כלום, מת פטר חמור </w:t>
      </w:r>
    </w:p>
    <w:p w14:paraId="3A57D1A8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ר"א אומר: יקבר, ומותר בהנאתו של טלה, וחכ"א: א"צ להקבר, וטלה לכהן: </w:t>
      </w:r>
    </w:p>
    <w:p w14:paraId="5612F046" w14:textId="77777777" w:rsidR="0057284B" w:rsidRDefault="0057284B" w:rsidP="0057284B">
      <w:pPr>
        <w:pStyle w:val="affffd"/>
        <w:jc w:val="center"/>
        <w:rPr>
          <w:rtl/>
        </w:rPr>
        <w:pPrChange w:id="9037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57" w:author="מנוע מכני" w:date="2026-10-05T11:32:12Z">
        <w:r>
          <w:rPr>
            <w:rtl/>
          </w:rPr>
          <w:t xml:space="preserve"> </w:t>
        </w:r>
      </w:ins>
      <w:del w:id="960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59" w:author="מנוע מכני" w:date="2026-10-05T11:32:12Z">
        <w:r>
          <w:rPr>
            <w:rtl/>
          </w:rPr>
          <w:t xml:space="preserve"> </w:t>
        </w:r>
      </w:ins>
      <w:del w:id="960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132" w:author="מנוע מכני" w:date="2026-10-05T11:32:12Z"/>
        </w:rPr>
      </w:pPr>
      <w:r>
        <w:t xml:space="preserve">רב יוסף:</w:t>
      </w:r>
    </w:p>
    <w:p w14:paraId="2F9889E4" w14:textId="77777777" w:rsidR="000958FE" w:rsidRDefault="00F63065" w:rsidP="00F56E1E">
      <w:pPr>
        <w:rPr>
          <w:rtl/>
        </w:rPr>
      </w:pPr>
      <w:del w:id="99133" w:author="מנוע מכני" w:date="2026-10-05T11:32:12Z">
        <w:r>
          <w:rPr>
            <w:rtl/>
          </w:rPr>
          <w:delText xml:space="preserve"> </w:delText>
        </w:r>
      </w:del>
      <w:r w:rsidR="00F56E1E">
        <w:rPr>
          <w:rFonts w:hint="cs"/>
          <w:rtl/>
        </w:rPr>
        <w:t xml:space="preserve">טעמא </w:t>
      </w:r>
      <w:r w:rsidR="00F56E1E">
        <w:rPr>
          <w:rStyle w:val="2fb"/>
          <w:rFonts w:hint="cs"/>
          <w:rtl/>
        </w:rPr>
        <w:t xml:space="preserve">ד</w:t>
      </w:r>
      <w:ins w:id="9066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66" w:author="מנוע מכני" w:date="2026-10-05T11:32:12Z">
        <w:r w:rsidR="00F56E1E">
          <w:rPr>
            <w:rFonts w:hint="cs"/>
            <w:rtl/>
          </w:rPr>
          <w:delText xml:space="preserve">ר''א</w:delText>
        </w:r>
      </w:del>
      <w:r w:rsidR="00F56E1E">
        <w:rPr>
          <w:rFonts w:hint="cs"/>
          <w:rtl/>
        </w:rPr>
        <w:t xml:space="preserve"> ד'</w:t>
      </w:r>
      <w:ins w:id="90125" w:author="מנוע סמנטי" w:date="2026-10-05T11:39:44Z">
        <w:r>
          <w:rPr>
            <w:rStyle w:val="afffff0"/>
            <w:rtl/>
          </w:rPr>
          <w:t xml:space="preserve">אַךְ פָּדֹה תִפְדֶּה וְגוֹ</w:t>
        </w:r>
      </w:ins>
      <w:del w:id="90126" w:author="מנוע סמנטי" w:date="2026-10-05T11:39:44Z">
        <w:r>
          <w:rPr>
            <w:rtl/>
          </w:rPr>
          <w:delText xml:space="preserve">אך פדה תפדה וגו</w:delText>
        </w:r>
      </w:del>
      <w:r>
        <w:rPr>
          <w:rtl/>
        </w:rPr>
        <w:t xml:space="preserve">' מה בכור אדם, אף בכור בהמה טמאה חייב באחריותו</w:t>
      </w:r>
      <w:ins w:id="96061" w:author="מנוע מכני" w:date="2026-10-05T11:32:12Z">
        <w:r>
          <w:rPr>
            <w:rtl/>
          </w:rPr>
          <w:t xml:space="preserve">,</w:t>
        </w:r>
      </w:ins>
      <w:del w:id="9606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34" w:author="מנוע מכני" w:date="2026-10-05T11:32:12Z"/>
        </w:rPr>
      </w:pPr>
      <w:r>
        <w:t xml:space="preserve">א"ל</w:t>
      </w:r>
      <w:r>
        <w:t xml:space="preserve"> אביי:</w:t>
      </w:r>
    </w:p>
    <w:p w14:paraId="09EECF37" w14:textId="77777777" w:rsidR="000958FE" w:rsidRDefault="00F63065" w:rsidP="00F56E1E">
      <w:pPr>
        <w:rPr>
          <w:rtl/>
        </w:rPr>
      </w:pPr>
      <w:del w:id="99135" w:author="מנוע מכני" w:date="2026-10-05T11:32:12Z">
        <w:r>
          <w:rPr>
            <w:rtl/>
          </w:rPr>
          <w:delText xml:space="preserve"> </w:delText>
        </w:r>
      </w:del>
      <w:ins w:id="97749" w:author="מנוע מכני" w:date="2026-10-05T11:32:12Z">
        <w:r>
          <w:rPr>
            <w:rtl/>
          </w:rPr>
          <w:t xml:space="preserve">אם </w:t>
        </w:r>
      </w:ins>
      <w:del w:id="9775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מה בכור אדם מותר בהנאה, אף בכור בהמה טמאה מותר? וכי תימא </w:t>
      </w:r>
      <w:r>
        <w:rPr>
          <w:rtl/>
        </w:rPr>
        <w:t xml:space="preserve">ה"נ</w:t>
      </w:r>
      <w:r>
        <w:rPr>
          <w:rtl/>
        </w:rPr>
        <w:t xml:space="preserve">, והתנן מת פטר חמור, </w:t>
      </w:r>
      <w:ins w:id="90667" w:author="מנוע מכני" w:date="2026-10-05T11:32:12Z">
        <w:r>
          <w:rPr>
            <w:rStyle w:val="2fb"/>
            <w:rtl/>
          </w:rPr>
          <w:t xml:space="preserve">ר"א</w:t>
        </w:r>
      </w:ins>
      <w:del w:id="90668" w:author="מנוע מכני" w:date="2026-10-05T11:32:12Z">
        <w:r>
          <w:rPr>
            <w:rtl/>
          </w:rPr>
          <w:delText xml:space="preserve">ר</w:delText>
        </w:r>
        <w:r w:rsidR="00F56E1E">
          <w:rPr>
            <w:rFonts w:hint="cs"/>
            <w:rtl/>
          </w:rPr>
          <w:delText xml:space="preserve">''א</w:delText>
        </w:r>
      </w:del>
      <w:r w:rsidR="00F56E1E">
        <w:rPr>
          <w:rFonts w:hint="cs"/>
          <w:rtl/>
        </w:rPr>
        <w:t xml:space="preserve"> </w:t>
      </w:r>
      <w:r>
        <w:rPr>
          <w:rtl/>
        </w:rPr>
        <w:t xml:space="preserve">אומר: יקבר, </w:t>
      </w:r>
      <w:ins w:id="94617" w:author="מנוע מכני" w:date="2026-10-05T11:32:12Z">
        <w:r>
          <w:rPr>
            <w:rtl/>
          </w:rPr>
          <w:t xml:space="preserve">מה</w:t>
        </w:r>
      </w:ins>
      <w:del w:id="9461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יקבר - </w:t>
      </w:r>
      <w:ins w:id="93237" w:author="מנוע מכני" w:date="2026-10-05T11:32:12Z">
        <w:r>
          <w:rPr>
            <w:rtl/>
          </w:rPr>
          <w:t xml:space="preserve">לא</w:t>
        </w:r>
      </w:ins>
      <w:del w:id="9323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דאסור בהנאה? </w:t>
      </w:r>
    </w:p>
    <w:p>
      <w:pPr>
        <w:pStyle w:val="38"/>
        <w:rPr>
          <w:ins w:id="100814" w:author="מנוע מכני" w:date="2026-10-05T11:32:12Z"/>
        </w:rPr>
      </w:pPr>
      <w:r>
        <w:t xml:space="preserve">לא</w:t>
      </w:r>
      <w:r>
        <w:t xml:space="preserve">,</w:t>
      </w:r>
    </w:p>
    <w:p w14:paraId="29902D39" w14:textId="77777777" w:rsidR="000958FE" w:rsidRDefault="00F63065" w:rsidP="00F63065">
      <w:pPr>
        <w:rPr>
          <w:rtl/>
        </w:rPr>
      </w:pPr>
      <w:del w:id="1008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יקבר כבכור אדם</w:t>
      </w:r>
      <w:ins w:id="96063" w:author="מנוע מכני" w:date="2026-10-05T11:32:12Z">
        <w:r>
          <w:rPr>
            <w:rtl/>
          </w:rPr>
          <w:t xml:space="preserve">,</w:t>
        </w:r>
      </w:ins>
      <w:del w:id="96064" w:author="מנוע מכני" w:date="2026-10-05T11:32:12Z">
        <w:r w:rsidR="000B5F7F">
          <w:rPr>
            <w:rtl/>
          </w:rPr>
          <w:delText xml:space="preserve">;</w:delText>
        </w:r>
      </w:del>
      <w:r w:rsidR="0010269E">
        <w:rPr>
          <w:rFonts w:hint="cs"/>
          <w:rtl/>
        </w:rPr>
        <w:t xml:space="preserve"> </w:t>
      </w:r>
      <w:r>
        <w:rPr>
          <w:rtl/>
        </w:rPr>
        <w:t xml:space="preserve">אלא אדם בכור הוא דבעי קבורה, פשוט </w:t>
      </w:r>
      <w:ins w:id="97751" w:author="מנוע מכני" w:date="2026-10-05T11:32:12Z">
        <w:r>
          <w:rPr>
            <w:rtl/>
          </w:rPr>
          <w:t xml:space="preserve">לא</w:t>
        </w:r>
        <w:r>
          <w:rPr>
            <w:rtl/>
          </w:rPr>
          <w:t xml:space="preserve"> צריך</w:t>
        </w:r>
      </w:ins>
      <w:del w:id="97752" w:author="מנוע מכני" w:date="2026-10-05T11:32:12Z">
        <w:r>
          <w:rPr>
            <w:rtl/>
          </w:rPr>
          <w:delText xml:space="preserve">לא בעי</w:delText>
        </w:r>
      </w:del>
      <w:r>
        <w:rPr>
          <w:rtl/>
        </w:rPr>
        <w:t xml:space="preserve"> קבורה? </w:t>
      </w:r>
    </w:p>
    <w:p>
      <w:pPr>
        <w:pStyle w:val="38"/>
        <w:rPr>
          <w:ins w:id="99136" w:author="מנוע מכני" w:date="2026-10-05T11:32:12Z"/>
        </w:rPr>
      </w:pPr>
      <w:r>
        <w:t xml:space="preserve">ועוד </w:t>
      </w:r>
      <w:r>
        <w:t xml:space="preserve">תניא</w:t>
      </w:r>
      <w:r>
        <w:t xml:space="preserve">:</w:t>
      </w:r>
    </w:p>
    <w:p w14:paraId="1B23BF0C" w14:textId="77777777" w:rsidR="000958FE" w:rsidRDefault="00F63065" w:rsidP="00792FF0">
      <w:pPr>
        <w:pStyle w:val="021"/>
        <w:rPr>
          <w:rtl/>
        </w:rPr>
      </w:pPr>
      <w:del w:id="991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</w:t>
      </w:r>
      <w:r>
        <w:rPr>
          <w:rStyle w:val="2fb"/>
          <w:rtl/>
        </w:rPr>
        <w:t xml:space="preserve">ר' אליעזר</w:t>
      </w:r>
      <w:r>
        <w:rPr>
          <w:rtl/>
        </w:rPr>
        <w:t xml:space="preserve"> בישראל</w:t>
      </w:r>
      <w:r w:rsidR="0010269E">
        <w:rPr>
          <w:rtl/>
        </w:rPr>
        <w:t xml:space="preserve"> שיש לו ספק פטר חמור בתוך ביתו</w:t>
      </w:r>
      <w:r>
        <w:rPr>
          <w:rtl/>
        </w:rPr>
        <w:t xml:space="preserve"> שמפריש טלה עליו והוא שלו! </w:t>
      </w:r>
    </w:p>
    <w:p>
      <w:pPr>
        <w:pStyle w:val="38"/>
        <w:rPr>
          <w:ins w:id="99138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4564F2F2" w14:textId="77777777" w:rsidR="00B874E6" w:rsidRDefault="00F63065" w:rsidP="00F63065">
      <w:pPr>
        <w:rPr>
          <w:rtl/>
        </w:rPr>
      </w:pPr>
      <w:del w:id="991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אמר</w:t>
      </w:r>
      <w:r>
        <w:rPr>
          <w:rtl/>
        </w:rPr>
        <w:t xml:space="preserve"> קרא </w:t>
      </w:r>
      <w:r w:rsidR="00F56E1E">
        <w:rPr>
          <w:rFonts w:hint="cs"/>
          <w:rtl/>
        </w:rPr>
        <w:t>'</w:t>
      </w:r>
      <w:ins w:id="90127" w:author="מנוע סמנטי" w:date="2026-10-05T11:39:44Z">
        <w:r>
          <w:rPr>
            <w:rStyle w:val="afffff0"/>
            <w:rtl/>
          </w:rPr>
          <w:t xml:space="preserve">אַךְ פָּדֹה תִפְדֶּה</w:t>
        </w:r>
      </w:ins>
      <w:del w:id="90128" w:author="מנוע סמנטי" w:date="2026-10-05T11:39:44Z">
        <w:r>
          <w:rPr>
            <w:rtl/>
          </w:rPr>
          <w:delText xml:space="preserve">אך פדה תפדה</w:delText>
        </w:r>
      </w:del>
      <w:r w:rsidR="00F56E1E">
        <w:rPr>
          <w:rFonts w:hint="cs"/>
          <w:rtl/>
        </w:rPr>
        <w:t>'</w:t>
      </w:r>
      <w:r>
        <w:rPr>
          <w:rtl/>
        </w:rPr>
        <w:t xml:space="preserve"> - לפדייה הקשיתיו, ולא לדבר אחר</w:t>
      </w:r>
      <w:r w:rsidR="0057284B">
        <w:rPr>
          <w:rtl/>
        </w:rPr>
        <w:t>.</w:t>
      </w:r>
    </w:p>
    <w:p>
      <w:pPr>
        <w:pStyle w:val="38"/>
        <w:rPr>
          <w:ins w:id="99140" w:author="מנוע מכני" w:date="2026-10-05T11:32:12Z"/>
        </w:rPr>
      </w:pPr>
      <w:r>
        <w:t xml:space="preserve">תנן</w:t>
      </w:r>
      <w:r>
        <w:t xml:space="preserve"> </w:t>
      </w:r>
      <w:ins w:id="93239" w:author="מנוע מכני" w:date="2026-10-05T11:32:12Z">
        <w:r>
          <w:t xml:space="preserve">שם</w:t>
        </w:r>
      </w:ins>
      <w:del w:id="93240" w:author="מנוע מכני" w:date="2026-10-05T11:32:12Z">
        <w:r>
          <w:delText xml:space="preserve">התם</w:delText>
        </w:r>
      </w:del>
      <w:r>
        <w:t xml:space="preserve">:</w:t>
      </w:r>
    </w:p>
    <w:p w14:paraId="4CC9019C" w14:textId="77777777" w:rsidR="00B874E6" w:rsidRDefault="00F63065" w:rsidP="00F63065">
      <w:pPr>
        <w:rPr>
          <w:rtl/>
        </w:rPr>
      </w:pPr>
      <w:del w:id="991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הערכין - בשעתן, ופדיון הבן - אחר שלשים יום, פדיון פטר חמור - לאלתר</w:t>
      </w:r>
      <w:r w:rsidR="0057284B">
        <w:rPr>
          <w:rtl/>
        </w:rPr>
        <w:t>.</w:t>
      </w:r>
    </w:p>
    <w:p w14:paraId="564F9364" w14:textId="77777777" w:rsidR="0010269E" w:rsidRDefault="00F63065" w:rsidP="00F63065">
      <w:pPr>
        <w:rPr>
          <w:rtl/>
        </w:rPr>
      </w:pPr>
      <w:r>
        <w:rPr>
          <w:rtl/>
        </w:rPr>
        <w:t xml:space="preserve">ופדיון פטר חמור לאלתר? </w:t>
      </w:r>
    </w:p>
    <w:p w14:paraId="45D63560" w14:textId="77777777" w:rsidR="000958FE" w:rsidRDefault="00F63065" w:rsidP="00F63065">
      <w:pPr>
        <w:rPr>
          <w:rtl/>
        </w:rPr>
      </w:pPr>
      <w:r>
        <w:rPr>
          <w:rtl/>
        </w:rPr>
        <w:t xml:space="preserve">ורמינהי: אין בערכין ובפדיון הבן ובנזירות ובפטר חמור פחות משלשים, ומוסיפין עד עולם! </w:t>
      </w:r>
    </w:p>
    <w:p>
      <w:pPr>
        <w:pStyle w:val="38"/>
        <w:rPr>
          <w:ins w:id="99142" w:author="מנוע מכני" w:date="2026-10-05T11:32:12Z"/>
        </w:rPr>
      </w:pPr>
      <w:r>
        <w:t xml:space="preserve">אר"נ:</w:t>
      </w:r>
    </w:p>
    <w:p w14:paraId="45CA79BE" w14:textId="77777777" w:rsidR="000958FE" w:rsidRDefault="00F63065" w:rsidP="00F63065">
      <w:pPr>
        <w:rPr>
          <w:rtl/>
        </w:rPr>
      </w:pPr>
      <w:del w:id="991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לומר שאם פדאו - פדוי</w:t>
      </w:r>
      <w:ins w:id="96065" w:author="מנוע מכני" w:date="2026-10-05T11:32:12Z">
        <w:r>
          <w:rPr>
            <w:rtl/>
          </w:rPr>
          <w:t xml:space="preserve">,</w:t>
        </w:r>
      </w:ins>
      <w:del w:id="96066" w:author="מנוע מכני" w:date="2026-10-05T11:32:12Z">
        <w:r w:rsidR="000B5F7F">
          <w:rPr>
            <w:rtl/>
          </w:rPr>
          <w:delText xml:space="preserve">;</w:delText>
        </w:r>
      </w:del>
      <w:r w:rsidR="0010269E">
        <w:rPr>
          <w:rFonts w:hint="cs"/>
          <w:rtl/>
        </w:rPr>
        <w:t xml:space="preserve"> </w:t>
      </w:r>
      <w:r>
        <w:rPr>
          <w:rtl/>
        </w:rPr>
        <w:t xml:space="preserve">מכלל דבנו, אם פדאו - אינו פדוי? </w:t>
      </w:r>
    </w:p>
    <w:p w14:paraId="03AD4E03" w14:textId="77777777" w:rsidR="0010269E" w:rsidRDefault="00F63065" w:rsidP="00F63065">
      <w:pPr>
        <w:rPr>
          <w:rtl/>
        </w:rPr>
      </w:pPr>
      <w:r>
        <w:rPr>
          <w:rtl/>
        </w:rPr>
        <w:lastRenderedPageBreak/>
        <w:t xml:space="preserve">והאיתמר: הפודה את בנו בתוך ל' יום, </w:t>
      </w:r>
      <w:r>
        <w:rPr>
          <w:rStyle w:val="2fb"/>
          <w:rtl/>
        </w:rPr>
        <w:lastRenderedPageBreak/>
        <w:t xml:space="preserve">רב</w:t>
      </w:r>
      <w:r>
        <w:rPr>
          <w:rtl/>
        </w:rPr>
        <w:lastRenderedPageBreak/>
        <w:t xml:space="preserve"> </w:t>
      </w:r>
      <w:r>
        <w:rPr>
          <w:rtl/>
        </w:rPr>
        <w:lastRenderedPageBreak/>
        <w:t xml:space="preserve">אמר</w:t>
      </w:r>
      <w:r>
        <w:rPr>
          <w:rtl/>
        </w:rPr>
        <w:lastRenderedPageBreak/>
        <w:t xml:space="preserve"> בנו פדוי! </w:t>
      </w:r>
    </w:p>
    <w:p w14:paraId="2A96705B" w14:textId="77777777" w:rsidR="000958FE" w:rsidRDefault="00F63065" w:rsidP="00F63065">
      <w:pPr>
        <w:rPr>
          <w:rtl/>
        </w:rPr>
      </w:pPr>
      <w:ins w:id="93241" w:author="מנוע מכני" w:date="2026-10-05T11:32:12Z">
        <w:r>
          <w:rPr>
            <w:rtl/>
          </w:rPr>
          <w:t xml:space="preserve">לא</w:t>
        </w:r>
      </w:ins>
      <w:del w:id="932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איתמר עלה, </w:t>
      </w:r>
    </w:p>
    <w:p>
      <w:pPr>
        <w:pStyle w:val="38"/>
        <w:rPr>
          <w:ins w:id="99144" w:author="מנוע מכני" w:date="2026-10-05T11:32:12Z"/>
        </w:rPr>
      </w:pPr>
      <w:del w:id="100896" w:author="מנוע מכני" w:date="2026-10-05T11:32:12Z">
        <w:r>
          <w:delText xml:space="preserve">אמר </w:delText>
        </w:r>
      </w:del>
      <w:r>
        <w:t xml:space="preserve">רבא:</w:t>
      </w:r>
    </w:p>
    <w:p w14:paraId="68610D6D" w14:textId="77777777" w:rsidR="00B874E6" w:rsidRDefault="00F63065" w:rsidP="0010269E">
      <w:pPr>
        <w:rPr>
          <w:rtl/>
        </w:rPr>
      </w:pPr>
      <w:del w:id="99145" w:author="מנוע מכני" w:date="2026-10-05T11:32:12Z">
        <w:r>
          <w:rPr>
            <w:rtl/>
          </w:rPr>
          <w:delText xml:space="preserve"> </w:delText>
        </w:r>
      </w:del>
      <w:ins w:id="98187" w:author="מנוע מכני" w:date="2026-10-05T11:32:12Z">
        <w:r>
          <w:rPr>
            <w:rtl/>
          </w:rPr>
          <w:t xml:space="preserve">דלכ"ע</w:t>
        </w:r>
      </w:ins>
      <w:del w:id="98188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מעכשיו - אין בנו פדוי, </w:t>
      </w:r>
      <w:r w:rsidR="0010269E">
        <w:rPr>
          <w:rStyle w:val="2fb"/>
          <w:rFonts w:hint="cs"/>
          <w:rtl/>
        </w:rPr>
        <w:t>ר</w:t>
      </w:r>
      <w:r>
        <w:rPr>
          <w:rStyle w:val="2fb"/>
          <w:rtl/>
        </w:rPr>
        <w:t xml:space="preserve">ב ששת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לומר שאינו עובר עליו</w:t>
      </w:r>
      <w:r w:rsidR="0057284B">
        <w:rPr>
          <w:rtl/>
        </w:rPr>
        <w:t>.</w:t>
      </w:r>
    </w:p>
    <w:p w14:paraId="6E4CFB8A" w14:textId="77777777" w:rsidR="000958FE" w:rsidRDefault="0010269E" w:rsidP="0010269E">
      <w:pPr>
        <w:pStyle w:val="afff0"/>
        <w:framePr w:wrap="around"/>
        <w:rPr>
          <w:rtl/>
        </w:rPr>
      </w:pPr>
      <w:r>
        <w:rPr>
          <w:rFonts w:hint="cs"/>
          <w:rtl/>
        </w:rPr>
        <w:t>יג.</w:t>
      </w:r>
    </w:p>
    <w:p>
      <w:pPr>
        <w:pStyle w:val="38"/>
        <w:rPr>
          <w:ins w:id="99146" w:author="מנוע מכני" w:date="2026-10-05T11:32:12Z"/>
        </w:rPr>
      </w:pPr>
      <w:r>
        <w:t>מתיב ר</w:t>
      </w:r>
      <w:ins w:id="90669" w:author="מנוע מכני" w:date="2026-10-05T11:32:12Z">
        <w:r>
          <w:t xml:space="preserve">ב"ח</w:t>
        </w:r>
      </w:ins>
      <w:del w:id="90670" w:author="מנוע מכני" w:date="2026-10-05T11:32:12Z">
        <w:r w:rsidR="0010269E">
          <w:delText xml:space="preserve">ב''ח</w:delText>
        </w:r>
      </w:del>
      <w:r>
        <w:t xml:space="preserve">:</w:t>
      </w:r>
    </w:p>
    <w:p w14:paraId="1A5AE162" w14:textId="77777777" w:rsidR="0010269E" w:rsidRDefault="00F63065" w:rsidP="0010269E">
      <w:pPr>
        <w:rPr>
          <w:rtl/>
        </w:rPr>
      </w:pPr>
      <w:del w:id="991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מצותו כל שלשים יום מכאן ואילך - או פודהו או עורפו, </w:t>
      </w:r>
    </w:p>
    <w:p w14:paraId="2B853702" w14:textId="77777777" w:rsidR="000958FE" w:rsidRDefault="00F63065" w:rsidP="0010269E">
      <w:pPr>
        <w:rPr>
          <w:rtl/>
        </w:rPr>
      </w:pPr>
      <w:ins w:id="94619" w:author="מנוע מכני" w:date="2026-10-05T11:32:12Z">
        <w:r>
          <w:rPr>
            <w:rtl/>
          </w:rPr>
          <w:t xml:space="preserve">מה</w:t>
        </w:r>
      </w:ins>
      <w:del w:id="9462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243" w:author="מנוע מכני" w:date="2026-10-05T11:32:12Z">
        <w:r>
          <w:rPr>
            <w:rtl/>
          </w:rPr>
          <w:t xml:space="preserve">לא</w:t>
        </w:r>
      </w:ins>
      <w:del w:id="9324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מצוה לשהותו כל שלשים יום? </w:t>
      </w:r>
      <w:r>
        <w:rPr>
          <w:rtl/>
        </w:rPr>
        <w:t xml:space="preserve">לא</w:t>
      </w:r>
      <w:r>
        <w:rPr>
          <w:rtl/>
        </w:rPr>
        <w:t xml:space="preserve">, מצוה לפדותו כל שלשים יום</w:t>
      </w:r>
      <w:ins w:id="96067" w:author="מנוע מכני" w:date="2026-10-05T11:32:12Z">
        <w:r>
          <w:rPr>
            <w:rtl/>
          </w:rPr>
          <w:t xml:space="preserve">,</w:t>
        </w:r>
      </w:ins>
      <w:del w:id="9606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16" w:author="מנוע מכני" w:date="2026-10-05T11:32:12Z"/>
        </w:rPr>
      </w:pPr>
      <w:ins w:id="93245" w:author="מנוע מכני" w:date="2026-10-05T11:32:12Z">
        <w:r>
          <w:t xml:space="preserve">א"כ</w:t>
        </w:r>
      </w:ins>
      <w:del w:id="93246" w:author="מנוע מכני" w:date="2026-10-05T11:32:12Z">
        <w:r>
          <w:delText xml:space="preserve">אי הכי</w:delText>
        </w:r>
      </w:del>
      <w:r>
        <w:t xml:space="preserve">,</w:t>
      </w:r>
    </w:p>
    <w:p w14:paraId="309C095D" w14:textId="77777777" w:rsidR="000958FE" w:rsidRDefault="00F63065" w:rsidP="00F63065">
      <w:pPr>
        <w:rPr>
          <w:rtl/>
        </w:rPr>
      </w:pPr>
      <w:del w:id="1008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מכאן ואילך או פודהו או עובר עליו </w:t>
      </w:r>
      <w:ins w:id="98421" w:author="מנוע מכני" w:date="2026-10-05T11:32:12Z">
        <w:r>
          <w:rPr>
            <w:rtl/>
          </w:rPr>
          <w:t xml:space="preserve">צריך</w:t>
        </w:r>
      </w:ins>
      <w:del w:id="9842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4621" w:author="מנוע מכני" w:date="2026-10-05T11:32:12Z">
        <w:r>
          <w:rPr>
            <w:rtl/>
          </w:rPr>
          <w:t xml:space="preserve">לו</w:t>
        </w:r>
      </w:ins>
      <w:del w:id="946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99148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6D20131E" w14:textId="77777777" w:rsidR="00B874E6" w:rsidRDefault="00F63065" w:rsidP="0010269E">
      <w:pPr>
        <w:rPr>
          <w:rtl/>
        </w:rPr>
      </w:pPr>
      <w:del w:id="99149" w:author="מנוע מכני" w:date="2026-10-05T11:32:12Z">
        <w:r>
          <w:rPr>
            <w:rtl/>
          </w:rPr>
          <w:delText xml:space="preserve"> </w:delText>
        </w:r>
      </w:del>
      <w:ins w:id="90671" w:author="מנוע מכני" w:date="2026-10-05T11:32:12Z">
        <w:r>
          <w:rPr>
            <w:rFonts w:hint="cs"/>
            <w:rtl/>
          </w:rPr>
          <w:t xml:space="preserve">ל"ק</w:t>
        </w:r>
      </w:ins>
      <w:del w:id="90672" w:author="מנוע מכני" w:date="2026-10-05T11:32:12Z">
        <w:r w:rsidR="000958FE">
          <w:rPr>
            <w:rFonts w:hint="cs"/>
            <w:rtl/>
          </w:rPr>
          <w:delText xml:space="preserve">ל''ק</w:delText>
        </w:r>
      </w:del>
      <w:r>
        <w:rPr>
          <w:rtl/>
        </w:rPr>
        <w:t xml:space="preserve"> הא </w:t>
      </w:r>
      <w:ins w:id="90673" w:author="מנוע מכני" w:date="2026-10-05T11:32:12Z">
        <w:r>
          <w:rPr>
            <w:rStyle w:val="2fb"/>
            <w:rtl/>
          </w:rPr>
          <w:t xml:space="preserve">ר"א</w:t>
        </w:r>
      </w:ins>
      <w:del w:id="90674" w:author="מנוע מכני" w:date="2026-10-05T11:32:12Z">
        <w:r>
          <w:rPr>
            <w:rtl/>
          </w:rPr>
          <w:delText xml:space="preserve">ר</w:delText>
        </w:r>
        <w:r w:rsidR="0010269E">
          <w:rPr>
            <w:rFonts w:hint="cs"/>
            <w:rtl/>
          </w:rPr>
          <w:delText xml:space="preserve">''א</w:delText>
        </w:r>
      </w:del>
      <w:r w:rsidR="0010269E">
        <w:rPr>
          <w:rFonts w:hint="cs"/>
          <w:rtl/>
        </w:rPr>
        <w:t xml:space="preserve"> </w:t>
      </w:r>
      <w:r w:rsidR="0010269E">
        <w:rPr>
          <w:rtl/>
        </w:rPr>
        <w:t xml:space="preserve">דמקשי, הא רבנן </w:t>
      </w:r>
      <w:r>
        <w:rPr>
          <w:rtl/>
        </w:rPr>
        <w:t>דלא מקשי</w:t>
      </w:r>
      <w:r w:rsidR="0057284B">
        <w:rPr>
          <w:rtl/>
        </w:rPr>
        <w:t>.</w:t>
      </w:r>
    </w:p>
    <w:p w14:paraId="028A5A0B" w14:textId="77777777" w:rsidR="0057284B" w:rsidRDefault="0057284B" w:rsidP="0057284B">
      <w:pPr>
        <w:pStyle w:val="affffd"/>
        <w:jc w:val="center"/>
        <w:rPr>
          <w:rtl/>
        </w:rPr>
        <w:pPrChange w:id="9037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69" w:author="מנוע מכני" w:date="2026-10-05T11:32:12Z">
        <w:r>
          <w:rPr>
            <w:rtl/>
          </w:rPr>
          <w:t xml:space="preserve"> </w:t>
        </w:r>
      </w:ins>
      <w:del w:id="960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71" w:author="מנוע מכני" w:date="2026-10-05T11:32:12Z">
        <w:r>
          <w:rPr>
            <w:rtl/>
          </w:rPr>
          <w:t xml:space="preserve"> </w:t>
        </w:r>
      </w:ins>
      <w:del w:id="960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0ACFA17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70310A2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לא רצה לפדותו - עורפו מאחוריו וקוברו</w:t>
      </w:r>
      <w:r w:rsidR="0057284B">
        <w:rPr>
          <w:rtl/>
        </w:rPr>
        <w:t>.</w:t>
      </w:r>
    </w:p>
    <w:p w14:paraId="2BA20440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הפדייה קודמת למצות עריפה, שנא</w:t>
      </w:r>
      <w:r w:rsidR="0010269E">
        <w:rPr>
          <w:rFonts w:hint="cs"/>
          <w:rtl/>
        </w:rPr>
        <w:t>'</w:t>
      </w:r>
      <w:r>
        <w:rPr>
          <w:rtl/>
        </w:rPr>
        <w:t>: אם לא תפדה וערפתו</w:t>
      </w:r>
      <w:r w:rsidR="0057284B">
        <w:rPr>
          <w:rtl/>
        </w:rPr>
        <w:t>.</w:t>
      </w:r>
    </w:p>
    <w:p w14:paraId="0189C639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יעידה קודמת למצות הפדייה, שנא</w:t>
      </w:r>
      <w:r w:rsidR="0010269E">
        <w:rPr>
          <w:rFonts w:hint="cs"/>
          <w:rtl/>
        </w:rPr>
        <w:t>'</w:t>
      </w:r>
      <w:r>
        <w:rPr>
          <w:rtl/>
        </w:rPr>
        <w:t>: אשר לא יעדה והפדה</w:t>
      </w:r>
      <w:r w:rsidR="0057284B">
        <w:rPr>
          <w:rtl/>
        </w:rPr>
        <w:t>.</w:t>
      </w:r>
    </w:p>
    <w:p w14:paraId="1D862A50" w14:textId="77777777" w:rsidR="006E25E0" w:rsidRDefault="00F63065" w:rsidP="0010269E">
      <w:pPr>
        <w:pStyle w:val="afff5"/>
        <w:rPr>
          <w:rtl/>
        </w:rPr>
      </w:pPr>
      <w:r>
        <w:rPr>
          <w:rtl/>
        </w:rPr>
        <w:t>מצות הייבום קודמת למצות חליצה, בראשונה שהיו מתכוונין לשם מצוה</w:t>
      </w:r>
      <w:r w:rsidR="000B5F7F">
        <w:rPr>
          <w:rtl/>
        </w:rPr>
        <w:t>;</w:t>
      </w:r>
    </w:p>
    <w:p w14:paraId="3F11FBFB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ועכשיו שאין מתכוונין לשם מצוה, אמרו: מצות חליצה קודמת למצות יבום</w:t>
      </w:r>
      <w:r w:rsidR="0057284B">
        <w:rPr>
          <w:rtl/>
        </w:rPr>
        <w:t>.</w:t>
      </w:r>
    </w:p>
    <w:p w14:paraId="2FFCA503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הגאולה באדון, הוא קודם לכל אדם, שנאמר: ואם לא יגאל ונמכר בערכך</w:t>
      </w:r>
      <w:r w:rsidR="0057284B">
        <w:rPr>
          <w:rtl/>
        </w:rPr>
        <w:t>.</w:t>
      </w:r>
    </w:p>
    <w:p w14:paraId="0A533790" w14:textId="77777777" w:rsidR="00B874E6" w:rsidRDefault="00F63065" w:rsidP="006E25E0">
      <w:pPr>
        <w:pStyle w:val="afffb"/>
        <w:rPr>
          <w:rtl/>
        </w:rPr>
      </w:pPr>
      <w:r>
        <w:rPr>
          <w:rtl/>
        </w:rPr>
        <w:t>הדרן עלך הלוקח עובר חמורו</w:t>
      </w:r>
      <w:r w:rsidR="0057284B">
        <w:rPr>
          <w:rtl/>
        </w:rPr>
        <w:t>.</w:t>
      </w:r>
    </w:p>
    <w:p w14:paraId="35875020" w14:textId="77777777" w:rsidR="00F63065" w:rsidRDefault="00F63065" w:rsidP="006E25E0">
      <w:pPr>
        <w:pStyle w:val="afffb"/>
        <w:rPr>
          <w:rtl/>
        </w:rPr>
        <w:sectPr w:rsidR="00F63065" w:rsidSect="00F63065">
          <w:headerReference w:type="even" r:id="rId9"/>
          <w:headerReference w:type="default" r:id="rId10"/>
          <w:footerReference w:type="even" r:id="rId11"/>
          <w:footerReference w:type="default" r:id="rId12"/>
          <w:type w:val="continuous"/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319BA09" w14:textId="77777777" w:rsidR="00C57C22" w:rsidRDefault="00F63065" w:rsidP="006E25E0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שני </w:t>
      </w:r>
    </w:p>
    <w:p w14:paraId="2D02C004" w14:textId="77777777" w:rsidR="00F63065" w:rsidRDefault="00F63065" w:rsidP="006E25E0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הלוקח עובר פרתו </w:t>
      </w:r>
    </w:p>
    <w:p w14:paraId="5D8D1DA3" w14:textId="77777777" w:rsidR="00B874E6" w:rsidRDefault="00F63065" w:rsidP="00792FF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9B6DB4C" w14:textId="77777777" w:rsidR="00B874E6" w:rsidRDefault="00F63065" w:rsidP="006E25E0">
      <w:pPr>
        <w:pStyle w:val="afff5"/>
        <w:rPr>
          <w:rtl/>
        </w:rPr>
      </w:pPr>
      <w:r>
        <w:rPr>
          <w:rtl/>
        </w:rPr>
        <w:t xml:space="preserve">הלוקח עובר פרתו של </w:t>
      </w:r>
      <w:ins w:id="98263" w:author="מנוע מכני" w:date="2026-10-05T11:32:12Z">
        <w:r>
          <w:rPr>
            <w:rtl/>
          </w:rPr>
          <w:t xml:space="preserve">נכרי</w:t>
        </w:r>
      </w:ins>
      <w:del w:id="9826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והמוכר לו, </w:t>
      </w:r>
      <w:r w:rsidR="00FA1A10">
        <w:rPr>
          <w:rtl/>
        </w:rPr>
        <w:t>אע"פ</w:t>
      </w:r>
      <w:r>
        <w:rPr>
          <w:rtl/>
        </w:rPr>
        <w:t xml:space="preserve"> שאינו רשאי, והמשתתף לו, והמקבל ממנו, והנותן לו בקבלה - פטור מן הבכורה, שנאמר בישראל, אבל לא באחרים</w:t>
      </w:r>
      <w:r w:rsidR="0057284B">
        <w:rPr>
          <w:rtl/>
        </w:rPr>
        <w:t>.</w:t>
      </w:r>
    </w:p>
    <w:p w14:paraId="4707A75C" w14:textId="77777777" w:rsidR="00B874E6" w:rsidRDefault="00F63065" w:rsidP="006E25E0">
      <w:pPr>
        <w:pStyle w:val="afff5"/>
        <w:rPr>
          <w:rtl/>
        </w:rPr>
      </w:pPr>
      <w:r>
        <w:rPr>
          <w:rtl/>
        </w:rPr>
        <w:t>הכהנים והלוים חייבים, שלא נפטרו מבכור בהמה טהורה אלא מפדיון הבן ומפטר חמור</w:t>
      </w:r>
      <w:r w:rsidR="0057284B">
        <w:rPr>
          <w:rtl/>
        </w:rPr>
        <w:t>.</w:t>
      </w:r>
    </w:p>
    <w:p w14:paraId="0BAC4978" w14:textId="77777777" w:rsidR="0057284B" w:rsidRDefault="0057284B" w:rsidP="0057284B">
      <w:pPr>
        <w:pStyle w:val="affffd"/>
        <w:jc w:val="center"/>
        <w:rPr>
          <w:rtl/>
        </w:rPr>
        <w:pPrChange w:id="9037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73" w:author="מנוע מכני" w:date="2026-10-05T11:32:12Z">
        <w:r>
          <w:rPr>
            <w:rtl/>
          </w:rPr>
          <w:t xml:space="preserve"> </w:t>
        </w:r>
      </w:ins>
      <w:del w:id="960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75" w:author="מנוע מכני" w:date="2026-10-05T11:32:12Z">
        <w:r>
          <w:rPr>
            <w:rtl/>
          </w:rPr>
          <w:t xml:space="preserve"> </w:t>
        </w:r>
      </w:ins>
      <w:del w:id="960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150" w:author="מנוע מכני" w:date="2026-10-05T11:32:12Z"/>
        </w:rPr>
      </w:pPr>
      <w:r>
        <w:t xml:space="preserve">ויקשה</w:t>
      </w:r>
    </w:p>
    <w:p w14:paraId="6B8B3A49" w14:textId="77777777" w:rsidR="00DB51C1" w:rsidRDefault="00DB51C1" w:rsidP="00F63065">
      <w:pPr>
        <w:rPr>
          <w:rtl/>
        </w:rPr>
      </w:pPr>
      <w:del w:id="99151" w:author="מנוע מכני" w:date="2026-10-05T11:32:12Z">
        <w:r>
          <w:rPr>
            <w:rFonts w:hint="cs"/>
            <w:rtl/>
          </w:rPr>
          <w:delText xml:space="preserve"> </w:delText>
        </w:r>
      </w:del>
      <w:ins w:id="90585" w:author="מנוע סמנטי" w:date="2026-10-05T11:39:44Z">
        <w:r>
          <w:rPr>
            <w:rFonts w:hint="cs"/>
            <w:rtl/>
          </w:rPr>
          <w:t xml:space="preserve">שישנה</w:t>
        </w:r>
      </w:ins>
      <w:del w:id="90586" w:author="מנוע סמנטי" w:date="2026-10-05T11:39:44Z">
        <w:r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ליתני</w:delText>
        </w:r>
      </w:del>
      <w:r>
        <w:rPr>
          <w:rtl/>
        </w:rPr>
        <w:t xml:space="preserve"> ברישא עובר פרתו </w:t>
      </w:r>
      <w:r w:rsidR="00F63065">
        <w:rPr>
          <w:rtl/>
        </w:rPr>
        <w:t>דקדושת הג</w:t>
      </w:r>
      <w:r>
        <w:rPr>
          <w:rtl/>
        </w:rPr>
        <w:t xml:space="preserve">וף הוא, </w:t>
      </w:r>
      <w:ins w:id="93247" w:author="מנוע מכני" w:date="2026-10-05T11:32:12Z">
        <w:r>
          <w:rPr>
            <w:rtl/>
          </w:rPr>
          <w:t xml:space="preserve">ואח"כ</w:t>
        </w:r>
      </w:ins>
      <w:del w:id="93248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ליתני עובר חמורו </w:t>
      </w:r>
      <w:r w:rsidR="00F63065">
        <w:rPr>
          <w:rtl/>
        </w:rPr>
        <w:t xml:space="preserve">דקדושת דמים הוא! </w:t>
      </w:r>
    </w:p>
    <w:p>
      <w:pPr>
        <w:pStyle w:val="38"/>
        <w:rPr>
          <w:ins w:id="99152" w:author="מנוע מכני" w:date="2026-10-05T11:32:12Z"/>
        </w:rPr>
      </w:pPr>
      <w:ins w:id="93249" w:author="מנוע מכני" w:date="2026-10-05T11:32:12Z">
        <w:r>
          <w:t xml:space="preserve">אמרו</w:t>
        </w:r>
      </w:ins>
      <w:del w:id="93250" w:author="מנוע מכני" w:date="2026-10-05T11:32:12Z">
        <w:r>
          <w:delText xml:space="preserve">אמרי</w:delText>
        </w:r>
      </w:del>
      <w:r>
        <w:t xml:space="preserve"> במערבא, א</w:t>
      </w:r>
      <w:ins w:id="90675" w:author="מנוע מכני" w:date="2026-10-05T11:32:12Z">
        <w:r>
          <w:t xml:space="preserve">ב"א</w:t>
        </w:r>
      </w:ins>
      <w:del w:id="90676" w:author="מנוע מכני" w:date="2026-10-05T11:32:12Z">
        <w:r w:rsidR="00DB51C1">
          <w:delText xml:space="preserve">ב''א</w:delText>
        </w:r>
      </w:del>
      <w:r>
        <w:t xml:space="preserve">:</w:t>
      </w:r>
    </w:p>
    <w:p w14:paraId="5747FD7A" w14:textId="77777777" w:rsidR="00DB51C1" w:rsidRDefault="00F63065" w:rsidP="00DB51C1">
      <w:pPr>
        <w:rPr>
          <w:rtl/>
        </w:rPr>
      </w:pPr>
      <w:del w:id="991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איידי דחביבא </w:t>
      </w:r>
      <w:ins w:id="94623" w:author="מנוע מכני" w:date="2026-10-05T11:32:12Z">
        <w:r>
          <w:rPr>
            <w:rtl/>
          </w:rPr>
          <w:t xml:space="preserve">לו</w:t>
        </w:r>
      </w:ins>
      <w:del w:id="946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כד</w:t>
      </w:r>
      <w:ins w:id="90677" w:author="מנוע מכני" w:date="2026-10-05T11:32:12Z">
        <w:r>
          <w:rPr>
            <w:rStyle w:val="2fb"/>
            <w:rtl/>
          </w:rPr>
          <w:t xml:space="preserve">ר"ח</w:t>
        </w:r>
      </w:ins>
      <w:del w:id="90678" w:author="מנוע מכני" w:date="2026-10-05T11:32:12Z">
        <w:r>
          <w:rPr>
            <w:rtl/>
          </w:rPr>
          <w:delText xml:space="preserve">ר</w:delText>
        </w:r>
        <w:r w:rsidR="00DB51C1">
          <w:rPr>
            <w:rFonts w:hint="cs"/>
            <w:rtl/>
          </w:rPr>
          <w:delText xml:space="preserve">''ח</w:delText>
        </w:r>
      </w:del>
      <w:ins w:id="96077" w:author="מנוע מכני" w:date="2026-10-05T11:32:12Z">
        <w:r>
          <w:rPr>
            <w:rtl/>
          </w:rPr>
          <w:t xml:space="preserve">,</w:t>
        </w:r>
      </w:ins>
      <w:del w:id="9607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54" w:author="מנוע מכני" w:date="2026-10-05T11:32:12Z"/>
        </w:rPr>
      </w:pPr>
      <w:r>
        <w:t xml:space="preserve">וא</w:t>
      </w:r>
      <w:ins w:id="90679" w:author="מנוע מכני" w:date="2026-10-05T11:32:12Z">
        <w:r>
          <w:t xml:space="preserve">ב"א</w:t>
        </w:r>
      </w:ins>
      <w:del w:id="9068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FD40E01" w14:textId="77777777" w:rsidR="00193CB2" w:rsidRDefault="00DB51C1" w:rsidP="006F5497">
      <w:pPr>
        <w:rPr>
          <w:rtl/>
        </w:rPr>
      </w:pPr>
      <w:del w:id="991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איידי ד</w:t>
      </w:r>
      <w:r w:rsidR="006F5497">
        <w:rPr>
          <w:rFonts w:hint="cs"/>
          <w:rtl/>
        </w:rPr>
        <w:t xml:space="preserve">מעטים הלכות בהמה טמאה חתכן ופירשן קודם. </w:t>
      </w:r>
    </w:p>
    <w:p w14:paraId="052A30A8" w14:textId="77777777" w:rsidR="006F5497" w:rsidRDefault="006F5497" w:rsidP="006F5497">
      <w:pPr>
        <w:rPr>
          <w:del w:id="90553" w:author="מנוע עיצוב" w:date="2026-10-05T11:33:53Z"/>
          <w:rtl/>
        </w:rPr>
      </w:pPr>
    </w:p>
    <w:p>
      <w:pPr>
        <w:pStyle w:val="38"/>
        <w:rPr>
          <w:ins w:id="99156" w:author="מנוע מכני" w:date="2026-10-05T11:32:12Z"/>
        </w:rPr>
      </w:pPr>
      <w:r>
        <w:t xml:space="preserve">רי</w:t>
      </w:r>
      <w:ins w:id="90681" w:author="מנוע מכני" w:date="2026-10-05T11:32:12Z">
        <w:r>
          <w:t xml:space="preserve">ב"נ</w:t>
        </w:r>
      </w:ins>
      <w:del w:id="90682" w:author="מנוע מכני" w:date="2026-10-05T11:32:12Z">
        <w:r>
          <w:delText xml:space="preserve">ב''נ</w:delText>
        </w:r>
      </w:del>
      <w:r>
        <w:t xml:space="preserve"> מר'''ל</w:t>
      </w:r>
      <w:r w:rsidR="00F63065">
        <w:t xml:space="preserve"> מ</w:t>
      </w:r>
      <w:ins w:id="90683" w:author="מנוע מכני" w:date="2026-10-05T11:32:12Z">
        <w:r>
          <w:t xml:space="preserve">ר"א</w:t>
        </w:r>
      </w:ins>
      <w:del w:id="90684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E994CE9" w14:textId="77777777" w:rsidR="00DB51C1" w:rsidRDefault="00DB51C1" w:rsidP="00792FF0">
      <w:pPr>
        <w:pStyle w:val="011"/>
        <w:rPr>
          <w:rtl/>
        </w:rPr>
      </w:pPr>
      <w:del w:id="991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שנתן מעות </w:t>
      </w:r>
      <w:ins w:id="98265" w:author="מנוע מכני" w:date="2026-10-05T11:32:12Z">
        <w:r>
          <w:rPr>
            <w:rtl/>
          </w:rPr>
          <w:t xml:space="preserve">לנכרי</w:t>
        </w:r>
      </w:ins>
      <w:del w:id="98266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בבהמתו בדיניהם, </w:t>
      </w:r>
      <w:ins w:id="95761" w:author="מנוע מכני" w:date="2026-10-05T11:32:12Z">
        <w:r>
          <w:rPr>
            <w:rtl/>
          </w:rPr>
          <w:t xml:space="preserve">אף</w:t>
        </w:r>
      </w:ins>
      <w:del w:id="9576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משך </w:t>
      </w:r>
      <w:r w:rsidR="00F63065">
        <w:rPr>
          <w:rtl/>
        </w:rPr>
        <w:t>קנה וחייבת בבכורה</w:t>
      </w:r>
      <w:ins w:id="96079" w:author="מנוע מכני" w:date="2026-10-05T11:32:12Z">
        <w:r>
          <w:rPr>
            <w:rtl/>
          </w:rPr>
          <w:t xml:space="preserve">,</w:t>
        </w:r>
      </w:ins>
      <w:del w:id="96080" w:author="מנוע מכני" w:date="2026-10-05T11:32:12Z">
        <w:r w:rsidR="000B5F7F">
          <w:rPr>
            <w:rtl/>
          </w:rPr>
          <w:delText xml:space="preserve">;</w:delText>
        </w:r>
      </w:del>
    </w:p>
    <w:p w14:paraId="1A28631C" w14:textId="77777777" w:rsidR="00B874E6" w:rsidRDefault="00F63065" w:rsidP="00DB51C1">
      <w:pPr>
        <w:rPr>
          <w:rtl/>
        </w:rPr>
      </w:pPr>
      <w:ins w:id="98267" w:author="מנוע מכני" w:date="2026-10-05T11:32:12Z">
        <w:r>
          <w:rPr>
            <w:rtl/>
          </w:rPr>
          <w:t xml:space="preserve">ונכרי</w:t>
        </w:r>
      </w:ins>
      <w:del w:id="98268" w:author="מנוע מכני" w:date="2026-10-05T11:32:12Z">
        <w:r>
          <w:rPr>
            <w:rtl/>
          </w:rPr>
          <w:delText xml:space="preserve">ו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שנתן מעות לישראל בבהמתו בדיניהם, </w:t>
      </w:r>
      <w:ins w:id="95763" w:author="מנוע מכני" w:date="2026-10-05T11:32:12Z">
        <w:r>
          <w:rPr>
            <w:rtl/>
          </w:rPr>
          <w:t xml:space="preserve">אף</w:t>
        </w:r>
      </w:ins>
      <w:del w:id="95764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משך - קנה, ופטור מן הבכורה</w:t>
      </w:r>
      <w:r w:rsidR="0057284B">
        <w:rPr>
          <w:rtl/>
        </w:rPr>
        <w:t>.</w:t>
      </w:r>
    </w:p>
    <w:p w14:paraId="1A6EE232" w14:textId="77777777" w:rsidR="00DB51C1" w:rsidRDefault="00DB51C1" w:rsidP="00F63065">
      <w:pPr>
        <w:rPr>
          <w:del w:id="90554" w:author="מנוע עיצוב" w:date="2026-10-05T11:33:53Z"/>
          <w:rtl/>
        </w:rPr>
      </w:pPr>
    </w:p>
    <w:p>
      <w:pPr>
        <w:pStyle w:val="38"/>
        <w:rPr>
          <w:ins w:id="99158" w:author="מנוע מכני" w:date="2026-10-05T11:32:12Z"/>
        </w:rPr>
      </w:pPr>
      <w:r>
        <w:t xml:space="preserve">אמר</w:t>
      </w:r>
      <w:r>
        <w:t xml:space="preserve"> מר:</w:t>
      </w:r>
    </w:p>
    <w:p w14:paraId="2AE85468" w14:textId="77777777" w:rsidR="00DB51C1" w:rsidRDefault="00F63065" w:rsidP="00F63065">
      <w:pPr>
        <w:rPr>
          <w:rtl/>
        </w:rPr>
      </w:pPr>
      <w:del w:id="991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ישראל שנתן מעות </w:t>
      </w:r>
      <w:ins w:id="98269" w:author="מנוע מכני" w:date="2026-10-05T11:32:12Z">
        <w:r>
          <w:rPr>
            <w:rtl/>
          </w:rPr>
          <w:t xml:space="preserve">לנכרי</w:t>
        </w:r>
      </w:ins>
      <w:del w:id="9827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בדיניהם, </w:t>
      </w:r>
      <w:ins w:id="95765" w:author="מנוע מכני" w:date="2026-10-05T11:32:12Z">
        <w:r>
          <w:rPr>
            <w:rtl/>
          </w:rPr>
          <w:t xml:space="preserve">אף</w:t>
        </w:r>
      </w:ins>
      <w:del w:id="95766" w:author="מנוע מכני" w:date="2026-10-05T11:32:12Z">
        <w:r w:rsidR="00FA1A10">
          <w:rPr>
            <w:rtl/>
          </w:rPr>
          <w:delText xml:space="preserve">אע"פ</w:delText>
        </w:r>
      </w:del>
      <w:r w:rsidR="00DB51C1">
        <w:rPr>
          <w:rtl/>
        </w:rPr>
        <w:t xml:space="preserve"> שלא משך </w:t>
      </w:r>
      <w:r>
        <w:rPr>
          <w:rtl/>
        </w:rPr>
        <w:t xml:space="preserve">קנה וחייבת בבכורה </w:t>
      </w:r>
      <w:ins w:id="94625" w:author="מנוע מכני" w:date="2026-10-05T11:32:12Z">
        <w:r>
          <w:rPr>
            <w:rtl/>
          </w:rPr>
          <w:t xml:space="preserve">מה</w:t>
        </w:r>
      </w:ins>
      <w:del w:id="9462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בדיניהם? </w:t>
      </w:r>
    </w:p>
    <w:p w14:paraId="2DFAF51F" w14:textId="77777777" w:rsidR="00DB51C1" w:rsidRDefault="00F63065" w:rsidP="0013268E">
      <w:pPr>
        <w:pStyle w:val="011"/>
        <w:rPr>
          <w:rtl/>
        </w:rPr>
      </w:pPr>
      <w:ins w:id="97753" w:author="מנוע מכני" w:date="2026-10-05T11:32:12Z">
        <w:r>
          <w:rPr>
            <w:rtl/>
          </w:rPr>
          <w:t xml:space="preserve">אם </w:t>
        </w:r>
      </w:ins>
      <w:del w:id="9775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נימא בדיניהם </w:t>
      </w:r>
      <w:ins w:id="97999" w:author="מנוע מכני" w:date="2026-10-05T11:32:12Z">
        <w:r>
          <w:rPr>
            <w:rtl/>
          </w:rPr>
          <w:t xml:space="preserve">דגופו</w:t>
        </w:r>
      </w:ins>
      <w:del w:id="98000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, דאתי ב</w:t>
      </w:r>
      <w:r w:rsidR="00152264">
        <w:rPr>
          <w:rtl/>
        </w:rPr>
        <w:t>ק"ו</w:t>
      </w:r>
      <w:r>
        <w:rPr>
          <w:rtl/>
        </w:rPr>
        <w:t xml:space="preserve">, אם </w:t>
      </w:r>
      <w:ins w:id="98001" w:author="מנוע מכני" w:date="2026-10-05T11:32:12Z">
        <w:r>
          <w:rPr>
            <w:rtl/>
          </w:rPr>
          <w:t xml:space="preserve">גופו</w:t>
        </w:r>
      </w:ins>
      <w:del w:id="98002" w:author="מנוע מכני" w:date="2026-10-05T11:32:12Z">
        <w:r>
          <w:rPr>
            <w:rtl/>
          </w:rPr>
          <w:delText xml:space="preserve">גופיה</w:delText>
        </w:r>
      </w:del>
      <w:r>
        <w:rPr>
          <w:rtl/>
        </w:rPr>
        <w:t xml:space="preserve"> קני </w:t>
      </w:r>
      <w:ins w:id="94627" w:author="מנוע מכני" w:date="2026-10-05T11:32:12Z">
        <w:r>
          <w:rPr>
            <w:rtl/>
          </w:rPr>
          <w:t xml:space="preserve">לו</w:t>
        </w:r>
      </w:ins>
      <w:del w:id="9462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ישראל בכסף, ד</w:t>
      </w:r>
      <w:r w:rsidR="00DB51C1">
        <w:rPr>
          <w:rFonts w:hint="cs"/>
          <w:rtl/>
        </w:rPr>
        <w:t xml:space="preserve">'</w:t>
      </w:r>
      <w:ins w:id="90129" w:author="מנוע סמנטי" w:date="2026-10-05T11:39:44Z">
        <w:r>
          <w:rPr>
            <w:rStyle w:val="afffff0"/>
            <w:rFonts w:hint="cs"/>
            <w:rtl/>
          </w:rPr>
          <w:t xml:space="preserve">לָרֶשֶׁת אֲחוּזָּה</w:t>
        </w:r>
      </w:ins>
      <w:del w:id="90130" w:author="מנוע סמנטי" w:date="2026-10-05T11:39:44Z">
        <w:r w:rsidR="00DB51C1">
          <w:rPr>
            <w:rFonts w:hint="cs"/>
            <w:rtl/>
          </w:rPr>
          <w:delText xml:space="preserve">ל</w:delText>
        </w:r>
        <w:r>
          <w:rPr>
            <w:rtl/>
          </w:rPr>
          <w:delText xml:space="preserve">רשת אחוזה</w:delText>
        </w:r>
      </w:del>
      <w:r w:rsidR="00DB51C1">
        <w:rPr>
          <w:rFonts w:hint="cs"/>
          <w:rtl/>
        </w:rPr>
        <w:t>'</w:t>
      </w:r>
      <w:r>
        <w:rPr>
          <w:rtl/>
        </w:rPr>
        <w:t xml:space="preserve"> הקישו הכתוב לאחוזה, מה אחוזה נקנית בכסף ובשטר ובחזקה, אף עבד כנעני נקנה בכסף, </w:t>
      </w:r>
      <w:ins w:id="90685" w:author="מנוע מכני" w:date="2026-10-05T11:32:12Z">
        <w:r>
          <w:rPr>
            <w:rFonts w:hint="cs"/>
            <w:rtl/>
          </w:rPr>
          <w:t xml:space="preserve">כ"ש</w:t>
        </w:r>
      </w:ins>
      <w:del w:id="90686" w:author="מנוע מכני" w:date="2026-10-05T11:32:12Z">
        <w:r w:rsidR="0013268E">
          <w:rPr>
            <w:rFonts w:hint="cs"/>
            <w:rtl/>
          </w:rPr>
          <w:delText xml:space="preserve">כ''ש</w:delText>
        </w:r>
      </w:del>
      <w:r w:rsidR="0013268E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 w14:paraId="0F9A69DA" w14:textId="77777777" w:rsidR="00DB51C1" w:rsidRDefault="0013268E" w:rsidP="00F63065">
      <w:pPr>
        <w:rPr>
          <w:rtl/>
        </w:rPr>
      </w:pPr>
      <w:r>
        <w:rPr>
          <w:rtl/>
        </w:rPr>
        <w:tab/>
      </w:r>
      <w:ins w:id="90687" w:author="מנוע מכני" w:date="2026-10-05T11:32:12Z">
        <w:r>
          <w:rPr>
            <w:rFonts w:hint="cs"/>
            <w:rtl/>
          </w:rPr>
          <w:t xml:space="preserve">א"כ</w:t>
        </w:r>
      </w:ins>
      <w:del w:id="90688" w:author="מנוע מכני" w:date="2026-10-05T11:32:12Z">
        <w:r w:rsidR="00DB51C1">
          <w:rPr>
            <w:rFonts w:hint="cs"/>
            <w:rtl/>
          </w:rPr>
          <w:delText xml:space="preserve">א''כ</w:delText>
        </w:r>
      </w:del>
      <w:r w:rsidR="00F63065">
        <w:rPr>
          <w:rtl/>
        </w:rPr>
        <w:t xml:space="preserve"> אפי' בשטר ובחזקה </w:t>
      </w:r>
      <w:ins w:id="93251" w:author="מנוע מכני" w:date="2026-10-05T11:32:12Z">
        <w:r>
          <w:rPr>
            <w:rtl/>
          </w:rPr>
          <w:t xml:space="preserve">גם</w:t>
        </w:r>
      </w:ins>
      <w:del w:id="9325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100818" w:author="מנוע מכני" w:date="2026-10-05T11:32:12Z"/>
        </w:rPr>
      </w:pPr>
      <w:r w:rsidRPr="0013268E">
        <w:t>ועוד</w:t>
      </w:r>
      <w:r>
        <w:t xml:space="preserve">,</w:t>
      </w:r>
    </w:p>
    <w:p w14:paraId="31DB7D87" w14:textId="77777777" w:rsidR="00DB51C1" w:rsidRDefault="00F63065" w:rsidP="00F63065">
      <w:pPr>
        <w:rPr>
          <w:rtl/>
        </w:rPr>
      </w:pPr>
      <w:del w:id="1008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ישראל מישראל יוכיחו, </w:t>
      </w:r>
      <w:ins w:id="98003" w:author="מנוע מכני" w:date="2026-10-05T11:32:12Z">
        <w:r>
          <w:rPr>
            <w:rtl/>
          </w:rPr>
          <w:t xml:space="preserve">דגופו</w:t>
        </w:r>
      </w:ins>
      <w:del w:id="98004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 - קני </w:t>
      </w:r>
      <w:ins w:id="94629" w:author="מנוע מכני" w:date="2026-10-05T11:32:12Z">
        <w:r>
          <w:rPr>
            <w:rtl/>
          </w:rPr>
          <w:t xml:space="preserve">לו</w:t>
        </w:r>
      </w:ins>
      <w:del w:id="946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בכסף, ממונו - במשיכה! </w:t>
      </w:r>
    </w:p>
    <w:p>
      <w:pPr>
        <w:pStyle w:val="38"/>
        <w:rPr>
          <w:ins w:id="99160" w:author="מנוע מכני" w:date="2026-10-05T11:32:12Z"/>
        </w:rPr>
      </w:pPr>
      <w:r w:rsidRPr="0013268E">
        <w:t>אלא</w:t>
      </w:r>
      <w:r w:rsidR="0013268E">
        <w:t xml:space="preserve"> </w:t>
      </w:r>
      <w:r w:rsidR="0013268E">
        <w:t xml:space="preserve">אמר</w:t>
      </w:r>
      <w:r w:rsidR="0013268E">
        <w:t xml:space="preserve"> אביי:</w:t>
      </w:r>
    </w:p>
    <w:p w14:paraId="4C6B79C3" w14:textId="77777777" w:rsidR="00DB51C1" w:rsidRDefault="00F63065" w:rsidP="00C5567C">
      <w:pPr>
        <w:pStyle w:val="a"/>
        <w:rPr>
          <w:rtl/>
        </w:rPr>
      </w:pPr>
      <w:del w:id="99161" w:author="מנוע מכני" w:date="2026-10-05T11:32:12Z">
        <w:r w:rsidR="0013268E">
          <w:rPr>
            <w:rtl/>
          </w:rPr>
          <w:delText xml:space="preserve"> </w:delText>
        </w:r>
      </w:del>
      <w:r w:rsidR="0013268E">
        <w:rPr>
          <w:rtl/>
        </w:rPr>
        <w:t xml:space="preserve">בדיניהם</w:t>
      </w:r>
      <w:r>
        <w:rPr>
          <w:rtl/>
        </w:rPr>
        <w:t xml:space="preserve"> שפסקה להם תורה, </w:t>
      </w:r>
      <w:r w:rsidR="00F168B5">
        <w:rPr>
          <w:rFonts w:hint="cs"/>
          <w:rtl/>
        </w:rPr>
        <w:t>'</w:t>
      </w:r>
      <w:ins w:id="90131" w:author="מנוע סמנטי" w:date="2026-10-05T11:39:44Z">
        <w:r>
          <w:rPr>
            <w:rStyle w:val="afffff0"/>
            <w:rtl/>
          </w:rPr>
          <w:t xml:space="preserve">אוֹ קָנֹה מִיַּד עֲמִיתֶךָ</w:t>
        </w:r>
      </w:ins>
      <w:del w:id="90132" w:author="מנוע סמנטי" w:date="2026-10-05T11:39:44Z">
        <w:r>
          <w:rPr>
            <w:rtl/>
          </w:rPr>
          <w:delText xml:space="preserve">או קנה מיד עמיתך</w:delText>
        </w:r>
      </w:del>
      <w:r w:rsidR="00F168B5">
        <w:rPr>
          <w:rFonts w:hint="cs"/>
          <w:rtl/>
        </w:rPr>
        <w:t>'</w:t>
      </w:r>
      <w:r>
        <w:rPr>
          <w:rtl/>
        </w:rPr>
        <w:t xml:space="preserve">, מיד עמיתך הוא דבמשיכה, הא מיד </w:t>
      </w:r>
      <w:ins w:id="98271" w:author="מנוע מכני" w:date="2026-10-05T11:32:12Z">
        <w:r>
          <w:rPr>
            <w:rtl/>
          </w:rPr>
          <w:t xml:space="preserve">נכרי</w:t>
        </w:r>
      </w:ins>
      <w:del w:id="9827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בכסף</w:t>
      </w:r>
      <w:ins w:id="96081" w:author="מנוע מכני" w:date="2026-10-05T11:32:12Z">
        <w:r>
          <w:rPr>
            <w:rtl/>
          </w:rPr>
          <w:t xml:space="preserve">,</w:t>
        </w:r>
      </w:ins>
      <w:del w:id="960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62" w:author="מנוע מכני" w:date="2026-10-05T11:32:12Z"/>
        </w:rPr>
      </w:pPr>
      <w:r>
        <w:t xml:space="preserve">ואימא:</w:t>
      </w:r>
    </w:p>
    <w:p w14:paraId="522AFFE3" w14:textId="77777777" w:rsidR="00DB51C1" w:rsidRDefault="00F63065" w:rsidP="00F63065">
      <w:pPr>
        <w:rPr>
          <w:rtl/>
        </w:rPr>
      </w:pPr>
      <w:del w:id="991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מיד </w:t>
      </w:r>
      <w:ins w:id="98273" w:author="מנוע מכני" w:date="2026-10-05T11:32:12Z">
        <w:r>
          <w:rPr>
            <w:rtl/>
          </w:rPr>
          <w:t xml:space="preserve">נכרי</w:t>
        </w:r>
      </w:ins>
      <w:del w:id="9827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כלל כלל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>
      <w:pPr>
        <w:pStyle w:val="38"/>
        <w:rPr>
          <w:ins w:id="99164" w:author="מנוע מכני" w:date="2026-10-05T11:32:12Z"/>
        </w:rPr>
      </w:pPr>
      <w:ins w:id="93253" w:author="מנוע מכני" w:date="2026-10-05T11:32:12Z">
        <w:r>
          <w:t xml:space="preserve">אמרו</w:t>
        </w:r>
      </w:ins>
      <w:del w:id="93254" w:author="מנוע מכני" w:date="2026-10-05T11:32:12Z">
        <w:r>
          <w:delText xml:space="preserve">אמרי</w:delText>
        </w:r>
      </w:del>
      <w:r>
        <w:t xml:space="preserve">:</w:t>
      </w:r>
    </w:p>
    <w:p w14:paraId="56A77D55" w14:textId="77777777" w:rsidR="00DB51C1" w:rsidRDefault="00F63065" w:rsidP="00DB51C1">
      <w:pPr>
        <w:rPr>
          <w:rtl/>
        </w:rPr>
      </w:pPr>
      <w:del w:id="991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ס"ד</w:t>
      </w:r>
      <w:r>
        <w:rPr>
          <w:rtl/>
        </w:rPr>
        <w:t xml:space="preserve">, </w:t>
      </w:r>
      <w:r>
        <w:rPr>
          <w:rtl/>
        </w:rPr>
        <w:t xml:space="preserve">ק"ו</w:t>
      </w:r>
      <w:r>
        <w:rPr>
          <w:rtl/>
        </w:rPr>
        <w:t xml:space="preserve"> הוא, אם גופו קונה, </w:t>
      </w:r>
      <w:ins w:id="90689" w:author="מנוע מכני" w:date="2026-10-05T11:32:12Z">
        <w:r>
          <w:rPr>
            <w:rFonts w:hint="cs"/>
            <w:rtl/>
          </w:rPr>
          <w:t xml:space="preserve">כ"ש</w:t>
        </w:r>
      </w:ins>
      <w:del w:id="90690" w:author="מנוע מכני" w:date="2026-10-05T11:32:12Z">
        <w:r w:rsidR="00DB51C1">
          <w:rPr>
            <w:rFonts w:hint="cs"/>
            <w:rtl/>
          </w:rPr>
          <w:delText xml:space="preserve">כ''ש</w:delText>
        </w:r>
      </w:del>
      <w:r w:rsidR="00DB51C1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>
      <w:pPr>
        <w:pStyle w:val="38"/>
        <w:rPr>
          <w:ins w:id="99166" w:author="מנוע מכני" w:date="2026-10-05T11:32:12Z"/>
        </w:rPr>
      </w:pPr>
      <w:r>
        <w:t xml:space="preserve">ואימא:</w:t>
      </w:r>
    </w:p>
    <w:p w14:paraId="728005DC" w14:textId="77777777" w:rsidR="00DB51C1" w:rsidRDefault="00F63065" w:rsidP="00DB51C1">
      <w:pPr>
        <w:rPr>
          <w:rtl/>
        </w:rPr>
      </w:pPr>
      <w:del w:id="991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מיד </w:t>
      </w:r>
      <w:ins w:id="98275" w:author="מנוע מכני" w:date="2026-10-05T11:32:12Z">
        <w:r>
          <w:rPr>
            <w:rtl/>
          </w:rPr>
          <w:t xml:space="preserve">נכרי</w:t>
        </w:r>
      </w:ins>
      <w:del w:id="9827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עד </w:t>
      </w:r>
      <w:ins w:id="93257" w:author="מנוע מכני" w:date="2026-10-05T11:32:12Z">
        <w:r>
          <w:rPr>
            <w:rtl/>
          </w:rPr>
          <w:t xml:space="preserve">דיש</w:t>
        </w:r>
      </w:ins>
      <w:del w:id="9325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תרתי! </w:t>
      </w:r>
      <w:ins w:id="93255" w:author="מנוע מכני" w:date="2026-10-05T11:32:12Z">
        <w:r>
          <w:rPr>
            <w:rtl/>
          </w:rPr>
          <w:t xml:space="preserve">אמרו</w:t>
        </w:r>
      </w:ins>
      <w:del w:id="93256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: </w:t>
      </w:r>
      <w:ins w:id="93259" w:author="מנוע מכני" w:date="2026-10-05T11:32:12Z">
        <w:r>
          <w:rPr>
            <w:rtl/>
          </w:rPr>
          <w:t xml:space="preserve">ולא</w:t>
        </w:r>
      </w:ins>
      <w:del w:id="93260" w:author="מנוע מכני" w:date="2026-10-05T11:32:12Z">
        <w:r>
          <w:rPr>
            <w:rtl/>
          </w:rPr>
          <w:delText xml:space="preserve">ולאו</w:delText>
        </w:r>
      </w:del>
      <w:r>
        <w:rPr>
          <w:rtl/>
        </w:rPr>
        <w:t xml:space="preserve"> </w:t>
      </w:r>
      <w:r>
        <w:rPr>
          <w:rtl/>
        </w:rPr>
        <w:t xml:space="preserve">ק"ו</w:t>
      </w:r>
      <w:r>
        <w:rPr>
          <w:rtl/>
        </w:rPr>
        <w:t xml:space="preserve"> הוא? גופו - באחת, ממונו בשתים? </w:t>
      </w:r>
    </w:p>
    <w:p>
      <w:pPr>
        <w:pStyle w:val="38"/>
        <w:rPr>
          <w:ins w:id="99168" w:author="מנוע מכני" w:date="2026-10-05T11:32:12Z"/>
        </w:rPr>
      </w:pPr>
      <w:r>
        <w:t xml:space="preserve">ואימא:</w:t>
      </w:r>
    </w:p>
    <w:p w14:paraId="346DBCE9" w14:textId="77777777" w:rsidR="00B874E6" w:rsidRDefault="00F63065" w:rsidP="00DB51C1">
      <w:pPr>
        <w:rPr>
          <w:rtl/>
        </w:rPr>
      </w:pPr>
      <w:del w:id="991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</w:t>
      </w:r>
      <w:ins w:id="98095" w:author="מנוע מכני" w:date="2026-10-05T11:32:12Z">
        <w:r>
          <w:rPr>
            <w:rtl/>
          </w:rPr>
          <w:t xml:space="preserve">בזה</w:t>
        </w:r>
      </w:ins>
      <w:del w:id="98096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או </w:t>
      </w:r>
      <w:ins w:id="98097" w:author="מנוע מכני" w:date="2026-10-05T11:32:12Z">
        <w:r>
          <w:rPr>
            <w:rtl/>
          </w:rPr>
          <w:t xml:space="preserve">בזה</w:t>
        </w:r>
      </w:ins>
      <w:del w:id="9809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! דומיא </w:t>
      </w:r>
      <w:r w:rsidR="00F168B5">
        <w:rPr>
          <w:rFonts w:hint="cs"/>
          <w:rtl/>
        </w:rPr>
        <w:t>'</w:t>
      </w:r>
      <w:r>
        <w:rPr>
          <w:rStyle w:val="afffff0"/>
          <w:rtl/>
        </w:rPr>
        <w:t>דעמיתך</w:t>
      </w:r>
      <w:r w:rsidR="00F168B5">
        <w:rPr>
          <w:rFonts w:hint="cs"/>
          <w:rtl/>
        </w:rPr>
        <w:t>'</w:t>
      </w:r>
      <w:r>
        <w:rPr>
          <w:rtl/>
        </w:rPr>
        <w:t xml:space="preserve">, מה עמיתך - בחדא, אף </w:t>
      </w:r>
      <w:ins w:id="98277" w:author="מנוע מכני" w:date="2026-10-05T11:32:12Z">
        <w:r>
          <w:rPr>
            <w:rtl/>
          </w:rPr>
          <w:t xml:space="preserve">נכרי</w:t>
        </w:r>
      </w:ins>
      <w:del w:id="9827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ins w:id="93261" w:author="מנוע מכני" w:date="2026-10-05T11:32:12Z">
        <w:r>
          <w:rPr>
            <w:rtl/>
          </w:rPr>
          <w:t xml:space="preserve">גם</w:t>
        </w:r>
      </w:ins>
      <w:del w:id="9326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בחדא</w:t>
      </w:r>
      <w:r w:rsidR="0057284B">
        <w:rPr>
          <w:rtl/>
        </w:rPr>
        <w:t>.</w:t>
      </w:r>
    </w:p>
    <w:p w14:paraId="70F51760" w14:textId="77777777" w:rsidR="00DB51C1" w:rsidRDefault="00DB51C1" w:rsidP="00F63065">
      <w:pPr>
        <w:rPr>
          <w:del w:id="90555" w:author="מנוע עיצוב" w:date="2026-10-05T11:33:53Z"/>
          <w:rtl/>
        </w:rPr>
      </w:pPr>
    </w:p>
    <w:p>
      <w:pPr>
        <w:pStyle w:val="38"/>
        <w:rPr>
          <w:ins w:id="99170" w:author="מנוע מכני" w:date="2026-10-05T11:32:12Z"/>
        </w:rPr>
      </w:pPr>
      <w:r>
        <w:t xml:space="preserve">אמר</w:t>
      </w:r>
      <w:r>
        <w:t xml:space="preserve"> מר:</w:t>
      </w:r>
    </w:p>
    <w:p w14:paraId="058EAAD3" w14:textId="77777777" w:rsidR="00792FF0" w:rsidRDefault="00F63065" w:rsidP="00792FF0">
      <w:pPr>
        <w:pStyle w:val="021"/>
        <w:rPr>
          <w:rtl/>
        </w:rPr>
      </w:pPr>
      <w:del w:id="99171" w:author="מנוע מכני" w:date="2026-10-05T11:32:12Z">
        <w:r>
          <w:rPr>
            <w:rtl/>
          </w:rPr>
          <w:delText xml:space="preserve"> </w:delText>
        </w:r>
      </w:del>
      <w:ins w:id="98279" w:author="מנוע מכני" w:date="2026-10-05T11:32:12Z">
        <w:r>
          <w:rPr>
            <w:rtl/>
          </w:rPr>
          <w:t xml:space="preserve">ונכרי</w:t>
        </w:r>
      </w:ins>
      <w:del w:id="98280" w:author="מנוע מכני" w:date="2026-10-05T11:32:12Z">
        <w:r>
          <w:rPr>
            <w:rtl/>
          </w:rPr>
          <w:delText xml:space="preserve">ו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שנתן מעות לישראל בבהמתו בדיניהן, </w:t>
      </w:r>
      <w:ins w:id="95767" w:author="מנוע מכני" w:date="2026-10-05T11:32:12Z">
        <w:r>
          <w:rPr>
            <w:rtl/>
          </w:rPr>
          <w:t xml:space="preserve">אף</w:t>
        </w:r>
      </w:ins>
      <w:del w:id="9576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</w:t>
      </w:r>
      <w:r w:rsidR="00792FF0">
        <w:rPr>
          <w:rtl/>
        </w:rPr>
        <w:t>א משך - קנה ופטור מן הבכורה</w:t>
      </w:r>
      <w:r w:rsidR="00792FF0">
        <w:rPr>
          <w:rFonts w:hint="cs"/>
          <w:rtl/>
        </w:rPr>
        <w:t xml:space="preserve"> </w:t>
      </w:r>
      <w:r>
        <w:rPr>
          <w:rtl/>
        </w:rPr>
        <w:t>בדיניהן?</w:t>
      </w:r>
    </w:p>
    <w:p>
      <w:pPr>
        <w:pStyle w:val="38"/>
        <w:rPr>
          <w:ins w:id="100820" w:author="מנוע מכני" w:date="2026-10-05T11:32:12Z"/>
        </w:rPr>
      </w:pPr>
      <w:ins w:id="93263" w:author="מנוע מכני" w:date="2026-10-05T11:32:12Z">
        <w:r>
          <w:t xml:space="preserve">לא</w:t>
        </w:r>
      </w:ins>
      <w:del w:id="93264" w:author="מנוע מכני" w:date="2026-10-05T11:32:12Z">
        <w:r>
          <w:lastRenderedPageBreak/>
          <w:delText xml:space="preserve">ל</w:delText>
        </w:r>
        <w:r w:rsidR="00DC68DE">
          <w:delText xml:space="preserve">או</w:delText>
        </w:r>
      </w:del>
      <w:r w:rsidR="00DC68DE">
        <w:t xml:space="preserve"> </w:t>
      </w:r>
      <w:r w:rsidR="00F63065">
        <w:t xml:space="preserve">בדיניהן </w:t>
      </w:r>
      <w:ins w:id="98005" w:author="מנוע מכני" w:date="2026-10-05T11:32:12Z">
        <w:r>
          <w:t xml:space="preserve">דגופו</w:t>
        </w:r>
      </w:ins>
      <w:del w:id="98006" w:author="מנוע מכני" w:date="2026-10-05T11:32:12Z">
        <w:r w:rsidR="00F63065">
          <w:delText xml:space="preserve">דגופיה</w:delText>
        </w:r>
      </w:del>
      <w:r w:rsidR="00F63065">
        <w:t xml:space="preserve">,</w:t>
      </w:r>
    </w:p>
    <w:p w14:paraId="4D3C1853" w14:textId="77777777" w:rsidR="00DC68DE" w:rsidRDefault="00792FF0" w:rsidP="00DC68DE">
      <w:pPr>
        <w:rPr>
          <w:rtl/>
        </w:rPr>
      </w:pPr>
      <w:del w:id="10082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משום דאתי בק"ו, אם גופו ישראל קני </w:t>
      </w:r>
      <w:ins w:id="94631" w:author="מנוע מכני" w:date="2026-10-05T11:32:12Z">
        <w:r>
          <w:rPr>
            <w:rtl/>
          </w:rPr>
          <w:t xml:space="preserve">לו</w:t>
        </w:r>
      </w:ins>
      <w:del w:id="9463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בכסף, ד</w:t>
      </w:r>
      <w:r w:rsidR="00DC68DE">
        <w:rPr>
          <w:rFonts w:hint="cs"/>
          <w:rtl/>
        </w:rPr>
        <w:t>'</w:t>
      </w:r>
      <w:ins w:id="90133" w:author="מנוע סמנטי" w:date="2026-10-05T11:39:44Z">
        <w:r>
          <w:rPr>
            <w:rStyle w:val="afffff0"/>
            <w:rtl/>
          </w:rPr>
          <w:t xml:space="preserve">מִכֶּסֶף מִקְנָתוֹ</w:t>
        </w:r>
      </w:ins>
      <w:del w:id="90134" w:author="מנוע סמנטי" w:date="2026-10-05T11:39:44Z">
        <w:r w:rsidR="00F63065">
          <w:rPr>
            <w:rtl/>
          </w:rPr>
          <w:delText xml:space="preserve">מכסף מקנתו</w:delText>
        </w:r>
      </w:del>
      <w:r w:rsidR="00DC68DE"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0691" w:author="מנוע מכני" w:date="2026-10-05T11:32:12Z">
        <w:r>
          <w:rPr>
            <w:rFonts w:hint="cs"/>
            <w:rtl/>
          </w:rPr>
          <w:t xml:space="preserve">כ"ש</w:t>
        </w:r>
      </w:ins>
      <w:del w:id="90692" w:author="מנוע מכני" w:date="2026-10-05T11:32:12Z">
        <w:r w:rsidR="00DC68DE">
          <w:rPr>
            <w:rFonts w:hint="cs"/>
            <w:rtl/>
          </w:rPr>
          <w:delText xml:space="preserve">כ''ש</w:delText>
        </w:r>
      </w:del>
      <w:r w:rsidR="00DC68DE">
        <w:rPr>
          <w:rFonts w:hint="cs"/>
          <w:rtl/>
        </w:rPr>
        <w:t xml:space="preserve"> </w:t>
      </w:r>
      <w:r w:rsidR="00F63065">
        <w:rPr>
          <w:rtl/>
        </w:rPr>
        <w:t xml:space="preserve">ממונו </w:t>
      </w:r>
    </w:p>
    <w:p w14:paraId="157E006C" w14:textId="77777777" w:rsidR="00F168B5" w:rsidRDefault="00F63065" w:rsidP="00DC68DE">
      <w:pPr>
        <w:rPr>
          <w:rtl/>
        </w:rPr>
      </w:pPr>
      <w:r>
        <w:rPr>
          <w:rtl/>
        </w:rPr>
        <w:t xml:space="preserve">ישראל מישראל יוכיחו, דגופו - קני בכסף, ממונו - במשיכה! </w:t>
      </w:r>
    </w:p>
    <w:p>
      <w:pPr>
        <w:pStyle w:val="38"/>
        <w:rPr>
          <w:ins w:id="99172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אביי:</w:t>
      </w:r>
    </w:p>
    <w:p w14:paraId="1DE2E1AA" w14:textId="77777777" w:rsidR="00DC68DE" w:rsidRDefault="00F63065" w:rsidP="00F63065">
      <w:pPr>
        <w:rPr>
          <w:rtl/>
        </w:rPr>
      </w:pPr>
      <w:del w:id="991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בדיניהם שפסקה להם תורה, </w:t>
      </w:r>
      <w:r w:rsidR="00DC68DE">
        <w:rPr>
          <w:rFonts w:hint="cs"/>
          <w:rtl/>
        </w:rPr>
        <w:t>'</w:t>
      </w:r>
      <w:ins w:id="90135" w:author="מנוע סמנטי" w:date="2026-10-05T11:39:44Z">
        <w:r>
          <w:rPr>
            <w:rStyle w:val="afffff0"/>
            <w:rtl/>
          </w:rPr>
          <w:t xml:space="preserve">וְכִי תִמְכְּרוּ מִמְכָּר לַעֲמִיתֶךָ</w:t>
        </w:r>
      </w:ins>
      <w:del w:id="90136" w:author="מנוע סמנטי" w:date="2026-10-05T11:39:44Z">
        <w:r>
          <w:rPr>
            <w:rtl/>
          </w:rPr>
          <w:delText xml:space="preserve">וכי תמכרו ממכר לעמיתך</w:delText>
        </w:r>
      </w:del>
      <w:r w:rsidR="00DC68DE">
        <w:rPr>
          <w:rFonts w:hint="cs"/>
          <w:rtl/>
        </w:rPr>
        <w:t>'</w:t>
      </w:r>
      <w:r>
        <w:rPr>
          <w:rtl/>
        </w:rPr>
        <w:t xml:space="preserve">, </w:t>
      </w:r>
    </w:p>
    <w:p w14:paraId="23F7F39A" w14:textId="77777777" w:rsidR="00F168B5" w:rsidRDefault="00792FF0" w:rsidP="00F63065">
      <w:pPr>
        <w:rPr>
          <w:rtl/>
        </w:rPr>
      </w:pPr>
      <w:r>
        <w:rPr>
          <w:rFonts w:hint="cs"/>
          <w:rtl/>
        </w:rPr>
        <w:t>'</w:t>
      </w:r>
      <w:ins w:id="90137" w:author="מנוע סמנטי" w:date="2026-10-05T11:39:44Z">
        <w:r>
          <w:rPr>
            <w:rStyle w:val="afffff0"/>
            <w:rtl/>
          </w:rPr>
          <w:t xml:space="preserve">לַעֲמִיתֶךָ</w:t>
        </w:r>
      </w:ins>
      <w:del w:id="90138" w:author="מנוע סמנטי" w:date="2026-10-05T11:39:44Z">
        <w:r w:rsidR="00F63065">
          <w:rPr>
            <w:rtl/>
          </w:rPr>
          <w:delText xml:space="preserve">לעמיתך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במשיכה, הא </w:t>
      </w:r>
      <w:ins w:id="98281" w:author="מנוע מכני" w:date="2026-10-05T11:32:12Z">
        <w:r>
          <w:rPr>
            <w:rtl/>
          </w:rPr>
          <w:t xml:space="preserve">לנכרי</w:t>
        </w:r>
      </w:ins>
      <w:del w:id="9828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- בכסף</w:t>
      </w:r>
      <w:ins w:id="96083" w:author="מנוע מכני" w:date="2026-10-05T11:32:12Z">
        <w:r>
          <w:rPr>
            <w:rtl/>
          </w:rPr>
          <w:t xml:space="preserve">,</w:t>
        </w:r>
      </w:ins>
      <w:del w:id="9608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74" w:author="מנוע מכני" w:date="2026-10-05T11:32:12Z"/>
        </w:rPr>
      </w:pPr>
      <w:r>
        <w:t xml:space="preserve">ואימא:</w:t>
      </w:r>
    </w:p>
    <w:p w14:paraId="7A49214D" w14:textId="77777777" w:rsidR="00DC68DE" w:rsidRDefault="00F63065" w:rsidP="0088048A">
      <w:pPr>
        <w:rPr>
          <w:rtl/>
        </w:rPr>
      </w:pPr>
      <w:del w:id="99175" w:author="מנוע מכני" w:date="2026-10-05T11:32:12Z">
        <w:r>
          <w:rPr>
            <w:rtl/>
          </w:rPr>
          <w:delText xml:space="preserve"> </w:delText>
        </w:r>
      </w:del>
      <w:ins w:id="98283" w:author="מנוע מכני" w:date="2026-10-05T11:32:12Z">
        <w:r>
          <w:rPr>
            <w:rtl/>
          </w:rPr>
          <w:t xml:space="preserve">לנכרי</w:t>
        </w:r>
      </w:ins>
      <w:del w:id="98284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כלל כלל </w:t>
      </w:r>
      <w:r>
        <w:rPr>
          <w:rtl/>
        </w:rPr>
        <w:t xml:space="preserve">לא</w:t>
      </w:r>
      <w:r w:rsidR="0088048A">
        <w:rPr>
          <w:rFonts w:hint="cs"/>
          <w:rtl/>
        </w:rPr>
        <w:t xml:space="preserve">-</w:t>
      </w:r>
      <w:ins w:id="96085" w:author="מנוע מכני" w:date="2026-10-05T11:32:12Z">
        <w:r>
          <w:rPr>
            <w:rFonts w:hint="cs"/>
            <w:rtl/>
          </w:rPr>
          <w:t xml:space="preserve"> </w:t>
        </w:r>
      </w:ins>
      <w:del w:id="96086" w:author="מנוע מכני" w:date="2026-10-05T11:32:12Z">
        <w:r w:rsidR="0088048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 w:rsidR="00DC68DE">
        <w:rPr>
          <w:rFonts w:hint="cs"/>
          <w:rtl/>
        </w:rPr>
        <w:t xml:space="preserve">ד</w:t>
      </w:r>
      <w:ins w:id="90693" w:author="מנוע מכני" w:date="2026-10-05T11:32:12Z">
        <w:r>
          <w:rPr>
            <w:rFonts w:hint="cs"/>
            <w:rtl/>
          </w:rPr>
          <w:t xml:space="preserve">ק"ו</w:t>
        </w:r>
      </w:ins>
      <w:del w:id="90694" w:author="מנוע מכני" w:date="2026-10-05T11:32:12Z">
        <w:r w:rsidR="00DC68DE">
          <w:rPr>
            <w:rFonts w:hint="cs"/>
            <w:rtl/>
          </w:rPr>
          <w:delText xml:space="preserve">ק''ו</w:delText>
        </w:r>
      </w:del>
      <w:r w:rsidR="00DC68DE">
        <w:rPr>
          <w:rFonts w:hint="cs"/>
          <w:rtl/>
        </w:rPr>
        <w:t xml:space="preserve"> הוא</w:t>
      </w:r>
      <w:r>
        <w:rPr>
          <w:rtl/>
        </w:rPr>
        <w:t xml:space="preserve"> אם גופו קנה, </w:t>
      </w:r>
      <w:ins w:id="90695" w:author="מנוע מכני" w:date="2026-10-05T11:32:12Z">
        <w:r>
          <w:rPr>
            <w:rFonts w:hint="cs"/>
            <w:rtl/>
          </w:rPr>
          <w:t xml:space="preserve">כ"ש</w:t>
        </w:r>
      </w:ins>
      <w:del w:id="90696" w:author="מנוע מכני" w:date="2026-10-05T11:32:12Z">
        <w:r w:rsidR="00DC68DE">
          <w:rPr>
            <w:rFonts w:hint="cs"/>
            <w:rtl/>
          </w:rPr>
          <w:delText xml:space="preserve">כ''ש</w:delText>
        </w:r>
      </w:del>
      <w:r w:rsidR="00DC68DE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>
      <w:pPr>
        <w:pStyle w:val="38"/>
        <w:rPr>
          <w:ins w:id="99176" w:author="מנוע מכני" w:date="2026-10-05T11:32:12Z"/>
        </w:rPr>
      </w:pPr>
      <w:r>
        <w:t xml:space="preserve">אימא:</w:t>
      </w:r>
    </w:p>
    <w:p w14:paraId="628F7650" w14:textId="77777777" w:rsidR="00F168B5" w:rsidRDefault="00F63065" w:rsidP="00DC68DE">
      <w:pPr>
        <w:rPr>
          <w:rtl/>
        </w:rPr>
      </w:pPr>
      <w:del w:id="99177" w:author="מנוע מכני" w:date="2026-10-05T11:32:12Z">
        <w:r>
          <w:rPr>
            <w:rtl/>
          </w:rPr>
          <w:delText xml:space="preserve"> </w:delText>
        </w:r>
      </w:del>
      <w:ins w:id="98285" w:author="מנוע מכני" w:date="2026-10-05T11:32:12Z">
        <w:r>
          <w:rPr>
            <w:rtl/>
          </w:rPr>
          <w:t xml:space="preserve">לנכרי</w:t>
        </w:r>
      </w:ins>
      <w:del w:id="98286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עד </w:t>
      </w:r>
      <w:ins w:id="93265" w:author="מנוע מכני" w:date="2026-10-05T11:32:12Z">
        <w:r>
          <w:rPr>
            <w:rtl/>
          </w:rPr>
          <w:t xml:space="preserve">דיש</w:t>
        </w:r>
      </w:ins>
      <w:del w:id="93266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תרתי! </w:t>
      </w:r>
      <w:ins w:id="93267" w:author="מנוע מכני" w:date="2026-10-05T11:32:12Z">
        <w:r>
          <w:rPr>
            <w:rtl/>
          </w:rPr>
          <w:t xml:space="preserve">לא</w:t>
        </w:r>
      </w:ins>
      <w:del w:id="9326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>
        <w:rPr>
          <w:rtl/>
        </w:rPr>
        <w:t xml:space="preserve">ק"ו</w:t>
      </w:r>
      <w:r>
        <w:rPr>
          <w:rtl/>
        </w:rPr>
        <w:t xml:space="preserve"> הוא: גופו - באחד, ממונו בשתים? </w:t>
      </w:r>
    </w:p>
    <w:p>
      <w:pPr>
        <w:pStyle w:val="38"/>
        <w:rPr>
          <w:ins w:id="99178" w:author="מנוע מכני" w:date="2026-10-05T11:32:12Z"/>
        </w:rPr>
      </w:pPr>
      <w:r>
        <w:t xml:space="preserve">ואימא:</w:t>
      </w:r>
    </w:p>
    <w:p w14:paraId="34BAD845" w14:textId="77777777" w:rsidR="00B874E6" w:rsidRDefault="00F63065" w:rsidP="0088048A">
      <w:pPr>
        <w:rPr>
          <w:rtl/>
        </w:rPr>
      </w:pPr>
      <w:del w:id="991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</w:t>
      </w:r>
      <w:ins w:id="98099" w:author="מנוע מכני" w:date="2026-10-05T11:32:12Z">
        <w:r>
          <w:rPr>
            <w:rtl/>
          </w:rPr>
          <w:t xml:space="preserve">בזה</w:t>
        </w:r>
      </w:ins>
      <w:del w:id="98100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או </w:t>
      </w:r>
      <w:ins w:id="98101" w:author="מנוע מכני" w:date="2026-10-05T11:32:12Z">
        <w:r>
          <w:rPr>
            <w:rtl/>
          </w:rPr>
          <w:t xml:space="preserve">בזה</w:t>
        </w:r>
      </w:ins>
      <w:del w:id="98102" w:author="מנוע מכני" w:date="2026-10-05T11:32:12Z">
        <w:r>
          <w:rPr>
            <w:rtl/>
          </w:rPr>
          <w:delText xml:space="preserve">בהא</w:delText>
        </w:r>
      </w:del>
      <w:r w:rsidR="0088048A">
        <w:rPr>
          <w:rFonts w:hint="cs"/>
          <w:rtl/>
        </w:rPr>
        <w:t xml:space="preserve">-</w:t>
      </w:r>
      <w:ins w:id="96087" w:author="מנוע מכני" w:date="2026-10-05T11:32:12Z">
        <w:r>
          <w:rPr>
            <w:rFonts w:hint="cs"/>
            <w:rtl/>
          </w:rPr>
          <w:t xml:space="preserve"> </w:t>
        </w:r>
      </w:ins>
      <w:del w:id="96088" w:author="מנוע מכני" w:date="2026-10-05T11:32:12Z">
        <w:r w:rsidR="0088048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דומיא דעמיתך, מה עמיתך - באחת, אף </w:t>
      </w:r>
      <w:ins w:id="98287" w:author="מנוע מכני" w:date="2026-10-05T11:32:12Z">
        <w:r>
          <w:rPr>
            <w:rtl/>
          </w:rPr>
          <w:t xml:space="preserve">נכרי</w:t>
        </w:r>
      </w:ins>
      <w:del w:id="9828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ins w:id="93269" w:author="מנוע מכני" w:date="2026-10-05T11:32:12Z">
        <w:r>
          <w:rPr>
            <w:rtl/>
          </w:rPr>
          <w:t xml:space="preserve">גם</w:t>
        </w:r>
      </w:ins>
      <w:del w:id="932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באחת</w:t>
      </w:r>
      <w:r w:rsidR="0057284B">
        <w:rPr>
          <w:rtl/>
        </w:rPr>
        <w:t>.</w:t>
      </w:r>
    </w:p>
    <w:p w14:paraId="7F07968B" w14:textId="77777777" w:rsidR="00F168B5" w:rsidRDefault="00F168B5" w:rsidP="00F168B5">
      <w:pPr>
        <w:pStyle w:val="afff0"/>
        <w:framePr w:wrap="around"/>
        <w:rPr>
          <w:rtl/>
        </w:rPr>
      </w:pPr>
      <w:r>
        <w:rPr>
          <w:rFonts w:hint="cs"/>
          <w:rtl/>
        </w:rPr>
        <w:t>יג:</w:t>
      </w:r>
    </w:p>
    <w:p>
      <w:pPr>
        <w:pStyle w:val="38"/>
        <w:rPr>
          <w:ins w:id="99180" w:author="מנוע מכני" w:date="2026-10-05T11:32:12Z"/>
        </w:rPr>
      </w:pPr>
      <w:ins w:id="93271" w:author="מנוע מכני" w:date="2026-10-05T11:32:12Z">
        <w:r>
          <w:t xml:space="preserve">אמרו</w:t>
        </w:r>
      </w:ins>
      <w:del w:id="93272" w:author="מנוע מכני" w:date="2026-10-05T11:32:12Z">
        <w:r w:rsidRPr="00792FF0">
          <w:delText xml:space="preserve">אמרי</w:delText>
        </w:r>
      </w:del>
      <w:r>
        <w:t xml:space="preserve">:</w:t>
      </w:r>
    </w:p>
    <w:p w14:paraId="61275DA3" w14:textId="77777777" w:rsidR="0088048A" w:rsidRDefault="00F63065" w:rsidP="00DC68DE">
      <w:pPr>
        <w:rPr>
          <w:rtl/>
        </w:rPr>
      </w:pPr>
      <w:del w:id="9918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ולאמימר</w:t>
      </w:r>
      <w:r>
        <w:rPr>
          <w:rtl/>
        </w:rPr>
        <w:t xml:space="preserve"> דאמר משיכה ב</w:t>
      </w:r>
      <w:r w:rsidR="00824319">
        <w:rPr>
          <w:rtl/>
        </w:rPr>
        <w:t>עכו"ם</w:t>
      </w:r>
      <w:r>
        <w:rPr>
          <w:rtl/>
        </w:rPr>
        <w:t xml:space="preserve"> קונה, </w:t>
      </w:r>
    </w:p>
    <w:p w14:paraId="3E401BE5" w14:textId="77777777" w:rsidR="00DC68DE" w:rsidRDefault="00F63065" w:rsidP="0088048A">
      <w:pPr>
        <w:rPr>
          <w:rtl/>
        </w:rPr>
      </w:pPr>
      <w:r>
        <w:rPr>
          <w:rtl/>
        </w:rPr>
        <w:t xml:space="preserve">הניחא </w:t>
      </w:r>
      <w:ins w:id="97755" w:author="מנוע מכני" w:date="2026-10-05T11:32:12Z">
        <w:r>
          <w:rPr>
            <w:rtl/>
          </w:rPr>
          <w:t xml:space="preserve">אם </w:t>
        </w:r>
      </w:ins>
      <w:del w:id="9775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סבר </w:t>
      </w:r>
      <w:r>
        <w:rPr>
          <w:rStyle w:val="2fb"/>
          <w:rtl/>
        </w:rPr>
        <w:t xml:space="preserve">כר</w:t>
      </w:r>
      <w:ins w:id="9069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698" w:author="מנוע מכני" w:date="2026-10-05T11:32:12Z">
        <w:r w:rsidR="00DC68DE">
          <w:rPr>
            <w:rFonts w:hint="cs"/>
            <w:rtl/>
          </w:rPr>
          <w:delText xml:space="preserve">י''ו</w:delText>
        </w:r>
      </w:del>
      <w:r w:rsidR="00DC68DE">
        <w:rPr>
          <w:rFonts w:hint="cs"/>
          <w:rtl/>
        </w:rPr>
        <w:t xml:space="preserve"> </w:t>
      </w:r>
      <w:r>
        <w:rPr>
          <w:rtl/>
        </w:rPr>
        <w:t>דדבר תורה מ</w:t>
      </w:r>
      <w:r w:rsidR="0088048A">
        <w:rPr>
          <w:rtl/>
        </w:rPr>
        <w:t xml:space="preserve">עות קונות משיכה </w:t>
      </w:r>
      <w:r w:rsidR="0088048A">
        <w:rPr>
          <w:rtl/>
        </w:rPr>
        <w:t xml:space="preserve">לא</w:t>
      </w:r>
      <w:r w:rsidR="0088048A">
        <w:rPr>
          <w:rtl/>
        </w:rPr>
        <w:t xml:space="preserve">, אהני </w:t>
      </w:r>
      <w:r w:rsidR="0088048A">
        <w:rPr>
          <w:rFonts w:hint="cs"/>
          <w:rtl/>
        </w:rPr>
        <w:t>'</w:t>
      </w:r>
      <w:ins w:id="90139" w:author="מנוע סמנטי" w:date="2026-10-05T11:39:44Z">
        <w:r>
          <w:rPr>
            <w:rStyle w:val="afffff0"/>
            <w:rtl/>
          </w:rPr>
          <w:t xml:space="preserve">לַעֲמִיתֶךָ</w:t>
        </w:r>
      </w:ins>
      <w:del w:id="90140" w:author="מנוע סמנטי" w:date="2026-10-05T11:39:44Z">
        <w:r w:rsidR="0088048A">
          <w:rPr>
            <w:rtl/>
          </w:rPr>
          <w:delText xml:space="preserve">לעמיתך</w:delText>
        </w:r>
      </w:del>
      <w:r w:rsidR="0088048A">
        <w:rPr>
          <w:rFonts w:hint="cs"/>
          <w:rtl/>
        </w:rPr>
        <w:t>'</w:t>
      </w:r>
      <w:r>
        <w:rPr>
          <w:rtl/>
        </w:rPr>
        <w:t xml:space="preserve">- בכסף, </w:t>
      </w:r>
      <w:ins w:id="98289" w:author="מנוע מכני" w:date="2026-10-05T11:32:12Z">
        <w:r>
          <w:rPr>
            <w:rtl/>
          </w:rPr>
          <w:t xml:space="preserve">לנכרי</w:t>
        </w:r>
      </w:ins>
      <w:del w:id="9829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במשיכה</w:t>
      </w:r>
      <w:ins w:id="96089" w:author="מנוע מכני" w:date="2026-10-05T11:32:12Z">
        <w:r>
          <w:rPr>
            <w:rtl/>
          </w:rPr>
          <w:t xml:space="preserve">,</w:t>
        </w:r>
      </w:ins>
      <w:del w:id="9609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82" w:author="מנוע מכני" w:date="2026-10-05T11:32:12Z"/>
        </w:rPr>
      </w:pPr>
      <w:r>
        <w:t xml:space="preserve">אלא</w:t>
      </w:r>
    </w:p>
    <w:p w14:paraId="3C7AE653" w14:textId="77777777" w:rsidR="0088048A" w:rsidRDefault="00F63065" w:rsidP="00792FF0">
      <w:pPr>
        <w:pStyle w:val="021"/>
        <w:rPr>
          <w:rtl/>
        </w:rPr>
      </w:pPr>
      <w:del w:id="99183" w:author="מנוע מכני" w:date="2026-10-05T11:32:12Z">
        <w:r>
          <w:rPr>
            <w:rtl/>
          </w:rPr>
          <w:delText xml:space="preserve"> </w:delText>
        </w:r>
      </w:del>
      <w:ins w:id="97757" w:author="מנוע מכני" w:date="2026-10-05T11:32:12Z">
        <w:r>
          <w:rPr>
            <w:rtl/>
          </w:rPr>
          <w:t xml:space="preserve">אם </w:t>
        </w:r>
      </w:ins>
      <w:del w:id="9775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סבר </w:t>
      </w:r>
      <w:r w:rsidR="0088048A">
        <w:rPr>
          <w:rStyle w:val="2fb"/>
          <w:rtl/>
        </w:rPr>
        <w:t xml:space="preserve">כר"ל</w:t>
      </w:r>
      <w:r w:rsidR="0088048A">
        <w:rPr>
          <w:rtl/>
        </w:rPr>
        <w:t xml:space="preserve"> ד</w:t>
      </w:r>
      <w:r>
        <w:rPr>
          <w:rtl/>
        </w:rPr>
        <w:t xml:space="preserve">משיכה מפורשת מן התורה, </w:t>
      </w:r>
      <w:r w:rsidR="0088048A">
        <w:rPr>
          <w:rFonts w:hint="cs"/>
          <w:rtl/>
        </w:rPr>
        <w:t>'</w:t>
      </w:r>
      <w:ins w:id="90141" w:author="מנוע סמנטי" w:date="2026-10-05T11:39:44Z">
        <w:r>
          <w:rPr>
            <w:rStyle w:val="afffff0"/>
            <w:rtl/>
          </w:rPr>
          <w:t xml:space="preserve">לַעֲמִיתֶךָ</w:t>
        </w:r>
      </w:ins>
      <w:del w:id="90142" w:author="מנוע סמנטי" w:date="2026-10-05T11:39:44Z">
        <w:r>
          <w:rPr>
            <w:rtl/>
          </w:rPr>
          <w:delText xml:space="preserve">לעמיתך</w:delText>
        </w:r>
      </w:del>
      <w:r w:rsidR="0088048A">
        <w:rPr>
          <w:rFonts w:hint="cs"/>
          <w:rtl/>
        </w:rPr>
        <w:t>'</w:t>
      </w:r>
      <w:r>
        <w:rPr>
          <w:rtl/>
        </w:rPr>
        <w:t xml:space="preserve"> - במשיכה, </w:t>
      </w:r>
      <w:ins w:id="98291" w:author="מנוע מכני" w:date="2026-10-05T11:32:12Z">
        <w:r>
          <w:rPr>
            <w:rtl/>
          </w:rPr>
          <w:t xml:space="preserve">ולנכרי</w:t>
        </w:r>
      </w:ins>
      <w:del w:id="98292" w:author="מנוע מכני" w:date="2026-10-05T11:32:12Z">
        <w:r>
          <w:rPr>
            <w:rtl/>
          </w:rPr>
          <w:delText xml:space="preserve">ול</w:delText>
        </w:r>
        <w:r w:rsidR="00824319">
          <w:rPr>
            <w:rtl/>
          </w:rPr>
          <w:delText xml:space="preserve">עכו"ם</w:delText>
        </w:r>
      </w:del>
      <w:r w:rsidR="00792FF0">
        <w:rPr>
          <w:rtl/>
        </w:rPr>
        <w:t xml:space="preserve"> - במשיכה, לעמיתך ל</w:t>
      </w:r>
      <w:r w:rsidR="00792FF0">
        <w:rPr>
          <w:rFonts w:hint="cs"/>
          <w:rtl/>
        </w:rPr>
        <w:t xml:space="preserve">"ל</w:t>
      </w:r>
      <w:ins w:id="97669" w:author="מנוע מכני" w:date="2026-10-05T11:32:12Z">
        <w:r>
          <w:rPr>
            <w:rFonts w:hint="cs"/>
            <w:rtl/>
          </w:rPr>
          <w:t xml:space="preserve">?</w:t>
        </w:r>
      </w:ins>
      <w:del w:id="97670" w:author="מנוע מכני" w:date="2026-10-05T11:32:12Z">
        <w:r w:rsidR="00792FF0">
          <w:rPr>
            <w:rFonts w:hint="cs"/>
            <w:rtl/>
          </w:rPr>
          <w:delText xml:space="preserve"> ?</w:delText>
        </w:r>
      </w:del>
      <w:r>
        <w:rPr>
          <w:rtl/>
        </w:rPr>
        <w:t xml:space="preserve"> </w:t>
      </w:r>
    </w:p>
    <w:p>
      <w:pPr>
        <w:pStyle w:val="38"/>
        <w:rPr>
          <w:ins w:id="99184" w:author="מנוע מכני" w:date="2026-10-05T11:32:12Z"/>
        </w:rPr>
      </w:pPr>
      <w:ins w:id="93273" w:author="מנוע מכני" w:date="2026-10-05T11:32:12Z">
        <w:r>
          <w:t xml:space="preserve">אמרו</w:t>
        </w:r>
      </w:ins>
      <w:del w:id="93274" w:author="מנוע מכני" w:date="2026-10-05T11:32:12Z">
        <w:r>
          <w:delText xml:space="preserve">אמרי</w:delText>
        </w:r>
      </w:del>
      <w:r>
        <w:t xml:space="preserve">:</w:t>
      </w:r>
    </w:p>
    <w:p w14:paraId="51E2D897" w14:textId="77777777" w:rsidR="00DC68DE" w:rsidRDefault="00F63065" w:rsidP="00C5567C">
      <w:pPr>
        <w:pStyle w:val="a"/>
        <w:rPr>
          <w:rtl/>
        </w:rPr>
      </w:pPr>
      <w:del w:id="99185" w:author="מנוע מכני" w:date="2026-10-05T11:32:12Z">
        <w:r>
          <w:rPr>
            <w:rtl/>
          </w:rPr>
          <w:delText xml:space="preserve"> </w:delText>
        </w:r>
      </w:del>
      <w:r w:rsidR="0088048A">
        <w:rPr>
          <w:rFonts w:hint="cs"/>
          <w:rtl/>
        </w:rPr>
        <w:t>'</w:t>
      </w:r>
      <w:ins w:id="90143" w:author="מנוע סמנטי" w:date="2026-10-05T11:39:44Z">
        <w:r>
          <w:rPr>
            <w:rStyle w:val="afffff0"/>
            <w:rtl/>
          </w:rPr>
          <w:t xml:space="preserve">לַעֲמִיתֶךָ</w:t>
        </w:r>
      </w:ins>
      <w:del w:id="90144" w:author="מנוע סמנטי" w:date="2026-10-05T11:39:44Z">
        <w:r>
          <w:rPr>
            <w:rtl/>
          </w:rPr>
          <w:delText xml:space="preserve">לעמיתך</w:delText>
        </w:r>
      </w:del>
      <w:r w:rsidR="0088048A">
        <w:rPr>
          <w:rFonts w:hint="cs"/>
          <w:rtl/>
        </w:rPr>
        <w:t>'</w:t>
      </w:r>
      <w:r>
        <w:rPr>
          <w:rtl/>
        </w:rPr>
        <w:t xml:space="preserve"> אתה מחזיר אונאה, ואי אתה מחזיר אונאה לכנעני</w:t>
      </w:r>
      <w:ins w:id="96091" w:author="מנוע מכני" w:date="2026-10-05T11:32:12Z">
        <w:r>
          <w:rPr>
            <w:rtl/>
          </w:rPr>
          <w:t xml:space="preserve">,</w:t>
        </w:r>
      </w:ins>
      <w:del w:id="96092" w:author="מנוע מכני" w:date="2026-10-05T11:32:12Z">
        <w:r w:rsidR="000B5F7F">
          <w:rPr>
            <w:rtl/>
          </w:rPr>
          <w:delText xml:space="preserve">;</w:delText>
        </w:r>
      </w:del>
    </w:p>
    <w:p w14:paraId="069BFBEA" w14:textId="77777777" w:rsidR="00DC68DE" w:rsidRDefault="00F63065" w:rsidP="00DC68DE">
      <w:pPr>
        <w:rPr>
          <w:rtl/>
        </w:rPr>
      </w:pPr>
      <w:r>
        <w:rPr>
          <w:rtl/>
        </w:rPr>
        <w:t xml:space="preserve">לכנעני </w:t>
      </w:r>
      <w:r w:rsidR="00DC68DE">
        <w:rPr>
          <w:rtl/>
        </w:rPr>
        <w:t>–</w:t>
      </w:r>
      <w:r>
        <w:rPr>
          <w:rtl/>
        </w:rPr>
        <w:t xml:space="preserve"> מ</w:t>
      </w:r>
      <w:r w:rsidR="00DC68DE">
        <w:rPr>
          <w:rFonts w:hint="cs"/>
          <w:rtl/>
        </w:rPr>
        <w:t>'</w:t>
      </w:r>
      <w:ins w:id="90145" w:author="מנוע סמנטי" w:date="2026-10-05T11:39:44Z">
        <w:r>
          <w:rPr>
            <w:rStyle w:val="afffff0"/>
            <w:rtl/>
          </w:rPr>
          <w:t xml:space="preserve">אַל תּוֹנוּ אִישׁ אֶת אָחִיו</w:t>
        </w:r>
      </w:ins>
      <w:del w:id="90146" w:author="מנוע סמנטי" w:date="2026-10-05T11:39:44Z">
        <w:r>
          <w:rPr>
            <w:rtl/>
          </w:rPr>
          <w:delText xml:space="preserve">אל תונו איש את אחיו</w:delText>
        </w:r>
      </w:del>
      <w:r w:rsidR="00DC68DE">
        <w:rPr>
          <w:rFonts w:hint="cs"/>
          <w:rtl/>
        </w:rPr>
        <w:t>'</w:t>
      </w:r>
      <w:r>
        <w:rPr>
          <w:rtl/>
        </w:rPr>
        <w:t xml:space="preserve"> נפקא! חד בכנעני וחד בהקדש, </w:t>
      </w:r>
    </w:p>
    <w:p>
      <w:pPr>
        <w:pStyle w:val="38"/>
        <w:rPr>
          <w:ins w:id="99186" w:author="מנוע מכני" w:date="2026-10-05T11:32:12Z"/>
        </w:rPr>
      </w:pPr>
      <w:r w:rsidRPr="0013268E">
        <w:t>וצריכי</w:t>
      </w:r>
      <w:r>
        <w:t xml:space="preserve">:</w:t>
      </w:r>
    </w:p>
    <w:p w14:paraId="291BF86E" w14:textId="77777777" w:rsidR="00B874E6" w:rsidRDefault="00F63065" w:rsidP="00DC68DE">
      <w:pPr>
        <w:rPr>
          <w:rtl/>
        </w:rPr>
      </w:pPr>
      <w:del w:id="99187" w:author="מנוע מכני" w:date="2026-10-05T11:32:12Z">
        <w:r>
          <w:rPr>
            <w:rtl/>
          </w:rPr>
          <w:delText xml:space="preserve"> </w:delText>
        </w:r>
      </w:del>
      <w:ins w:id="97759" w:author="מנוע מכני" w:date="2026-10-05T11:32:12Z">
        <w:r>
          <w:rPr>
            <w:rtl/>
          </w:rPr>
          <w:t xml:space="preserve">דאם </w:t>
        </w:r>
      </w:ins>
      <w:del w:id="97760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כתב </w:t>
      </w:r>
      <w:ins w:id="94633" w:author="מנוע מכני" w:date="2026-10-05T11:32:12Z">
        <w:r>
          <w:rPr>
            <w:rtl/>
          </w:rPr>
          <w:t xml:space="preserve">התורה</w:t>
        </w:r>
      </w:ins>
      <w:del w:id="9463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חד, </w:t>
      </w:r>
      <w:r>
        <w:rPr>
          <w:rtl/>
        </w:rPr>
        <w:t xml:space="preserve">ה</w:t>
      </w:r>
      <w:ins w:id="90699" w:author="מנוע מכני" w:date="2026-10-05T11:32:12Z">
        <w:r>
          <w:rPr>
            <w:rtl/>
          </w:rPr>
          <w:t xml:space="preserve">ו"א</w:t>
        </w:r>
      </w:ins>
      <w:del w:id="90700" w:author="מנוע מכני" w:date="2026-10-05T11:32:12Z">
        <w:r>
          <w:rPr>
            <w:rtl/>
          </w:rPr>
          <w:delText xml:space="preserve">ו</w:delText>
        </w:r>
        <w:r w:rsidR="00DC68DE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: לכנעני הוא דאין לו אונאה, אבל הקדש - יש לו אונאה,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>
      <w:pPr>
        <w:pStyle w:val="38"/>
        <w:rPr>
          <w:ins w:id="99188" w:author="מנוע מכני" w:date="2026-10-05T11:32:12Z"/>
        </w:rPr>
      </w:pPr>
      <w:r>
        <w:t xml:space="preserve">והיינו</w:t>
      </w:r>
    </w:p>
    <w:p w14:paraId="3116652F" w14:textId="77777777" w:rsidR="0088048A" w:rsidRDefault="0088048A" w:rsidP="0088048A">
      <w:pPr>
        <w:rPr>
          <w:rtl/>
        </w:rPr>
      </w:pPr>
      <w:del w:id="99189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למ"ד</w:t>
      </w:r>
      <w:r w:rsidR="00F63065">
        <w:rPr>
          <w:rtl/>
        </w:rPr>
        <w:t xml:space="preserve"> גזילו אסור </w:t>
      </w:r>
      <w:ins w:id="94635" w:author="מנוע מכני" w:date="2026-10-05T11:32:12Z">
        <w:r>
          <w:rPr>
            <w:rFonts w:hint="cs"/>
            <w:rtl/>
          </w:rPr>
          <w:t xml:space="preserve">דלכך</w:t>
        </w:r>
      </w:ins>
      <w:del w:id="94636" w:author="מנוע מכני" w:date="2026-10-05T11:32:12Z">
        <w:r>
          <w:rPr>
            <w:rFonts w:hint="cs"/>
            <w:rtl/>
          </w:rPr>
          <w:delText xml:space="preserve">דלהכי</w:delText>
        </w:r>
      </w:del>
      <w:r>
        <w:rPr>
          <w:rFonts w:hint="cs"/>
          <w:rtl/>
        </w:rPr>
        <w:t xml:space="preserve"> </w:t>
      </w:r>
      <w:ins w:id="98423" w:author="מנוע מכני" w:date="2026-10-05T11:32:12Z">
        <w:r>
          <w:rPr>
            <w:rFonts w:hint="cs"/>
            <w:rtl/>
          </w:rPr>
          <w:t xml:space="preserve">הוצרך</w:t>
        </w:r>
      </w:ins>
      <w:del w:id="98424" w:author="מנוע מכני" w:date="2026-10-05T11:32:12Z">
        <w:r>
          <w:rPr>
            <w:rFonts w:hint="cs"/>
            <w:rtl/>
          </w:rPr>
          <w:delText xml:space="preserve">איצטריך</w:delText>
        </w:r>
      </w:del>
      <w:r w:rsidR="00F63065">
        <w:rPr>
          <w:rtl/>
        </w:rPr>
        <w:t xml:space="preserve"> קרא </w:t>
      </w:r>
      <w:ins w:id="90587" w:author="מנוע סמנטי" w:date="2026-10-05T11:39:44Z">
        <w:r>
          <w:rPr>
            <w:rtl/>
          </w:rPr>
          <w:t xml:space="preserve">להתיר</w:t>
        </w:r>
      </w:ins>
      <w:del w:id="90588" w:author="מנוע סמנטי" w:date="2026-10-05T11:39:44Z">
        <w:r w:rsidR="00F63065">
          <w:rPr>
            <w:rtl/>
          </w:rPr>
          <w:delText xml:space="preserve">למישרי</w:delText>
        </w:r>
      </w:del>
      <w:r w:rsidR="00F63065">
        <w:rPr>
          <w:rtl/>
        </w:rPr>
        <w:t xml:space="preserve"> אונאה, </w:t>
      </w:r>
    </w:p>
    <w:p w14:paraId="43349204" w14:textId="77777777" w:rsidR="00B874E6" w:rsidRDefault="0088048A" w:rsidP="0088048A">
      <w:pPr>
        <w:rPr>
          <w:rtl/>
        </w:rPr>
      </w:pPr>
      <w:ins w:id="93275" w:author="מנוע מכני" w:date="2026-10-05T11:32:12Z">
        <w:r>
          <w:rPr>
            <w:rFonts w:hint="cs"/>
            <w:rtl/>
          </w:rPr>
          <w:t xml:space="preserve">שהרי</w:t>
        </w:r>
      </w:ins>
      <w:del w:id="9327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</w:t>
      </w:r>
      <w:ins w:id="90701" w:author="מנוע מכני" w:date="2026-10-05T11:32:12Z">
        <w:r>
          <w:rPr>
            <w:rFonts w:hint="cs"/>
            <w:rtl/>
          </w:rPr>
          <w:t xml:space="preserve">מ"ד</w:t>
        </w:r>
      </w:ins>
      <w:del w:id="90702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מותר </w:t>
      </w:r>
      <w:ins w:id="90703" w:author="מנוע מכני" w:date="2026-10-05T11:32:12Z">
        <w:r>
          <w:rPr>
            <w:rFonts w:hint="cs"/>
            <w:rtl/>
          </w:rPr>
          <w:t xml:space="preserve">כ"ש</w:t>
        </w:r>
      </w:ins>
      <w:del w:id="90704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אונאה [ו</w:t>
      </w:r>
      <w:ins w:id="90705" w:author="מנוע מכני" w:date="2026-10-05T11:32:12Z">
        <w:r>
          <w:rPr>
            <w:rFonts w:hint="cs"/>
            <w:rtl/>
          </w:rPr>
          <w:t xml:space="preserve">ע"כ</w:t>
        </w:r>
      </w:ins>
      <w:del w:id="90706" w:author="מנוע מכני" w:date="2026-10-05T11:32:12Z">
        <w:r>
          <w:rPr>
            <w:rFonts w:hint="cs"/>
            <w:rtl/>
          </w:rPr>
          <w:delText xml:space="preserve">ע''כ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כר</w:t>
      </w:r>
      <w:ins w:id="907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708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יסבור]</w:t>
      </w:r>
    </w:p>
    <w:p w14:paraId="52D28A67" w14:textId="77777777" w:rsidR="00F168B5" w:rsidRDefault="00F168B5" w:rsidP="00F63065">
      <w:pPr>
        <w:rPr>
          <w:del w:id="90556" w:author="מנוע עיצוב" w:date="2026-10-05T11:33:53Z"/>
          <w:rtl/>
        </w:rPr>
      </w:pPr>
    </w:p>
    <w:p>
      <w:pPr>
        <w:pStyle w:val="38"/>
        <w:rPr>
          <w:ins w:id="99190" w:author="מנוע מכני" w:date="2026-10-05T11:32:12Z"/>
        </w:rPr>
      </w:pPr>
      <w:r>
        <w:t xml:space="preserve">מיתיבי:</w:t>
      </w:r>
    </w:p>
    <w:p w14:paraId="72148148" w14:textId="77777777" w:rsidR="0088048A" w:rsidRDefault="00F63065" w:rsidP="00F63065">
      <w:pPr>
        <w:rPr>
          <w:rtl/>
        </w:rPr>
      </w:pPr>
      <w:del w:id="991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גרוטאות מן </w:t>
      </w:r>
      <w:r w:rsidR="00824319">
        <w:rPr>
          <w:rtl/>
        </w:rPr>
        <w:t>העכו"ם</w:t>
      </w:r>
      <w:r>
        <w:rPr>
          <w:rtl/>
        </w:rPr>
        <w:t xml:space="preserve">, ומצא בהן </w:t>
      </w:r>
      <w:ins w:id="97539" w:author="מנוע מכני" w:date="2026-10-05T11:32:12Z">
        <w:r>
          <w:rPr>
            <w:rtl/>
          </w:rPr>
          <w:t xml:space="preserve">ע"ז</w:t>
        </w:r>
      </w:ins>
      <w:del w:id="97540" w:author="מנוע מכני" w:date="2026-10-05T11:32:12Z">
        <w:r>
          <w:rPr>
            <w:rtl/>
          </w:rPr>
          <w:delText xml:space="preserve">עבודת כוכבים</w:delText>
        </w:r>
      </w:del>
      <w:r>
        <w:rPr>
          <w:rtl/>
        </w:rPr>
        <w:t xml:space="preserve">, </w:t>
      </w:r>
    </w:p>
    <w:p w14:paraId="17B0AEA1" w14:textId="77777777" w:rsidR="0088048A" w:rsidRDefault="00F63065" w:rsidP="00F63065">
      <w:pPr>
        <w:rPr>
          <w:rtl/>
        </w:rPr>
      </w:pPr>
      <w:r>
        <w:rPr>
          <w:rtl/>
        </w:rPr>
        <w:t xml:space="preserve">אם עד שלא נתן מעות משך - יחזיר, ואם משנתן מעות משך - יוליך הנאה לים המלח, </w:t>
      </w:r>
    </w:p>
    <w:p w14:paraId="7028198C" w14:textId="77777777" w:rsidR="0088048A" w:rsidRDefault="00F63065" w:rsidP="00F873BB">
      <w:pPr>
        <w:rPr>
          <w:rtl/>
        </w:rPr>
      </w:pPr>
      <w:ins w:id="97761" w:author="מנוע מכני" w:date="2026-10-05T11:32:12Z">
        <w:r>
          <w:rPr>
            <w:rtl/>
          </w:rPr>
          <w:t xml:space="preserve">ואם </w:t>
        </w:r>
      </w:ins>
      <w:del w:id="97762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אמרת מעות קונות משיכה ל"ל? </w:t>
      </w:r>
      <w:r>
        <w:rPr>
          <w:rtl/>
        </w:rPr>
        <w:t xml:space="preserve">ה</w:t>
      </w:r>
      <w:ins w:id="90709" w:author="מנוע מכני" w:date="2026-10-05T11:32:12Z">
        <w:r>
          <w:rPr>
            <w:rFonts w:hint="cs"/>
            <w:rtl/>
          </w:rPr>
          <w:t xml:space="preserve">ב"ע</w:t>
        </w:r>
      </w:ins>
      <w:del w:id="90710" w:author="מנוע מכני" w:date="2026-10-05T11:32:12Z">
        <w:r w:rsidR="00F873BB">
          <w:rPr>
            <w:rFonts w:hint="cs"/>
            <w:rtl/>
          </w:rPr>
          <w:delText xml:space="preserve">ב''ע</w:delText>
        </w:r>
      </w:del>
      <w:r>
        <w:rPr>
          <w:rtl/>
        </w:rPr>
        <w:t>: שקיבל עליו לדון בדיני ישראל</w:t>
      </w:r>
      <w:ins w:id="96093" w:author="מנוע מכני" w:date="2026-10-05T11:32:12Z">
        <w:r>
          <w:rPr>
            <w:rtl/>
          </w:rPr>
          <w:t xml:space="preserve">,</w:t>
        </w:r>
      </w:ins>
      <w:del w:id="96094" w:author="מנוע מכני" w:date="2026-10-05T11:32:12Z">
        <w:r w:rsidR="000B5F7F">
          <w:rPr>
            <w:rtl/>
          </w:rPr>
          <w:delText xml:space="preserve">;</w:delText>
        </w:r>
      </w:del>
    </w:p>
    <w:p w14:paraId="4D68FF81" w14:textId="77777777" w:rsidR="0088048A" w:rsidRDefault="00B3309C" w:rsidP="00F873BB">
      <w:pPr>
        <w:rPr>
          <w:rtl/>
        </w:rPr>
      </w:pPr>
      <w:r>
        <w:rPr>
          <w:rFonts w:hint="cs"/>
          <w:rtl/>
        </w:rPr>
        <w:t xml:space="preserve">ומעות - </w:t>
      </w:r>
      <w:ins w:id="90711" w:author="מנוע מכני" w:date="2026-10-05T11:32:12Z">
        <w:r>
          <w:rPr>
            <w:rtl/>
          </w:rPr>
          <w:t xml:space="preserve">ה"ק</w:t>
        </w:r>
      </w:ins>
      <w:del w:id="90712" w:author="מנוע מכני" w:date="2026-10-05T11:32:12Z">
        <w:r w:rsidR="00F63065">
          <w:rPr>
            <w:rtl/>
          </w:rPr>
          <w:delText xml:space="preserve">ה</w:delText>
        </w:r>
        <w:r w:rsidR="00F873BB">
          <w:rPr>
            <w:rFonts w:hint="cs"/>
            <w:rtl/>
          </w:rPr>
          <w:delText xml:space="preserve">''ק</w:delText>
        </w:r>
      </w:del>
      <w:r w:rsidR="00F63065">
        <w:rPr>
          <w:rtl/>
        </w:rPr>
        <w:t xml:space="preserve">: </w:t>
      </w:r>
      <w:ins w:id="95769" w:author="מנוע מכני" w:date="2026-10-05T11:32:12Z">
        <w:r>
          <w:rPr>
            <w:rtl/>
          </w:rPr>
          <w:t xml:space="preserve">אף</w:t>
        </w:r>
      </w:ins>
      <w:del w:id="95770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שנתן מעות, </w:t>
      </w:r>
      <w:ins w:id="97763" w:author="מנוע מכני" w:date="2026-10-05T11:32:12Z">
        <w:r>
          <w:rPr>
            <w:rtl/>
          </w:rPr>
          <w:t xml:space="preserve">אם </w:t>
        </w:r>
      </w:ins>
      <w:del w:id="97764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משיך - אין, </w:t>
      </w:r>
      <w:ins w:id="97765" w:author="מנוע מכני" w:date="2026-10-05T11:32:12Z">
        <w:r>
          <w:rPr>
            <w:rtl/>
          </w:rPr>
          <w:t xml:space="preserve">ואם </w:t>
        </w:r>
      </w:ins>
      <w:del w:id="9776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ins w:id="96095" w:author="מנוע מכני" w:date="2026-10-05T11:32:12Z">
        <w:r>
          <w:rPr>
            <w:rtl/>
          </w:rPr>
          <w:t xml:space="preserve">,</w:t>
        </w:r>
      </w:ins>
      <w:del w:id="9609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92" w:author="מנוע מכני" w:date="2026-10-05T11:32:12Z"/>
        </w:rPr>
      </w:pPr>
      <w:r>
        <w:t xml:space="preserve">והך דרישא </w:t>
      </w:r>
      <w:r w:rsidR="00F63065">
        <w:t xml:space="preserve">אמר</w:t>
      </w:r>
      <w:r w:rsidR="00F63065">
        <w:t xml:space="preserve"> אביי:</w:t>
      </w:r>
    </w:p>
    <w:p w14:paraId="501EC437" w14:textId="77777777" w:rsidR="0088048A" w:rsidRDefault="00B3309C" w:rsidP="00F63065">
      <w:pPr>
        <w:rPr>
          <w:rtl/>
        </w:rPr>
      </w:pPr>
      <w:del w:id="991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- משום </w:t>
      </w:r>
      <w:ins w:id="93277" w:author="מנוע מכני" w:date="2026-10-05T11:32:12Z">
        <w:r>
          <w:rPr>
            <w:rtl/>
          </w:rPr>
          <w:t xml:space="preserve">דיש</w:t>
        </w:r>
      </w:ins>
      <w:del w:id="93278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מקח טעות, </w:t>
      </w:r>
    </w:p>
    <w:p>
      <w:pPr>
        <w:pStyle w:val="38"/>
        <w:rPr>
          <w:ins w:id="99194" w:author="מנוע מכני" w:date="2026-10-05T11:32:12Z"/>
        </w:rPr>
      </w:pPr>
      <w:ins w:id="90713" w:author="מנוע מכני" w:date="2026-10-05T11:32:12Z">
        <w:r>
          <w:t xml:space="preserve">א"ל</w:t>
        </w:r>
      </w:ins>
      <w:del w:id="90714" w:author="מנוע מכני" w:date="2026-10-05T11:32:12Z">
        <w:r>
          <w:delText xml:space="preserve">א''ל</w:delText>
        </w:r>
      </w:del>
      <w:r w:rsidR="00F63065">
        <w:t xml:space="preserve"> רבא:</w:t>
      </w:r>
    </w:p>
    <w:p w14:paraId="475A4F57" w14:textId="77777777" w:rsidR="0088048A" w:rsidRDefault="00F873BB" w:rsidP="00F63065">
      <w:pPr>
        <w:rPr>
          <w:rtl/>
        </w:rPr>
      </w:pPr>
      <w:del w:id="991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- משום </w:t>
      </w:r>
      <w:ins w:id="93279" w:author="מנוע מכני" w:date="2026-10-05T11:32:12Z">
        <w:r>
          <w:rPr>
            <w:rtl/>
          </w:rPr>
          <w:t xml:space="preserve">דיש</w:t>
        </w:r>
      </w:ins>
      <w:del w:id="93280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מקח טעות, סיפא - </w:t>
      </w:r>
      <w:ins w:id="93281" w:author="מנוע מכני" w:date="2026-10-05T11:32:12Z">
        <w:r>
          <w:rPr>
            <w:rtl/>
          </w:rPr>
          <w:t xml:space="preserve">אין</w:t>
        </w:r>
      </w:ins>
      <w:del w:id="93282" w:author="מנוע מכני" w:date="2026-10-05T11:32:12Z">
        <w:r w:rsidR="00F63065">
          <w:rPr>
            <w:rtl/>
          </w:rPr>
          <w:delText xml:space="preserve">ליכא</w:delText>
        </w:r>
      </w:del>
      <w:r w:rsidR="00F63065">
        <w:rPr>
          <w:rtl/>
        </w:rPr>
        <w:t xml:space="preserve"> מקח טעות? </w:t>
      </w:r>
    </w:p>
    <w:p>
      <w:pPr>
        <w:pStyle w:val="38"/>
        <w:rPr>
          <w:ins w:id="9919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6EA2A2E1" w14:textId="77777777" w:rsidR="0088048A" w:rsidRDefault="00F63065" w:rsidP="00F63065">
      <w:pPr>
        <w:rPr>
          <w:rtl/>
        </w:rPr>
      </w:pPr>
      <w:del w:id="991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רישא וסיפא - מקח טעות, </w:t>
      </w:r>
    </w:p>
    <w:p w14:paraId="704F8F9D" w14:textId="77777777" w:rsidR="00B874E6" w:rsidRDefault="00F873BB" w:rsidP="00F873BB">
      <w:pPr>
        <w:rPr>
          <w:rtl/>
        </w:rPr>
      </w:pPr>
      <w:r w:rsidRPr="00B3309C">
        <w:rPr>
          <w:b/>
          <w:bCs/>
          <w:rtl/>
        </w:rPr>
        <w:t>רישא</w:t>
      </w:r>
      <w:r>
        <w:rPr>
          <w:rtl/>
        </w:rPr>
        <w:t xml:space="preserve"> דלא יהיב זוזי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0591" w:author="מנוע סמנטי" w:date="2026-10-05T11:39:44Z">
        <w:r>
          <w:rPr>
            <w:rtl/>
          </w:rPr>
          <w:t xml:space="preserve">נראה</w:t>
        </w:r>
      </w:ins>
      <w:del w:id="90592" w:author="מנוע סמנטי" w:date="2026-10-05T11:39:44Z">
        <w:r w:rsidR="00F63065">
          <w:rPr>
            <w:rtl/>
          </w:rPr>
          <w:delText xml:space="preserve">מיחזי</w:delText>
        </w:r>
      </w:del>
      <w:r w:rsidR="00F63065">
        <w:rPr>
          <w:rtl/>
        </w:rPr>
        <w:t xml:space="preserve"> </w:t>
      </w:r>
      <w:ins w:id="98293" w:author="מנוע מכני" w:date="2026-10-05T11:32:12Z">
        <w:r>
          <w:rPr>
            <w:rtl/>
          </w:rPr>
          <w:t xml:space="preserve">כנכרי</w:t>
        </w:r>
      </w:ins>
      <w:del w:id="98294" w:author="מנוע מכני" w:date="2026-10-05T11:32:12Z">
        <w:r w:rsidR="00F63065">
          <w:rPr>
            <w:rtl/>
          </w:rPr>
          <w:delText xml:space="preserve">כע</w:delText>
        </w:r>
        <w:r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715" w:author="מנוע מכני" w:date="2026-10-05T11:32:12Z"/>
      <w:del w:id="90716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ביד ישראל, </w:t>
      </w:r>
      <w:r w:rsidRPr="00B3309C">
        <w:rPr>
          <w:b/>
          <w:bCs/>
          <w:rtl/>
        </w:rPr>
        <w:t>סיפא</w:t>
      </w:r>
      <w:r>
        <w:rPr>
          <w:rtl/>
        </w:rPr>
        <w:t xml:space="preserve"> דיהיב זוזי </w:t>
      </w:r>
      <w:ins w:id="90589" w:author="מנוע סמנטי" w:date="2026-10-05T11:39:44Z">
        <w:r>
          <w:rPr>
            <w:rtl/>
          </w:rPr>
          <w:t xml:space="preserve">נראה</w:t>
        </w:r>
      </w:ins>
      <w:del w:id="90590" w:author="מנוע סמנטי" w:date="2026-10-05T11:39:44Z">
        <w:r w:rsidR="00F63065">
          <w:rPr>
            <w:rtl/>
          </w:rPr>
          <w:delText xml:space="preserve">מיחזי</w:delText>
        </w:r>
      </w:del>
      <w:r w:rsidR="00F63065">
        <w:rPr>
          <w:rtl/>
        </w:rPr>
        <w:t xml:space="preserve"> </w:t>
      </w:r>
      <w:ins w:id="98295" w:author="מנוע מכני" w:date="2026-10-05T11:32:12Z">
        <w:r>
          <w:rPr>
            <w:rtl/>
          </w:rPr>
          <w:t xml:space="preserve">כנכרי</w:t>
        </w:r>
      </w:ins>
      <w:del w:id="98296" w:author="מנוע מכני" w:date="2026-10-05T11:32:12Z">
        <w:r w:rsidR="00F63065">
          <w:rPr>
            <w:rtl/>
          </w:rPr>
          <w:delText xml:space="preserve">כע</w:delText>
        </w:r>
        <w:r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717" w:author="מנוע מכני" w:date="2026-10-05T11:32:12Z"/>
      <w:del w:id="90718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ב</w:t>
      </w:r>
      <w:r w:rsidR="00F63065">
        <w:rPr>
          <w:rtl/>
        </w:rPr>
        <w:t>יד ישראל</w:t>
      </w:r>
      <w:r w:rsidR="0057284B">
        <w:rPr>
          <w:rtl/>
        </w:rPr>
        <w:t>.</w:t>
      </w:r>
    </w:p>
    <w:p w14:paraId="3745803C" w14:textId="77777777" w:rsidR="0088048A" w:rsidRDefault="0088048A" w:rsidP="00F63065">
      <w:pPr>
        <w:rPr>
          <w:del w:id="90557" w:author="מנוע עיצוב" w:date="2026-10-05T11:33:53Z"/>
          <w:rtl/>
        </w:rPr>
      </w:pPr>
    </w:p>
    <w:p>
      <w:pPr>
        <w:pStyle w:val="38"/>
        <w:rPr>
          <w:ins w:id="99198" w:author="מנוע מכני" w:date="2026-10-05T11:32:12Z"/>
        </w:rPr>
      </w:pPr>
      <w:r>
        <w:t xml:space="preserve">ב. </w:t>
      </w:r>
      <w:r w:rsidR="00F63065">
        <w:t xml:space="preserve">ואביי </w:t>
      </w:r>
      <w:r w:rsidR="00F63065">
        <w:t xml:space="preserve">אמר</w:t>
      </w:r>
      <w:r w:rsidR="00F63065">
        <w:t xml:space="preserve"> לך:</w:t>
      </w:r>
    </w:p>
    <w:p w14:paraId="00553D91" w14:textId="77777777" w:rsidR="00F873BB" w:rsidRDefault="00B3309C" w:rsidP="00F63065">
      <w:pPr>
        <w:rPr>
          <w:rtl/>
        </w:rPr>
      </w:pPr>
      <w:del w:id="991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מקח טעות - דלא ידע, </w:t>
      </w:r>
      <w:ins w:id="93283" w:author="מנוע מכני" w:date="2026-10-05T11:32:12Z">
        <w:r>
          <w:rPr>
            <w:rtl/>
          </w:rPr>
          <w:t xml:space="preserve">שהרי</w:t>
        </w:r>
      </w:ins>
      <w:del w:id="93284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יהיב </w:t>
      </w:r>
      <w:ins w:id="94637" w:author="מנוע מכני" w:date="2026-10-05T11:32:12Z">
        <w:r>
          <w:rPr>
            <w:rtl/>
          </w:rPr>
          <w:t xml:space="preserve">לו</w:t>
        </w:r>
      </w:ins>
      <w:del w:id="9463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זוזי, </w:t>
      </w:r>
    </w:p>
    <w:p w14:paraId="612786E4" w14:textId="77777777" w:rsidR="00B874E6" w:rsidRDefault="00F63065" w:rsidP="00F63065">
      <w:pPr>
        <w:rPr>
          <w:rtl/>
        </w:rPr>
      </w:pPr>
      <w:r>
        <w:rPr>
          <w:rtl/>
        </w:rPr>
        <w:t xml:space="preserve">סיפא </w:t>
      </w:r>
      <w:ins w:id="93287" w:author="מנוע מכני" w:date="2026-10-05T11:32:12Z">
        <w:r>
          <w:rPr>
            <w:rtl/>
          </w:rPr>
          <w:t xml:space="preserve">לא</w:t>
        </w:r>
      </w:ins>
      <w:del w:id="932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מקח טעות הוא - דכיון דיהיב זוזי, כי קא משיך - איבעי לעיוני </w:t>
      </w:r>
      <w:ins w:id="93285" w:author="מנוע מכני" w:date="2026-10-05T11:32:12Z">
        <w:r>
          <w:rPr>
            <w:rtl/>
          </w:rPr>
          <w:t xml:space="preserve">ואח"כ</w:t>
        </w:r>
      </w:ins>
      <w:del w:id="93286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מימשך</w:t>
      </w:r>
      <w:r w:rsidR="0057284B">
        <w:rPr>
          <w:rtl/>
        </w:rPr>
        <w:t>.</w:t>
      </w:r>
    </w:p>
    <w:p>
      <w:pPr>
        <w:pStyle w:val="38"/>
        <w:rPr>
          <w:ins w:id="99200" w:author="מנוע מכני" w:date="2026-10-05T11:32:12Z"/>
        </w:rPr>
      </w:pPr>
      <w:r>
        <w:t>ג. ו</w:t>
      </w:r>
      <w:r w:rsidR="00F63065">
        <w:t>רב אשי</w:t>
      </w:r>
      <w:del w:id="100897" w:author="מנוע מכני" w:date="2026-10-05T11:32:12Z">
        <w:r>
          <w:delText xml:space="preserve"> אמר</w:delText>
        </w:r>
      </w:del>
      <w:r>
        <w:t xml:space="preserve">:</w:t>
      </w:r>
    </w:p>
    <w:p w14:paraId="446EC0E8" w14:textId="77777777" w:rsidR="00B3309C" w:rsidRDefault="00B3309C" w:rsidP="00B3309C">
      <w:pPr>
        <w:rPr>
          <w:rtl/>
        </w:rPr>
      </w:pPr>
      <w:del w:id="992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מדרישא משיכה אינה קונה, סיפא </w:t>
      </w:r>
      <w:ins w:id="93289" w:author="מנוע מכני" w:date="2026-10-05T11:32:12Z">
        <w:r>
          <w:rPr>
            <w:rtl/>
          </w:rPr>
          <w:t xml:space="preserve">גם</w:t>
        </w:r>
      </w:ins>
      <w:del w:id="9329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 w:rsidR="00F63065">
        <w:rPr>
          <w:rtl/>
        </w:rPr>
        <w:t xml:space="preserve">משיכה אינה קונה, </w:t>
      </w:r>
    </w:p>
    <w:p w14:paraId="67EB519B" w14:textId="77777777" w:rsidR="00B874E6" w:rsidRDefault="00B3309C" w:rsidP="00B3309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 xml:space="preserve">ואיידי דתנא רישא משך, תנא סיפא </w:t>
      </w:r>
      <w:ins w:id="93291" w:author="מנוע מכני" w:date="2026-10-05T11:32:12Z">
        <w:r>
          <w:rPr>
            <w:rtl/>
          </w:rPr>
          <w:t xml:space="preserve">גם</w:t>
        </w:r>
      </w:ins>
      <w:del w:id="9329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משך</w:t>
      </w:r>
      <w:r w:rsidR="0057284B">
        <w:rPr>
          <w:rtl/>
        </w:rPr>
        <w:t>.</w:t>
      </w:r>
    </w:p>
    <w:p>
      <w:pPr>
        <w:pStyle w:val="38"/>
        <w:rPr>
          <w:ins w:id="99202" w:author="מנוע מכני" w:date="2026-10-05T11:32:12Z"/>
        </w:rPr>
      </w:pPr>
      <w:r>
        <w:t>ד</w:t>
      </w:r>
      <w:r w:rsidR="00B3309C">
        <w:t xml:space="preserve">. </w:t>
      </w:r>
      <w:r w:rsidR="00F63065">
        <w:t xml:space="preserve">רבינא</w:t>
      </w:r>
      <w:del w:id="100898" w:author="מנוע מכני" w:date="2026-10-05T11:32:12Z">
        <w:r w:rsidR="00F63065">
          <w:delText xml:space="preserve"> אמר</w:delText>
        </w:r>
      </w:del>
      <w:r w:rsidR="00F63065">
        <w:t xml:space="preserve">:</w:t>
      </w:r>
    </w:p>
    <w:p w14:paraId="49A69288" w14:textId="77777777" w:rsidR="00B3309C" w:rsidRDefault="0013268E" w:rsidP="00B3309C">
      <w:pPr>
        <w:rPr>
          <w:rtl/>
        </w:rPr>
      </w:pPr>
      <w:del w:id="992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מדסיפא משיכה קונה, רישא </w:t>
      </w:r>
      <w:ins w:id="93293" w:author="מנוע מכני" w:date="2026-10-05T11:32:12Z">
        <w:r>
          <w:rPr>
            <w:rtl/>
          </w:rPr>
          <w:t xml:space="preserve">גם</w:t>
        </w:r>
      </w:ins>
      <w:del w:id="9329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משיכה קונה, </w:t>
      </w:r>
    </w:p>
    <w:p>
      <w:pPr>
        <w:pStyle w:val="38"/>
        <w:rPr>
          <w:ins w:id="99204" w:author="מנוע מכני" w:date="2026-10-05T11:32:12Z"/>
        </w:rPr>
      </w:pPr>
      <w:r>
        <w:lastRenderedPageBreak/>
        <w:tab/>
      </w:r>
      <w:r>
        <w:tab/>
      </w:r>
      <w:del w:id="92713" w:author="מנוע מכני" w:date="2026-10-05T11:32:12Z">
        <w:r>
          <w:delText xml:space="preserve">   </w:delText>
        </w:r>
      </w:del>
      <w:r>
        <w:tab/>
      </w:r>
      <w:r w:rsidR="00F63065">
        <w:t xml:space="preserve">ורישא</w:t>
      </w:r>
    </w:p>
    <w:p w14:paraId="1650427A" w14:textId="77777777" w:rsidR="00B3309C" w:rsidRDefault="00B3309C" w:rsidP="00B3309C">
      <w:pPr>
        <w:rPr>
          <w:rtl/>
        </w:rPr>
      </w:pPr>
      <w:del w:id="99205" w:author="מנוע מכני" w:date="2026-10-05T11:32:12Z">
        <w:r w:rsidR="00F63065">
          <w:rPr>
            <w:rtl/>
          </w:rPr>
          <w:delText xml:space="preserve"> </w:delText>
        </w:r>
      </w:del>
      <w:ins w:id="90719" w:author="מנוע מכני" w:date="2026-10-05T11:32:12Z">
        <w:r>
          <w:rPr>
            <w:rtl/>
          </w:rPr>
          <w:t xml:space="preserve">ה"ק</w:t>
        </w:r>
      </w:ins>
      <w:del w:id="90720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''ק</w:delText>
        </w:r>
      </w:del>
      <w:r w:rsidR="00F63065">
        <w:rPr>
          <w:rtl/>
        </w:rPr>
        <w:t xml:space="preserve"> 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נתן ולא משך - יחזור </w:t>
      </w:r>
      <w:ins w:id="94639" w:author="מנוע מכני" w:date="2026-10-05T11:32:12Z">
        <w:r>
          <w:rPr>
            <w:rtl/>
          </w:rPr>
          <w:t xml:space="preserve">מה</w:t>
        </w:r>
      </w:ins>
      <w:del w:id="9464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יחזור - יחזור בדברים, </w:t>
      </w:r>
      <w:r>
        <w:rPr>
          <w:rtl/>
        </w:rPr>
        <w:tab/>
      </w:r>
    </w:p>
    <w:p w14:paraId="2012F859" w14:textId="77777777" w:rsidR="00B3309C" w:rsidRDefault="00B3309C" w:rsidP="0013268E">
      <w:pPr>
        <w:pStyle w:val="01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ins w:id="98007" w:author="מנוע מכני" w:date="2026-10-05T11:32:12Z">
        <w:r>
          <w:rPr>
            <w:rFonts w:hint="cs"/>
            <w:rtl/>
          </w:rPr>
          <w:t xml:space="preserve">דסבר</w:t>
        </w:r>
      </w:ins>
      <w:del w:id="98008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0721" w:author="מנוע מכני" w:date="2026-10-05T11:32:12Z"/>
      <w:del w:id="90722" w:author="מנוע מכני" w:date="2026-10-05T11:32:12Z">
        <w:r>
          <w:rPr>
            <w:rFonts w:hint="cs"/>
            <w:rtl/>
          </w:rPr>
          <w:delText xml:space="preserve">ס''ל</w:delText>
        </w:r>
      </w:del>
      <w:r w:rsidR="00F63065">
        <w:rPr>
          <w:rtl/>
        </w:rPr>
        <w:t xml:space="preserve">: דברים יש בהם משום מחוסרי אמנה, </w:t>
      </w:r>
      <w:r w:rsidR="00F63065">
        <w:rPr>
          <w:rtl/>
        </w:rPr>
        <w:t xml:space="preserve">ו</w:t>
      </w:r>
      <w:ins w:id="90723" w:author="מנוע מכני" w:date="2026-10-05T11:32:12Z">
        <w:r>
          <w:rPr>
            <w:rtl/>
          </w:rPr>
          <w:t xml:space="preserve">ה"מ</w:t>
        </w:r>
      </w:ins>
      <w:del w:id="90724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''מ</w:delText>
        </w:r>
      </w:del>
      <w:r w:rsidR="00F63065">
        <w:rPr>
          <w:rtl/>
        </w:rPr>
        <w:t xml:space="preserve"> ישראל מישראל דקיימו </w:t>
      </w:r>
      <w:ins w:id="90593" w:author="מנוע סמנטי" w:date="2026-10-05T11:39:44Z">
        <w:r>
          <w:rPr>
            <w:rtl/>
          </w:rPr>
          <w:t xml:space="preserve">בדיבורם</w:t>
        </w:r>
      </w:ins>
      <w:del w:id="90594" w:author="מנוע סמנטי" w:date="2026-10-05T11:39:44Z">
        <w:r w:rsidR="00F63065">
          <w:rPr>
            <w:rtl/>
          </w:rPr>
          <w:delText xml:space="preserve">בדבורייהו</w:delText>
        </w:r>
      </w:del>
      <w:r w:rsidR="00F63065">
        <w:rPr>
          <w:rtl/>
        </w:rPr>
        <w:t xml:space="preserve">, </w:t>
      </w:r>
    </w:p>
    <w:p w14:paraId="12CE2063" w14:textId="77777777" w:rsidR="00B874E6" w:rsidRDefault="00F63065" w:rsidP="00B3309C">
      <w:pPr>
        <w:rPr>
          <w:rtl/>
        </w:rPr>
      </w:pPr>
      <w:r>
        <w:rPr>
          <w:rtl/>
        </w:rPr>
        <w:t xml:space="preserve">אבל ישראל </w:t>
      </w:r>
      <w:ins w:id="98297" w:author="מנוע מכני" w:date="2026-10-05T11:32:12Z">
        <w:r>
          <w:rPr>
            <w:rtl/>
          </w:rPr>
          <w:t xml:space="preserve">מנכרי</w:t>
        </w:r>
      </w:ins>
      <w:del w:id="98298" w:author="מנוע מכני" w:date="2026-10-05T11:32:12Z">
        <w:r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</w:t>
      </w:r>
      <w:ins w:id="98425" w:author="מנוע מכני" w:date="2026-10-05T11:32:12Z">
        <w:r>
          <w:rPr>
            <w:rtl/>
          </w:rPr>
          <w:t xml:space="preserve">דהם</w:t>
        </w:r>
      </w:ins>
      <w:del w:id="98426" w:author="מנוע מכני" w:date="2026-10-05T11:32:12Z">
        <w:r>
          <w:rPr>
            <w:rtl/>
          </w:rPr>
          <w:delText xml:space="preserve">דאינהו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קיימי </w:t>
      </w:r>
      <w:ins w:id="90595" w:author="מנוע סמנטי" w:date="2026-10-05T11:39:44Z">
        <w:r>
          <w:rPr>
            <w:rtl/>
          </w:rPr>
          <w:t xml:space="preserve">בדיבורם</w:t>
        </w:r>
      </w:ins>
      <w:del w:id="90596" w:author="מנוע סמנטי" w:date="2026-10-05T11:39:44Z">
        <w:r>
          <w:rPr>
            <w:rtl/>
          </w:rPr>
          <w:delText xml:space="preserve">בדבורייהו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08BD3655" w14:textId="77777777" w:rsidR="0057284B" w:rsidRDefault="0057284B" w:rsidP="0057284B">
      <w:pPr>
        <w:pStyle w:val="affffd"/>
        <w:jc w:val="center"/>
        <w:rPr>
          <w:rtl/>
        </w:rPr>
        <w:pPrChange w:id="9037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97" w:author="מנוע מכני" w:date="2026-10-05T11:32:12Z">
        <w:r>
          <w:rPr>
            <w:rtl/>
          </w:rPr>
          <w:t xml:space="preserve"> </w:t>
        </w:r>
      </w:ins>
      <w:del w:id="960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99" w:author="מנוע מכני" w:date="2026-10-05T11:32:12Z">
        <w:r>
          <w:rPr>
            <w:rtl/>
          </w:rPr>
          <w:t xml:space="preserve"> </w:t>
        </w:r>
      </w:ins>
      <w:del w:id="961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DDA0F7A" w14:textId="77777777" w:rsidR="00B3309C" w:rsidRDefault="00B3309C" w:rsidP="00B3309C">
      <w:pPr>
        <w:pStyle w:val="afff0"/>
        <w:framePr w:wrap="around"/>
        <w:rPr>
          <w:rtl/>
        </w:rPr>
      </w:pPr>
      <w:r>
        <w:rPr>
          <w:rFonts w:hint="cs"/>
          <w:rtl/>
        </w:rPr>
        <w:t>יד.</w:t>
      </w:r>
    </w:p>
    <w:p w14:paraId="1190A8CB" w14:textId="77777777" w:rsidR="00B874E6" w:rsidRDefault="00F63065" w:rsidP="00B3309C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5A835AE" w14:textId="77777777" w:rsidR="00B874E6" w:rsidRDefault="00F63065" w:rsidP="00B3309C">
      <w:pPr>
        <w:pStyle w:val="afff5"/>
        <w:rPr>
          <w:rtl/>
        </w:rPr>
      </w:pPr>
      <w:r>
        <w:rPr>
          <w:rtl/>
        </w:rPr>
        <w:t>כל הקדש</w:t>
      </w:r>
      <w:r w:rsidR="00B00C65">
        <w:rPr>
          <w:rtl/>
        </w:rPr>
        <w:t xml:space="preserve">ים שקדם מום קבוע להקדשן ונפדו </w:t>
      </w:r>
      <w:r>
        <w:rPr>
          <w:rtl/>
        </w:rPr>
        <w:t>חייבין בבכורה, ובמתנות, ויוצאין לחולין ליגזז וליעבד, ולדן וחלבן מותר לאחר פדיונן, והשוחטן בחוץ פט</w:t>
      </w:r>
      <w:r w:rsidR="001E4814">
        <w:rPr>
          <w:rtl/>
        </w:rPr>
        <w:t xml:space="preserve">ור, ואין עושין תמורה, ואם מתו </w:t>
      </w:r>
      <w:r>
        <w:rPr>
          <w:rtl/>
        </w:rPr>
        <w:t>יפדו, חוץ מן הבכור ומן המעשר</w:t>
      </w:r>
      <w:r w:rsidR="0057284B">
        <w:rPr>
          <w:rtl/>
        </w:rPr>
        <w:t>.</w:t>
      </w:r>
    </w:p>
    <w:p w14:paraId="51204E6B" w14:textId="77777777" w:rsidR="00B874E6" w:rsidRDefault="00F63065" w:rsidP="00B00C65">
      <w:pPr>
        <w:pStyle w:val="afff5"/>
        <w:rPr>
          <w:rtl/>
        </w:rPr>
      </w:pPr>
      <w:r>
        <w:rPr>
          <w:rtl/>
        </w:rPr>
        <w:t xml:space="preserve">וכל שקדם הקדשן את מומן, או מום עובר להקדשן ולאחר מכאן נולד להן מום קבוע, </w:t>
      </w:r>
      <w:r w:rsidR="001E4814">
        <w:rPr>
          <w:rtl/>
        </w:rPr>
        <w:t xml:space="preserve">ונפדו </w:t>
      </w:r>
      <w:r>
        <w:rPr>
          <w:rtl/>
        </w:rPr>
        <w:t>פטורין מן הבכורה ומן המתנות, ואינן יוצאין לחולין ליגזז וליעבד, ולדן וחלבן אסור לאחר פדיונן, והשוחטן בחוץ חייב, ועושין תמורה, ואם מתו - יקברו</w:t>
      </w:r>
      <w:r w:rsidR="0057284B">
        <w:rPr>
          <w:rtl/>
        </w:rPr>
        <w:t>.</w:t>
      </w:r>
    </w:p>
    <w:p w14:paraId="5F6D4299" w14:textId="77777777" w:rsidR="0057284B" w:rsidRDefault="0057284B" w:rsidP="0057284B">
      <w:pPr>
        <w:pStyle w:val="affffd"/>
        <w:jc w:val="center"/>
        <w:rPr>
          <w:rtl/>
        </w:rPr>
        <w:pPrChange w:id="9038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01" w:author="מנוע מכני" w:date="2026-10-05T11:32:12Z">
        <w:r>
          <w:rPr>
            <w:rtl/>
          </w:rPr>
          <w:t xml:space="preserve"> </w:t>
        </w:r>
      </w:ins>
      <w:del w:id="961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03" w:author="מנוע מכני" w:date="2026-10-05T11:32:12Z">
        <w:r>
          <w:rPr>
            <w:rtl/>
          </w:rPr>
          <w:t xml:space="preserve"> </w:t>
        </w:r>
      </w:ins>
      <w:del w:id="961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A0DEB7" w14:textId="77777777" w:rsidR="008B105D" w:rsidRDefault="00F63065" w:rsidP="008B105D">
      <w:pPr>
        <w:rPr>
          <w:rtl/>
        </w:rPr>
      </w:pPr>
      <w:r>
        <w:rPr>
          <w:rtl/>
        </w:rPr>
        <w:t xml:space="preserve">טעמא דנפדו, הא </w:t>
      </w:r>
      <w:r>
        <w:rPr>
          <w:rtl/>
        </w:rPr>
        <w:t xml:space="preserve">לא</w:t>
      </w:r>
      <w:r>
        <w:rPr>
          <w:rtl/>
        </w:rPr>
        <w:t xml:space="preserve"> נפדו - פטורין מן הבכורה ומן המתנות: </w:t>
      </w:r>
    </w:p>
    <w:p w14:paraId="1F8D0B58" w14:textId="77777777" w:rsidR="00B874E6" w:rsidRDefault="008B105D" w:rsidP="008B105D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>קדושת דמים מדחה מן הבכורה ומן המתנות</w:t>
      </w:r>
      <w:r w:rsidR="0057284B">
        <w:rPr>
          <w:rtl/>
        </w:rPr>
        <w:t>.</w:t>
      </w:r>
    </w:p>
    <w:p w14:paraId="00F8E200" w14:textId="77777777" w:rsidR="0057284B" w:rsidRDefault="0057284B" w:rsidP="0057284B">
      <w:pPr>
        <w:jc w:val="center"/>
        <w:rPr>
          <w:del w:id="90024" w:author="מנוע עיצוב" w:date="2026-10-05T11:33:53Z"/>
          <w:rtl/>
        </w:rPr>
      </w:pPr>
      <w:del w:id="90021" w:author="מנוע עיצוב" w:date="2026-10-05T11:33:53Z">
        <w:r>
          <w:rPr>
            <w:rtl/>
          </w:rPr>
          <w:delText xml:space="preserve">•</w:delText>
        </w:r>
      </w:del>
      <w:ins w:id="96105" w:author="מנוע מכני" w:date="2026-10-05T11:32:12Z">
        <w:r>
          <w:rPr>
            <w:rtl/>
          </w:rPr>
          <w:t xml:space="preserve"> </w:t>
        </w:r>
      </w:ins>
      <w:del w:id="96106" w:author="מנוע מכני" w:date="2026-10-05T11:32:12Z">
        <w:r>
          <w:rPr>
            <w:rtl/>
          </w:rPr>
          <w:delText xml:space="preserve">  </w:delText>
        </w:r>
      </w:del>
      <w:del w:id="90022" w:author="מנוע עיצוב" w:date="2026-10-05T11:33:53Z">
        <w:r>
          <w:rPr>
            <w:rtl/>
          </w:rPr>
          <w:delText xml:space="preserve">•</w:delText>
        </w:r>
      </w:del>
      <w:ins w:id="96107" w:author="מנוע מכני" w:date="2026-10-05T11:32:12Z">
        <w:r>
          <w:rPr>
            <w:rtl/>
          </w:rPr>
          <w:t xml:space="preserve"> </w:t>
        </w:r>
      </w:ins>
      <w:del w:id="96108" w:author="מנוע מכני" w:date="2026-10-05T11:32:12Z">
        <w:r>
          <w:rPr>
            <w:rtl/>
          </w:rPr>
          <w:delText xml:space="preserve">  </w:delText>
        </w:r>
      </w:del>
      <w:del w:id="90023" w:author="מנוע עיצוב" w:date="2026-10-05T11:33:53Z">
        <w:r>
          <w:rPr>
            <w:rtl/>
          </w:rPr>
          <w:delText xml:space="preserve">•</w:delText>
        </w:r>
      </w:del>
    </w:p>
    <w:p w14:paraId="6702C1DC" w14:textId="77777777" w:rsidR="00B874E6" w:rsidRDefault="00F63065" w:rsidP="00BD4AFB">
      <w:pPr>
        <w:pStyle w:val="afffd"/>
        <w:rPr>
          <w:rtl/>
        </w:rPr>
      </w:pPr>
      <w:r>
        <w:rPr>
          <w:rtl/>
        </w:rPr>
        <w:t>ויוצאין לחולין וכו'</w:t>
      </w:r>
      <w:r w:rsidR="0057284B">
        <w:rPr>
          <w:rtl/>
        </w:rPr>
        <w:t>.</w:t>
      </w:r>
    </w:p>
    <w:p w14:paraId="6FD40709" w14:textId="77777777" w:rsidR="00BD4AFB" w:rsidRDefault="00F63065" w:rsidP="00F63065">
      <w:pPr>
        <w:rPr>
          <w:rtl/>
        </w:rPr>
      </w:pPr>
      <w:r>
        <w:rPr>
          <w:rtl/>
        </w:rPr>
        <w:t xml:space="preserve">טעמא דנפדו, הא </w:t>
      </w:r>
      <w:r>
        <w:rPr>
          <w:rtl/>
        </w:rPr>
        <w:t xml:space="preserve">לא</w:t>
      </w:r>
      <w:r>
        <w:rPr>
          <w:rtl/>
        </w:rPr>
        <w:t xml:space="preserve"> נפדו - אסירי בגיזה ועבודה, </w:t>
      </w:r>
    </w:p>
    <w:p>
      <w:pPr>
        <w:pStyle w:val="38"/>
        <w:rPr>
          <w:ins w:id="99206" w:author="מנוע מכני" w:date="2026-10-05T11:32:12Z"/>
        </w:rPr>
      </w:pPr>
      <w:r>
        <w:t xml:space="preserve">מסייע ל</w:t>
      </w:r>
      <w:ins w:id="90725" w:author="מנוע מכני" w:date="2026-10-05T11:32:12Z">
        <w:r>
          <w:t xml:space="preserve">ר"א</w:t>
        </w:r>
      </w:ins>
      <w:del w:id="9072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41EE213" w14:textId="77777777" w:rsidR="00BD4AFB" w:rsidRDefault="00BD4AFB" w:rsidP="00BD4AFB">
      <w:pPr>
        <w:rPr>
          <w:rtl/>
        </w:rPr>
      </w:pPr>
      <w:del w:id="99207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דאמר ש</w:t>
      </w:r>
      <w:r w:rsidR="00F63065">
        <w:rPr>
          <w:rtl/>
        </w:rPr>
        <w:t>קדשי בדק הבית אסורין בגיזה ועבודה</w:t>
      </w:r>
      <w:ins w:id="96109" w:author="מנוע מכני" w:date="2026-10-05T11:32:12Z">
        <w:r>
          <w:rPr>
            <w:rtl/>
          </w:rPr>
          <w:t xml:space="preserve">,</w:t>
        </w:r>
      </w:ins>
      <w:del w:id="9611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08" w:author="מנוע מכני" w:date="2026-10-05T11:32:12Z"/>
        </w:rPr>
      </w:pPr>
      <w:r>
        <w:t xml:space="preserve">ודחי'</w:t>
      </w:r>
    </w:p>
    <w:p w14:paraId="1FD3CBD8" w14:textId="77777777" w:rsidR="0013268E" w:rsidRDefault="00BD4AFB" w:rsidP="00BD4AFB">
      <w:pPr>
        <w:rPr>
          <w:rtl/>
        </w:rPr>
      </w:pPr>
      <w:del w:id="9920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דאפשר </w:t>
      </w:r>
      <w:r w:rsidRPr="00BD4AFB">
        <w:rPr>
          <w:rFonts w:hint="cs"/>
          <w:b/>
          <w:bCs/>
          <w:rtl/>
        </w:rPr>
        <w:t>ד</w:t>
      </w:r>
      <w:r w:rsidR="00F63065" w:rsidRPr="00BD4AFB">
        <w:rPr>
          <w:b/>
          <w:bCs/>
          <w:rtl/>
        </w:rPr>
        <w:t>קדושת דמים למזבח</w:t>
      </w:r>
      <w:r w:rsidR="00F63065">
        <w:rPr>
          <w:rtl/>
        </w:rPr>
        <w:t xml:space="preserve"> הוא דמיחלפא ב</w:t>
      </w:r>
      <w:r w:rsidR="00F63065" w:rsidRPr="00BD4AFB">
        <w:rPr>
          <w:b/>
          <w:bCs/>
          <w:rtl/>
        </w:rPr>
        <w:t>קדושת הגוף למזבח</w:t>
      </w:r>
      <w:r w:rsidR="00F63065">
        <w:rPr>
          <w:rtl/>
        </w:rPr>
        <w:t xml:space="preserve"> גזרו </w:t>
      </w:r>
      <w:ins w:id="94641" w:author="מנוע מכני" w:date="2026-10-05T11:32:12Z">
        <w:r>
          <w:rPr>
            <w:rtl/>
          </w:rPr>
          <w:t xml:space="preserve">בהם</w:t>
        </w:r>
      </w:ins>
      <w:del w:id="94642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רבנן, </w:t>
      </w:r>
    </w:p>
    <w:p w14:paraId="1B3FE840" w14:textId="77777777" w:rsidR="00B874E6" w:rsidRDefault="0013268E" w:rsidP="00BD4AFB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14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63065">
        <w:rPr>
          <w:rtl/>
        </w:rPr>
        <w:t xml:space="preserve">אבל קדשי בדק הבית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7DBD9D5D" w14:textId="77777777" w:rsidR="0057284B" w:rsidRDefault="0057284B" w:rsidP="0057284B">
      <w:pPr>
        <w:jc w:val="center"/>
        <w:rPr>
          <w:del w:id="90028" w:author="מנוע עיצוב" w:date="2026-10-05T11:33:53Z"/>
          <w:rtl/>
        </w:rPr>
      </w:pPr>
      <w:del w:id="90025" w:author="מנוע עיצוב" w:date="2026-10-05T11:33:53Z">
        <w:r>
          <w:rPr>
            <w:rtl/>
          </w:rPr>
          <w:delText xml:space="preserve">•</w:delText>
        </w:r>
      </w:del>
      <w:ins w:id="96111" w:author="מנוע מכני" w:date="2026-10-05T11:32:12Z">
        <w:r>
          <w:rPr>
            <w:rtl/>
          </w:rPr>
          <w:t xml:space="preserve"> </w:t>
        </w:r>
      </w:ins>
      <w:del w:id="96112" w:author="מנוע מכני" w:date="2026-10-05T11:32:12Z">
        <w:r>
          <w:rPr>
            <w:rtl/>
          </w:rPr>
          <w:delText xml:space="preserve">  </w:delText>
        </w:r>
      </w:del>
      <w:del w:id="90026" w:author="מנוע עיצוב" w:date="2026-10-05T11:33:53Z">
        <w:r>
          <w:rPr>
            <w:rtl/>
          </w:rPr>
          <w:delText xml:space="preserve">•</w:delText>
        </w:r>
      </w:del>
      <w:ins w:id="96113" w:author="מנוע מכני" w:date="2026-10-05T11:32:12Z">
        <w:r>
          <w:rPr>
            <w:rtl/>
          </w:rPr>
          <w:t xml:space="preserve"> </w:t>
        </w:r>
      </w:ins>
      <w:del w:id="96114" w:author="מנוע מכני" w:date="2026-10-05T11:32:12Z">
        <w:r>
          <w:rPr>
            <w:rtl/>
          </w:rPr>
          <w:delText xml:space="preserve">  </w:delText>
        </w:r>
      </w:del>
      <w:del w:id="90027" w:author="מנוע עיצוב" w:date="2026-10-05T11:33:53Z">
        <w:r>
          <w:rPr>
            <w:rtl/>
          </w:rPr>
          <w:delText xml:space="preserve">•</w:delText>
        </w:r>
      </w:del>
    </w:p>
    <w:p w14:paraId="6E4AE8E0" w14:textId="77777777" w:rsidR="00B874E6" w:rsidRDefault="00F63065" w:rsidP="00BD4AFB">
      <w:pPr>
        <w:pStyle w:val="afffd"/>
        <w:rPr>
          <w:rtl/>
        </w:rPr>
      </w:pPr>
      <w:r>
        <w:rPr>
          <w:rtl/>
        </w:rPr>
        <w:t>ולדן וחלבן מותר כו'</w:t>
      </w:r>
      <w:r w:rsidR="0057284B">
        <w:rPr>
          <w:rtl/>
        </w:rPr>
        <w:t>.</w:t>
      </w:r>
    </w:p>
    <w:p w14:paraId="4AD4CF63" w14:textId="77777777" w:rsidR="00BD4AFB" w:rsidRDefault="00BD4AFB" w:rsidP="00BD4AFB">
      <w:pPr>
        <w:rPr>
          <w:rtl/>
        </w:rPr>
      </w:pPr>
      <w:ins w:id="90727" w:author="מנוע מכני" w:date="2026-10-05T11:32:12Z">
        <w:r>
          <w:rPr>
            <w:rFonts w:hint="cs"/>
            <w:rtl/>
          </w:rPr>
          <w:t xml:space="preserve">ה"ד</w:t>
        </w:r>
      </w:ins>
      <w:del w:id="90728" w:author="מנוע מכני" w:date="2026-10-05T11:32:12Z">
        <w:r>
          <w:rPr>
            <w:rFonts w:hint="cs"/>
            <w:rtl/>
          </w:rPr>
          <w:delText xml:space="preserve">ה''ד</w:delText>
        </w:r>
      </w:del>
      <w:r w:rsidR="00F63065">
        <w:rPr>
          <w:rtl/>
        </w:rPr>
        <w:t xml:space="preserve"> אילימא דאיעבר ואתיליד לאחר פדיונן - פשיטא, חולין </w:t>
      </w:r>
      <w:ins w:id="94643" w:author="מנוע מכני" w:date="2026-10-05T11:32:12Z">
        <w:r>
          <w:rPr>
            <w:rtl/>
          </w:rPr>
          <w:t xml:space="preserve">הם</w:t>
        </w:r>
      </w:ins>
      <w:del w:id="94644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! אלא דאיעבר לפני פדיונן, ואתיליד לאחר פדיונן, הא לפני פדיונן אסירי</w:t>
      </w:r>
      <w:ins w:id="96115" w:author="מנוע מכני" w:date="2026-10-05T11:32:12Z">
        <w:r>
          <w:rPr>
            <w:rtl/>
          </w:rPr>
          <w:t xml:space="preserve">,</w:t>
        </w:r>
      </w:ins>
      <w:del w:id="96116" w:author="מנוע מכני" w:date="2026-10-05T11:32:12Z">
        <w:r w:rsidR="000B5F7F">
          <w:rPr>
            <w:rtl/>
          </w:rPr>
          <w:delText xml:space="preserve">;</w:delText>
        </w:r>
      </w:del>
      <w:r w:rsidR="00F63065">
        <w:rPr>
          <w:rtl/>
        </w:rPr>
        <w:t xml:space="preserve"> נפדין תמימים או אין נפדין תמימין? </w:t>
      </w:r>
    </w:p>
    <w:p w14:paraId="6124E619" w14:textId="77777777" w:rsidR="00BD4AFB" w:rsidRDefault="00BD4AFB" w:rsidP="00BD4AFB">
      <w:pPr>
        <w:pStyle w:val="afff0"/>
        <w:framePr w:wrap="around"/>
        <w:rPr>
          <w:rtl/>
        </w:rPr>
      </w:pPr>
      <w:r>
        <w:rPr>
          <w:rFonts w:hint="cs"/>
          <w:rtl/>
        </w:rPr>
        <w:t>יד:</w:t>
      </w:r>
    </w:p>
    <w:p>
      <w:pPr>
        <w:pStyle w:val="38"/>
        <w:rPr>
          <w:ins w:id="99210" w:author="מנוע מכני" w:date="2026-10-05T11:32:12Z"/>
        </w:rPr>
      </w:pPr>
      <w:r>
        <w:t>ת"ש</w:t>
      </w:r>
      <w:r w:rsidR="00F63065">
        <w:t xml:space="preserve">:</w:t>
      </w:r>
    </w:p>
    <w:p w14:paraId="5F9C44D1" w14:textId="77777777" w:rsidR="00BF127F" w:rsidRDefault="00AC43C5" w:rsidP="00BF127F">
      <w:pPr>
        <w:rPr>
          <w:rtl/>
        </w:rPr>
      </w:pPr>
      <w:del w:id="992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המתפיס בעלי מומין קבועין לגבי מזבח וילדו - ימכרו ואין צריכין מום, שאין קדושה חלה עליהן, שלא יהא טפל חמור מן העיקר </w:t>
      </w:r>
    </w:p>
    <w:p w14:paraId="0908E9CF" w14:textId="77777777" w:rsidR="00B874E6" w:rsidRDefault="00BF127F" w:rsidP="00BF127F">
      <w:pPr>
        <w:rPr>
          <w:rtl/>
        </w:rPr>
      </w:pPr>
      <w:r>
        <w:rPr>
          <w:rtl/>
        </w:rPr>
        <w:t>אבל הקדיש זכר לדמיו</w:t>
      </w:r>
      <w:r w:rsidR="00F63065">
        <w:rPr>
          <w:rtl/>
        </w:rPr>
        <w:t xml:space="preserve"> קדוש קדושת הגוף, מסייע </w:t>
      </w:r>
      <w:r w:rsidR="00BD4AFB">
        <w:rPr>
          <w:rStyle w:val="2fb"/>
          <w:rFonts w:hint="cs"/>
          <w:rtl/>
        </w:rPr>
        <w:t>ל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: הקדיש זכר לדמים - קדוש קדושת הגוף</w:t>
      </w:r>
      <w:r w:rsidR="0057284B">
        <w:rPr>
          <w:rtl/>
        </w:rPr>
        <w:t>.</w:t>
      </w:r>
    </w:p>
    <w:p w14:paraId="35FE628C" w14:textId="77777777" w:rsidR="0057284B" w:rsidRDefault="0057284B" w:rsidP="0057284B">
      <w:pPr>
        <w:jc w:val="center"/>
        <w:rPr>
          <w:del w:id="90032" w:author="מנוע עיצוב" w:date="2026-10-05T11:33:53Z"/>
          <w:rtl/>
        </w:rPr>
      </w:pPr>
      <w:del w:id="90029" w:author="מנוע עיצוב" w:date="2026-10-05T11:33:53Z">
        <w:r>
          <w:rPr>
            <w:rtl/>
          </w:rPr>
          <w:delText xml:space="preserve">•</w:delText>
        </w:r>
      </w:del>
      <w:ins w:id="96117" w:author="מנוע מכני" w:date="2026-10-05T11:32:12Z">
        <w:r>
          <w:rPr>
            <w:rtl/>
          </w:rPr>
          <w:t xml:space="preserve"> </w:t>
        </w:r>
      </w:ins>
      <w:del w:id="96118" w:author="מנוע מכני" w:date="2026-10-05T11:32:12Z">
        <w:r>
          <w:rPr>
            <w:rtl/>
          </w:rPr>
          <w:delText xml:space="preserve">  </w:delText>
        </w:r>
      </w:del>
      <w:del w:id="90030" w:author="מנוע עיצוב" w:date="2026-10-05T11:33:53Z">
        <w:r>
          <w:rPr>
            <w:rtl/>
          </w:rPr>
          <w:delText xml:space="preserve">•</w:delText>
        </w:r>
      </w:del>
      <w:ins w:id="96119" w:author="מנוע מכני" w:date="2026-10-05T11:32:12Z">
        <w:r>
          <w:rPr>
            <w:rtl/>
          </w:rPr>
          <w:t xml:space="preserve"> </w:t>
        </w:r>
      </w:ins>
      <w:del w:id="96120" w:author="מנוע מכני" w:date="2026-10-05T11:32:12Z">
        <w:r>
          <w:rPr>
            <w:rtl/>
          </w:rPr>
          <w:delText xml:space="preserve">  </w:delText>
        </w:r>
      </w:del>
      <w:del w:id="90031" w:author="מנוע עיצוב" w:date="2026-10-05T11:33:53Z">
        <w:r>
          <w:rPr>
            <w:rtl/>
          </w:rPr>
          <w:delText xml:space="preserve">•</w:delText>
        </w:r>
      </w:del>
    </w:p>
    <w:p w14:paraId="7B175F1C" w14:textId="77777777" w:rsidR="00B874E6" w:rsidRDefault="00F63065" w:rsidP="00BD4AFB">
      <w:pPr>
        <w:pStyle w:val="afffd"/>
        <w:rPr>
          <w:rtl/>
        </w:rPr>
      </w:pPr>
      <w:r>
        <w:rPr>
          <w:rtl/>
        </w:rPr>
        <w:lastRenderedPageBreak/>
        <w:t>והשוחטן בחוץ פטור</w:t>
      </w:r>
      <w:r w:rsidR="0057284B">
        <w:rPr>
          <w:rtl/>
        </w:rPr>
        <w:t>.</w:t>
      </w:r>
    </w:p>
    <w:p w14:paraId="4AA8B599" w14:textId="77777777" w:rsidR="00B874E6" w:rsidRDefault="00BD4AFB" w:rsidP="00BD4AFB">
      <w:pPr>
        <w:rPr>
          <w:rtl/>
        </w:rPr>
      </w:pPr>
      <w:ins w:id="9072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730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מתני חייב, ומוקי לה בבמת יחיד, </w:t>
      </w:r>
      <w:r w:rsidR="00F63065">
        <w:rPr>
          <w:rStyle w:val="2fb"/>
          <w:rtl/>
        </w:rPr>
        <w:t xml:space="preserve">דא</w:t>
      </w:r>
      <w:ins w:id="9073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732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>: מנין לזובח בהמה בעלת מום בבמת יחיד</w:t>
      </w:r>
      <w:r w:rsidR="00BF127F">
        <w:rPr>
          <w:rtl/>
        </w:rPr>
        <w:t xml:space="preserve">, בשעת היתר הבמות, שהוא ב</w:t>
      </w:r>
      <w:ins w:id="90733" w:author="מנוע מכני" w:date="2026-10-05T11:32:12Z">
        <w:r>
          <w:rPr>
            <w:rtl/>
          </w:rPr>
          <w:t xml:space="preserve">ל"ת</w:t>
        </w:r>
      </w:ins>
      <w:del w:id="90734" w:author="מנוע מכני" w:date="2026-10-05T11:32:12Z">
        <w:r w:rsidR="00BF127F">
          <w:rPr>
            <w:rtl/>
          </w:rPr>
          <w:delText xml:space="preserve">ל</w:delText>
        </w:r>
        <w:r w:rsidR="00BF127F">
          <w:rPr>
            <w:rFonts w:hint="cs"/>
            <w:rtl/>
          </w:rPr>
          <w:delText xml:space="preserve">''ת</w:delText>
        </w:r>
      </w:del>
      <w:r w:rsidR="00BF127F">
        <w:rPr>
          <w:rFonts w:hint="cs"/>
          <w:rtl/>
        </w:rPr>
        <w:t xml:space="preserve"> </w:t>
      </w:r>
      <w:r>
        <w:rPr>
          <w:rFonts w:hint="cs"/>
          <w:rtl/>
        </w:rPr>
        <w:t>שנא' '</w:t>
      </w:r>
      <w:ins w:id="90147" w:author="מנוע סמנטי" w:date="2026-10-05T11:39:44Z">
        <w:r>
          <w:rPr>
            <w:rStyle w:val="afffff0"/>
            <w:rtl/>
          </w:rPr>
          <w:t xml:space="preserve">לֹא תִזְבַּח לַה</w:t>
        </w:r>
      </w:ins>
      <w:del w:id="90148" w:author="מנוע סמנטי" w:date="2026-10-05T11:39:44Z">
        <w:r w:rsidR="00F63065">
          <w:rPr>
            <w:rtl/>
          </w:rPr>
          <w:delText xml:space="preserve">לא תזבח לה</w:delText>
        </w:r>
      </w:del>
      <w:r w:rsidR="00F63065">
        <w:rPr>
          <w:rtl/>
        </w:rPr>
        <w:t xml:space="preserve">' אלהיך שור ושה</w:t>
      </w:r>
      <w:r>
        <w:rPr>
          <w:rFonts w:hint="cs"/>
          <w:rtl/>
        </w:rPr>
        <w:t>'</w:t>
      </w:r>
      <w:r w:rsidR="00F63065">
        <w:rPr>
          <w:rtl/>
        </w:rPr>
        <w:t xml:space="preserve">, אם אינו ענין לבמה גדולה דכתיב: </w:t>
      </w:r>
      <w:r>
        <w:rPr>
          <w:rFonts w:hint="cs"/>
          <w:rtl/>
        </w:rPr>
        <w:t>'</w:t>
      </w:r>
      <w:r w:rsidR="00F63065">
        <w:rPr>
          <w:rtl/>
        </w:rPr>
        <w:t>עורת או שבור וגו' - תנהו ענין לבמת יחיד</w:t>
      </w:r>
      <w:r w:rsidR="0057284B">
        <w:rPr>
          <w:rtl/>
        </w:rPr>
        <w:t>.</w:t>
      </w:r>
    </w:p>
    <w:p w14:paraId="454B954F" w14:textId="77777777" w:rsidR="00BF127F" w:rsidRDefault="00BF127F" w:rsidP="00BF127F">
      <w:pPr>
        <w:rPr>
          <w:rtl/>
        </w:rPr>
      </w:pPr>
      <w:r>
        <w:rPr>
          <w:rFonts w:hint="cs"/>
          <w:rtl/>
        </w:rPr>
        <w:t xml:space="preserve">ו</w:t>
      </w:r>
      <w:ins w:id="90735" w:author="מנוע מכני" w:date="2026-10-05T11:32:12Z">
        <w:r>
          <w:rPr>
            <w:rFonts w:hint="cs"/>
            <w:rtl/>
          </w:rPr>
          <w:t xml:space="preserve">א"ל</w:t>
        </w:r>
      </w:ins>
      <w:del w:id="90736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שק</w:t>
      </w:r>
      <w:ins w:id="90737" w:author="מנוע מכני" w:date="2026-10-05T11:32:12Z">
        <w:r>
          <w:rPr>
            <w:rFonts w:hint="cs"/>
            <w:rtl/>
          </w:rPr>
          <w:t xml:space="preserve">מ"ל</w:t>
        </w:r>
      </w:ins>
      <w:del w:id="90738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בבכור דלא ליקרב כשהוא בעל מום [אפי שהוא קדוש]- כיון דכתיב </w:t>
      </w:r>
      <w:ins w:id="94645" w:author="מנוע מכני" w:date="2026-10-05T11:32:12Z">
        <w:r>
          <w:rPr>
            <w:rFonts w:hint="cs"/>
            <w:rtl/>
          </w:rPr>
          <w:t xml:space="preserve">בו</w:t>
        </w:r>
      </w:ins>
      <w:del w:id="94646" w:author="מנוע מכני" w:date="2026-10-05T11:32:12Z">
        <w:r>
          <w:rPr>
            <w:rFonts w:hint="cs"/>
            <w:rtl/>
          </w:rPr>
          <w:delText xml:space="preserve">ביה</w:delText>
        </w:r>
      </w:del>
      <w:r>
        <w:rPr>
          <w:rFonts w:hint="cs"/>
          <w:rtl/>
        </w:rPr>
        <w:t xml:space="preserve"> בהדיא </w:t>
      </w:r>
    </w:p>
    <w:p w14:paraId="7FABD2A9" w14:textId="77777777" w:rsidR="0062236C" w:rsidRDefault="00F63065" w:rsidP="0062236C">
      <w:pPr>
        <w:rPr>
          <w:rtl/>
        </w:rPr>
      </w:pPr>
      <w:r>
        <w:rPr>
          <w:rtl/>
        </w:rPr>
        <w:t>ו</w:t>
      </w:r>
      <w:ins w:id="90739" w:author="מנוע מכני" w:date="2026-10-05T11:32:12Z">
        <w:r>
          <w:rPr>
            <w:rFonts w:hint="cs"/>
            <w:rtl/>
          </w:rPr>
          <w:t xml:space="preserve">א"ל</w:t>
        </w:r>
      </w:ins>
      <w:del w:id="90740" w:author="מנוע מכני" w:date="2026-10-05T11:32:12Z">
        <w:r w:rsidR="0013268E">
          <w:rPr>
            <w:rFonts w:hint="cs"/>
            <w:rtl/>
          </w:rPr>
          <w:delText xml:space="preserve">א''ל</w:delText>
        </w:r>
      </w:del>
      <w:r w:rsidR="0062236C">
        <w:rPr>
          <w:rFonts w:hint="cs"/>
          <w:rtl/>
        </w:rPr>
        <w:t xml:space="preserve"> שק</w:t>
      </w:r>
      <w:ins w:id="90741" w:author="מנוע מכני" w:date="2026-10-05T11:32:12Z">
        <w:r>
          <w:rPr>
            <w:rFonts w:hint="cs"/>
            <w:rtl/>
          </w:rPr>
          <w:t xml:space="preserve">מ"ל</w:t>
        </w:r>
      </w:ins>
      <w:del w:id="90742" w:author="מנוע מכני" w:date="2026-10-05T11:32:12Z">
        <w:r w:rsidR="0062236C">
          <w:rPr>
            <w:rFonts w:hint="cs"/>
            <w:rtl/>
          </w:rPr>
          <w:delText xml:space="preserve">מ''ל</w:delText>
        </w:r>
      </w:del>
      <w:r w:rsidR="0062236C">
        <w:rPr>
          <w:rFonts w:hint="cs"/>
          <w:rtl/>
        </w:rPr>
        <w:t xml:space="preserve"> דבמעשר </w:t>
      </w:r>
      <w:r w:rsidR="0062236C">
        <w:rPr>
          <w:rFonts w:hint="cs"/>
          <w:rtl/>
        </w:rPr>
        <w:t xml:space="preserve">לא</w:t>
      </w:r>
      <w:r w:rsidR="0062236C">
        <w:rPr>
          <w:rFonts w:hint="cs"/>
          <w:rtl/>
        </w:rPr>
        <w:t xml:space="preserve"> ליקרב כשהוא בעל מום </w:t>
      </w:r>
      <w:r w:rsidR="0062236C">
        <w:rPr>
          <w:rtl/>
        </w:rPr>
        <w:t>–</w:t>
      </w:r>
      <w:r w:rsidR="0062236C">
        <w:rPr>
          <w:rFonts w:hint="cs"/>
          <w:rtl/>
        </w:rPr>
        <w:t xml:space="preserve"> דכבר ילפי מעשר בהעברה העברה מבכור </w:t>
      </w:r>
    </w:p>
    <w:p w14:paraId="7DBD8ADD" w14:textId="77777777" w:rsidR="00BD4AFB" w:rsidRDefault="00BD4AFB" w:rsidP="0062236C">
      <w:pPr>
        <w:rPr>
          <w:del w:id="90558" w:author="מנוע עיצוב" w:date="2026-10-05T11:33:53Z"/>
          <w:rtl/>
        </w:rPr>
      </w:pPr>
    </w:p>
    <w:p>
      <w:pPr>
        <w:pStyle w:val="38"/>
        <w:rPr>
          <w:ins w:id="99212" w:author="מנוע מכני" w:date="2026-10-05T11:32:12Z"/>
        </w:rPr>
      </w:pPr>
      <w:r>
        <w:t xml:space="preserve">אימא:</w:t>
      </w:r>
    </w:p>
    <w:p w14:paraId="6B8528A8" w14:textId="77777777" w:rsidR="00BF127F" w:rsidRDefault="00F63065" w:rsidP="00BF127F">
      <w:pPr>
        <w:rPr>
          <w:rtl/>
        </w:rPr>
      </w:pPr>
      <w:del w:id="992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לתמורת קדשים, דס</w:t>
      </w:r>
      <w:ins w:id="90743" w:author="מנוע מכני" w:date="2026-10-05T11:32:12Z">
        <w:r>
          <w:rPr>
            <w:rFonts w:hint="cs"/>
            <w:rtl/>
          </w:rPr>
          <w:t xml:space="preserve">ד"א</w:t>
        </w:r>
      </w:ins>
      <w:del w:id="90744" w:author="מנוע מכני" w:date="2026-10-05T11:32:12Z">
        <w:r w:rsidR="00BF127F">
          <w:rPr>
            <w:rFonts w:hint="cs"/>
            <w:rtl/>
          </w:rPr>
          <w:delText xml:space="preserve">ד''א</w:delText>
        </w:r>
      </w:del>
      <w:r w:rsidR="00BF127F">
        <w:rPr>
          <w:rFonts w:hint="cs"/>
          <w:rtl/>
        </w:rPr>
        <w:t xml:space="preserve"> </w:t>
      </w:r>
      <w:r>
        <w:rPr>
          <w:rtl/>
        </w:rPr>
        <w:t>הואיל וקדושה כשהיא בעלת מום, ד</w:t>
      </w:r>
      <w:r w:rsidR="00BF127F">
        <w:rPr>
          <w:rFonts w:hint="cs"/>
          <w:rtl/>
        </w:rPr>
        <w:t>'</w:t>
      </w:r>
      <w:ins w:id="90149" w:author="מנוע סמנטי" w:date="2026-10-05T11:39:44Z">
        <w:r>
          <w:rPr>
            <w:rStyle w:val="afffff0"/>
            <w:rtl/>
          </w:rPr>
          <w:t xml:space="preserve">לֹא יַחֲלִיפֶנּוּ וְלֹא יָמִיר אוֹתוֹ וְגוֹ</w:t>
        </w:r>
      </w:ins>
      <w:del w:id="90150" w:author="מנוע סמנטי" w:date="2026-10-05T11:39:44Z">
        <w:r>
          <w:rPr>
            <w:rtl/>
          </w:rPr>
          <w:delText xml:space="preserve">לא יחליפנו ולא ימיר אותו וגו</w:delText>
        </w:r>
      </w:del>
      <w:r>
        <w:rPr>
          <w:rtl/>
        </w:rPr>
        <w:t xml:space="preserve">' - קריבה </w:t>
      </w:r>
      <w:ins w:id="93295" w:author="מנוע מכני" w:date="2026-10-05T11:32:12Z">
        <w:r>
          <w:rPr>
            <w:rtl/>
          </w:rPr>
          <w:t xml:space="preserve">גם</w:t>
        </w:r>
      </w:ins>
      <w:del w:id="9329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כשהיא בעלת מום, </w:t>
      </w:r>
      <w:r>
        <w:rPr>
          <w:rtl/>
        </w:rPr>
        <w:t xml:space="preserve">קמ"ל</w:t>
      </w:r>
      <w:r>
        <w:rPr>
          <w:rtl/>
        </w:rPr>
        <w:t xml:space="preserve"> דלא! </w:t>
      </w:r>
    </w:p>
    <w:p w14:paraId="6E75B648" w14:textId="77777777" w:rsidR="00B874E6" w:rsidRDefault="00F63065" w:rsidP="00BF127F">
      <w:pPr>
        <w:rPr>
          <w:rtl/>
        </w:rPr>
      </w:pPr>
      <w:r>
        <w:rPr>
          <w:rtl/>
        </w:rPr>
        <w:t xml:space="preserve">קרא: </w:t>
      </w:r>
      <w:r w:rsidR="00BF127F">
        <w:rPr>
          <w:rFonts w:hint="cs"/>
          <w:rtl/>
        </w:rPr>
        <w:t>'</w:t>
      </w:r>
      <w:ins w:id="90151" w:author="מנוע סמנטי" w:date="2026-10-05T11:39:44Z">
        <w:r>
          <w:rPr>
            <w:rStyle w:val="afffff0"/>
            <w:rtl/>
          </w:rPr>
          <w:t xml:space="preserve">וְהָיָה הוּא וּתְמוּרָתוֹ</w:t>
        </w:r>
      </w:ins>
      <w:del w:id="90152" w:author="מנוע סמנטי" w:date="2026-10-05T11:39:44Z">
        <w:r>
          <w:rPr>
            <w:rtl/>
          </w:rPr>
          <w:delText xml:space="preserve">והיה הוא ותמורתו</w:delText>
        </w:r>
      </w:del>
      <w:r w:rsidR="00BF127F">
        <w:rPr>
          <w:rFonts w:hint="cs"/>
          <w:rtl/>
        </w:rPr>
        <w:t>'</w:t>
      </w:r>
      <w:r w:rsidR="00BF127F">
        <w:rPr>
          <w:rtl/>
        </w:rPr>
        <w:t xml:space="preserve"> - מקיש תמורתו לו, מה הוא בעל מום </w:t>
      </w:r>
      <w:r w:rsidR="00BF127F">
        <w:rPr>
          <w:rtl/>
        </w:rPr>
        <w:t xml:space="preserve">לא</w:t>
      </w:r>
      <w:r w:rsidR="00BF127F">
        <w:rPr>
          <w:rtl/>
        </w:rPr>
        <w:t xml:space="preserve">, אף תמורתו </w:t>
      </w:r>
      <w:r>
        <w:rPr>
          <w:rtl/>
        </w:rPr>
        <w:t xml:space="preserve">בעל מום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34DECEBC" w14:textId="77777777" w:rsidR="00BD4AFB" w:rsidRDefault="00BD4AFB" w:rsidP="00F63065">
      <w:pPr>
        <w:rPr>
          <w:del w:id="90559" w:author="מנוע עיצוב" w:date="2026-10-05T11:33:53Z"/>
          <w:rtl/>
        </w:rPr>
      </w:pPr>
    </w:p>
    <w:p>
      <w:pPr>
        <w:pStyle w:val="38"/>
        <w:rPr>
          <w:ins w:id="99214" w:author="מנוע מכני" w:date="2026-10-05T11:32:12Z"/>
        </w:rPr>
      </w:pPr>
      <w:r>
        <w:t xml:space="preserve">מתקיף </w:t>
      </w:r>
      <w:ins w:id="90745" w:author="מנוע מכני" w:date="2026-10-05T11:32:12Z">
        <w:r>
          <w:t xml:space="preserve">ר"ז</w:t>
        </w:r>
      </w:ins>
      <w:del w:id="90746" w:author="מנוע מכני" w:date="2026-10-05T11:32:12Z">
        <w:r w:rsidR="00BF127F">
          <w:delText xml:space="preserve">ר''ז</w:delText>
        </w:r>
      </w:del>
      <w:r>
        <w:t xml:space="preserve"> אימא:</w:t>
      </w:r>
    </w:p>
    <w:p w14:paraId="62ADCF65" w14:textId="77777777" w:rsidR="00BD4AFB" w:rsidRDefault="00F63065" w:rsidP="00BF127F">
      <w:pPr>
        <w:rPr>
          <w:rtl/>
        </w:rPr>
      </w:pPr>
      <w:del w:id="992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לולדות קדשים, דסד"א, הואיל וקדושין כשהן בעלי מומין אגב אמן, כשהן בעלי מומין - </w:t>
      </w:r>
      <w:ins w:id="93297" w:author="מנוע מכני" w:date="2026-10-05T11:32:12Z">
        <w:r>
          <w:rPr>
            <w:rtl/>
          </w:rPr>
          <w:t xml:space="preserve">גם</w:t>
        </w:r>
      </w:ins>
      <w:del w:id="9329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קרבי, </w:t>
      </w:r>
      <w:r>
        <w:rPr>
          <w:rtl/>
        </w:rPr>
        <w:t xml:space="preserve">קמ"ל</w:t>
      </w:r>
      <w:r>
        <w:rPr>
          <w:rtl/>
        </w:rPr>
        <w:t xml:space="preserve"> דלא! </w:t>
      </w:r>
    </w:p>
    <w:p>
      <w:pPr>
        <w:pStyle w:val="38"/>
        <w:rPr>
          <w:ins w:id="99216" w:author="מנוע מכני" w:date="2026-10-05T11:32:12Z"/>
        </w:rPr>
      </w:pPr>
      <w:r>
        <w:t xml:space="preserve">רבא:</w:t>
      </w:r>
    </w:p>
    <w:p w14:paraId="40FA525F" w14:textId="77777777" w:rsidR="00BF127F" w:rsidRDefault="00F63065" w:rsidP="00BF127F">
      <w:pPr>
        <w:rPr>
          <w:rtl/>
        </w:rPr>
      </w:pPr>
      <w:del w:id="992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כבר פסקה </w:t>
      </w:r>
      <w:r>
        <w:rPr>
          <w:rStyle w:val="2fb"/>
          <w:rtl/>
        </w:rPr>
        <w:t xml:space="preserve">ת</w:t>
      </w:r>
      <w:r w:rsidR="00BF127F">
        <w:rPr>
          <w:rStyle w:val="2fb"/>
          <w:rFonts w:hint="cs"/>
          <w:rtl/>
        </w:rPr>
        <w:t xml:space="preserve">ד</w:t>
      </w:r>
      <w:ins w:id="9074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748" w:author="מנוע מכני" w:date="2026-10-05T11:32:12Z">
        <w:r w:rsidR="00BF127F">
          <w:rPr>
            <w:rFonts w:hint="cs"/>
            <w:rtl/>
          </w:rPr>
          <w:delText xml:space="preserve">ר''י</w:delText>
        </w:r>
      </w:del>
      <w:r w:rsidR="00BF127F">
        <w:rPr>
          <w:rFonts w:hint="cs"/>
          <w:rtl/>
        </w:rPr>
        <w:t xml:space="preserve"> ד'</w:t>
      </w:r>
      <w:ins w:id="90153" w:author="מנוע סמנטי" w:date="2026-10-05T11:39:44Z">
        <w:r>
          <w:rPr>
            <w:rStyle w:val="afffff0"/>
            <w:rtl/>
          </w:rPr>
          <w:t xml:space="preserve">רַק קָדָשֶׁיךָ אֲשֶׁר יִהְיוּ לְךָ וּנְדָרֶיךָ</w:t>
        </w:r>
      </w:ins>
      <w:del w:id="90154" w:author="מנוע סמנטי" w:date="2026-10-05T11:39:44Z">
        <w:r>
          <w:rPr>
            <w:rtl/>
          </w:rPr>
          <w:delText xml:space="preserve">רק קדשיך אשר יהיו לך ונדריך</w:delText>
        </w:r>
      </w:del>
      <w:r w:rsidR="00BF127F">
        <w:rPr>
          <w:rFonts w:hint="cs"/>
          <w:rtl/>
        </w:rPr>
        <w:t>'</w:t>
      </w:r>
      <w:r>
        <w:rPr>
          <w:rtl/>
        </w:rPr>
        <w:t xml:space="preserve">, רק קדשיך - אלו התמורות, אשר יהיו לך - אלו הוולדות, </w:t>
      </w:r>
    </w:p>
    <w:p w14:paraId="5E36E9F1" w14:textId="77777777" w:rsidR="00B874E6" w:rsidRDefault="00F63065" w:rsidP="0062236C">
      <w:pPr>
        <w:rPr>
          <w:rtl/>
        </w:rPr>
      </w:pPr>
      <w:r>
        <w:rPr>
          <w:rtl/>
        </w:rPr>
        <w:t>ונדריך - הקישן הכתוב לנדר</w:t>
      </w:r>
      <w:r w:rsidR="0062236C">
        <w:rPr>
          <w:rFonts w:hint="cs"/>
          <w:rtl/>
        </w:rPr>
        <w:t xml:space="preserve"> דבעל מום </w:t>
      </w:r>
      <w:r w:rsidR="0062236C">
        <w:rPr>
          <w:rFonts w:hint="cs"/>
          <w:rtl/>
        </w:rPr>
        <w:t xml:space="preserve">לא</w:t>
      </w:r>
      <w:r w:rsidR="0062236C">
        <w:rPr>
          <w:rFonts w:hint="cs"/>
          <w:rtl/>
        </w:rPr>
        <w:t xml:space="preserve"> אף </w:t>
      </w:r>
      <w:ins w:id="90749" w:author="מנוע מכני" w:date="2026-10-05T11:32:12Z">
        <w:r>
          <w:rPr>
            <w:rFonts w:hint="cs"/>
            <w:rtl/>
          </w:rPr>
          <w:t xml:space="preserve">ה"נ</w:t>
        </w:r>
      </w:ins>
      <w:del w:id="90750" w:author="מנוע מכני" w:date="2026-10-05T11:32:12Z">
        <w:r w:rsidR="0062236C">
          <w:rPr>
            <w:rFonts w:hint="cs"/>
            <w:rtl/>
          </w:rPr>
          <w:delText xml:space="preserve">ה''נ</w:delText>
        </w:r>
      </w:del>
      <w:r w:rsidR="0062236C">
        <w:rPr>
          <w:rFonts w:hint="cs"/>
          <w:rtl/>
        </w:rPr>
        <w:t xml:space="preserve"> </w:t>
      </w:r>
      <w:r w:rsidR="0062236C">
        <w:rPr>
          <w:rFonts w:hint="cs"/>
          <w:rtl/>
        </w:rPr>
        <w:t xml:space="preserve">לא</w:t>
      </w:r>
      <w:r w:rsidR="0057284B">
        <w:rPr>
          <w:rtl/>
        </w:rPr>
        <w:t>.</w:t>
      </w:r>
    </w:p>
    <w:p w14:paraId="7BB99DCF" w14:textId="77777777" w:rsidR="0057284B" w:rsidRDefault="0057284B" w:rsidP="0057284B">
      <w:pPr>
        <w:jc w:val="center"/>
        <w:rPr>
          <w:del w:id="90036" w:author="מנוע עיצוב" w:date="2026-10-05T11:33:53Z"/>
          <w:rtl/>
        </w:rPr>
      </w:pPr>
      <w:del w:id="90033" w:author="מנוע עיצוב" w:date="2026-10-05T11:33:53Z">
        <w:r>
          <w:rPr>
            <w:rtl/>
          </w:rPr>
          <w:delText xml:space="preserve">•</w:delText>
        </w:r>
      </w:del>
      <w:ins w:id="96121" w:author="מנוע מכני" w:date="2026-10-05T11:32:12Z">
        <w:r>
          <w:rPr>
            <w:rtl/>
          </w:rPr>
          <w:t xml:space="preserve"> </w:t>
        </w:r>
      </w:ins>
      <w:del w:id="96122" w:author="מנוע מכני" w:date="2026-10-05T11:32:12Z">
        <w:r>
          <w:rPr>
            <w:rtl/>
          </w:rPr>
          <w:delText xml:space="preserve">  </w:delText>
        </w:r>
      </w:del>
      <w:del w:id="90034" w:author="מנוע עיצוב" w:date="2026-10-05T11:33:53Z">
        <w:r>
          <w:rPr>
            <w:rtl/>
          </w:rPr>
          <w:delText xml:space="preserve">•</w:delText>
        </w:r>
      </w:del>
      <w:ins w:id="96123" w:author="מנוע מכני" w:date="2026-10-05T11:32:12Z">
        <w:r>
          <w:rPr>
            <w:rtl/>
          </w:rPr>
          <w:t xml:space="preserve"> </w:t>
        </w:r>
      </w:ins>
      <w:del w:id="96124" w:author="מנוע מכני" w:date="2026-10-05T11:32:12Z">
        <w:r>
          <w:rPr>
            <w:rtl/>
          </w:rPr>
          <w:delText xml:space="preserve">  </w:delText>
        </w:r>
      </w:del>
      <w:del w:id="90035" w:author="מנוע עיצוב" w:date="2026-10-05T11:33:53Z">
        <w:r>
          <w:rPr>
            <w:rtl/>
          </w:rPr>
          <w:delText xml:space="preserve">•</w:delText>
        </w:r>
      </w:del>
    </w:p>
    <w:p w14:paraId="1AE8178C" w14:textId="77777777" w:rsidR="00B874E6" w:rsidRDefault="00F63065" w:rsidP="0062236C">
      <w:pPr>
        <w:pStyle w:val="afffd"/>
        <w:rPr>
          <w:rtl/>
        </w:rPr>
      </w:pPr>
      <w:r>
        <w:rPr>
          <w:rtl/>
        </w:rPr>
        <w:t>ואין עושין תמורה</w:t>
      </w:r>
      <w:r w:rsidR="0057284B">
        <w:rPr>
          <w:rtl/>
        </w:rPr>
        <w:t>.</w:t>
      </w:r>
    </w:p>
    <w:p w14:paraId="54DC0763" w14:textId="77777777" w:rsidR="0062236C" w:rsidRDefault="0062236C" w:rsidP="0062236C">
      <w:pPr>
        <w:rPr>
          <w:rtl/>
        </w:rPr>
      </w:pPr>
      <w:r>
        <w:rPr>
          <w:rFonts w:hint="cs"/>
          <w:rtl/>
        </w:rPr>
        <w:t>ד'</w:t>
      </w:r>
      <w:ins w:id="90155" w:author="מנוע סמנטי" w:date="2026-10-05T11:39:44Z">
        <w:r>
          <w:rPr>
            <w:rStyle w:val="afffff0"/>
            <w:rtl/>
          </w:rPr>
          <w:t xml:space="preserve">לֹא יַחֲלִיפֶנּוּ וְלֹא יָמִיר וְגוֹ</w:t>
        </w:r>
      </w:ins>
      <w:del w:id="90156" w:author="מנוע סמנטי" w:date="2026-10-05T11:39:44Z">
        <w:r w:rsidR="00F63065">
          <w:rPr>
            <w:rtl/>
          </w:rPr>
          <w:delText xml:space="preserve">לא יחליפנו ולא ימיר וגו</w:delText>
        </w:r>
      </w:del>
      <w:r w:rsidR="00F63065">
        <w:rPr>
          <w:rtl/>
        </w:rPr>
        <w:t xml:space="preserve">' </w:t>
      </w:r>
      <w:ins w:id="94647" w:author="מנוע מכני" w:date="2026-10-05T11:32:12Z">
        <w:r>
          <w:rPr>
            <w:rtl/>
          </w:rPr>
          <w:t xml:space="preserve">עכשיו</w:t>
        </w:r>
      </w:ins>
      <w:del w:id="94648" w:author="מנוע מכני" w:date="2026-10-05T11:32:12Z">
        <w:r w:rsidR="00F63065">
          <w:rPr>
            <w:rtl/>
          </w:rPr>
          <w:delText xml:space="preserve">השתא</w:delText>
        </w:r>
      </w:del>
      <w:r w:rsidR="00F63065">
        <w:rPr>
          <w:rtl/>
        </w:rPr>
        <w:t xml:space="preserve"> רע בטוב אמרת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טוב ברע </w:t>
      </w:r>
      <w:ins w:id="98427" w:author="מנוע מכני" w:date="2026-10-05T11:32:12Z">
        <w:r>
          <w:rPr>
            <w:rtl/>
          </w:rPr>
          <w:t xml:space="preserve">צריכה</w:t>
        </w:r>
      </w:ins>
      <w:del w:id="98428" w:author="מנוע מכני" w:date="2026-10-05T11:32:12Z">
        <w:r w:rsidR="00F63065">
          <w:rPr>
            <w:rtl/>
          </w:rPr>
          <w:delText xml:space="preserve">מיבעיא</w:delText>
        </w:r>
      </w:del>
      <w:r w:rsidR="00F63065">
        <w:rPr>
          <w:rtl/>
        </w:rPr>
        <w:t xml:space="preserve">? </w:t>
      </w:r>
    </w:p>
    <w:p>
      <w:pPr>
        <w:pStyle w:val="38"/>
        <w:rPr>
          <w:ins w:id="99218" w:author="מנוע מכני" w:date="2026-10-05T11:32:12Z"/>
        </w:rPr>
      </w:pPr>
      <w:r>
        <w:t xml:space="preserve">אלא:</w:t>
      </w:r>
    </w:p>
    <w:p w14:paraId="18143D47" w14:textId="77777777" w:rsidR="00B874E6" w:rsidRDefault="00F63065" w:rsidP="0062236C">
      <w:pPr>
        <w:rPr>
          <w:rtl/>
        </w:rPr>
      </w:pPr>
      <w:del w:id="992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טוב מעיקרו - עושה תמורה, רע מעיקרו - אין עושה תמורה</w:t>
      </w:r>
      <w:r w:rsidR="0057284B">
        <w:rPr>
          <w:rtl/>
        </w:rPr>
        <w:t>.</w:t>
      </w:r>
    </w:p>
    <w:p w14:paraId="5B7F9E3D" w14:textId="77777777" w:rsidR="0057284B" w:rsidRDefault="0057284B" w:rsidP="0057284B">
      <w:pPr>
        <w:jc w:val="center"/>
        <w:rPr>
          <w:del w:id="90040" w:author="מנוע עיצוב" w:date="2026-10-05T11:33:53Z"/>
          <w:rtl/>
        </w:rPr>
      </w:pPr>
      <w:del w:id="90037" w:author="מנוע עיצוב" w:date="2026-10-05T11:33:53Z">
        <w:r>
          <w:rPr>
            <w:rtl/>
          </w:rPr>
          <w:delText xml:space="preserve">•</w:delText>
        </w:r>
      </w:del>
      <w:ins w:id="96125" w:author="מנוע מכני" w:date="2026-10-05T11:32:12Z">
        <w:r>
          <w:rPr>
            <w:rtl/>
          </w:rPr>
          <w:t xml:space="preserve"> </w:t>
        </w:r>
      </w:ins>
      <w:del w:id="96126" w:author="מנוע מכני" w:date="2026-10-05T11:32:12Z">
        <w:r>
          <w:rPr>
            <w:rtl/>
          </w:rPr>
          <w:delText xml:space="preserve">  </w:delText>
        </w:r>
      </w:del>
      <w:del w:id="90038" w:author="מנוע עיצוב" w:date="2026-10-05T11:33:53Z">
        <w:r>
          <w:rPr>
            <w:rtl/>
          </w:rPr>
          <w:delText xml:space="preserve">•</w:delText>
        </w:r>
      </w:del>
      <w:ins w:id="96127" w:author="מנוע מכני" w:date="2026-10-05T11:32:12Z">
        <w:r>
          <w:rPr>
            <w:rtl/>
          </w:rPr>
          <w:t xml:space="preserve"> </w:t>
        </w:r>
      </w:ins>
      <w:del w:id="96128" w:author="מנוע מכני" w:date="2026-10-05T11:32:12Z">
        <w:r>
          <w:rPr>
            <w:rtl/>
          </w:rPr>
          <w:delText xml:space="preserve">  </w:delText>
        </w:r>
      </w:del>
      <w:del w:id="90039" w:author="מנוע עיצוב" w:date="2026-10-05T11:33:53Z">
        <w:r>
          <w:rPr>
            <w:rtl/>
          </w:rPr>
          <w:delText xml:space="preserve">•</w:delText>
        </w:r>
      </w:del>
    </w:p>
    <w:p w14:paraId="49E67502" w14:textId="77777777" w:rsidR="00B874E6" w:rsidRDefault="00F63065" w:rsidP="0062236C">
      <w:pPr>
        <w:pStyle w:val="afffd"/>
        <w:rPr>
          <w:rtl/>
        </w:rPr>
      </w:pPr>
      <w:r>
        <w:rPr>
          <w:rtl/>
        </w:rPr>
        <w:t>אם מתו יפדו</w:t>
      </w:r>
      <w:r w:rsidR="0057284B">
        <w:rPr>
          <w:rtl/>
        </w:rPr>
        <w:t>.</w:t>
      </w:r>
    </w:p>
    <w:p>
      <w:pPr>
        <w:pStyle w:val="38"/>
        <w:rPr>
          <w:ins w:id="99220" w:author="מנוע מכני" w:date="2026-10-05T11:32:12Z"/>
        </w:rPr>
      </w:pPr>
      <w:r>
        <w:t xml:space="preserve">ארי</w:t>
      </w:r>
      <w:ins w:id="90751" w:author="מנוע מכני" w:date="2026-10-05T11:32:12Z">
        <w:r>
          <w:t xml:space="preserve">א"ר</w:t>
        </w:r>
      </w:ins>
      <w:del w:id="90752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2923A851" w14:textId="77777777" w:rsidR="00A10761" w:rsidRDefault="0062236C" w:rsidP="0062236C">
      <w:pPr>
        <w:rPr>
          <w:rtl/>
        </w:rPr>
      </w:pPr>
      <w:del w:id="9922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</w:t>
      </w:r>
      <w:r w:rsidR="00A10761">
        <w:rPr>
          <w:rtl/>
        </w:rPr>
        <w:t xml:space="preserve"> דברי </w:t>
      </w:r>
      <w:ins w:id="9075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754" w:author="מנוע מכני" w:date="2026-10-05T11:32:12Z">
        <w:r w:rsidR="00A10761"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, דאמר קדשי מזבח היו בכלל העמדה והערכה, קדשי בדק הבית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, </w:t>
      </w:r>
      <w:ins w:id="92797" w:author="מנוע מכני" w:date="2026-10-05T11:32:12Z">
        <w:r>
          <w:rPr>
            <w:rStyle w:val="2fb"/>
            <w:rtl/>
          </w:rPr>
          <w:t xml:space="preserve">ר"ש</w:t>
        </w:r>
      </w:ins>
      <w:del w:id="92798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אומר: קדשי בדק הבית, אם מתו - יפדו, </w:t>
      </w:r>
    </w:p>
    <w:p w14:paraId="57FCF60E" w14:textId="77777777" w:rsidR="00B874E6" w:rsidRDefault="00F63065" w:rsidP="0062236C">
      <w:pPr>
        <w:rPr>
          <w:rtl/>
        </w:rPr>
      </w:pPr>
      <w:r>
        <w:rPr>
          <w:rtl/>
        </w:rPr>
        <w:t>ו</w:t>
      </w:r>
      <w:r w:rsidR="009A1E05">
        <w:rPr>
          <w:rtl/>
        </w:rPr>
        <w:t xml:space="preserve">מודה </w:t>
      </w:r>
      <w:r w:rsidR="009A1E05">
        <w:rPr>
          <w:rStyle w:val="2fb"/>
          <w:rtl/>
        </w:rPr>
        <w:t xml:space="preserve">ר' שמעון</w:t>
      </w:r>
      <w:r w:rsidR="009A1E05">
        <w:rPr>
          <w:rtl/>
        </w:rPr>
        <w:t xml:space="preserve"> בבעל מום מעיקרו </w:t>
      </w:r>
      <w:r>
        <w:rPr>
          <w:rtl/>
        </w:rPr>
        <w:t>שנפדה</w:t>
      </w:r>
      <w:r w:rsidR="0057284B">
        <w:rPr>
          <w:rtl/>
        </w:rPr>
        <w:t>.</w:t>
      </w:r>
      <w:r w:rsidR="0062236C">
        <w:rPr>
          <w:rFonts w:hint="cs"/>
          <w:rtl/>
        </w:rPr>
        <w:t xml:space="preserve"> </w:t>
      </w:r>
      <w:r w:rsidR="009A1E05">
        <w:rPr>
          <w:rtl/>
        </w:rPr>
        <w:t>–</w:t>
      </w:r>
      <w:r w:rsidR="0062236C">
        <w:rPr>
          <w:rFonts w:hint="cs"/>
          <w:rtl/>
        </w:rPr>
        <w:t xml:space="preserve"> ד</w:t>
      </w:r>
      <w:r w:rsidR="009A1E05">
        <w:rPr>
          <w:rFonts w:hint="cs"/>
          <w:rtl/>
        </w:rPr>
        <w:t>'</w:t>
      </w:r>
      <w:r>
        <w:rPr>
          <w:rtl/>
        </w:rPr>
        <w:t>אותה אותה</w:t>
      </w:r>
      <w:r w:rsidR="009A1E05">
        <w:rPr>
          <w:rFonts w:hint="cs"/>
          <w:rtl/>
        </w:rPr>
        <w:t>'</w:t>
      </w:r>
      <w:r>
        <w:rPr>
          <w:rtl/>
        </w:rPr>
        <w:t xml:space="preserve"> למעוטי בעל מום </w:t>
      </w:r>
      <w:ins w:id="98429" w:author="מנוע מכני" w:date="2026-10-05T11:32:12Z">
        <w:r>
          <w:rPr>
            <w:rtl/>
          </w:rPr>
          <w:t xml:space="preserve">מתחילה</w:t>
        </w:r>
      </w:ins>
      <w:del w:id="98430" w:author="מנוע מכני" w:date="2026-10-05T11:32:12Z">
        <w:r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 w14:paraId="1E784DA1" w14:textId="77777777" w:rsidR="00B874E6" w:rsidRDefault="00F63065" w:rsidP="00F63065">
      <w:pPr>
        <w:rPr>
          <w:rtl/>
        </w:rPr>
      </w:pPr>
      <w:r>
        <w:rPr>
          <w:rtl/>
        </w:rPr>
        <w:t>אבל חכ"א: אם מתו - יקברו</w:t>
      </w:r>
      <w:r w:rsidR="0057284B">
        <w:rPr>
          <w:rtl/>
        </w:rPr>
        <w:t>.</w:t>
      </w:r>
    </w:p>
    <w:p w14:paraId="0846EB77" w14:textId="77777777" w:rsidR="00B874E6" w:rsidRDefault="00F63065" w:rsidP="00286E53">
      <w:pPr>
        <w:rPr>
          <w:rtl/>
        </w:rPr>
      </w:pPr>
      <w:r>
        <w:rPr>
          <w:rtl/>
        </w:rPr>
        <w:t>חכמים</w:t>
      </w:r>
      <w:r w:rsidR="00A10761">
        <w:rPr>
          <w:rFonts w:hint="cs"/>
          <w:rtl/>
        </w:rPr>
        <w:t xml:space="preserve"> </w:t>
      </w:r>
      <w:r w:rsidR="00A10761">
        <w:rPr>
          <w:rtl/>
        </w:rPr>
        <w:t>–</w:t>
      </w:r>
      <w:r w:rsidR="00A10761">
        <w:rPr>
          <w:rFonts w:hint="cs"/>
          <w:rtl/>
        </w:rPr>
        <w:t xml:space="preserve"> היינו </w:t>
      </w:r>
      <w:r w:rsidR="00286E53">
        <w:rPr>
          <w:rtl/>
        </w:rPr>
        <w:t>תנא דבי לוי</w:t>
      </w:r>
      <w:r>
        <w:rPr>
          <w:rtl/>
        </w:rPr>
        <w:t xml:space="preserve">, </w:t>
      </w:r>
      <w:r w:rsidR="00A10761">
        <w:rPr>
          <w:rFonts w:hint="cs"/>
          <w:rtl/>
        </w:rPr>
        <w:t>ד</w:t>
      </w:r>
      <w:r>
        <w:rPr>
          <w:rtl/>
        </w:rPr>
        <w:t xml:space="preserve">הכל היו בכלל העמדה והערכה, </w:t>
      </w:r>
      <w:ins w:id="92799" w:author="מנוע מכני" w:date="2026-10-05T11:32:12Z">
        <w:r>
          <w:rPr>
            <w:rtl/>
          </w:rPr>
          <w:t xml:space="preserve">ואפי'</w:t>
        </w:r>
      </w:ins>
      <w:del w:id="92800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בעל מום מעיקרו</w:t>
      </w:r>
      <w:r w:rsidR="0057284B">
        <w:rPr>
          <w:rtl/>
        </w:rPr>
        <w:t>.</w:t>
      </w:r>
    </w:p>
    <w:p w14:paraId="23C3DCC5" w14:textId="77777777" w:rsidR="00B874E6" w:rsidRDefault="00F63065" w:rsidP="00F63065">
      <w:pPr>
        <w:rPr>
          <w:rtl/>
        </w:rPr>
      </w:pPr>
      <w:r>
        <w:rPr>
          <w:rtl/>
        </w:rPr>
        <w:t xml:space="preserve">וכן תנא דבי לוי במתניתיה: </w:t>
      </w:r>
      <w:ins w:id="92801" w:author="מנוע מכני" w:date="2026-10-05T11:32:12Z">
        <w:r>
          <w:rPr>
            <w:rtl/>
          </w:rPr>
          <w:t xml:space="preserve">אפי'</w:t>
        </w:r>
      </w:ins>
      <w:del w:id="92802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חיה אפי' עוף</w:t>
      </w:r>
      <w:r w:rsidR="0057284B">
        <w:rPr>
          <w:rtl/>
        </w:rPr>
        <w:t>.</w:t>
      </w:r>
    </w:p>
    <w:p>
      <w:pPr>
        <w:pStyle w:val="38"/>
        <w:rPr>
          <w:ins w:id="99222" w:author="מנוע מכני" w:date="2026-10-05T11:32:12Z"/>
        </w:rPr>
      </w:pPr>
      <w:r>
        <w:t xml:space="preserve">והך</w:t>
      </w:r>
    </w:p>
    <w:p w14:paraId="2BF92F4F" w14:textId="77777777" w:rsidR="00A10761" w:rsidRDefault="009A1E05" w:rsidP="00286E53">
      <w:pPr>
        <w:rPr>
          <w:rtl/>
        </w:rPr>
      </w:pPr>
      <w:del w:id="9922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אותה לתנא דבי לוי </w:t>
      </w:r>
      <w:ins w:id="97541" w:author="מנוע מכני" w:date="2026-10-05T11:32:12Z">
        <w:r>
          <w:rPr>
            <w:rtl/>
          </w:rPr>
          <w:t xml:space="preserve">קשה</w:t>
        </w:r>
      </w:ins>
      <w:del w:id="97542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</w:t>
      </w:r>
    </w:p>
    <w:p w14:paraId="1198B6F4" w14:textId="77777777" w:rsidR="00A10761" w:rsidRDefault="00A10761" w:rsidP="009A1E05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טו.</w:t>
      </w:r>
    </w:p>
    <w:p w14:paraId="2AAF6C88" w14:textId="77777777" w:rsidR="00B874E6" w:rsidRDefault="00286E53" w:rsidP="0013268E">
      <w:pPr>
        <w:pStyle w:val="011"/>
        <w:rPr>
          <w:rtl/>
        </w:rPr>
      </w:pPr>
      <w:r>
        <w:rPr>
          <w:rFonts w:hint="cs"/>
          <w:rtl/>
        </w:rPr>
        <w:t xml:space="preserve">ובאת כרבנן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מתוקמי מתני' </w:t>
      </w:r>
      <w:ins w:id="93301" w:author="מנוע מכני" w:date="2026-10-05T11:32:12Z">
        <w:r>
          <w:rPr>
            <w:rFonts w:hint="cs"/>
            <w:rtl/>
          </w:rPr>
          <w:t xml:space="preserve">שהרי</w:t>
        </w:r>
      </w:ins>
      <w:del w:id="93302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רב</w:t>
      </w:r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>כר</w:t>
      </w:r>
      <w:r w:rsidR="00A10761">
        <w:rPr>
          <w:rStyle w:val="2fb"/>
          <w:rFonts w:hint="cs"/>
          <w:rtl/>
        </w:rPr>
        <w:t xml:space="preserve">ש</w:t>
      </w:r>
      <w:ins w:id="90755" w:author="מנוע מכני" w:date="2026-10-05T11:32:12Z">
        <w:r>
          <w:rPr>
            <w:rStyle w:val="2fb"/>
            <w:rFonts w:hint="cs"/>
            <w:rtl/>
          </w:rPr>
          <w:t xml:space="preserve">ב"ל</w:t>
        </w:r>
      </w:ins>
      <w:del w:id="90756" w:author="מנוע מכני" w:date="2026-10-05T11:32:12Z">
        <w:r w:rsidR="00A10761">
          <w:rPr>
            <w:rFonts w:hint="cs"/>
            <w:rtl/>
          </w:rPr>
          <w:delText xml:space="preserve">ב''ל</w:delText>
        </w:r>
      </w:del>
      <w:r w:rsidR="00A10761">
        <w:rPr>
          <w:rFonts w:hint="cs"/>
          <w:rtl/>
        </w:rPr>
        <w:t xml:space="preserve"> שאמר </w:t>
      </w:r>
      <w:r>
        <w:rPr>
          <w:rFonts w:hint="cs"/>
          <w:rtl/>
        </w:rPr>
        <w:t>ד</w:t>
      </w:r>
      <w:r w:rsidR="00F63065">
        <w:rPr>
          <w:rtl/>
        </w:rPr>
        <w:t xml:space="preserve">לרבנן קדשי בדק הבית היו בכלל העמדה והערכה, קדשי מזבח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 </w:t>
      </w:r>
      <w:r>
        <w:rPr>
          <w:rFonts w:hint="cs"/>
          <w:rtl/>
        </w:rPr>
        <w:t xml:space="preserve">וממילא </w:t>
      </w:r>
      <w:ins w:id="93299" w:author="מנוע מכני" w:date="2026-10-05T11:32:12Z">
        <w:r>
          <w:rPr>
            <w:rFonts w:hint="cs"/>
            <w:rtl/>
          </w:rPr>
          <w:t xml:space="preserve">לא</w:t>
        </w:r>
      </w:ins>
      <w:del w:id="93300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כרבנן </w:t>
      </w:r>
      <w:r w:rsidR="00F63065">
        <w:rPr>
          <w:rtl/>
        </w:rPr>
        <w:t>דסיפא ואם מתו יקברו</w:t>
      </w:r>
      <w:r w:rsidR="0057284B">
        <w:rPr>
          <w:rtl/>
        </w:rPr>
        <w:t>.</w:t>
      </w:r>
    </w:p>
    <w:p>
      <w:pPr>
        <w:pStyle w:val="38"/>
        <w:rPr>
          <w:ins w:id="99224" w:author="מנוע מכני" w:date="2026-10-05T11:32:12Z"/>
        </w:rPr>
      </w:pPr>
      <w:r>
        <w:t xml:space="preserve">והך</w:t>
      </w:r>
    </w:p>
    <w:p w14:paraId="26E37899" w14:textId="77777777" w:rsidR="00B874E6" w:rsidRDefault="00286E53" w:rsidP="00286E53">
      <w:pPr>
        <w:rPr>
          <w:rtl/>
        </w:rPr>
      </w:pPr>
      <w:del w:id="992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דאם </w:t>
      </w:r>
      <w:r w:rsidR="00F63065">
        <w:rPr>
          <w:rtl/>
        </w:rPr>
        <w:t>מתו יקברו משום דבעי העמדה והערכה הוא</w:t>
      </w:r>
      <w:r>
        <w:rPr>
          <w:rFonts w:hint="cs"/>
          <w:rtl/>
        </w:rPr>
        <w:t xml:space="preserve"> </w:t>
      </w:r>
      <w:ins w:id="93303" w:author="מנוע מכני" w:date="2026-10-05T11:32:12Z">
        <w:r>
          <w:rPr>
            <w:rFonts w:hint="cs"/>
            <w:rtl/>
          </w:rPr>
          <w:t xml:space="preserve">ולא</w:t>
        </w:r>
      </w:ins>
      <w:del w:id="93304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משום דאין פודין את הקדשים להאכילן לכלבים - </w:t>
      </w:r>
      <w:r>
        <w:rPr>
          <w:rFonts w:hint="cs"/>
          <w:rtl/>
        </w:rPr>
        <w:t xml:space="preserve">ד</w:t>
      </w:r>
      <w:ins w:id="90757" w:author="מנוע מכני" w:date="2026-10-05T11:32:12Z">
        <w:r>
          <w:rPr>
            <w:rFonts w:hint="cs"/>
            <w:rtl/>
          </w:rPr>
          <w:t xml:space="preserve">א"כ</w:t>
        </w:r>
      </w:ins>
      <w:del w:id="90758" w:author="מנוע מכני" w:date="2026-10-05T11:32:12Z">
        <w:r>
          <w:rPr>
            <w:rFonts w:hint="cs"/>
            <w:rtl/>
          </w:rPr>
          <w:delText xml:space="preserve">א''כ</w:delText>
        </w:r>
      </w:del>
      <w:r w:rsidR="00F63065">
        <w:rPr>
          <w:rtl/>
        </w:rPr>
        <w:t xml:space="preserve"> </w:t>
      </w:r>
      <w:ins w:id="90597" w:author="מנוע סמנטי" w:date="2026-10-05T11:39:44Z">
        <w:r>
          <w:rPr>
            <w:rtl/>
          </w:rPr>
          <w:t xml:space="preserve">ישנה</w:t>
        </w:r>
      </w:ins>
      <w:del w:id="90598" w:author="מנוע סמנטי" w:date="2026-10-05T11:39:44Z">
        <w:r w:rsidR="00F63065">
          <w:rPr>
            <w:rtl/>
          </w:rPr>
          <w:delText xml:space="preserve">ניתני</w:delText>
        </w:r>
      </w:del>
      <w:r w:rsidR="00F63065">
        <w:rPr>
          <w:rtl/>
        </w:rPr>
        <w:t xml:space="preserve"> אם נעשו טריפה - יקברו</w:t>
      </w:r>
      <w:r w:rsidR="0057284B">
        <w:rPr>
          <w:rtl/>
        </w:rPr>
        <w:t>.</w:t>
      </w:r>
    </w:p>
    <w:p>
      <w:pPr>
        <w:pStyle w:val="38"/>
        <w:rPr>
          <w:ins w:id="99226" w:author="מנוע מכני" w:date="2026-10-05T11:32:12Z"/>
        </w:rPr>
      </w:pPr>
      <w:r>
        <w:t>וא</w:t>
      </w:r>
      <w:ins w:id="90759" w:author="מנוע מכני" w:date="2026-10-05T11:32:12Z">
        <w:r>
          <w:t xml:space="preserve">ב"א</w:t>
        </w:r>
      </w:ins>
      <w:del w:id="90760" w:author="מנוע מכני" w:date="2026-10-05T11:32:12Z">
        <w:r w:rsidR="00A10761">
          <w:delText xml:space="preserve">ב''א</w:delText>
        </w:r>
      </w:del>
      <w:r>
        <w:t xml:space="preserve">:</w:t>
      </w:r>
    </w:p>
    <w:p w14:paraId="7F963B3A" w14:textId="77777777" w:rsidR="00B874E6" w:rsidRDefault="00F63065" w:rsidP="009A1E05">
      <w:pPr>
        <w:rPr>
          <w:rtl/>
        </w:rPr>
      </w:pPr>
      <w:del w:id="992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ins w:id="92803" w:author="מנוע מכני" w:date="2026-10-05T11:32:12Z">
        <w:r>
          <w:rPr>
            <w:rStyle w:val="2fb"/>
            <w:rtl/>
          </w:rPr>
          <w:t xml:space="preserve">כרי"ו</w:t>
        </w:r>
      </w:ins>
      <w:del w:id="92804" w:author="מנוע מכני" w:date="2026-10-05T11:32:12Z">
        <w:r>
          <w:rPr>
            <w:rtl/>
          </w:rPr>
          <w:delText xml:space="preserve">כרבי יוחנן</w:delText>
        </w:r>
      </w:del>
      <w:r>
        <w:rPr>
          <w:rtl/>
        </w:rPr>
        <w:t xml:space="preserve"> </w:t>
      </w:r>
      <w:ins w:id="90761" w:author="מנוע מכני" w:date="2026-10-05T11:32:12Z">
        <w:ins w:id="98009" w:author="מנוע מכני" w:date="2026-10-05T11:32:12Z">
          <w:r>
            <w:rPr>
              <w:rtl/>
            </w:rPr>
            <w:t xml:space="preserve">סבר</w:t>
          </w:r>
        </w:ins>
        <w:del w:id="98010" w:author="מנוע מכני" w:date="2026-10-05T11:32:12Z">
          <w:r>
            <w:rPr>
              <w:rtl/>
            </w:rPr>
            <w:delText xml:space="preserve">ס"ל</w:delText>
          </w:r>
        </w:del>
      </w:ins>
      <w:del w:id="90762" w:author="מנוע מכני" w:date="2026-10-05T11:32:12Z">
        <w:r>
          <w:rPr>
            <w:rtl/>
          </w:rPr>
          <w:delText xml:space="preserve">ס</w:delText>
        </w:r>
        <w:r w:rsidR="009A1E05">
          <w:rPr>
            <w:rFonts w:hint="cs"/>
            <w:rtl/>
          </w:rPr>
          <w:delText xml:space="preserve">''ל</w:delText>
        </w:r>
      </w:del>
      <w:r w:rsidR="009A1E05">
        <w:rPr>
          <w:rFonts w:hint="cs"/>
          <w:rtl/>
        </w:rPr>
        <w:t xml:space="preserve"> </w:t>
      </w:r>
      <w:r>
        <w:rPr>
          <w:rtl/>
        </w:rPr>
        <w:t xml:space="preserve">ותני זו דברי </w:t>
      </w:r>
      <w:ins w:id="92805" w:author="מנוע מכני" w:date="2026-10-05T11:32:12Z">
        <w:r>
          <w:rPr>
            <w:rStyle w:val="2fb"/>
            <w:rtl/>
          </w:rPr>
          <w:t xml:space="preserve">ר"ש</w:t>
        </w:r>
      </w:ins>
      <w:del w:id="92806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ומחלוקתו</w:t>
      </w:r>
      <w:r w:rsidR="0057284B">
        <w:rPr>
          <w:rtl/>
        </w:rPr>
        <w:t>.</w:t>
      </w:r>
    </w:p>
    <w:p w14:paraId="416B225F" w14:textId="77777777" w:rsidR="0057284B" w:rsidRDefault="0057284B" w:rsidP="0057284B">
      <w:pPr>
        <w:jc w:val="center"/>
        <w:rPr>
          <w:del w:id="90044" w:author="מנוע עיצוב" w:date="2026-10-05T11:33:53Z"/>
          <w:rtl/>
        </w:rPr>
      </w:pPr>
      <w:del w:id="90041" w:author="מנוע עיצוב" w:date="2026-10-05T11:33:53Z">
        <w:r>
          <w:rPr>
            <w:rtl/>
          </w:rPr>
          <w:delText xml:space="preserve">•</w:delText>
        </w:r>
      </w:del>
      <w:ins w:id="96129" w:author="מנוע מכני" w:date="2026-10-05T11:32:12Z">
        <w:r>
          <w:rPr>
            <w:rtl/>
          </w:rPr>
          <w:t xml:space="preserve"> </w:t>
        </w:r>
      </w:ins>
      <w:del w:id="96130" w:author="מנוע מכני" w:date="2026-10-05T11:32:12Z">
        <w:r>
          <w:rPr>
            <w:rtl/>
          </w:rPr>
          <w:delText xml:space="preserve">  </w:delText>
        </w:r>
      </w:del>
      <w:del w:id="90042" w:author="מנוע עיצוב" w:date="2026-10-05T11:33:53Z">
        <w:r>
          <w:rPr>
            <w:rtl/>
          </w:rPr>
          <w:delText xml:space="preserve">•</w:delText>
        </w:r>
      </w:del>
      <w:ins w:id="96131" w:author="מנוע מכני" w:date="2026-10-05T11:32:12Z">
        <w:r>
          <w:rPr>
            <w:rtl/>
          </w:rPr>
          <w:t xml:space="preserve"> </w:t>
        </w:r>
      </w:ins>
      <w:del w:id="96132" w:author="מנוע מכני" w:date="2026-10-05T11:32:12Z">
        <w:r>
          <w:rPr>
            <w:rtl/>
          </w:rPr>
          <w:delText xml:space="preserve">  </w:delText>
        </w:r>
      </w:del>
      <w:del w:id="90043" w:author="מנוע עיצוב" w:date="2026-10-05T11:33:53Z">
        <w:r>
          <w:rPr>
            <w:rtl/>
          </w:rPr>
          <w:delText xml:space="preserve">•</w:delText>
        </w:r>
      </w:del>
    </w:p>
    <w:p w14:paraId="46126B8E" w14:textId="77777777" w:rsidR="00B874E6" w:rsidRDefault="00F63065" w:rsidP="009A1E05">
      <w:pPr>
        <w:pStyle w:val="afffd"/>
        <w:rPr>
          <w:rtl/>
        </w:rPr>
      </w:pPr>
      <w:r>
        <w:rPr>
          <w:rtl/>
        </w:rPr>
        <w:t>אבל קדם הקדשן וכו'</w:t>
      </w:r>
      <w:r w:rsidR="0057284B">
        <w:rPr>
          <w:rtl/>
        </w:rPr>
        <w:t>.</w:t>
      </w:r>
    </w:p>
    <w:p>
      <w:pPr>
        <w:pStyle w:val="38"/>
        <w:rPr>
          <w:ins w:id="99228" w:author="מנוע מכני" w:date="2026-10-05T11:32:12Z"/>
        </w:rPr>
      </w:pPr>
      <w:r>
        <w:t>מ</w:t>
      </w:r>
      <w:r w:rsidR="009A1E05">
        <w:t xml:space="preserve">ד</w:t>
      </w:r>
      <w:ins w:id="90763" w:author="מנוע מכני" w:date="2026-10-05T11:32:12Z">
        <w:r>
          <w:t xml:space="preserve">ת"ר</w:t>
        </w:r>
      </w:ins>
      <w:del w:id="90764" w:author="מנוע מכני" w:date="2026-10-05T11:32:12Z">
        <w:r w:rsidR="009A1E05">
          <w:delText xml:space="preserve">ת''ר</w:delText>
        </w:r>
      </w:del>
      <w:r>
        <w:t xml:space="preserve">:</w:t>
      </w:r>
    </w:p>
    <w:p w14:paraId="4BB506A5" w14:textId="77777777" w:rsidR="008F435E" w:rsidRDefault="00F63065" w:rsidP="009A1E05">
      <w:pPr>
        <w:rPr>
          <w:rtl/>
        </w:rPr>
      </w:pPr>
      <w:del w:id="99229" w:author="מנוע מכני" w:date="2026-10-05T11:32:12Z">
        <w:r>
          <w:rPr>
            <w:rtl/>
          </w:rPr>
          <w:delText xml:space="preserve"> </w:delText>
        </w:r>
      </w:del>
      <w:r w:rsidR="009A1E05">
        <w:rPr>
          <w:rFonts w:hint="cs"/>
          <w:rtl/>
        </w:rPr>
        <w:t>'</w:t>
      </w:r>
      <w:ins w:id="90157" w:author="מנוע סמנטי" w:date="2026-10-05T11:39:44Z">
        <w:r>
          <w:rPr>
            <w:rStyle w:val="afffff0"/>
            <w:rtl/>
          </w:rPr>
          <w:t xml:space="preserve">צְבִי</w:t>
        </w:r>
      </w:ins>
      <w:del w:id="90158" w:author="מנוע סמנטי" w:date="2026-10-05T11:39:44Z">
        <w:r>
          <w:rPr>
            <w:rtl/>
          </w:rPr>
          <w:delText xml:space="preserve">צבי</w:delText>
        </w:r>
      </w:del>
      <w:r w:rsidR="009A1E05">
        <w:rPr>
          <w:rFonts w:hint="cs"/>
          <w:rtl/>
        </w:rPr>
        <w:t>'</w:t>
      </w:r>
      <w:r>
        <w:rPr>
          <w:rtl/>
        </w:rPr>
        <w:t xml:space="preserve"> מה צבי פטור</w:t>
      </w:r>
      <w:r w:rsidR="00286E53">
        <w:rPr>
          <w:rtl/>
        </w:rPr>
        <w:t xml:space="preserve"> מן הבכורה, אף פסולי המוקדשין </w:t>
      </w:r>
      <w:r>
        <w:rPr>
          <w:rtl/>
        </w:rPr>
        <w:t xml:space="preserve">פטורין מן הבכורה, </w:t>
      </w:r>
    </w:p>
    <w:p w14:paraId="7ACCBC88" w14:textId="77777777" w:rsidR="009A1E05" w:rsidRDefault="008F435E" w:rsidP="009A1E05">
      <w:pPr>
        <w:rPr>
          <w:rtl/>
        </w:rPr>
      </w:pPr>
      <w:r>
        <w:rPr>
          <w:rFonts w:hint="cs"/>
          <w:rtl/>
        </w:rPr>
        <w:t>'</w:t>
      </w:r>
      <w:ins w:id="90159" w:author="מנוע סמנטי" w:date="2026-10-05T11:39:44Z">
        <w:r>
          <w:rPr>
            <w:rStyle w:val="afffff0"/>
            <w:rtl/>
          </w:rPr>
          <w:t xml:space="preserve">אַיָּל</w:t>
        </w:r>
      </w:ins>
      <w:del w:id="90160" w:author="מנוע סמנטי" w:date="2026-10-05T11:39:44Z">
        <w:r w:rsidR="00F63065">
          <w:rPr>
            <w:rtl/>
          </w:rPr>
          <w:delText xml:space="preserve">איל</w:delText>
        </w:r>
      </w:del>
      <w:r w:rsidR="00286E53">
        <w:rPr>
          <w:rFonts w:hint="cs"/>
          <w:rtl/>
        </w:rPr>
        <w:t>'</w:t>
      </w:r>
      <w:r w:rsidR="00F63065">
        <w:rPr>
          <w:rtl/>
        </w:rPr>
        <w:t xml:space="preserve"> מה איל פטור מן הבכורה </w:t>
      </w:r>
      <w:r w:rsidR="00286E53">
        <w:rPr>
          <w:rtl/>
        </w:rPr>
        <w:t xml:space="preserve">ומן המתנות, אף פסולי המוקדשין </w:t>
      </w:r>
      <w:r w:rsidR="00F63065">
        <w:rPr>
          <w:rtl/>
        </w:rPr>
        <w:t xml:space="preserve">פטורין מן הבכורה ומן המתנות, </w:t>
      </w:r>
    </w:p>
    <w:p w14:paraId="1B69B062" w14:textId="77777777" w:rsidR="00B874E6" w:rsidRDefault="00F63065" w:rsidP="009A1E05">
      <w:pPr>
        <w:rPr>
          <w:rtl/>
        </w:rPr>
      </w:pPr>
      <w:ins w:id="97767" w:author="מנוע מכני" w:date="2026-10-05T11:32:12Z">
        <w:r>
          <w:rPr>
            <w:rtl/>
          </w:rPr>
          <w:t xml:space="preserve">אם </w:t>
        </w:r>
      </w:ins>
      <w:del w:id="9776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מה צבי ואיל חלבן מותר אף פסולי המוקדשין חלבן מותר?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286E53">
        <w:rPr>
          <w:rFonts w:hint="cs"/>
          <w:rtl/>
        </w:rPr>
        <w:t>'</w:t>
      </w:r>
      <w:ins w:id="90161" w:author="מנוע סמנטי" w:date="2026-10-05T11:39:44Z">
        <w:r>
          <w:rPr>
            <w:rStyle w:val="afffff0"/>
            <w:rtl/>
          </w:rPr>
          <w:t xml:space="preserve">אַךְ</w:t>
        </w:r>
      </w:ins>
      <w:del w:id="90162" w:author="מנוע סמנטי" w:date="2026-10-05T11:39:44Z">
        <w:r>
          <w:rPr>
            <w:rtl/>
          </w:rPr>
          <w:delText xml:space="preserve">אך</w:delText>
        </w:r>
      </w:del>
      <w:r w:rsidR="00286E53">
        <w:rPr>
          <w:rFonts w:hint="cs"/>
          <w:rtl/>
        </w:rPr>
        <w:t>'</w:t>
      </w:r>
      <w:r>
        <w:rPr>
          <w:rtl/>
        </w:rPr>
        <w:t xml:space="preserve"> - חלק</w:t>
      </w:r>
      <w:r w:rsidR="0057284B">
        <w:rPr>
          <w:rtl/>
        </w:rPr>
        <w:t>.</w:t>
      </w:r>
    </w:p>
    <w:p w14:paraId="40A0668F" w14:textId="77777777" w:rsidR="00286E53" w:rsidRDefault="00286E53" w:rsidP="00F63065">
      <w:pPr>
        <w:rPr>
          <w:del w:id="90560" w:author="מנוע עיצוב" w:date="2026-10-05T11:33:53Z"/>
          <w:rtl/>
        </w:rPr>
      </w:pPr>
    </w:p>
    <w:p>
      <w:pPr>
        <w:pStyle w:val="38"/>
        <w:rPr>
          <w:ins w:id="99230" w:author="מנוע מכני" w:date="2026-10-05T11:32:12Z"/>
        </w:rPr>
      </w:pPr>
      <w:r w:rsidRPr="00C630DD">
        <w:t xml:space="preserve">אמר</w:t>
      </w:r>
      <w:r w:rsidRPr="00C630DD">
        <w:t xml:space="preserve"> מר:</w:t>
      </w:r>
    </w:p>
    <w:p w14:paraId="648B5650" w14:textId="77777777" w:rsidR="008F435E" w:rsidRPr="00C630DD" w:rsidRDefault="00F63065" w:rsidP="00F63065">
      <w:pPr>
        <w:rPr>
          <w:b/>
          <w:bCs/>
          <w:rtl/>
        </w:rPr>
      </w:pPr>
      <w:del w:id="99231" w:author="מנוע מכני" w:date="2026-10-05T11:32:12Z">
        <w:r w:rsidRPr="00C630DD">
          <w:rPr>
            <w:b/>
            <w:bCs/>
            <w:rtl/>
          </w:rPr>
          <w:delText xml:space="preserve"> </w:delText>
        </w:r>
      </w:del>
      <w:r w:rsidRPr="00C630DD">
        <w:rPr>
          <w:b/>
          <w:bCs/>
          <w:rtl/>
        </w:rPr>
        <w:t xml:space="preserve">אוציא את הבכור ולא אוציא את המתנות </w:t>
      </w:r>
    </w:p>
    <w:p w14:paraId="507B1726" w14:textId="77777777" w:rsidR="00B874E6" w:rsidRDefault="00F63065" w:rsidP="00F63065">
      <w:pPr>
        <w:rPr>
          <w:rtl/>
        </w:rPr>
      </w:pPr>
      <w:r>
        <w:rPr>
          <w:rtl/>
        </w:rPr>
        <w:t xml:space="preserve">אוציא את הבכור - שאין שוה בכל, ולא אוציא את המתנות - ששוות בכל,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8F435E">
        <w:rPr>
          <w:rFonts w:hint="cs"/>
          <w:rtl/>
        </w:rPr>
        <w:t>'</w:t>
      </w:r>
      <w:ins w:id="90163" w:author="מנוע סמנטי" w:date="2026-10-05T11:39:44Z">
        <w:r>
          <w:rPr>
            <w:rStyle w:val="afffff0"/>
            <w:rtl/>
          </w:rPr>
          <w:t xml:space="preserve">אַיָּל</w:t>
        </w:r>
      </w:ins>
      <w:del w:id="90164" w:author="מנוע סמנטי" w:date="2026-10-05T11:39:44Z">
        <w:r>
          <w:rPr>
            <w:rtl/>
          </w:rPr>
          <w:delText xml:space="preserve">איל</w:delText>
        </w:r>
      </w:del>
      <w:r w:rsidR="008F435E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99232" w:author="מנוע מכני" w:date="2026-10-05T11:32:12Z"/>
        </w:rPr>
      </w:pPr>
      <w:r>
        <w:t xml:space="preserve">ואין לומר</w:t>
      </w:r>
    </w:p>
    <w:p w14:paraId="1D33EFB6" w14:textId="77777777" w:rsidR="004A3466" w:rsidRDefault="004A3466" w:rsidP="00F63065">
      <w:pPr>
        <w:rPr>
          <w:rtl/>
        </w:rPr>
      </w:pPr>
      <w:del w:id="9923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דמה צבי ואיל אין אותו ואת בנו נוהג בו </w:t>
      </w:r>
      <w:ins w:id="90007" w:author="מנוע מכני" w:date="2026-10-05T11:32:12Z">
        <w:r>
          <w:rPr>
            <w:rFonts w:hint="cs"/>
            <w:rtl/>
          </w:rPr>
          <w:t xml:space="preserve">ה"נ</w:t>
        </w:r>
      </w:ins>
      <w:del w:id="90008" w:author="מנוע מכני" w:date="2026-10-05T11:32:12Z">
        <w:r>
          <w:rPr>
            <w:rFonts w:hint="cs"/>
            <w:rtl/>
          </w:rPr>
          <w:delText xml:space="preserve">ה'נ</w:delText>
        </w:r>
      </w:del>
      <w:r>
        <w:rPr>
          <w:rFonts w:hint="cs"/>
          <w:rtl/>
        </w:rPr>
        <w:t xml:space="preserve"> פסולי המוקדשין </w:t>
      </w:r>
    </w:p>
    <w:p w14:paraId="6C7FE9F6" w14:textId="77777777" w:rsidR="004A3466" w:rsidRDefault="004A3466" w:rsidP="004A3466">
      <w:pPr>
        <w:rPr>
          <w:rtl/>
        </w:rPr>
      </w:pPr>
      <w:r>
        <w:rPr>
          <w:rFonts w:hint="cs"/>
          <w:rtl/>
        </w:rPr>
        <w:t xml:space="preserve">דמ</w:t>
      </w:r>
      <w:ins w:id="90765" w:author="מנוע מכני" w:date="2026-10-05T11:32:12Z">
        <w:r>
          <w:rPr>
            <w:rFonts w:hint="cs"/>
            <w:rtl/>
          </w:rPr>
          <w:t xml:space="preserve">מ"נ</w:t>
        </w:r>
      </w:ins>
      <w:del w:id="90766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769" w:author="מנוע מכני" w:date="2026-10-05T11:32:12Z">
        <w:r>
          <w:rPr>
            <w:rFonts w:hint="cs"/>
            <w:rtl/>
          </w:rPr>
          <w:t xml:space="preserve">אם </w:t>
        </w:r>
      </w:ins>
      <w:del w:id="97770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מדמית לחולין הרי נוהג בו </w:t>
      </w:r>
      <w:ins w:id="97771" w:author="מנוע מכני" w:date="2026-10-05T11:32:12Z">
        <w:r>
          <w:rPr>
            <w:rFonts w:hint="cs"/>
            <w:rtl/>
          </w:rPr>
          <w:t xml:space="preserve">ואם </w:t>
        </w:r>
      </w:ins>
      <w:del w:id="9777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לקדשים הרי נוהג בו </w:t>
      </w:r>
    </w:p>
    <w:p w14:paraId="023F8233" w14:textId="77777777" w:rsidR="004A3466" w:rsidRDefault="004A3466" w:rsidP="004A3466">
      <w:pPr>
        <w:rPr>
          <w:rtl/>
        </w:rPr>
      </w:pPr>
      <w:r>
        <w:rPr>
          <w:rFonts w:hint="cs"/>
          <w:rtl/>
        </w:rPr>
        <w:t xml:space="preserve">ודחאו ד</w:t>
      </w:r>
      <w:ins w:id="90767" w:author="מנוע מכני" w:date="2026-10-05T11:32:12Z">
        <w:r>
          <w:rPr>
            <w:rFonts w:hint="cs"/>
            <w:rtl/>
          </w:rPr>
          <w:t xml:space="preserve">א"ה</w:t>
        </w:r>
      </w:ins>
      <w:del w:id="90768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גבי חלבו </w:t>
      </w:r>
      <w:ins w:id="93305" w:author="מנוע מכני" w:date="2026-10-05T11:32:12Z">
        <w:r>
          <w:rPr>
            <w:rFonts w:hint="cs"/>
            <w:rtl/>
          </w:rPr>
          <w:t xml:space="preserve">גם</w:t>
        </w:r>
      </w:ins>
      <w:del w:id="93306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נימא </w:t>
      </w:r>
      <w:ins w:id="94649" w:author="מנוע מכני" w:date="2026-10-05T11:32:12Z">
        <w:r>
          <w:rPr>
            <w:rFonts w:hint="cs"/>
            <w:rtl/>
          </w:rPr>
          <w:t xml:space="preserve">כך</w:t>
        </w:r>
      </w:ins>
      <w:del w:id="94650" w:author="מנוע מכני" w:date="2026-10-05T11:32:12Z">
        <w:r>
          <w:rPr>
            <w:rFonts w:hint="cs"/>
            <w:rtl/>
          </w:rPr>
          <w:delText xml:space="preserve">הכי</w:delText>
        </w:r>
      </w:del>
      <w:r>
        <w:rPr>
          <w:rFonts w:hint="cs"/>
          <w:rtl/>
        </w:rPr>
        <w:t xml:space="preserve"> </w:t>
      </w:r>
      <w:ins w:id="97773" w:author="מנוע מכני" w:date="2026-10-05T11:32:12Z">
        <w:r>
          <w:rPr>
            <w:rFonts w:hint="cs"/>
            <w:rtl/>
          </w:rPr>
          <w:t xml:space="preserve">דאם </w:t>
        </w:r>
      </w:ins>
      <w:del w:id="97774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Fonts w:hint="cs"/>
          <w:rtl/>
        </w:rPr>
        <w:t xml:space="preserve">לחולין </w:t>
      </w:r>
      <w:ins w:id="97775" w:author="מנוע מכני" w:date="2026-10-05T11:32:12Z">
        <w:r>
          <w:rPr>
            <w:rFonts w:hint="cs"/>
            <w:rtl/>
          </w:rPr>
          <w:t xml:space="preserve">ואם </w:t>
        </w:r>
      </w:ins>
      <w:del w:id="97776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לקדשין חלבן אסור </w:t>
      </w:r>
    </w:p>
    <w:p>
      <w:pPr>
        <w:pStyle w:val="38"/>
        <w:rPr>
          <w:ins w:id="99234" w:author="מנוע מכני" w:date="2026-10-05T11:32:12Z"/>
        </w:rPr>
      </w:pPr>
      <w:r>
        <w:t xml:space="preserve">אלא</w:t>
      </w:r>
    </w:p>
    <w:p w14:paraId="59728D82" w14:textId="77777777" w:rsidR="00B874E6" w:rsidRDefault="00F63065" w:rsidP="004A3466">
      <w:pPr>
        <w:rPr>
          <w:rtl/>
        </w:rPr>
      </w:pPr>
      <w:del w:id="99235" w:author="מנוע מכני" w:date="2026-10-05T11:32:12Z">
        <w:r>
          <w:rPr>
            <w:rtl/>
          </w:rPr>
          <w:delText xml:space="preserve"> </w:delText>
        </w:r>
      </w:del>
      <w:r w:rsidR="004A3466">
        <w:rPr>
          <w:rFonts w:hint="cs"/>
          <w:rtl/>
        </w:rPr>
        <w:t>'</w:t>
      </w:r>
      <w:ins w:id="90167" w:author="מנוע סמנטי" w:date="2026-10-05T11:39:44Z">
        <w:r>
          <w:rPr>
            <w:rStyle w:val="afffff0"/>
            <w:rtl/>
          </w:rPr>
          <w:t xml:space="preserve">אַךְ</w:t>
        </w:r>
      </w:ins>
      <w:del w:id="90168" w:author="מנוע סמנטי" w:date="2026-10-05T11:39:44Z">
        <w:r>
          <w:rPr>
            <w:rtl/>
          </w:rPr>
          <w:delText xml:space="preserve">אך</w:delText>
        </w:r>
      </w:del>
      <w:r w:rsidR="004A3466">
        <w:rPr>
          <w:rFonts w:hint="cs"/>
          <w:rtl/>
        </w:rPr>
        <w:t>'</w:t>
      </w:r>
      <w:r>
        <w:rPr>
          <w:rtl/>
        </w:rPr>
        <w:t xml:space="preserve"> - ולא חלבן, </w:t>
      </w:r>
      <w:ins w:id="98431" w:author="מנוע מכני" w:date="2026-10-05T11:32:12Z">
        <w:r>
          <w:rPr>
            <w:rtl/>
          </w:rPr>
          <w:t xml:space="preserve">אמור</w:t>
        </w:r>
      </w:ins>
      <w:del w:id="98432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</w:t>
      </w:r>
      <w:ins w:id="93307" w:author="מנוע מכני" w:date="2026-10-05T11:32:12Z">
        <w:r>
          <w:rPr>
            <w:rtl/>
          </w:rPr>
          <w:t xml:space="preserve">גם</w:t>
        </w:r>
      </w:ins>
      <w:del w:id="9330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: </w:t>
      </w:r>
      <w:r w:rsidR="004A3466">
        <w:rPr>
          <w:rFonts w:hint="cs"/>
          <w:rtl/>
        </w:rPr>
        <w:t>'</w:t>
      </w:r>
      <w:ins w:id="90165" w:author="מנוע סמנטי" w:date="2026-10-05T11:39:44Z">
        <w:r>
          <w:rPr>
            <w:rStyle w:val="afffff0"/>
            <w:rtl/>
          </w:rPr>
          <w:t xml:space="preserve">אַךְ</w:t>
        </w:r>
      </w:ins>
      <w:del w:id="90166" w:author="מנוע סמנטי" w:date="2026-10-05T11:39:44Z">
        <w:r>
          <w:rPr>
            <w:rtl/>
          </w:rPr>
          <w:delText xml:space="preserve">אך</w:delText>
        </w:r>
      </w:del>
      <w:r w:rsidR="004A3466">
        <w:rPr>
          <w:rFonts w:hint="cs"/>
          <w:rtl/>
        </w:rPr>
        <w:t>'</w:t>
      </w:r>
      <w:r>
        <w:rPr>
          <w:rtl/>
        </w:rPr>
        <w:t xml:space="preserve"> ולא אותו ואת בנו</w:t>
      </w:r>
      <w:r w:rsidR="0057284B">
        <w:rPr>
          <w:rtl/>
        </w:rPr>
        <w:t>.</w:t>
      </w:r>
    </w:p>
    <w:p>
      <w:pPr>
        <w:pStyle w:val="38"/>
        <w:rPr>
          <w:ins w:id="99236" w:author="מנוע מכני" w:date="2026-10-05T11:32:12Z"/>
        </w:rPr>
      </w:pPr>
      <w:r w:rsidRPr="004A3466">
        <w:t>רבא</w:t>
      </w:r>
      <w:r>
        <w:t xml:space="preserve">:</w:t>
      </w:r>
    </w:p>
    <w:p w14:paraId="1AAB89CD" w14:textId="77777777" w:rsidR="00BD3770" w:rsidRDefault="00F63065" w:rsidP="004A3466">
      <w:pPr>
        <w:rPr>
          <w:rtl/>
        </w:rPr>
      </w:pPr>
      <w:del w:id="99237" w:author="מנוע מכני" w:date="2026-10-05T11:32:12Z">
        <w:r>
          <w:rPr>
            <w:rtl/>
          </w:rPr>
          <w:delText xml:space="preserve"> </w:delText>
        </w:r>
      </w:del>
      <w:r w:rsidR="00BD3770">
        <w:rPr>
          <w:rFonts w:hint="cs"/>
          <w:rtl/>
        </w:rPr>
        <w:t>'</w:t>
      </w:r>
      <w:ins w:id="90173" w:author="מנוע סמנטי" w:date="2026-10-05T11:39:44Z">
        <w:r>
          <w:rPr>
            <w:rStyle w:val="afffff0"/>
            <w:rtl/>
          </w:rPr>
          <w:t xml:space="preserve">אַךְ</w:t>
        </w:r>
      </w:ins>
      <w:del w:id="90174" w:author="מנוע סמנטי" w:date="2026-10-05T11:39:44Z">
        <w:r>
          <w:rPr>
            <w:rtl/>
          </w:rPr>
          <w:delText xml:space="preserve">אך</w:delText>
        </w:r>
      </w:del>
      <w:r w:rsidR="00BD3770">
        <w:rPr>
          <w:rFonts w:hint="cs"/>
          <w:rtl/>
        </w:rPr>
        <w:t>'</w:t>
      </w:r>
      <w:r>
        <w:rPr>
          <w:rtl/>
        </w:rPr>
        <w:t xml:space="preserve"> - לאותו ואת בנו הוא </w:t>
      </w:r>
      <w:ins w:id="94651" w:author="מנוע מכני" w:date="2026-10-05T11:32:12Z">
        <w:r>
          <w:rPr>
            <w:rtl/>
          </w:rPr>
          <w:t xml:space="preserve">דבא</w:t>
        </w:r>
      </w:ins>
      <w:del w:id="94652" w:author="מנוע מכני" w:date="2026-10-05T11:32:12Z">
        <w:r>
          <w:rPr>
            <w:rtl/>
          </w:rPr>
          <w:delText xml:space="preserve">דאתא</w:delText>
        </w:r>
      </w:del>
      <w:r>
        <w:rPr>
          <w:rtl/>
        </w:rPr>
        <w:t xml:space="preserve">, </w:t>
      </w:r>
      <w:r w:rsidR="00BD3770">
        <w:rPr>
          <w:rFonts w:hint="cs"/>
          <w:rtl/>
        </w:rPr>
        <w:t>'</w:t>
      </w:r>
      <w:ins w:id="90171" w:author="מנוע סמנטי" w:date="2026-10-05T11:39:44Z">
        <w:r>
          <w:rPr>
            <w:rStyle w:val="afffff0"/>
            <w:rtl/>
          </w:rPr>
          <w:t xml:space="preserve">וְחֶלְבּוֹ</w:t>
        </w:r>
      </w:ins>
      <w:del w:id="90172" w:author="מנוע סמנטי" w:date="2026-10-05T11:39:44Z">
        <w:r>
          <w:rPr>
            <w:rtl/>
          </w:rPr>
          <w:delText xml:space="preserve">וחלבו</w:delText>
        </w:r>
      </w:del>
      <w:r w:rsidR="00BD3770">
        <w:rPr>
          <w:rFonts w:hint="cs"/>
          <w:rtl/>
        </w:rPr>
        <w:t>'</w:t>
      </w:r>
      <w:r w:rsidR="00BD3770">
        <w:rPr>
          <w:rtl/>
        </w:rPr>
        <w:t xml:space="preserve"> - מדמו נפקא, ד</w:t>
      </w:r>
      <w:r w:rsidR="00BD3770">
        <w:rPr>
          <w:rFonts w:hint="cs"/>
          <w:rtl/>
        </w:rPr>
        <w:t>'</w:t>
      </w:r>
      <w:ins w:id="90169" w:author="מנוע סמנטי" w:date="2026-10-05T11:39:44Z">
        <w:r>
          <w:rPr>
            <w:rStyle w:val="afffff0"/>
            <w:rtl/>
          </w:rPr>
          <w:t xml:space="preserve">רַק אֶת דָּמוֹ לֹא תֹאכֵל</w:t>
        </w:r>
      </w:ins>
      <w:del w:id="90170" w:author="מנוע סמנטי" w:date="2026-10-05T11:39:44Z">
        <w:r>
          <w:rPr>
            <w:rtl/>
          </w:rPr>
          <w:delText xml:space="preserve">רק את דמו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תאכל</w:delText>
        </w:r>
      </w:del>
      <w:r w:rsidR="00BD3770">
        <w:rPr>
          <w:rFonts w:hint="cs"/>
          <w:rtl/>
        </w:rPr>
        <w:t>'</w:t>
      </w:r>
      <w:r>
        <w:rPr>
          <w:rtl/>
        </w:rPr>
        <w:t>,</w:t>
      </w:r>
    </w:p>
    <w:p w14:paraId="41D23239" w14:textId="77777777" w:rsidR="00BD3770" w:rsidRDefault="00BD3770" w:rsidP="00BD3770">
      <w:pPr>
        <w:rPr>
          <w:rtl/>
        </w:rPr>
      </w:pPr>
      <w:r>
        <w:rPr>
          <w:rFonts w:hint="cs"/>
          <w:b/>
          <w:bCs/>
          <w:rtl/>
        </w:rPr>
        <w:t xml:space="preserve">ודמו </w:t>
      </w:r>
      <w:ins w:id="93309" w:author="מנוע מכני" w:date="2026-10-05T11:32:12Z">
        <w:r>
          <w:rPr>
            <w:rFonts w:hint="cs"/>
            <w:b/>
            <w:bCs/>
            <w:rtl/>
          </w:rPr>
          <w:t xml:space="preserve">לא</w:t>
        </w:r>
      </w:ins>
      <w:del w:id="93310" w:author="מנוע מכני" w:date="2026-10-05T11:32:12Z">
        <w:r>
          <w:rPr>
            <w:rFonts w:hint="cs"/>
            <w:b/>
            <w:bCs/>
            <w:rtl/>
          </w:rPr>
          <w:delText xml:space="preserve">לאו</w:delText>
        </w:r>
      </w:del>
      <w:r>
        <w:rPr>
          <w:rFonts w:hint="cs"/>
          <w:b/>
          <w:bCs/>
          <w:rtl/>
        </w:rPr>
        <w:t xml:space="preserve"> דמו ממש דלא גרע מצבי ואיל דאסור אלא דמו דחלבו </w:t>
      </w:r>
    </w:p>
    <w:p w14:paraId="37DD89C0" w14:textId="77777777" w:rsidR="004A3466" w:rsidRDefault="00BD3770" w:rsidP="00BD3770">
      <w:pPr>
        <w:rPr>
          <w:rtl/>
        </w:rPr>
      </w:pPr>
      <w:r>
        <w:rPr>
          <w:rFonts w:hint="cs"/>
          <w:rtl/>
        </w:rPr>
        <w:t xml:space="preserve">ואעדיין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כתב </w:t>
      </w:r>
      <w:ins w:id="94653" w:author="מנוע מכני" w:date="2026-10-05T11:32:12Z">
        <w:r>
          <w:rPr>
            <w:rFonts w:hint="cs"/>
            <w:rtl/>
          </w:rPr>
          <w:t xml:space="preserve">התורה</w:t>
        </w:r>
      </w:ins>
      <w:del w:id="94654" w:author="מנוע מכני" w:date="2026-10-05T11:32:12Z">
        <w:r>
          <w:rPr>
            <w:rFonts w:hint="cs"/>
            <w:rtl/>
          </w:rPr>
          <w:delText xml:space="preserve">רחמנא</w:delText>
        </w:r>
      </w:del>
      <w:r>
        <w:rPr>
          <w:rFonts w:hint="cs"/>
          <w:rtl/>
        </w:rPr>
        <w:t xml:space="preserve"> חלב ד</w:t>
      </w:r>
      <w:ins w:id="90769" w:author="מנוע מכני" w:date="2026-10-05T11:32:12Z">
        <w:r>
          <w:rPr>
            <w:rFonts w:hint="cs"/>
            <w:rtl/>
          </w:rPr>
          <w:t xml:space="preserve">ס"ד</w:t>
        </w:r>
      </w:ins>
      <w:del w:id="90770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אהני היקשא למעוטי מכרת</w:t>
      </w:r>
      <w:ins w:id="96133" w:author="מנוע מכני" w:date="2026-10-05T11:32:12Z">
        <w:r>
          <w:rPr>
            <w:rFonts w:hint="cs"/>
            <w:rtl/>
          </w:rPr>
          <w:t xml:space="preserve"> </w:t>
        </w:r>
      </w:ins>
      <w:del w:id="96134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</w:p>
    <w:p>
      <w:pPr>
        <w:pStyle w:val="38"/>
        <w:rPr>
          <w:ins w:id="99238" w:author="מנוע מכני" w:date="2026-10-05T11:32:12Z"/>
        </w:rPr>
      </w:pPr>
      <w:r>
        <w:t xml:space="preserve">אלא:</w:t>
      </w:r>
    </w:p>
    <w:p w14:paraId="48FA6ACF" w14:textId="77777777" w:rsidR="00C630DD" w:rsidRDefault="00F63065" w:rsidP="004A3466">
      <w:pPr>
        <w:rPr>
          <w:rtl/>
        </w:rPr>
      </w:pPr>
      <w:del w:id="992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דמו חלבו</w:t>
      </w:r>
      <w:ins w:id="96135" w:author="מנוע מכני" w:date="2026-10-05T11:32:12Z">
        <w:r>
          <w:rPr>
            <w:rtl/>
          </w:rPr>
          <w:t xml:space="preserve">,</w:t>
        </w:r>
      </w:ins>
      <w:del w:id="96136" w:author="מנוע מכני" w:date="2026-10-05T11:32:12Z">
        <w:r w:rsidR="000B5F7F">
          <w:rPr>
            <w:rtl/>
          </w:rPr>
          <w:delText xml:space="preserve">;</w:delText>
        </w:r>
      </w:del>
      <w:r w:rsidR="004A3466">
        <w:rPr>
          <w:rFonts w:hint="cs"/>
          <w:rtl/>
        </w:rPr>
        <w:t xml:space="preserve"> </w:t>
      </w:r>
      <w:r>
        <w:rPr>
          <w:rtl/>
        </w:rPr>
        <w:t xml:space="preserve">וליכתוב </w:t>
      </w:r>
      <w:ins w:id="94655" w:author="מנוע מכני" w:date="2026-10-05T11:32:12Z">
        <w:r>
          <w:rPr>
            <w:rtl/>
          </w:rPr>
          <w:t xml:space="preserve">התורה</w:t>
        </w:r>
      </w:ins>
      <w:del w:id="94656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חלבו! </w:t>
      </w:r>
      <w:ins w:id="97777" w:author="מנוע מכני" w:date="2026-10-05T11:32:12Z">
        <w:r>
          <w:rPr>
            <w:rtl/>
          </w:rPr>
          <w:t xml:space="preserve">אם </w:t>
        </w:r>
      </w:ins>
      <w:del w:id="9777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כתב </w:t>
      </w:r>
      <w:ins w:id="94657" w:author="מנוע מכני" w:date="2026-10-05T11:32:12Z">
        <w:r>
          <w:rPr>
            <w:rtl/>
          </w:rPr>
          <w:t xml:space="preserve">התורה</w:t>
        </w:r>
      </w:ins>
      <w:del w:id="9465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חלב, </w:t>
      </w:r>
      <w:r>
        <w:rPr>
          <w:rtl/>
        </w:rPr>
        <w:t xml:space="preserve">ה</w:t>
      </w:r>
      <w:ins w:id="90771" w:author="מנוע מכני" w:date="2026-10-05T11:32:12Z">
        <w:r>
          <w:rPr>
            <w:rtl/>
          </w:rPr>
          <w:t xml:space="preserve">ו"א</w:t>
        </w:r>
      </w:ins>
      <w:del w:id="90772" w:author="מנוע מכני" w:date="2026-10-05T11:32:12Z">
        <w:r>
          <w:rPr>
            <w:rtl/>
          </w:rPr>
          <w:delText xml:space="preserve">ו</w:delText>
        </w:r>
        <w:r w:rsidR="004A3466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: אהני היקישא ואהני קרא, </w:t>
      </w:r>
    </w:p>
    <w:p w14:paraId="49E05BCB" w14:textId="77777777" w:rsidR="00C630DD" w:rsidRDefault="004A3466" w:rsidP="0013268E">
      <w:pPr>
        <w:pStyle w:val="021"/>
        <w:rPr>
          <w:rtl/>
        </w:rPr>
      </w:pPr>
      <w:r>
        <w:rPr>
          <w:rtl/>
        </w:rPr>
        <w:t>אהני היקישא למעוטי מכרת, דכי כתב כרת</w:t>
      </w:r>
      <w:r w:rsidR="00F63065">
        <w:rPr>
          <w:rtl/>
        </w:rPr>
        <w:t xml:space="preserve"> אאוכל חלב בהמה הוא דכתיב</w:t>
      </w:r>
      <w:r w:rsidR="0013268E">
        <w:rPr>
          <w:rtl/>
        </w:rPr>
        <w:t>, שנא' כי כל אוכל חלב מן הבהמה</w:t>
      </w:r>
    </w:p>
    <w:p w14:paraId="3F2E575C" w14:textId="77777777" w:rsidR="00B874E6" w:rsidRDefault="004A3466" w:rsidP="005D51FB">
      <w:pPr>
        <w:rPr>
          <w:rtl/>
        </w:rPr>
      </w:pPr>
      <w:r>
        <w:rPr>
          <w:rtl/>
        </w:rPr>
        <w:t>ואהני קרא</w:t>
      </w:r>
      <w:r w:rsidR="00F63065">
        <w:rPr>
          <w:rtl/>
        </w:rPr>
        <w:t xml:space="preserve"> </w:t>
      </w:r>
      <w:ins w:id="98719" w:author="מנוע מכני" w:date="2026-10-05T11:32:12Z">
        <w:r>
          <w:rPr>
            <w:rtl/>
          </w:rPr>
          <w:t xml:space="preserve">לקום</w:t>
        </w:r>
      </w:ins>
      <w:del w:id="98720" w:author="מנוע מכני" w:date="2026-10-05T11:32:12Z">
        <w:r w:rsidR="00F63065">
          <w:rPr>
            <w:rtl/>
          </w:rPr>
          <w:delText xml:space="preserve">למיקם</w:delText>
        </w:r>
      </w:del>
      <w:r w:rsidR="00F63065">
        <w:rPr>
          <w:rtl/>
        </w:rPr>
        <w:t xml:space="preserve"> </w:t>
      </w:r>
      <w:ins w:id="94661" w:author="מנוע מכני" w:date="2026-10-05T11:32:12Z">
        <w:r>
          <w:rPr>
            <w:rtl/>
          </w:rPr>
          <w:t xml:space="preserve">עליו</w:t>
        </w:r>
      </w:ins>
      <w:del w:id="9466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בלאו </w:t>
      </w:r>
      <w:ins w:id="94659" w:author="מנוע מכני" w:date="2026-10-05T11:32:12Z">
        <w:r>
          <w:rPr>
            <w:rtl/>
          </w:rPr>
          <w:t xml:space="preserve">סתם</w:t>
        </w:r>
      </w:ins>
      <w:del w:id="94660" w:author="מנוע מכני" w:date="2026-10-05T11:32:12Z">
        <w:r w:rsidR="00F63065">
          <w:rPr>
            <w:rtl/>
          </w:rPr>
          <w:delText xml:space="preserve">בעלמא</w:delText>
        </w:r>
      </w:del>
      <w:ins w:id="96137" w:author="מנוע מכני" w:date="2026-10-05T11:32:12Z">
        <w:r>
          <w:rPr>
            <w:rtl/>
          </w:rPr>
          <w:t xml:space="preserve">,</w:t>
        </w:r>
      </w:ins>
      <w:del w:id="9613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5D51FB">
        <w:rPr>
          <w:rFonts w:hint="cs"/>
          <w:rtl/>
        </w:rPr>
        <w:t xml:space="preserve">והוציאו רחנא בלשון '</w:t>
      </w:r>
      <w:ins w:id="90175" w:author="מנוע סמנטי" w:date="2026-10-05T11:39:44Z">
        <w:r>
          <w:rPr>
            <w:rStyle w:val="afffff0"/>
            <w:rFonts w:hint="cs"/>
            <w:rtl/>
          </w:rPr>
          <w:t xml:space="preserve">דָּמוֹ</w:t>
        </w:r>
      </w:ins>
      <w:del w:id="90176" w:author="מנוע סמנטי" w:date="2026-10-05T11:39:44Z">
        <w:r w:rsidR="005D51FB">
          <w:rPr>
            <w:rFonts w:hint="cs"/>
            <w:rtl/>
          </w:rPr>
          <w:delText xml:space="preserve">דמו</w:delText>
        </w:r>
      </w:del>
      <w:r w:rsidR="005D51FB">
        <w:rPr>
          <w:rFonts w:hint="cs"/>
          <w:rtl/>
        </w:rPr>
        <w:t xml:space="preserve">' ד</w:t>
      </w:r>
      <w:r w:rsidR="00F63065">
        <w:rPr>
          <w:rtl/>
        </w:rPr>
        <w:t>בכרת</w:t>
      </w:r>
      <w:r w:rsidR="0057284B">
        <w:rPr>
          <w:rtl/>
        </w:rPr>
        <w:t>.</w:t>
      </w:r>
    </w:p>
    <w:p w14:paraId="6FDA2B60" w14:textId="77777777" w:rsidR="00B874E6" w:rsidRDefault="00F63065" w:rsidP="005D51FB">
      <w:pPr>
        <w:rPr>
          <w:rtl/>
        </w:rPr>
      </w:pPr>
      <w:r>
        <w:rPr>
          <w:rtl/>
        </w:rPr>
        <w:t xml:space="preserve">ו</w:t>
      </w:r>
      <w:ins w:id="90773" w:author="מנוע מכני" w:date="2026-10-05T11:32:12Z">
        <w:r>
          <w:rPr>
            <w:rtl/>
          </w:rPr>
          <w:t xml:space="preserve">ה"ק</w:t>
        </w:r>
      </w:ins>
      <w:del w:id="90774" w:author="מנוע מכני" w:date="2026-10-05T11:32:12Z">
        <w:r>
          <w:rPr>
            <w:rtl/>
          </w:rPr>
          <w:delText xml:space="preserve">ה</w:delText>
        </w:r>
        <w:r w:rsidR="005D51FB">
          <w:rPr>
            <w:rFonts w:hint="cs"/>
            <w:rtl/>
          </w:rPr>
          <w:delText xml:space="preserve">''ק</w:delText>
        </w:r>
      </w:del>
      <w:r w:rsidR="005D51FB">
        <w:rPr>
          <w:rFonts w:hint="cs"/>
          <w:rtl/>
        </w:rPr>
        <w:t xml:space="preserve"> </w:t>
      </w:r>
      <w:r>
        <w:rPr>
          <w:rtl/>
        </w:rPr>
        <w:t xml:space="preserve">אילו </w:t>
      </w:r>
      <w:r>
        <w:rPr>
          <w:rtl/>
        </w:rPr>
        <w:t xml:space="preserve">לא</w:t>
      </w:r>
      <w:r>
        <w:rPr>
          <w:rtl/>
        </w:rPr>
        <w:t xml:space="preserve"> נאמר דמו, הייתי אומר</w:t>
      </w:r>
      <w:r w:rsidR="005D51FB">
        <w:rPr>
          <w:rFonts w:hint="cs"/>
          <w:rtl/>
        </w:rPr>
        <w:t xml:space="preserve"> '</w:t>
      </w:r>
      <w:ins w:id="90177" w:author="מנוע סמנטי" w:date="2026-10-05T11:39:44Z">
        <w:r>
          <w:rPr>
            <w:rStyle w:val="afffff0"/>
            <w:rFonts w:hint="cs"/>
            <w:rtl/>
          </w:rPr>
          <w:t xml:space="preserve">אַךְ</w:t>
        </w:r>
      </w:ins>
      <w:del w:id="90178" w:author="מנוע סמנטי" w:date="2026-10-05T11:39:44Z">
        <w:r w:rsidR="005D51FB">
          <w:rPr>
            <w:rFonts w:hint="cs"/>
            <w:rtl/>
          </w:rPr>
          <w:delText xml:space="preserve">א</w:delText>
        </w:r>
        <w:r>
          <w:rPr>
            <w:rtl/>
          </w:rPr>
          <w:delText xml:space="preserve">ך</w:delText>
        </w:r>
      </w:del>
      <w:r w:rsidR="005D51FB">
        <w:rPr>
          <w:rFonts w:hint="cs"/>
          <w:rtl/>
        </w:rPr>
        <w:t>'</w:t>
      </w:r>
      <w:r>
        <w:rPr>
          <w:rtl/>
        </w:rPr>
        <w:t xml:space="preserve"> ולא חלבו, עכשיו שנאמר דמו לאותו ואת בנו הוא </w:t>
      </w:r>
      <w:ins w:id="94663" w:author="מנוע מכני" w:date="2026-10-05T11:32:12Z">
        <w:r>
          <w:rPr>
            <w:rtl/>
          </w:rPr>
          <w:t xml:space="preserve">דבא</w:t>
        </w:r>
      </w:ins>
      <w:del w:id="94664" w:author="מנוע מכני" w:date="2026-10-05T11:32:12Z">
        <w:r>
          <w:rPr>
            <w:rtl/>
          </w:rPr>
          <w:delText xml:space="preserve">דאתא</w:delText>
        </w:r>
      </w:del>
      <w:r w:rsidR="0057284B">
        <w:rPr>
          <w:rtl/>
        </w:rPr>
        <w:t>.</w:t>
      </w:r>
    </w:p>
    <w:p w14:paraId="1FBF029B" w14:textId="77777777" w:rsidR="0057284B" w:rsidRDefault="0057284B" w:rsidP="0057284B">
      <w:pPr>
        <w:jc w:val="center"/>
        <w:rPr>
          <w:del w:id="90048" w:author="מנוע עיצוב" w:date="2026-10-05T11:33:53Z"/>
          <w:rtl/>
        </w:rPr>
      </w:pPr>
      <w:del w:id="90045" w:author="מנוע עיצוב" w:date="2026-10-05T11:33:53Z">
        <w:r>
          <w:rPr>
            <w:rtl/>
          </w:rPr>
          <w:delText xml:space="preserve">•</w:delText>
        </w:r>
      </w:del>
      <w:ins w:id="96139" w:author="מנוע מכני" w:date="2026-10-05T11:32:12Z">
        <w:r>
          <w:rPr>
            <w:rtl/>
          </w:rPr>
          <w:t xml:space="preserve"> </w:t>
        </w:r>
      </w:ins>
      <w:del w:id="96140" w:author="מנוע מכני" w:date="2026-10-05T11:32:12Z">
        <w:r>
          <w:rPr>
            <w:rtl/>
          </w:rPr>
          <w:delText xml:space="preserve">  </w:delText>
        </w:r>
      </w:del>
      <w:del w:id="90046" w:author="מנוע עיצוב" w:date="2026-10-05T11:33:53Z">
        <w:r>
          <w:rPr>
            <w:rtl/>
          </w:rPr>
          <w:delText xml:space="preserve">•</w:delText>
        </w:r>
      </w:del>
      <w:ins w:id="96141" w:author="מנוע מכני" w:date="2026-10-05T11:32:12Z">
        <w:r>
          <w:rPr>
            <w:rtl/>
          </w:rPr>
          <w:t xml:space="preserve"> </w:t>
        </w:r>
      </w:ins>
      <w:del w:id="96142" w:author="מנוע מכני" w:date="2026-10-05T11:32:12Z">
        <w:r>
          <w:rPr>
            <w:rtl/>
          </w:rPr>
          <w:delText xml:space="preserve">  </w:delText>
        </w:r>
      </w:del>
      <w:del w:id="90047" w:author="מנוע עיצוב" w:date="2026-10-05T11:33:53Z">
        <w:r>
          <w:rPr>
            <w:rtl/>
          </w:rPr>
          <w:delText xml:space="preserve">•</w:delText>
        </w:r>
      </w:del>
    </w:p>
    <w:p w14:paraId="7DD3AA2E" w14:textId="77777777" w:rsidR="00B874E6" w:rsidRDefault="00F63065" w:rsidP="008F435E">
      <w:pPr>
        <w:pStyle w:val="afffd"/>
        <w:rPr>
          <w:rtl/>
        </w:rPr>
      </w:pPr>
      <w:r>
        <w:rPr>
          <w:rtl/>
        </w:rPr>
        <w:t>ואינן יוצאין לחולין</w:t>
      </w:r>
      <w:r w:rsidR="0057284B">
        <w:rPr>
          <w:rtl/>
        </w:rPr>
        <w:t>.</w:t>
      </w:r>
    </w:p>
    <w:p w14:paraId="3C34978E" w14:textId="77777777" w:rsidR="00B874E6" w:rsidRDefault="005D51FB" w:rsidP="0013268E">
      <w:pPr>
        <w:pStyle w:val="011"/>
        <w:rPr>
          <w:rtl/>
        </w:rPr>
      </w:pPr>
      <w:r>
        <w:rPr>
          <w:rFonts w:hint="cs"/>
          <w:rtl/>
        </w:rPr>
        <w:t>'</w:t>
      </w:r>
      <w:ins w:id="90183" w:author="מנוע סמנטי" w:date="2026-10-05T11:39:44Z">
        <w:r>
          <w:rPr>
            <w:rStyle w:val="afffff0"/>
            <w:rtl/>
          </w:rPr>
          <w:t xml:space="preserve">תִּזְבַּח</w:t>
        </w:r>
      </w:ins>
      <w:del w:id="90184" w:author="מנוע סמנטי" w:date="2026-10-05T11:39:44Z">
        <w:r w:rsidR="00F63065">
          <w:rPr>
            <w:rtl/>
          </w:rPr>
          <w:delText xml:space="preserve">תזבח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ולא גיזה, </w:t>
      </w:r>
      <w:r>
        <w:rPr>
          <w:rFonts w:hint="cs"/>
          <w:rtl/>
        </w:rPr>
        <w:t>'</w:t>
      </w:r>
      <w:ins w:id="90181" w:author="מנוע סמנטי" w:date="2026-10-05T11:39:44Z">
        <w:r>
          <w:rPr>
            <w:rStyle w:val="afffff0"/>
            <w:rtl/>
          </w:rPr>
          <w:t xml:space="preserve">בָּשָׂר</w:t>
        </w:r>
      </w:ins>
      <w:del w:id="90182" w:author="מנוע סמנטי" w:date="2026-10-05T11:39:44Z">
        <w:r w:rsidR="00F63065">
          <w:rPr>
            <w:rtl/>
          </w:rPr>
          <w:delText xml:space="preserve">בשר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ולא חלב, </w:t>
      </w:r>
      <w:r>
        <w:rPr>
          <w:rFonts w:hint="cs"/>
          <w:rtl/>
        </w:rPr>
        <w:t>'</w:t>
      </w:r>
      <w:ins w:id="90179" w:author="מנוע סמנטי" w:date="2026-10-05T11:39:44Z">
        <w:r>
          <w:rPr>
            <w:rStyle w:val="afffff0"/>
            <w:rtl/>
          </w:rPr>
          <w:t xml:space="preserve">וְאָכַלְתָּ</w:t>
        </w:r>
      </w:ins>
      <w:del w:id="90180" w:author="מנוע סמנטי" w:date="2026-10-05T11:39:44Z">
        <w:r w:rsidR="00F63065">
          <w:rPr>
            <w:rtl/>
          </w:rPr>
          <w:delText xml:space="preserve">ואכלת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>ולא לכלביך, מכאן שאין פודין את הקדשים להאכילן לכלבים</w:t>
      </w:r>
      <w:r w:rsidR="0057284B">
        <w:rPr>
          <w:rtl/>
        </w:rPr>
        <w:t>.</w:t>
      </w:r>
    </w:p>
    <w:p w14:paraId="48A6EB57" w14:textId="77777777" w:rsidR="005D51FB" w:rsidRDefault="005D51FB" w:rsidP="005D51F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טו:</w:t>
      </w:r>
    </w:p>
    <w:p w14:paraId="469F50C1" w14:textId="77777777" w:rsidR="00B874E6" w:rsidRDefault="005D51FB" w:rsidP="00F63065">
      <w:pPr>
        <w:rPr>
          <w:rtl/>
        </w:rPr>
      </w:pPr>
      <w:ins w:id="90775" w:author="מנוע מכני" w:date="2026-10-05T11:32:12Z">
        <w:r>
          <w:rPr>
            <w:rFonts w:hint="cs"/>
            <w:rtl/>
          </w:rPr>
          <w:t xml:space="preserve">א"ד</w:t>
        </w:r>
      </w:ins>
      <w:del w:id="90776" w:author="מנוע מכני" w:date="2026-10-05T11:32:12Z">
        <w:r>
          <w:rPr>
            <w:rFonts w:hint="cs"/>
            <w:rtl/>
          </w:rPr>
          <w:delText xml:space="preserve">א''ד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185" w:author="מנוע סמנטי" w:date="2026-10-05T11:39:44Z">
        <w:r>
          <w:rPr>
            <w:rStyle w:val="afffff0"/>
            <w:rtl/>
          </w:rPr>
          <w:t xml:space="preserve">תִּזְבַּח וְאָכַלְתָּ</w:t>
        </w:r>
      </w:ins>
      <w:del w:id="90186" w:author="מנוע סמנטי" w:date="2026-10-05T11:39:44Z">
        <w:r w:rsidR="00F63065">
          <w:rPr>
            <w:rtl/>
          </w:rPr>
          <w:delText xml:space="preserve">תזבח ואכלת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אין לך בהן היתר אכילה אלא משעת זביחה ואילך, אבל פודין את </w:t>
      </w:r>
      <w:r>
        <w:rPr>
          <w:rtl/>
        </w:rPr>
        <w:t>הקדשים להאכילן לכלבים</w:t>
      </w:r>
      <w:r w:rsidR="0057284B">
        <w:rPr>
          <w:rtl/>
        </w:rPr>
        <w:t>.</w:t>
      </w:r>
    </w:p>
    <w:p w14:paraId="68E9E862" w14:textId="77777777" w:rsidR="0057284B" w:rsidRDefault="0057284B" w:rsidP="0057284B">
      <w:pPr>
        <w:jc w:val="center"/>
        <w:rPr>
          <w:del w:id="90052" w:author="מנוע עיצוב" w:date="2026-10-05T11:33:53Z"/>
          <w:rtl/>
        </w:rPr>
      </w:pPr>
      <w:del w:id="90049" w:author="מנוע עיצוב" w:date="2026-10-05T11:33:53Z">
        <w:r>
          <w:rPr>
            <w:rtl/>
          </w:rPr>
          <w:delText xml:space="preserve">•</w:delText>
        </w:r>
      </w:del>
      <w:ins w:id="96143" w:author="מנוע מכני" w:date="2026-10-05T11:32:12Z">
        <w:r>
          <w:rPr>
            <w:rtl/>
          </w:rPr>
          <w:t xml:space="preserve"> </w:t>
        </w:r>
      </w:ins>
      <w:del w:id="96144" w:author="מנוע מכני" w:date="2026-10-05T11:32:12Z">
        <w:r>
          <w:rPr>
            <w:rtl/>
          </w:rPr>
          <w:delText xml:space="preserve">  </w:delText>
        </w:r>
      </w:del>
      <w:del w:id="90050" w:author="מנוע עיצוב" w:date="2026-10-05T11:33:53Z">
        <w:r>
          <w:rPr>
            <w:rtl/>
          </w:rPr>
          <w:delText xml:space="preserve">•</w:delText>
        </w:r>
      </w:del>
      <w:ins w:id="96145" w:author="מנוע מכני" w:date="2026-10-05T11:32:12Z">
        <w:r>
          <w:rPr>
            <w:rtl/>
          </w:rPr>
          <w:t xml:space="preserve"> </w:t>
        </w:r>
      </w:ins>
      <w:del w:id="96146" w:author="מנוע מכני" w:date="2026-10-05T11:32:12Z">
        <w:r>
          <w:rPr>
            <w:rtl/>
          </w:rPr>
          <w:delText xml:space="preserve">  </w:delText>
        </w:r>
      </w:del>
      <w:del w:id="90051" w:author="מנוע עיצוב" w:date="2026-10-05T11:33:53Z">
        <w:r>
          <w:rPr>
            <w:rtl/>
          </w:rPr>
          <w:delText xml:space="preserve">•</w:delText>
        </w:r>
      </w:del>
    </w:p>
    <w:p w14:paraId="7084E37F" w14:textId="77777777" w:rsidR="00B874E6" w:rsidRDefault="00F63065" w:rsidP="005D51FB">
      <w:pPr>
        <w:pStyle w:val="afffd"/>
        <w:rPr>
          <w:rtl/>
        </w:rPr>
      </w:pPr>
      <w:r>
        <w:rPr>
          <w:rtl/>
        </w:rPr>
        <w:t>וולדן וחלבן אסור לאחר פדיונן</w:t>
      </w:r>
      <w:r w:rsidR="0057284B">
        <w:rPr>
          <w:rtl/>
        </w:rPr>
        <w:t>.</w:t>
      </w:r>
    </w:p>
    <w:p w14:paraId="35186E8E" w14:textId="77777777" w:rsidR="005D51FB" w:rsidRDefault="005D51FB" w:rsidP="00F63065">
      <w:pPr>
        <w:rPr>
          <w:rtl/>
        </w:rPr>
      </w:pPr>
      <w:ins w:id="90777" w:author="מנוע מכני" w:date="2026-10-05T11:32:12Z">
        <w:r>
          <w:rPr>
            <w:rFonts w:hint="cs"/>
            <w:rtl/>
          </w:rPr>
          <w:t xml:space="preserve">ה"ד</w:t>
        </w:r>
      </w:ins>
      <w:del w:id="90778" w:author="מנוע מכני" w:date="2026-10-05T11:32:12Z">
        <w:r>
          <w:rPr>
            <w:rFonts w:hint="cs"/>
            <w:rtl/>
          </w:rPr>
          <w:delText xml:space="preserve">ה''ד</w:delText>
        </w:r>
      </w:del>
      <w:r>
        <w:rPr>
          <w:rtl/>
        </w:rPr>
        <w:t xml:space="preserve"> </w:t>
      </w:r>
      <w:ins w:id="97779" w:author="מנוע מכני" w:date="2026-10-05T11:32:12Z">
        <w:r>
          <w:rPr>
            <w:rtl/>
          </w:rPr>
          <w:t xml:space="preserve">אם </w:t>
        </w:r>
      </w:ins>
      <w:del w:id="97780" w:author="מנוע מכני" w:date="2026-10-05T11:32:12Z">
        <w:r>
          <w:rPr>
            <w:rtl/>
          </w:rPr>
          <w:delText xml:space="preserve">אי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דאיעבר ואיתיליד לאחר פדיונן, </w:t>
      </w:r>
      <w:ins w:id="94667" w:author="מנוע מכני" w:date="2026-10-05T11:32:12Z">
        <w:r>
          <w:rPr>
            <w:rtl/>
          </w:rPr>
          <w:t xml:space="preserve">למה</w:t>
        </w:r>
      </w:ins>
      <w:del w:id="94668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? ולד צבי ואיל </w:t>
      </w:r>
      <w:ins w:id="94665" w:author="מנוע מכני" w:date="2026-10-05T11:32:12Z">
        <w:r>
          <w:rPr>
            <w:rtl/>
          </w:rPr>
          <w:t xml:space="preserve">הם</w:t>
        </w:r>
      </w:ins>
      <w:del w:id="94666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! אלא דאיעבר לפני פדיונן ואיתיליד לאחר פדיונן, הא לפני פדיונן - מיקדש </w:t>
      </w:r>
      <w:ins w:id="93311" w:author="מנוע מכני" w:date="2026-10-05T11:32:12Z">
        <w:r>
          <w:rPr>
            <w:rtl/>
          </w:rPr>
          <w:t xml:space="preserve">גם</w:t>
        </w:r>
      </w:ins>
      <w:del w:id="9331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קדשי, </w:t>
      </w:r>
    </w:p>
    <w:p>
      <w:pPr>
        <w:pStyle w:val="38"/>
        <w:rPr>
          <w:ins w:id="99240" w:author="מנוע מכני" w:date="2026-10-05T11:32:12Z"/>
        </w:rPr>
      </w:pPr>
      <w:r>
        <w:t xml:space="preserve">מד</w:t>
      </w:r>
      <w:ins w:id="90779" w:author="מנוע מכני" w:date="2026-10-05T11:32:12Z">
        <w:r>
          <w:t xml:space="preserve">ת"ר</w:t>
        </w:r>
      </w:ins>
      <w:del w:id="90780" w:author="מנוע מכני" w:date="2026-10-05T11:32:12Z">
        <w:r>
          <w:delText xml:space="preserve">ת''ר</w:delText>
        </w:r>
      </w:del>
      <w:r w:rsidR="00F63065">
        <w:t xml:space="preserve">:</w:t>
      </w:r>
    </w:p>
    <w:p w14:paraId="05561B53" w14:textId="77777777" w:rsidR="00B874E6" w:rsidRDefault="005D51FB" w:rsidP="00F63065">
      <w:pPr>
        <w:rPr>
          <w:rtl/>
        </w:rPr>
      </w:pPr>
      <w:del w:id="99241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189" w:author="מנוע סמנטי" w:date="2026-10-05T11:39:44Z">
        <w:r>
          <w:rPr>
            <w:rStyle w:val="afffff0"/>
            <w:rtl/>
          </w:rPr>
          <w:t xml:space="preserve">זָכָר</w:t>
        </w:r>
      </w:ins>
      <w:del w:id="90190" w:author="מנוע סמנטי" w:date="2026-10-05T11:39:44Z">
        <w:r w:rsidR="00F63065">
          <w:rPr>
            <w:rtl/>
          </w:rPr>
          <w:delText xml:space="preserve">זכר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לרבות את הולד, </w:t>
      </w:r>
      <w:r>
        <w:rPr>
          <w:rFonts w:hint="cs"/>
          <w:rtl/>
        </w:rPr>
        <w:t>'</w:t>
      </w:r>
      <w:ins w:id="90187" w:author="מנוע סמנטי" w:date="2026-10-05T11:39:44Z">
        <w:r>
          <w:rPr>
            <w:rStyle w:val="afffff0"/>
            <w:rtl/>
          </w:rPr>
          <w:t xml:space="preserve">וּנְקֵבָה</w:t>
        </w:r>
      </w:ins>
      <w:del w:id="90188" w:author="מנוע סמנטי" w:date="2026-10-05T11:39:44Z">
        <w:r w:rsidR="00F63065">
          <w:rPr>
            <w:rtl/>
          </w:rPr>
          <w:delText xml:space="preserve">ונקבה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לרבות את התמורה, ואין לי אלא ולד תמימין ותמורת תמימים, ולדי בעלי מומין ותמורת בעלי מומין מנין - כשהוא אומר אם זכר - לרבות ולד בעלי מומין, אם נקבה - לרבות תמורת בעלי מומין</w:t>
      </w:r>
      <w:r w:rsidR="0057284B">
        <w:rPr>
          <w:rtl/>
        </w:rPr>
        <w:t>.</w:t>
      </w:r>
    </w:p>
    <w:p w14:paraId="5362FB8B" w14:textId="77777777" w:rsidR="008D132B" w:rsidRDefault="00F63065" w:rsidP="00F63065">
      <w:pPr>
        <w:rPr>
          <w:rtl/>
        </w:rPr>
      </w:pPr>
      <w:r>
        <w:rPr>
          <w:rtl/>
        </w:rPr>
        <w:t xml:space="preserve">אותן ולדות שלאחר פדיונן, מה תהא עליהן? לפני פדיונן מיפלג </w:t>
      </w:r>
      <w:ins w:id="93313" w:author="מנוע מכני" w:date="2026-10-05T11:32:12Z">
        <w:r>
          <w:rPr>
            <w:rtl/>
          </w:rPr>
          <w:t xml:space="preserve">חלקו</w:t>
        </w:r>
      </w:ins>
      <w:del w:id="9331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</w:t>
      </w:r>
      <w:ins w:id="94669" w:author="מנוע מכני" w:date="2026-10-05T11:32:12Z">
        <w:r>
          <w:rPr>
            <w:rtl/>
          </w:rPr>
          <w:t xml:space="preserve">בהם</w:t>
        </w:r>
      </w:ins>
      <w:del w:id="94670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,</w:t>
      </w:r>
    </w:p>
    <w:p w14:paraId="1758ECC6" w14:textId="77777777" w:rsidR="00115694" w:rsidRDefault="00F63065" w:rsidP="00AF4AF2">
      <w:pPr>
        <w:rPr>
          <w:rtl/>
        </w:rPr>
      </w:pPr>
      <w:ins w:id="93315" w:author="מנוע מכני" w:date="2026-10-05T11:32:12Z">
        <w:r>
          <w:rPr>
            <w:rtl/>
          </w:rPr>
          <w:t xml:space="preserve">יש</w:t>
        </w:r>
      </w:ins>
      <w:del w:id="9331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r>
        <w:rPr>
          <w:rtl/>
        </w:rPr>
        <w:t xml:space="preserve">ל</w:t>
      </w:r>
      <w:ins w:id="90781" w:author="מנוע מכני" w:date="2026-10-05T11:32:12Z">
        <w:r>
          <w:rPr>
            <w:rtl/>
          </w:rPr>
          <w:t xml:space="preserve">מ"ד</w:t>
        </w:r>
      </w:ins>
      <w:del w:id="90782" w:author="מנוע מכני" w:date="2026-10-05T11:32:12Z">
        <w:r>
          <w:rPr>
            <w:rtl/>
          </w:rPr>
          <w:delText xml:space="preserve">מ</w:delText>
        </w:r>
        <w:r w:rsidR="008D132B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: קדשי ליקרב, </w:t>
      </w:r>
      <w:ins w:id="93317" w:author="מנוע מכני" w:date="2026-10-05T11:32:12Z">
        <w:r>
          <w:rPr>
            <w:rtl/>
          </w:rPr>
          <w:t xml:space="preserve">ויש</w:t>
        </w:r>
      </w:ins>
      <w:del w:id="93318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</w:t>
      </w:r>
      <w:r>
        <w:rPr>
          <w:rtl/>
        </w:rPr>
        <w:t xml:space="preserve">ל</w:t>
      </w:r>
      <w:ins w:id="90783" w:author="מנוע מכני" w:date="2026-10-05T11:32:12Z">
        <w:r>
          <w:rPr>
            <w:rtl/>
          </w:rPr>
          <w:t xml:space="preserve">מ"ד</w:t>
        </w:r>
      </w:ins>
      <w:del w:id="90784" w:author="מנוע מכני" w:date="2026-10-05T11:32:12Z">
        <w:r>
          <w:rPr>
            <w:rtl/>
          </w:rPr>
          <w:delText xml:space="preserve">מ</w:delText>
        </w:r>
        <w:r w:rsidR="00AF4AF2">
          <w:rPr>
            <w:rFonts w:hint="cs"/>
            <w:rtl/>
          </w:rPr>
          <w:delText xml:space="preserve">''ד</w:delText>
        </w:r>
      </w:del>
      <w:r>
        <w:rPr>
          <w:rtl/>
        </w:rPr>
        <w:t>: קדשי לרעייה</w:t>
      </w:r>
      <w:ins w:id="96147" w:author="מנוע מכני" w:date="2026-10-05T11:32:12Z">
        <w:r>
          <w:rPr>
            <w:rtl/>
          </w:rPr>
          <w:t xml:space="preserve">,</w:t>
        </w:r>
      </w:ins>
      <w:del w:id="96148" w:author="מנוע מכני" w:date="2026-10-05T11:32:12Z">
        <w:r w:rsidR="000B5F7F">
          <w:rPr>
            <w:rtl/>
          </w:rPr>
          <w:delText xml:space="preserve">;</w:delText>
        </w:r>
      </w:del>
    </w:p>
    <w:p w14:paraId="49802346" w14:textId="77777777" w:rsidR="00115694" w:rsidRDefault="00F63065" w:rsidP="00AF4AF2">
      <w:pPr>
        <w:rPr>
          <w:rtl/>
        </w:rPr>
      </w:pPr>
      <w:r>
        <w:rPr>
          <w:rtl/>
        </w:rPr>
        <w:t xml:space="preserve">דלאחר פדיונן מה תהא עליהן?</w:t>
      </w:r>
      <w:ins w:id="96149" w:author="מנוע מכני" w:date="2026-10-05T11:32:12Z">
        <w:r>
          <w:rPr>
            <w:rtl/>
          </w:rPr>
          <w:t xml:space="preserve"> </w:t>
        </w:r>
      </w:ins>
      <w:del w:id="96150" w:author="מנוע מכני" w:date="2026-10-05T11:32:12Z">
        <w:r>
          <w:rPr>
            <w:rtl/>
          </w:rPr>
          <w:delText xml:space="preserve"> </w:delText>
        </w:r>
        <w:r w:rsidR="00AF4AF2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>א</w:t>
      </w:r>
      <w:ins w:id="90785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786" w:author="מנוע מכני" w:date="2026-10-05T11:32:12Z">
        <w:r w:rsidR="008D132B">
          <w:rPr>
            <w:rFonts w:hint="cs"/>
            <w:rtl/>
          </w:rPr>
          <w:delText xml:space="preserve">ר''ה</w:delText>
        </w:r>
      </w:del>
      <w:r>
        <w:rPr>
          <w:rtl/>
        </w:rPr>
        <w:t xml:space="preserve">: כונסן לכיפה והן מתין, </w:t>
      </w:r>
      <w:ins w:id="98433" w:author="מנוע מכני" w:date="2026-10-05T11:32:12Z">
        <w:r>
          <w:rPr>
            <w:rtl/>
          </w:rPr>
          <w:t xml:space="preserve">דאיך</w:t>
        </w:r>
      </w:ins>
      <w:del w:id="98434" w:author="מנוע מכני" w:date="2026-10-05T11:32:12Z">
        <w:r>
          <w:rPr>
            <w:rtl/>
          </w:rPr>
          <w:delText xml:space="preserve">דהיכי</w:delText>
        </w:r>
      </w:del>
      <w:r>
        <w:rPr>
          <w:rtl/>
        </w:rPr>
        <w:t xml:space="preserve"> ליעביד? </w:t>
      </w:r>
    </w:p>
    <w:p w14:paraId="53D608DF" w14:textId="77777777" w:rsidR="00B874E6" w:rsidRDefault="00F63065" w:rsidP="00F63065">
      <w:pPr>
        <w:rPr>
          <w:rtl/>
        </w:rPr>
      </w:pPr>
      <w:r>
        <w:rPr>
          <w:rtl/>
        </w:rPr>
        <w:t>ליקרבינהו - מכח קדושה דחוי</w:t>
      </w:r>
      <w:r w:rsidR="00AF4AF2">
        <w:rPr>
          <w:rtl/>
        </w:rPr>
        <w:t xml:space="preserve">ה </w:t>
      </w:r>
      <w:ins w:id="90601" w:author="מנוע סמנטי" w:date="2026-10-05T11:39:44Z">
        <w:r>
          <w:rPr>
            <w:rtl/>
          </w:rPr>
          <w:t xml:space="preserve">באו</w:t>
        </w:r>
      </w:ins>
      <w:del w:id="90602" w:author="מנוע סמנטי" w:date="2026-10-05T11:39:44Z">
        <w:r w:rsidR="00AF4AF2">
          <w:rPr>
            <w:rtl/>
          </w:rPr>
          <w:delText xml:space="preserve">קאתו</w:delText>
        </w:r>
      </w:del>
      <w:r w:rsidR="00AF4AF2">
        <w:rPr>
          <w:rtl/>
        </w:rPr>
        <w:t xml:space="preserve">, ליפרקינהו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אלימי </w:t>
      </w:r>
      <w:ins w:id="90599" w:author="מנוע סמנטי" w:date="2026-10-05T11:39:44Z">
        <w:r>
          <w:rPr>
            <w:rtl/>
          </w:rPr>
          <w:t xml:space="preserve">לתפוס</w:t>
        </w:r>
      </w:ins>
      <w:del w:id="90600" w:author="מנוע סמנטי" w:date="2026-10-05T11:39:44Z">
        <w:r>
          <w:rPr>
            <w:rtl/>
          </w:rPr>
          <w:delText xml:space="preserve">למיתפס</w:delText>
        </w:r>
      </w:del>
      <w:r>
        <w:rPr>
          <w:rtl/>
        </w:rPr>
        <w:t xml:space="preserve"> פדיונן</w:t>
      </w:r>
      <w:r w:rsidR="0057284B">
        <w:rPr>
          <w:rtl/>
        </w:rPr>
        <w:t>.</w:t>
      </w:r>
    </w:p>
    <w:p w14:paraId="551F480C" w14:textId="77777777" w:rsidR="00115694" w:rsidRDefault="00115694" w:rsidP="00F63065">
      <w:pPr>
        <w:rPr>
          <w:del w:id="90561" w:author="מנוע עיצוב" w:date="2026-10-05T11:33:53Z"/>
          <w:rtl/>
        </w:rPr>
      </w:pPr>
    </w:p>
    <w:p>
      <w:pPr>
        <w:pStyle w:val="38"/>
        <w:rPr>
          <w:ins w:id="99242" w:author="מנוע מכני" w:date="2026-10-05T11:32:12Z"/>
        </w:rPr>
      </w:pPr>
      <w:ins w:id="93319" w:author="מנוע מכני" w:date="2026-10-05T11:32:12Z">
        <w:r>
          <w:t xml:space="preserve">אמרו</w:t>
        </w:r>
      </w:ins>
      <w:del w:id="93320" w:author="מנוע מכני" w:date="2026-10-05T11:32:12Z">
        <w:r>
          <w:delText xml:space="preserve">אמרי</w:delText>
        </w:r>
      </w:del>
      <w:r>
        <w:t xml:space="preserve"> במערבא מ</w:t>
      </w:r>
      <w:r w:rsidR="00AF4AF2">
        <w:t xml:space="preserve">ד</w:t>
      </w:r>
      <w:ins w:id="90787" w:author="מנוע מכני" w:date="2026-10-05T11:32:12Z">
        <w:r>
          <w:t xml:space="preserve">ר"ח</w:t>
        </w:r>
      </w:ins>
      <w:del w:id="90788" w:author="מנוע מכני" w:date="2026-10-05T11:32:12Z">
        <w:r w:rsidR="00AF4AF2">
          <w:delText xml:space="preserve">ר''ח</w:delText>
        </w:r>
      </w:del>
      <w:r>
        <w:t xml:space="preserve">:</w:t>
      </w:r>
    </w:p>
    <w:p w14:paraId="2C1BE9EC" w14:textId="77777777" w:rsidR="00AF4AF2" w:rsidRDefault="00F63065" w:rsidP="008A0B3D">
      <w:pPr>
        <w:rPr>
          <w:rtl/>
        </w:rPr>
      </w:pPr>
      <w:del w:id="992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סמוך לפדיון אמן מתפיסן לשם אותו זבח</w:t>
      </w:r>
      <w:ins w:id="96151" w:author="מנוע מכני" w:date="2026-10-05T11:32:12Z">
        <w:r>
          <w:rPr>
            <w:rtl/>
          </w:rPr>
          <w:t xml:space="preserve">,</w:t>
        </w:r>
      </w:ins>
      <w:del w:id="96152" w:author="מנוע מכני" w:date="2026-10-05T11:32:12Z">
        <w:r w:rsidR="000B5F7F">
          <w:rPr>
            <w:rtl/>
          </w:rPr>
          <w:delText xml:space="preserve">;</w:delText>
        </w:r>
      </w:del>
    </w:p>
    <w:p w14:paraId="45E9DC59" w14:textId="77777777" w:rsidR="00B874E6" w:rsidRDefault="00A43D09" w:rsidP="00A43D09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>טעמא</w:t>
      </w:r>
      <w:r>
        <w:rPr>
          <w:rFonts w:hint="cs"/>
          <w:rtl/>
        </w:rPr>
        <w:t xml:space="preserve">: </w:t>
      </w:r>
      <w:r>
        <w:rPr>
          <w:rFonts w:hint="cs"/>
          <w:rtl/>
        </w:rPr>
        <w:t xml:space="preserve">א</w:t>
      </w:r>
      <w:r w:rsidR="00F63065">
        <w:rPr>
          <w:rtl/>
        </w:rPr>
        <w:t xml:space="preserve">מר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לוי: גזירה שמא יגדל מהן עדרים עדרים</w:t>
      </w:r>
      <w:r w:rsidR="0057284B">
        <w:rPr>
          <w:rtl/>
        </w:rPr>
        <w:t>.</w:t>
      </w:r>
    </w:p>
    <w:p>
      <w:pPr>
        <w:pStyle w:val="38"/>
        <w:rPr>
          <w:ins w:id="99244" w:author="מנוע מכני" w:date="2026-10-05T11:32:12Z"/>
        </w:rPr>
      </w:pPr>
      <w:r w:rsidRPr="0013268E">
        <w:t>בעא רבינא מרב ששת:</w:t>
      </w:r>
    </w:p>
    <w:p w14:paraId="37B72577" w14:textId="77777777" w:rsidR="00115694" w:rsidRDefault="00F63065" w:rsidP="00A43D09">
      <w:pPr>
        <w:rPr>
          <w:rtl/>
        </w:rPr>
      </w:pPr>
      <w:del w:id="992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שמתפיסן לכל זבח שירצה? </w:t>
      </w:r>
      <w:r>
        <w:rPr>
          <w:rtl/>
        </w:rPr>
        <w:t xml:space="preserve">א"ל</w:t>
      </w:r>
      <w:r>
        <w:rPr>
          <w:rtl/>
        </w:rPr>
        <w:t xml:space="preserve">: אין מתפיסן</w:t>
      </w:r>
      <w:ins w:id="96153" w:author="מנוע מכני" w:date="2026-10-05T11:32:12Z">
        <w:r>
          <w:rPr>
            <w:rtl/>
          </w:rPr>
          <w:t xml:space="preserve">,</w:t>
        </w:r>
      </w:ins>
      <w:del w:id="961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46" w:author="מנוע מכני" w:date="2026-10-05T11:32:12Z"/>
        </w:rPr>
      </w:pPr>
      <w:ins w:id="90789" w:author="מנוע מכני" w:date="2026-10-05T11:32:12Z">
        <w:r>
          <w:t xml:space="preserve">מ"ט</w:t>
        </w:r>
      </w:ins>
      <w:del w:id="90790" w:author="מנוע מכני" w:date="2026-10-05T11:32:12Z">
        <w:r>
          <w:delText xml:space="preserve">מ''ט</w:delText>
        </w:r>
      </w:del>
      <w:r w:rsidR="00A43D09">
        <w:t>:</w:t>
      </w:r>
    </w:p>
    <w:p w14:paraId="082505A0" w14:textId="77777777" w:rsidR="00B874E6" w:rsidRDefault="00115694" w:rsidP="008A0B3D">
      <w:pPr>
        <w:rPr>
          <w:rtl/>
        </w:rPr>
      </w:pPr>
      <w:del w:id="99247" w:author="מנוע מכני" w:date="2026-10-05T11:32:12Z">
        <w:r w:rsidR="00F63065">
          <w:rPr>
            <w:rtl/>
          </w:rPr>
          <w:delText xml:space="preserve"> </w:delText>
        </w:r>
      </w:del>
      <w:r w:rsidR="008A0B3D">
        <w:rPr>
          <w:rFonts w:hint="cs"/>
          <w:rtl/>
        </w:rPr>
        <w:t>ד</w:t>
      </w:r>
      <w:r w:rsidR="00F63065">
        <w:rPr>
          <w:rtl/>
        </w:rPr>
        <w:t xml:space="preserve">גמר </w:t>
      </w:r>
      <w:r w:rsidR="00A43D09">
        <w:rPr>
          <w:rFonts w:hint="cs"/>
          <w:rtl/>
        </w:rPr>
        <w:t>'</w:t>
      </w:r>
      <w:ins w:id="90195" w:author="מנוע סמנטי" w:date="2026-10-05T11:39:44Z">
        <w:r>
          <w:rPr>
            <w:rStyle w:val="afffff0"/>
            <w:rtl/>
          </w:rPr>
          <w:t xml:space="preserve">בִּשְׁעָרֶיךָ בִּשְׁעָרֶיךָ</w:t>
        </w:r>
      </w:ins>
      <w:del w:id="90196" w:author="מנוע סמנטי" w:date="2026-10-05T11:39:44Z">
        <w:r w:rsidR="00F63065">
          <w:rPr>
            <w:rtl/>
          </w:rPr>
          <w:delText xml:space="preserve">בשעריך בשעריך</w:delText>
        </w:r>
      </w:del>
      <w:r w:rsidR="00A43D09">
        <w:rPr>
          <w:rFonts w:hint="cs"/>
          <w:rtl/>
        </w:rPr>
        <w:t>'</w:t>
      </w:r>
      <w:r w:rsidR="00A43D09">
        <w:rPr>
          <w:rtl/>
        </w:rPr>
        <w:t xml:space="preserve"> מבכור, מה בכור </w:t>
      </w:r>
      <w:r w:rsidR="00F63065">
        <w:rPr>
          <w:rtl/>
        </w:rPr>
        <w:t>אין מתפיסן לכל זבח שירצה, ד</w:t>
      </w:r>
      <w:r w:rsidR="00A43D09">
        <w:rPr>
          <w:rFonts w:hint="cs"/>
          <w:rtl/>
        </w:rPr>
        <w:t>'</w:t>
      </w:r>
      <w:ins w:id="90193" w:author="מנוע סמנטי" w:date="2026-10-05T11:39:44Z">
        <w:r>
          <w:rPr>
            <w:rStyle w:val="afffff0"/>
            <w:rtl/>
          </w:rPr>
          <w:t xml:space="preserve">אַךְ בְּכוֹר אֲשֶׁר יְבוּכַּר לַה</w:t>
        </w:r>
      </w:ins>
      <w:del w:id="90194" w:author="מנוע סמנטי" w:date="2026-10-05T11:39:44Z">
        <w:r w:rsidR="00F63065">
          <w:rPr>
            <w:rtl/>
          </w:rPr>
          <w:delText xml:space="preserve">אך בכור אשר יבוכר לה</w:delText>
        </w:r>
      </w:del>
      <w:r w:rsidR="00F63065">
        <w:rPr>
          <w:rtl/>
        </w:rPr>
        <w:t xml:space="preserve">' בבהמה וגו'</w:t>
      </w:r>
      <w:ins w:id="90191" w:author="מנוע סמנטי" w:date="2026-10-05T11:39:44Z">
        <w:r>
          <w:rPr>
            <w:rStyle w:val="afffff0"/>
            <w:rtl/>
          </w:rPr>
          <w:t xml:space="preserve"> לֹא יַקְדִּישׁ אִישׁ אוֹתוֹ</w:t>
        </w:r>
      </w:ins>
      <w:del w:id="90192" w:author="מנוע סמנטי" w:date="2026-10-05T11:39:44Z">
        <w:r w:rsidR="00F63065">
          <w:rPr>
            <w:rtl/>
          </w:rPr>
          <w:delText xml:space="preserve"> </w:delText>
        </w:r>
        <w:r w:rsidR="00F63065">
          <w:rPr>
            <w:rtl/>
          </w:rPr>
          <w:delText xml:space="preserve">לא</w:delText>
        </w:r>
        <w:r w:rsidR="00F63065">
          <w:rPr>
            <w:rtl/>
          </w:rPr>
          <w:delText xml:space="preserve"> יקדיש איש אותו</w:delText>
        </w:r>
      </w:del>
      <w:r w:rsidR="00A43D09">
        <w:rPr>
          <w:rFonts w:hint="cs"/>
          <w:rtl/>
        </w:rPr>
        <w:t>'</w:t>
      </w:r>
      <w:r w:rsidR="00A43D09">
        <w:rPr>
          <w:rtl/>
        </w:rPr>
        <w:t xml:space="preserve">, אף </w:t>
      </w:r>
      <w:ins w:id="94671" w:author="מנוע מכני" w:date="2026-10-05T11:32:12Z">
        <w:r>
          <w:rPr>
            <w:rtl/>
          </w:rPr>
          <w:t xml:space="preserve">אלו</w:t>
        </w:r>
      </w:ins>
      <w:del w:id="94672" w:author="מנוע מכני" w:date="2026-10-05T11:32:12Z">
        <w:r w:rsidR="00A43D09">
          <w:rPr>
            <w:rtl/>
          </w:rPr>
          <w:delText xml:space="preserve">הני</w:delText>
        </w:r>
      </w:del>
      <w:r w:rsidR="00F63065">
        <w:rPr>
          <w:rtl/>
        </w:rPr>
        <w:t xml:space="preserve"> אין מתפיסן לכל זבח שירצה</w:t>
      </w:r>
      <w:r w:rsidR="0057284B">
        <w:rPr>
          <w:rtl/>
        </w:rPr>
        <w:t>.</w:t>
      </w:r>
    </w:p>
    <w:p w14:paraId="0F5571DE" w14:textId="77777777" w:rsidR="00115694" w:rsidRDefault="00115694" w:rsidP="00F63065">
      <w:pPr>
        <w:rPr>
          <w:del w:id="90562" w:author="מנוע עיצוב" w:date="2026-10-05T11:33:53Z"/>
          <w:rtl/>
        </w:rPr>
      </w:pPr>
    </w:p>
    <w:p>
      <w:pPr>
        <w:pStyle w:val="38"/>
        <w:rPr>
          <w:ins w:id="99248" w:author="מנוע מכני" w:date="2026-10-05T11:32:12Z"/>
        </w:rPr>
      </w:pPr>
      <w:ins w:id="90791" w:author="מנוע מכני" w:date="2026-10-05T11:32:12Z">
        <w:r>
          <w:t xml:space="preserve">ת"כ</w:t>
        </w:r>
      </w:ins>
      <w:del w:id="90792" w:author="מנוע מכני" w:date="2026-10-05T11:32:12Z">
        <w:r>
          <w:delText xml:space="preserve">ת''כ</w:delText>
        </w:r>
      </w:del>
      <w:r>
        <w:t xml:space="preserve"> ד</w:t>
      </w:r>
      <w:ins w:id="90793" w:author="מנוע מכני" w:date="2026-10-05T11:32:12Z">
        <w:r>
          <w:t xml:space="preserve">ר"ש</w:t>
        </w:r>
      </w:ins>
      <w:del w:id="90794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5BFE019A" w14:textId="77777777" w:rsidR="008D132B" w:rsidRDefault="00115694" w:rsidP="00115694">
      <w:pPr>
        <w:rPr>
          <w:rtl/>
        </w:rPr>
      </w:pPr>
      <w:del w:id="992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קדשים שקדם מום קבוע להקדישן ונפדו - חייבין בבכורה ובמתנות</w:t>
      </w:r>
      <w:ins w:id="96155" w:author="מנוע מכני" w:date="2026-10-05T11:32:12Z">
        <w:r>
          <w:rPr>
            <w:rtl/>
          </w:rPr>
          <w:t xml:space="preserve">,</w:t>
        </w:r>
      </w:ins>
      <w:del w:id="96156" w:author="מנוע מכני" w:date="2026-10-05T11:32:12Z">
        <w:r w:rsidR="000B5F7F">
          <w:rPr>
            <w:rtl/>
          </w:rPr>
          <w:delText xml:space="preserve">;</w:delText>
        </w:r>
      </w:del>
    </w:p>
    <w:p w14:paraId="3A905460" w14:textId="77777777" w:rsidR="00B874E6" w:rsidRDefault="00F63065" w:rsidP="00115694">
      <w:pPr>
        <w:rPr>
          <w:rtl/>
        </w:rPr>
      </w:pPr>
      <w:r>
        <w:rPr>
          <w:rtl/>
        </w:rPr>
        <w:t>בין לפני פדיונן בין לאחר פדיונן, הגוזז והעובד בהן אינו סופג את הארבעים</w:t>
      </w:r>
      <w:r w:rsidR="0057284B">
        <w:rPr>
          <w:rtl/>
        </w:rPr>
        <w:t>.</w:t>
      </w:r>
    </w:p>
    <w:p w14:paraId="4E01C223" w14:textId="77777777" w:rsidR="00D935F7" w:rsidRDefault="00F63065" w:rsidP="00F63065">
      <w:pPr>
        <w:rPr>
          <w:rtl/>
        </w:rPr>
      </w:pPr>
      <w:r>
        <w:rPr>
          <w:rtl/>
        </w:rPr>
        <w:t xml:space="preserve">בין לפני פדיונן בין לאחר פדיונן - אין עושין תמורה, </w:t>
      </w:r>
    </w:p>
    <w:p w14:paraId="34819BB2" w14:textId="77777777" w:rsidR="008A0B3D" w:rsidRDefault="00F63065" w:rsidP="008A0B3D">
      <w:pPr>
        <w:rPr>
          <w:rtl/>
        </w:rPr>
      </w:pPr>
      <w:r>
        <w:rPr>
          <w:rtl/>
        </w:rPr>
        <w:t xml:space="preserve">ולפני פדיונן - מועלין בהן, ולאחר פדיונן - אין מועלין בהן, </w:t>
      </w:r>
    </w:p>
    <w:p w14:paraId="6B3ED37A" w14:textId="77777777" w:rsidR="008D132B" w:rsidRDefault="00F63065" w:rsidP="008A0B3D">
      <w:pPr>
        <w:rPr>
          <w:rtl/>
        </w:rPr>
      </w:pPr>
      <w:r>
        <w:rPr>
          <w:rtl/>
        </w:rPr>
        <w:t xml:space="preserve">וולדותיהן חול, ונפדין תמימים, ומתפיסן לכל זבח שירצה, </w:t>
      </w:r>
    </w:p>
    <w:p w14:paraId="6443EB06" w14:textId="77777777" w:rsidR="00B874E6" w:rsidRDefault="00F63065" w:rsidP="00F63065">
      <w:pPr>
        <w:rPr>
          <w:rtl/>
        </w:rPr>
      </w:pPr>
      <w:r>
        <w:rPr>
          <w:rtl/>
        </w:rPr>
        <w:t>כללו של דבר: הרי הן כחולין לכל דבריהם, אין לך בהם אלא מצות עלוי בלבד</w:t>
      </w:r>
      <w:r w:rsidR="0057284B">
        <w:rPr>
          <w:rtl/>
        </w:rPr>
        <w:t>.</w:t>
      </w:r>
    </w:p>
    <w:p w14:paraId="1C9C4130" w14:textId="77777777" w:rsidR="00D935F7" w:rsidRDefault="00D935F7" w:rsidP="00F63065">
      <w:pPr>
        <w:rPr>
          <w:del w:id="90563" w:author="מנוע עיצוב" w:date="2026-10-05T11:33:53Z"/>
          <w:rtl/>
        </w:rPr>
      </w:pPr>
    </w:p>
    <w:p w14:paraId="317D9984" w14:textId="77777777" w:rsidR="008A0B3D" w:rsidRDefault="00F63065" w:rsidP="00F63065">
      <w:pPr>
        <w:rPr>
          <w:rtl/>
        </w:rPr>
      </w:pPr>
      <w:r>
        <w:rPr>
          <w:rtl/>
        </w:rPr>
        <w:t xml:space="preserve">אבל קדם הקדישן את מומן, או מום עובר להקדישן ולאחר מכאן נולד מום קבוע, ונפדו - פטורין מן הבכורה ומן המתנות, בין לפני פדיונן בין לאחר פדיונן </w:t>
      </w:r>
    </w:p>
    <w:p w14:paraId="3A7736F1" w14:textId="77777777" w:rsidR="008A0B3D" w:rsidRDefault="00F63065" w:rsidP="00F63065">
      <w:pPr>
        <w:rPr>
          <w:rtl/>
        </w:rPr>
      </w:pPr>
      <w:r>
        <w:rPr>
          <w:rtl/>
        </w:rPr>
        <w:t xml:space="preserve">הגוזז והעובד בהן סופג את הארבעים, ובין לפני פדיונן בין לאחר פדיונן - עושין תמורה, </w:t>
      </w:r>
    </w:p>
    <w:p w14:paraId="0A839B2A" w14:textId="77777777" w:rsidR="008A0B3D" w:rsidRDefault="00F63065" w:rsidP="00BC4E1B">
      <w:pPr>
        <w:rPr>
          <w:rtl/>
        </w:rPr>
      </w:pPr>
      <w:r>
        <w:rPr>
          <w:rtl/>
        </w:rPr>
        <w:t>לפני פדיו</w:t>
      </w:r>
      <w:r w:rsidR="008A0B3D">
        <w:rPr>
          <w:rtl/>
        </w:rPr>
        <w:t xml:space="preserve">נן - מועלין בהן, ולאחר פדיונן </w:t>
      </w:r>
      <w:r>
        <w:rPr>
          <w:rtl/>
        </w:rPr>
        <w:t xml:space="preserve">אין מועלין בהן, וולדותיהן קודש, </w:t>
      </w:r>
    </w:p>
    <w:p w14:paraId="75E4450A" w14:textId="77777777" w:rsidR="008A0B3D" w:rsidRDefault="00F63065" w:rsidP="00F63065">
      <w:pPr>
        <w:rPr>
          <w:rtl/>
        </w:rPr>
      </w:pPr>
      <w:r>
        <w:rPr>
          <w:rtl/>
        </w:rPr>
        <w:lastRenderedPageBreak/>
        <w:t xml:space="preserve">ואין ניפדין תמימין, ואין מתפיסן לכל זבח שירצה, </w:t>
      </w:r>
    </w:p>
    <w:p w14:paraId="513985F8" w14:textId="77777777" w:rsidR="00B874E6" w:rsidRDefault="00F63065" w:rsidP="00F63065">
      <w:pPr>
        <w:rPr>
          <w:rtl/>
        </w:rPr>
      </w:pPr>
      <w:r>
        <w:rPr>
          <w:rtl/>
        </w:rPr>
        <w:t>כללו של דבר: הרי הן כהקדש לכל דבריהם, ואין לך בהן אלא היתר אכילה בלבד</w:t>
      </w:r>
      <w:r w:rsidR="0057284B">
        <w:rPr>
          <w:rtl/>
        </w:rPr>
        <w:t>.</w:t>
      </w:r>
    </w:p>
    <w:p w14:paraId="26D56651" w14:textId="77777777" w:rsidR="008A0B3D" w:rsidRDefault="00F63065" w:rsidP="00F63065">
      <w:pPr>
        <w:rPr>
          <w:rtl/>
        </w:rPr>
      </w:pPr>
      <w:r>
        <w:rPr>
          <w:rtl/>
        </w:rPr>
        <w:t xml:space="preserve">כללו של דבר דרישא - לאתויי שוחטן בחוץ דפטור, </w:t>
      </w:r>
    </w:p>
    <w:p w14:paraId="63C3087E" w14:textId="77777777" w:rsidR="00B874E6" w:rsidRDefault="00F63065" w:rsidP="008A0B3D">
      <w:pPr>
        <w:rPr>
          <w:rtl/>
        </w:rPr>
      </w:pPr>
      <w:r>
        <w:rPr>
          <w:rtl/>
        </w:rPr>
        <w:t>כללו של דבר דסיפא - לאתויי חלבו</w:t>
      </w:r>
      <w:r w:rsidR="0057284B">
        <w:rPr>
          <w:rtl/>
        </w:rPr>
        <w:t>.</w:t>
      </w:r>
    </w:p>
    <w:p w14:paraId="4C29A629" w14:textId="77777777" w:rsidR="008A0B3D" w:rsidRDefault="008A0B3D" w:rsidP="008A0B3D">
      <w:pPr>
        <w:pStyle w:val="afff0"/>
        <w:framePr w:wrap="around"/>
        <w:rPr>
          <w:rtl/>
        </w:rPr>
      </w:pPr>
      <w:r>
        <w:rPr>
          <w:rFonts w:hint="cs"/>
          <w:rtl/>
        </w:rPr>
        <w:t>טז.</w:t>
      </w:r>
    </w:p>
    <w:p w14:paraId="74D84B4F" w14:textId="77777777" w:rsidR="00BC4E1B" w:rsidRDefault="00BC4E1B" w:rsidP="00F63065">
      <w:pPr>
        <w:rPr>
          <w:del w:id="90564" w:author="מנוע עיצוב" w:date="2026-10-05T11:33:53Z"/>
          <w:rtl/>
        </w:rPr>
      </w:pPr>
    </w:p>
    <w:p>
      <w:pPr>
        <w:pStyle w:val="38"/>
        <w:rPr>
          <w:ins w:id="99250" w:author="מנוע מכני" w:date="2026-10-05T11:32:12Z"/>
        </w:rPr>
      </w:pPr>
      <w:r>
        <w:t xml:space="preserve">אמר</w:t>
      </w:r>
      <w:r>
        <w:t xml:space="preserve"> מר:</w:t>
      </w:r>
    </w:p>
    <w:p w14:paraId="28CDFC6D" w14:textId="77777777" w:rsidR="00BC4E1B" w:rsidRDefault="00F63065" w:rsidP="00F63065">
      <w:pPr>
        <w:rPr>
          <w:rtl/>
        </w:rPr>
      </w:pPr>
      <w:del w:id="992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נפדין תמימין ואין מתפיסן לכל זבח שירצה, </w:t>
      </w:r>
    </w:p>
    <w:p w14:paraId="0159BCA4" w14:textId="77777777" w:rsidR="00BC4E1B" w:rsidRDefault="00F63065" w:rsidP="00F63065">
      <w:pPr>
        <w:rPr>
          <w:rtl/>
        </w:rPr>
      </w:pPr>
      <w:r>
        <w:rPr>
          <w:rtl/>
        </w:rPr>
        <w:t xml:space="preserve">תמימים הוא דלא מיפרקי, הא בעלי מומין מיפרקי, </w:t>
      </w:r>
    </w:p>
    <w:p w14:paraId="6AA6874A" w14:textId="77777777" w:rsidR="00BC4E1B" w:rsidRDefault="00F63065" w:rsidP="00BC4E1B">
      <w:pPr>
        <w:rPr>
          <w:rtl/>
        </w:rPr>
      </w:pPr>
      <w:r>
        <w:rPr>
          <w:rtl/>
        </w:rPr>
        <w:t xml:space="preserve">לכל שירצה הוא דאין מתפיסן, הא לאותו זבח - מתפיסן, </w:t>
      </w:r>
      <w:r w:rsidR="00BC4E1B">
        <w:rPr>
          <w:rFonts w:hint="cs"/>
          <w:rtl/>
        </w:rPr>
        <w:t xml:space="preserve">ובהכרח דמיירי </w:t>
      </w:r>
      <w:r>
        <w:rPr>
          <w:rtl/>
        </w:rPr>
        <w:t xml:space="preserve">במומן, </w:t>
      </w:r>
    </w:p>
    <w:p>
      <w:pPr>
        <w:pStyle w:val="38"/>
        <w:rPr>
          <w:ins w:id="99252" w:author="מנוע מכני" w:date="2026-10-05T11:32:12Z"/>
        </w:rPr>
      </w:pPr>
      <w:r>
        <w:t xml:space="preserve">ולא הוי תיובתא ד</w:t>
      </w:r>
      <w:ins w:id="90795" w:author="מנוע מכני" w:date="2026-10-05T11:32:12Z">
        <w:r>
          <w:t xml:space="preserve">ר"ה</w:t>
        </w:r>
      </w:ins>
      <w:del w:id="90796" w:author="מנוע מכני" w:date="2026-10-05T11:32:12Z">
        <w:r>
          <w:delText xml:space="preserve">ר''ה</w:delText>
        </w:r>
      </w:del>
      <w:r>
        <w:t xml:space="preserve">:</w:t>
      </w:r>
    </w:p>
    <w:p w14:paraId="11A10611" w14:textId="77777777" w:rsidR="00BC4E1B" w:rsidRDefault="00BC4E1B" w:rsidP="00BC4E1B">
      <w:pPr>
        <w:rPr>
          <w:rtl/>
        </w:rPr>
      </w:pPr>
      <w:del w:id="992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ה"ה </w:t>
      </w:r>
      <w:ins w:id="92807" w:author="מנוע מכני" w:date="2026-10-05T11:32:12Z">
        <w:r>
          <w:rPr>
            <w:rtl/>
          </w:rPr>
          <w:t xml:space="preserve">דאפי'</w:t>
        </w:r>
      </w:ins>
      <w:del w:id="92808" w:author="מנוע מכני" w:date="2026-10-05T11:32:12Z">
        <w:r w:rsidR="00F63065">
          <w:rPr>
            <w:rtl/>
          </w:rPr>
          <w:delText xml:space="preserve">דאפילו</w:delText>
        </w:r>
      </w:del>
      <w:r w:rsidR="00F63065">
        <w:rPr>
          <w:rtl/>
        </w:rPr>
        <w:t xml:space="preserve"> בעלי מומין אין נפדין, </w:t>
      </w:r>
    </w:p>
    <w:p w14:paraId="6972737E" w14:textId="77777777" w:rsidR="00BC4E1B" w:rsidRDefault="00F63065" w:rsidP="00BC4E1B">
      <w:pPr>
        <w:rPr>
          <w:rtl/>
        </w:rPr>
      </w:pPr>
      <w:r>
        <w:rPr>
          <w:rtl/>
        </w:rPr>
        <w:t xml:space="preserve">ואיידי דתנא רישא נפדין תמימים, תנא </w:t>
      </w:r>
      <w:ins w:id="93321" w:author="מנוע מכני" w:date="2026-10-05T11:32:12Z">
        <w:r>
          <w:rPr>
            <w:rtl/>
          </w:rPr>
          <w:t xml:space="preserve">גם</w:t>
        </w:r>
      </w:ins>
      <w:del w:id="933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סיפא אין נפדין תמימים, </w:t>
      </w:r>
    </w:p>
    <w:p w14:paraId="66C5A740" w14:textId="77777777" w:rsidR="00B874E6" w:rsidRDefault="00F63065" w:rsidP="00BC4E1B">
      <w:pPr>
        <w:rPr>
          <w:rtl/>
        </w:rPr>
      </w:pPr>
      <w:r>
        <w:rPr>
          <w:rtl/>
        </w:rPr>
        <w:t xml:space="preserve">ואיידי דתנא רישא לכל זבח שירצה, תנא </w:t>
      </w:r>
      <w:ins w:id="93323" w:author="מנוע מכני" w:date="2026-10-05T11:32:12Z">
        <w:r>
          <w:rPr>
            <w:rtl/>
          </w:rPr>
          <w:t xml:space="preserve">גם</w:t>
        </w:r>
      </w:ins>
      <w:del w:id="9332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סיפא לכל זבח שירצה</w:t>
      </w:r>
      <w:r w:rsidR="0057284B">
        <w:rPr>
          <w:rtl/>
        </w:rPr>
        <w:t>.</w:t>
      </w:r>
    </w:p>
    <w:p w14:paraId="47AE3377" w14:textId="77777777" w:rsidR="00BC4E1B" w:rsidRDefault="00BC4E1B" w:rsidP="00F63065">
      <w:pPr>
        <w:rPr>
          <w:del w:id="90565" w:author="מנוע עיצוב" w:date="2026-10-05T11:33:53Z"/>
          <w:rtl/>
        </w:rPr>
      </w:pPr>
    </w:p>
    <w:p w14:paraId="00F947AF" w14:textId="77777777" w:rsidR="00B874E6" w:rsidRDefault="00F63065" w:rsidP="000756FE">
      <w:pPr>
        <w:pStyle w:val="afffd"/>
        <w:rPr>
          <w:rtl/>
        </w:rPr>
      </w:pPr>
      <w:r>
        <w:rPr>
          <w:rtl/>
        </w:rPr>
        <w:t>והשוחטן בחוץ פטור</w:t>
      </w:r>
      <w:r w:rsidR="0057284B">
        <w:rPr>
          <w:rtl/>
        </w:rPr>
        <w:t>.</w:t>
      </w:r>
    </w:p>
    <w:p>
      <w:pPr>
        <w:pStyle w:val="38"/>
        <w:rPr>
          <w:ins w:id="99254" w:author="מנוע מכני" w:date="2026-10-05T11:32:12Z"/>
        </w:rPr>
      </w:pPr>
      <w:ins w:id="92809" w:author="מנוע מכני" w:date="2026-10-05T11:32:12Z">
        <w:r>
          <w:t xml:space="preserve">ר"ה</w:t>
        </w:r>
      </w:ins>
      <w:del w:id="92810" w:author="מנוע מכני" w:date="2026-10-05T11:32:12Z">
        <w:r>
          <w:delText xml:space="preserve">רב הונא</w:delText>
        </w:r>
      </w:del>
      <w:r>
        <w:t xml:space="preserve"> מתני:</w:t>
      </w:r>
    </w:p>
    <w:p w14:paraId="763FA3D1" w14:textId="77777777" w:rsidR="00B874E6" w:rsidRDefault="00F63065" w:rsidP="00F63065">
      <w:pPr>
        <w:rPr>
          <w:rtl/>
        </w:rPr>
      </w:pPr>
      <w:del w:id="992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חייב, ומוקים ל</w:t>
      </w:r>
      <w:r w:rsidR="000756FE">
        <w:rPr>
          <w:rtl/>
        </w:rPr>
        <w:t xml:space="preserve">ה בדוקין שבעין, ואליבא </w:t>
      </w:r>
      <w:r w:rsidR="000756FE">
        <w:rPr>
          <w:rStyle w:val="2fb"/>
          <w:rtl/>
        </w:rPr>
        <w:t xml:space="preserve">דר"ע</w:t>
      </w:r>
      <w:r>
        <w:rPr>
          <w:rtl/>
        </w:rPr>
        <w:t xml:space="preserve">: </w:t>
      </w:r>
      <w:r w:rsidR="000756FE">
        <w:rPr>
          <w:rFonts w:hint="cs"/>
          <w:rtl/>
        </w:rPr>
        <w:t>ד</w:t>
      </w:r>
      <w:r>
        <w:rPr>
          <w:rtl/>
        </w:rPr>
        <w:t xml:space="preserve">אם עלו - </w:t>
      </w:r>
      <w:r>
        <w:rPr>
          <w:rtl/>
        </w:rPr>
        <w:t xml:space="preserve">לא</w:t>
      </w:r>
      <w:r>
        <w:rPr>
          <w:rtl/>
        </w:rPr>
        <w:t xml:space="preserve"> ירדו</w:t>
      </w:r>
      <w:r w:rsidR="0057284B">
        <w:rPr>
          <w:rtl/>
        </w:rPr>
        <w:t>.</w:t>
      </w:r>
    </w:p>
    <w:p w14:paraId="027C7F51" w14:textId="77777777" w:rsidR="000756FE" w:rsidRDefault="00F63065" w:rsidP="00F63065">
      <w:pPr>
        <w:rPr>
          <w:rtl/>
        </w:rPr>
      </w:pPr>
      <w:r>
        <w:rPr>
          <w:rtl/>
        </w:rPr>
        <w:t xml:space="preserve">בין לפני פדיונו בין לאחר פדיונו עושה תמורה: </w:t>
      </w:r>
    </w:p>
    <w:p>
      <w:pPr>
        <w:pStyle w:val="38"/>
        <w:rPr>
          <w:ins w:id="99256" w:author="מנוע מכני" w:date="2026-10-05T11:32:12Z"/>
        </w:rPr>
      </w:pPr>
      <w:r>
        <w:t xml:space="preserve">א</w:t>
      </w:r>
      <w:ins w:id="90797" w:author="מנוע מכני" w:date="2026-10-05T11:32:12Z">
        <w:r>
          <w:t xml:space="preserve">ר"נ</w:t>
        </w:r>
      </w:ins>
      <w:del w:id="90798" w:author="מנוע מכני" w:date="2026-10-05T11:32:12Z">
        <w:r>
          <w:delText xml:space="preserve">ר''נ</w:delText>
        </w:r>
      </w:del>
      <w:r>
        <w:t xml:space="preserve"> מר</w:t>
      </w:r>
      <w:ins w:id="90799" w:author="מנוע מכני" w:date="2026-10-05T11:32:12Z">
        <w:r>
          <w:t xml:space="preserve">ב"א</w:t>
        </w:r>
      </w:ins>
      <w:del w:id="9080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D2D0523" w14:textId="77777777" w:rsidR="000756FE" w:rsidRDefault="000756FE" w:rsidP="000756FE">
      <w:pPr>
        <w:rPr>
          <w:rtl/>
        </w:rPr>
      </w:pPr>
      <w:del w:id="992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ותמורתו לאחר פדיונו מתה, </w:t>
      </w:r>
    </w:p>
    <w:p w14:paraId="432B1132" w14:textId="77777777" w:rsidR="000756FE" w:rsidRDefault="000756FE" w:rsidP="000756FE">
      <w:pPr>
        <w:rPr>
          <w:rtl/>
        </w:rPr>
      </w:pPr>
      <w:r>
        <w:rPr>
          <w:rFonts w:hint="cs"/>
          <w:rtl/>
        </w:rPr>
        <w:t xml:space="preserve">ד</w:t>
      </w:r>
      <w:ins w:id="90801" w:author="מנוע מכני" w:date="2026-10-05T11:32:12Z">
        <w:r>
          <w:rPr>
            <w:rFonts w:hint="cs"/>
            <w:rtl/>
          </w:rPr>
          <w:t xml:space="preserve">א"א</w:t>
        </w:r>
      </w:ins>
      <w:del w:id="90802" w:author="מנוע מכני" w:date="2026-10-05T11:32:12Z">
        <w:r>
          <w:rPr>
            <w:rFonts w:hint="cs"/>
            <w:rtl/>
          </w:rPr>
          <w:delText xml:space="preserve">א''א</w:delText>
        </w:r>
      </w:del>
      <w:ins w:id="96157" w:author="מנוע מכני" w:date="2026-10-05T11:32:12Z">
        <w:r>
          <w:rPr>
            <w:rFonts w:hint="cs"/>
            <w:rtl/>
          </w:rPr>
          <w:t xml:space="preserve"> </w:t>
        </w:r>
      </w:ins>
      <w:del w:id="9615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להקריב דמכח </w:t>
      </w:r>
      <w:r w:rsidR="00F63065">
        <w:rPr>
          <w:rtl/>
        </w:rPr>
        <w:t>קדושה דחויה</w:t>
      </w:r>
      <w:r>
        <w:rPr>
          <w:rFonts w:hint="cs"/>
          <w:rtl/>
        </w:rPr>
        <w:t xml:space="preserve"> באה ו</w:t>
      </w:r>
      <w:ins w:id="90803" w:author="מנוע מכני" w:date="2026-10-05T11:32:12Z">
        <w:r>
          <w:rPr>
            <w:rFonts w:hint="cs"/>
            <w:rtl/>
          </w:rPr>
          <w:t xml:space="preserve">א"א</w:t>
        </w:r>
      </w:ins>
      <w:del w:id="90804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לפדות שא</w:t>
      </w:r>
      <w:ins w:id="90805" w:author="מנוע מכני" w:date="2026-10-05T11:32:12Z">
        <w:r>
          <w:rPr>
            <w:rFonts w:hint="cs"/>
            <w:rtl/>
          </w:rPr>
          <w:t xml:space="preserve">י"ז</w:t>
        </w:r>
      </w:ins>
      <w:del w:id="90806" w:author="מנוע מכני" w:date="2026-10-05T11:32:12Z">
        <w:r>
          <w:rPr>
            <w:rFonts w:hint="cs"/>
            <w:rtl/>
          </w:rPr>
          <w:delText xml:space="preserve">י''ז</w:delText>
        </w:r>
      </w:del>
      <w:r>
        <w:rPr>
          <w:rFonts w:hint="cs"/>
          <w:rtl/>
        </w:rPr>
        <w:t xml:space="preserve"> חזק להתפיס פדיונה </w:t>
      </w:r>
      <w:ins w:id="94673" w:author="מנוע מכני" w:date="2026-10-05T11:32:12Z">
        <w:r>
          <w:rPr>
            <w:rFonts w:hint="cs"/>
            <w:rtl/>
          </w:rPr>
          <w:t xml:space="preserve">לכך</w:t>
        </w:r>
      </w:ins>
      <w:del w:id="94674" w:author="מנוע מכני" w:date="2026-10-05T11:32:12Z">
        <w:r>
          <w:rPr>
            <w:rFonts w:hint="cs"/>
            <w:rtl/>
          </w:rPr>
          <w:delText xml:space="preserve">להכי</w:delText>
        </w:r>
      </w:del>
      <w:r>
        <w:rPr>
          <w:rFonts w:hint="cs"/>
          <w:rtl/>
        </w:rPr>
        <w:t xml:space="preserve"> מתה </w:t>
      </w:r>
    </w:p>
    <w:p>
      <w:pPr>
        <w:pStyle w:val="38"/>
        <w:rPr>
          <w:ins w:id="99258" w:author="מנוע מכני" w:date="2026-10-05T11:32:12Z"/>
        </w:rPr>
      </w:pPr>
      <w:r>
        <w:t xml:space="preserve">ו</w:t>
      </w:r>
      <w:ins w:id="90807" w:author="מנוע מכני" w:date="2026-10-05T11:32:12Z">
        <w:r>
          <w:t xml:space="preserve">א"א</w:t>
        </w:r>
      </w:ins>
    </w:p>
    <w:p w14:paraId="663F70EC" w14:textId="77777777" w:rsidR="004240E5" w:rsidRDefault="000756FE" w:rsidP="004240E5">
      <w:pPr>
        <w:rPr>
          <w:rtl/>
        </w:rPr>
      </w:pPr>
      <w:del w:id="90808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9925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לאכלה במומה לבעלים </w:t>
      </w:r>
      <w:r w:rsidR="004240E5">
        <w:rPr>
          <w:rFonts w:hint="cs"/>
          <w:rtl/>
        </w:rPr>
        <w:t xml:space="preserve">כתמורת בכור ומעשר </w:t>
      </w:r>
      <w:r>
        <w:rPr>
          <w:rFonts w:hint="cs"/>
          <w:rtl/>
        </w:rPr>
        <w:t xml:space="preserve">דזה שם אמו עליו וזה שם אמו עליו זה כולו תמורת בכור ומעשר מיקרי </w:t>
      </w:r>
    </w:p>
    <w:p w14:paraId="2ADBEBB2" w14:textId="77777777" w:rsidR="004240E5" w:rsidRDefault="0013268E" w:rsidP="0013268E">
      <w:pPr>
        <w:pStyle w:val="021"/>
        <w:rPr>
          <w:rtl/>
        </w:rPr>
      </w:pPr>
      <w:r>
        <w:rPr>
          <w:rtl/>
        </w:rPr>
        <w:t xml:space="preserve">מה בכור ומעשר </w:t>
      </w:r>
      <w:r w:rsidR="00F63065">
        <w:rPr>
          <w:rtl/>
        </w:rPr>
        <w:t>במ</w:t>
      </w:r>
      <w:r>
        <w:rPr>
          <w:rtl/>
        </w:rPr>
        <w:t xml:space="preserve">ומן מיתאכלן לבעלים, אף תמורתן </w:t>
      </w:r>
      <w:r w:rsidR="00F63065">
        <w:rPr>
          <w:rtl/>
        </w:rPr>
        <w:t>מיתאכלא</w:t>
      </w:r>
      <w:r w:rsidR="004240E5">
        <w:rPr>
          <w:rFonts w:hint="cs"/>
          <w:rtl/>
        </w:rPr>
        <w:t xml:space="preserve"> </w:t>
      </w:r>
      <w:r w:rsidR="00F63065">
        <w:rPr>
          <w:rtl/>
        </w:rPr>
        <w:t xml:space="preserve">וזה שם אמו עליו, תמורת קדשים מיקריא, </w:t>
      </w:r>
    </w:p>
    <w:p w14:paraId="51EDDCF6" w14:textId="77777777" w:rsidR="00B874E6" w:rsidRDefault="004240E5" w:rsidP="0013268E">
      <w:pPr>
        <w:pStyle w:val="021"/>
        <w:rPr>
          <w:rtl/>
        </w:rPr>
      </w:pPr>
      <w:r>
        <w:rPr>
          <w:rtl/>
        </w:rPr>
        <w:t>מה קדשים</w:t>
      </w:r>
      <w:r w:rsidR="00F63065">
        <w:rPr>
          <w:rtl/>
        </w:rPr>
        <w:t xml:space="preserve"> </w:t>
      </w:r>
      <w:r w:rsidR="00F63065">
        <w:rPr>
          <w:rtl/>
        </w:rPr>
        <w:t xml:space="preserve">ל</w:t>
      </w:r>
      <w:r>
        <w:rPr>
          <w:rtl/>
        </w:rPr>
        <w:t xml:space="preserve">א</w:t>
      </w:r>
      <w:r>
        <w:rPr>
          <w:rtl/>
        </w:rPr>
        <w:t xml:space="preserve"> מיתכלי אלא בפדיון, אף תמורתן</w:t>
      </w:r>
      <w:r w:rsidR="00F63065">
        <w:rPr>
          <w:rtl/>
        </w:rPr>
        <w:t xml:space="preserve"> </w:t>
      </w:r>
      <w:ins w:id="93325" w:author="מנוע מכני" w:date="2026-10-05T11:32:12Z">
        <w:r>
          <w:rPr>
            <w:rtl/>
          </w:rPr>
          <w:t xml:space="preserve">גם</w:t>
        </w:r>
      </w:ins>
      <w:del w:id="9332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מיתכלי אלא בפדיון, ו</w:t>
      </w:r>
      <w:r>
        <w:rPr>
          <w:rFonts w:hint="cs"/>
          <w:rtl/>
        </w:rPr>
        <w:t>ל</w:t>
      </w:r>
      <w:r w:rsidR="00F63065">
        <w:rPr>
          <w:rtl/>
        </w:rPr>
        <w:t xml:space="preserve">א אלימא </w:t>
      </w:r>
      <w:ins w:id="90603" w:author="מנוע סמנטי" w:date="2026-10-05T11:39:44Z">
        <w:r>
          <w:rPr>
            <w:rtl/>
          </w:rPr>
          <w:t xml:space="preserve">לתפוס</w:t>
        </w:r>
      </w:ins>
      <w:del w:id="90604" w:author="מנוע סמנטי" w:date="2026-10-05T11:39:44Z">
        <w:r w:rsidR="00F63065">
          <w:rPr>
            <w:rtl/>
          </w:rPr>
          <w:delText xml:space="preserve">למיתפס</w:delText>
        </w:r>
      </w:del>
      <w:r w:rsidR="00F63065">
        <w:rPr>
          <w:rtl/>
        </w:rPr>
        <w:t xml:space="preserve"> פדיונה</w:t>
      </w:r>
      <w:r w:rsidR="0057284B">
        <w:rPr>
          <w:rtl/>
        </w:rPr>
        <w:t>.</w:t>
      </w:r>
    </w:p>
    <w:p w14:paraId="2D42A648" w14:textId="77777777" w:rsidR="004240E5" w:rsidRDefault="004240E5" w:rsidP="00F63065">
      <w:pPr>
        <w:rPr>
          <w:del w:id="90566" w:author="מנוע עיצוב" w:date="2026-10-05T11:33:53Z"/>
          <w:rtl/>
        </w:rPr>
      </w:pPr>
    </w:p>
    <w:p>
      <w:pPr>
        <w:pStyle w:val="38"/>
        <w:rPr>
          <w:ins w:id="99260" w:author="מנוע מכני" w:date="2026-10-05T11:32:12Z"/>
        </w:rPr>
      </w:pPr>
      <w:ins w:id="90809" w:author="מנוע מכני" w:date="2026-10-05T11:32:12Z">
        <w:r>
          <w:t xml:space="preserve">ת"כ</w:t>
        </w:r>
      </w:ins>
      <w:del w:id="90810" w:author="מנוע מכני" w:date="2026-10-05T11:32:12Z">
        <w:r>
          <w:delText xml:space="preserve">ת''כ</w:delText>
        </w:r>
      </w:del>
      <w:r>
        <w:t xml:space="preserve"> ד</w:t>
      </w:r>
      <w:ins w:id="90811" w:author="מנוע מכני" w:date="2026-10-05T11:32:12Z">
        <w:r>
          <w:t xml:space="preserve">ר"נ</w:t>
        </w:r>
      </w:ins>
      <w:del w:id="90812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70F1D49F" w14:textId="77777777" w:rsidR="004240E5" w:rsidRDefault="004240E5" w:rsidP="004240E5">
      <w:pPr>
        <w:rPr>
          <w:rtl/>
        </w:rPr>
      </w:pPr>
      <w:del w:id="992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לתמורת פסולי המוקדשין שמתה </w:t>
      </w:r>
      <w:ins w:id="90813" w:author="מנוע מכני" w:date="2026-10-05T11:32:12Z">
        <w:r>
          <w:rPr>
            <w:rFonts w:hint="cs"/>
            <w:rtl/>
          </w:rPr>
          <w:t xml:space="preserve">ת"ל</w:t>
        </w:r>
      </w:ins>
      <w:del w:id="90814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197" w:author="מנוע סמנטי" w:date="2026-10-05T11:39:44Z">
        <w:r>
          <w:rPr>
            <w:rStyle w:val="afffff0"/>
            <w:rtl/>
          </w:rPr>
          <w:t xml:space="preserve">מִמַּעֲלֵי הַגֵּרָה טָמֵא</w:t>
        </w:r>
      </w:ins>
      <w:del w:id="90198" w:author="מנוע סמנטי" w:date="2026-10-05T11:39:44Z">
        <w:r w:rsidR="00F63065">
          <w:rPr>
            <w:rtl/>
          </w:rPr>
          <w:delText xml:space="preserve">ממעלי הגרה טמא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</w:t>
      </w:r>
    </w:p>
    <w:p>
      <w:pPr>
        <w:pStyle w:val="38"/>
        <w:rPr>
          <w:ins w:id="99262" w:author="מנוע מכני" w:date="2026-10-05T11:32:12Z"/>
        </w:rPr>
      </w:pPr>
      <w:r>
        <w:t xml:space="preserve">והך</w:t>
      </w:r>
    </w:p>
    <w:p w14:paraId="0876C802" w14:textId="77777777" w:rsidR="004240E5" w:rsidRDefault="004240E5" w:rsidP="004240E5">
      <w:pPr>
        <w:rPr>
          <w:rtl/>
        </w:rPr>
      </w:pPr>
      <w:del w:id="9926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דחמש חטאות מתות </w:t>
      </w:r>
      <w:r>
        <w:rPr>
          <w:rtl/>
        </w:rPr>
        <w:t>–</w:t>
      </w:r>
      <w:r>
        <w:rPr>
          <w:rFonts w:hint="cs"/>
          <w:rtl/>
        </w:rPr>
        <w:t xml:space="preserve"> ממפריסי הטמא נפקא</w:t>
      </w:r>
    </w:p>
    <w:p>
      <w:pPr>
        <w:pStyle w:val="38"/>
        <w:rPr>
          <w:ins w:id="99264" w:author="מנוע מכני" w:date="2026-10-05T11:32:12Z"/>
        </w:rPr>
      </w:pPr>
      <w:r>
        <w:t>ו</w:t>
      </w:r>
      <w:r w:rsidR="00F63065">
        <w:t xml:space="preserve">ת</w:t>
      </w:r>
      <w:ins w:id="90815" w:author="מנוע מכני" w:date="2026-10-05T11:32:12Z">
        <w:r>
          <w:t xml:space="preserve">נ"ה</w:t>
        </w:r>
      </w:ins>
      <w:del w:id="90816" w:author="מנוע מכני" w:date="2026-10-05T11:32:12Z">
        <w:r w:rsidR="00F63065">
          <w:delText xml:space="preserve">נ</w:delText>
        </w:r>
        <w:r w:rsidR="004240E5">
          <w:delText xml:space="preserve">''ה</w:delText>
        </w:r>
      </w:del>
      <w:r w:rsidR="00F63065">
        <w:t xml:space="preserve">:</w:t>
      </w:r>
    </w:p>
    <w:p w14:paraId="4FE3AC19" w14:textId="77777777" w:rsidR="004240E5" w:rsidRDefault="0007083C" w:rsidP="004240E5">
      <w:pPr>
        <w:rPr>
          <w:rtl/>
        </w:rPr>
      </w:pPr>
      <w:del w:id="992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לחמש חטאות מתות </w:t>
      </w:r>
      <w:r w:rsidR="004240E5">
        <w:rPr>
          <w:rtl/>
        </w:rPr>
        <w:t>–</w:t>
      </w:r>
      <w:r w:rsidR="00F63065">
        <w:rPr>
          <w:rtl/>
        </w:rPr>
        <w:t xml:space="preserve"> </w:t>
      </w:r>
      <w:ins w:id="90817" w:author="מנוע מכני" w:date="2026-10-05T11:32:12Z">
        <w:r>
          <w:rPr>
            <w:rtl/>
          </w:rPr>
          <w:t xml:space="preserve">ת"ל</w:t>
        </w:r>
      </w:ins>
      <w:del w:id="90818" w:author="מנוע מכני" w:date="2026-10-05T11:32:12Z">
        <w:r w:rsidR="00F63065">
          <w:rPr>
            <w:rtl/>
          </w:rPr>
          <w:delText xml:space="preserve">ת</w:delText>
        </w:r>
        <w:r w:rsidR="004240E5">
          <w:rPr>
            <w:rFonts w:hint="cs"/>
            <w:rtl/>
          </w:rPr>
          <w:delText xml:space="preserve">''ל</w:delText>
        </w:r>
      </w:del>
      <w:r w:rsidR="00F63065">
        <w:rPr>
          <w:rtl/>
        </w:rPr>
        <w:t xml:space="preserve">: </w:t>
      </w:r>
      <w:r w:rsidR="004240E5">
        <w:rPr>
          <w:rFonts w:hint="cs"/>
          <w:rtl/>
        </w:rPr>
        <w:t>'</w:t>
      </w:r>
      <w:ins w:id="90199" w:author="מנוע סמנטי" w:date="2026-10-05T11:39:44Z">
        <w:r>
          <w:rPr>
            <w:rStyle w:val="afffff0"/>
            <w:rtl/>
          </w:rPr>
          <w:t xml:space="preserve">מִמַּפְרִיסֵי הַפַּרְסָה</w:t>
        </w:r>
      </w:ins>
      <w:del w:id="90200" w:author="מנוע סמנטי" w:date="2026-10-05T11:39:44Z">
        <w:r w:rsidR="00F63065">
          <w:rPr>
            <w:rtl/>
          </w:rPr>
          <w:delText xml:space="preserve">ממפריסי הפרסה</w:delText>
        </w:r>
      </w:del>
      <w:r w:rsidR="004240E5">
        <w:rPr>
          <w:rFonts w:hint="cs"/>
          <w:rtl/>
        </w:rPr>
        <w:t>'</w:t>
      </w:r>
      <w:r w:rsidR="00F63065">
        <w:rPr>
          <w:rtl/>
        </w:rPr>
        <w:t xml:space="preserve"> טמא</w:t>
      </w:r>
      <w:ins w:id="96159" w:author="מנוע מכני" w:date="2026-10-05T11:32:12Z">
        <w:r>
          <w:rPr>
            <w:rtl/>
          </w:rPr>
          <w:t xml:space="preserve">,</w:t>
        </w:r>
      </w:ins>
      <w:del w:id="96160" w:author="מנוע מכני" w:date="2026-10-05T11:32:12Z">
        <w:r w:rsidR="000B5F7F">
          <w:rPr>
            <w:rtl/>
          </w:rPr>
          <w:delText xml:space="preserve">;</w:delText>
        </w:r>
      </w:del>
    </w:p>
    <w:p w14:paraId="6C4E1DD6" w14:textId="77777777" w:rsidR="0007083C" w:rsidRDefault="0007083C" w:rsidP="0007083C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'ואיצטריך הלכתא דלמיתה ולא לרעייה</w:t>
      </w:r>
    </w:p>
    <w:p w14:paraId="0BDB8405" w14:textId="77777777" w:rsidR="0007083C" w:rsidRDefault="0007083C" w:rsidP="0007083C">
      <w:pPr>
        <w:rPr>
          <w:rtl/>
        </w:rPr>
      </w:pPr>
      <w:r>
        <w:rPr>
          <w:rtl/>
        </w:rPr>
        <w:tab/>
      </w:r>
      <w:ins w:id="98435" w:author="מנוע מכני" w:date="2026-10-05T11:32:12Z">
        <w:r>
          <w:rPr>
            <w:rFonts w:hint="cs"/>
            <w:rtl/>
          </w:rPr>
          <w:t xml:space="preserve">והוצרך</w:t>
        </w:r>
      </w:ins>
      <w:del w:id="98436" w:author="מנוע מכני" w:date="2026-10-05T11:32:12Z">
        <w:r>
          <w:rPr>
            <w:rFonts w:hint="cs"/>
            <w:rtl/>
          </w:rPr>
          <w:delText xml:space="preserve">ואיצטריך</w:delText>
        </w:r>
      </w:del>
      <w:r>
        <w:rPr>
          <w:rFonts w:hint="cs"/>
          <w:rtl/>
        </w:rPr>
        <w:t xml:space="preserve"> קרא </w:t>
      </w:r>
      <w:ins w:id="93327" w:author="מנוע מכני" w:date="2026-10-05T11:32:12Z">
        <w:r>
          <w:rPr>
            <w:rFonts w:hint="cs"/>
            <w:rtl/>
          </w:rPr>
          <w:t xml:space="preserve">מקום</w:t>
        </w:r>
      </w:ins>
      <w:del w:id="93328" w:author="מנוע מכני" w:date="2026-10-05T11:32:12Z">
        <w:r>
          <w:rPr>
            <w:rFonts w:hint="cs"/>
            <w:rtl/>
          </w:rPr>
          <w:delText xml:space="preserve">היכא</w:delText>
        </w:r>
      </w:del>
      <w:r>
        <w:rPr>
          <w:rFonts w:hint="cs"/>
          <w:rtl/>
        </w:rPr>
        <w:t xml:space="preserve"> דעבד איקרי ואכל </w:t>
      </w:r>
      <w:ins w:id="93329" w:author="מנוע מכני" w:date="2026-10-05T11:32:12Z">
        <w:r>
          <w:rPr>
            <w:rFonts w:hint="cs"/>
            <w:rtl/>
          </w:rPr>
          <w:t xml:space="preserve">יש</w:t>
        </w:r>
      </w:ins>
      <w:del w:id="93330" w:author="מנוע מכני" w:date="2026-10-05T11:32:12Z">
        <w:r>
          <w:rPr>
            <w:rFonts w:hint="cs"/>
            <w:rtl/>
          </w:rPr>
          <w:delText xml:space="preserve">איכא</w:delText>
        </w:r>
      </w:del>
      <w:r>
        <w:rPr>
          <w:rFonts w:hint="cs"/>
          <w:rtl/>
        </w:rPr>
        <w:t xml:space="preserve"> </w:t>
      </w:r>
      <w:ins w:id="93331" w:author="מנוע מכני" w:date="2026-10-05T11:32:12Z">
        <w:r>
          <w:rPr>
            <w:rFonts w:hint="cs"/>
            <w:rtl/>
          </w:rPr>
          <w:t xml:space="preserve">לא</w:t>
        </w:r>
      </w:ins>
      <w:del w:id="9333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9266" w:author="מנוע מכני" w:date="2026-10-05T11:32:12Z"/>
        </w:rPr>
      </w:pPr>
      <w:r>
        <w:t>וא</w:t>
      </w:r>
      <w:ins w:id="90819" w:author="מנוע מכני" w:date="2026-10-05T11:32:12Z">
        <w:r>
          <w:t xml:space="preserve">ב"א</w:t>
        </w:r>
      </w:ins>
      <w:del w:id="90820" w:author="מנוע מכני" w:date="2026-10-05T11:32:12Z">
        <w:r w:rsidR="0007083C">
          <w:delText xml:space="preserve">ב''א</w:delText>
        </w:r>
      </w:del>
      <w:r>
        <w:t xml:space="preserve">:</w:t>
      </w:r>
    </w:p>
    <w:p w14:paraId="7F646F3B" w14:textId="77777777" w:rsidR="00B874E6" w:rsidRDefault="00F63065" w:rsidP="0007083C">
      <w:pPr>
        <w:pStyle w:val="011"/>
        <w:rPr>
          <w:rtl/>
        </w:rPr>
      </w:pPr>
      <w:del w:id="992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לאקושי דבר הבא ממעלי גרה לדבר הבא ממפריסי הפרסה, מה להלן במיתה, אף כאן במיתה</w:t>
      </w:r>
      <w:r w:rsidR="0057284B">
        <w:rPr>
          <w:rtl/>
        </w:rPr>
        <w:t>.</w:t>
      </w:r>
    </w:p>
    <w:p w14:paraId="4B0C2C36" w14:textId="77777777" w:rsidR="0057284B" w:rsidRDefault="0057284B" w:rsidP="0057284B">
      <w:pPr>
        <w:pStyle w:val="affffd"/>
        <w:jc w:val="center"/>
        <w:rPr>
          <w:rtl/>
        </w:rPr>
        <w:pPrChange w:id="9038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61" w:author="מנוע מכני" w:date="2026-10-05T11:32:12Z">
        <w:r>
          <w:rPr>
            <w:rtl/>
          </w:rPr>
          <w:t xml:space="preserve"> </w:t>
        </w:r>
      </w:ins>
      <w:del w:id="961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63" w:author="מנוע מכני" w:date="2026-10-05T11:32:12Z">
        <w:r>
          <w:rPr>
            <w:rtl/>
          </w:rPr>
          <w:t xml:space="preserve"> </w:t>
        </w:r>
      </w:ins>
      <w:del w:id="961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D08DE2C" w14:textId="77777777" w:rsidR="00861B56" w:rsidRDefault="00861B56" w:rsidP="00861B56">
      <w:pPr>
        <w:pStyle w:val="afff0"/>
        <w:framePr w:wrap="around"/>
        <w:rPr>
          <w:rtl/>
        </w:rPr>
      </w:pPr>
      <w:r>
        <w:rPr>
          <w:rFonts w:hint="cs"/>
          <w:rtl/>
        </w:rPr>
        <w:t>טז:</w:t>
      </w:r>
    </w:p>
    <w:p w14:paraId="48400D8F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C54FD0A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 xml:space="preserve">המקבל צאן ברזל מן </w:t>
      </w:r>
      <w:r w:rsidR="00824319">
        <w:rPr>
          <w:rtl/>
        </w:rPr>
        <w:t>העכו"ם</w:t>
      </w:r>
      <w:r>
        <w:rPr>
          <w:rtl/>
        </w:rPr>
        <w:t xml:space="preserve"> ולדותיהן פטורין, ולדי ולדותיהן - חייבין</w:t>
      </w:r>
      <w:r w:rsidR="0057284B">
        <w:rPr>
          <w:rtl/>
        </w:rPr>
        <w:t>.</w:t>
      </w:r>
    </w:p>
    <w:p w14:paraId="437C5D85" w14:textId="77777777" w:rsidR="00861B56" w:rsidRDefault="00F63065" w:rsidP="00861B56">
      <w:pPr>
        <w:pStyle w:val="afff5"/>
        <w:rPr>
          <w:rtl/>
        </w:rPr>
      </w:pPr>
      <w:r>
        <w:rPr>
          <w:rtl/>
        </w:rPr>
        <w:lastRenderedPageBreak/>
        <w:t>העמיד ולדותיהן תחת אמותיהן, ולדי ולדות - פטורין</w:t>
      </w:r>
      <w:r w:rsidR="000B5F7F">
        <w:rPr>
          <w:rtl/>
        </w:rPr>
        <w:t>;</w:t>
      </w:r>
    </w:p>
    <w:p w14:paraId="151C9EF2" w14:textId="77777777" w:rsidR="00861B56" w:rsidRDefault="00F63065" w:rsidP="00861B56">
      <w:pPr>
        <w:pStyle w:val="afff5"/>
        <w:rPr>
          <w:rtl/>
        </w:rPr>
      </w:pPr>
      <w:r>
        <w:rPr>
          <w:rtl/>
        </w:rPr>
        <w:t xml:space="preserve">וולדי וולדי וולדות - חייבים, </w:t>
      </w:r>
    </w:p>
    <w:p w14:paraId="060A6569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 xml:space="preserve">רשב"ג אומר: אפילו עד עשרה פטורים, שאחריותן </w:t>
      </w:r>
      <w:ins w:id="98299" w:author="מנוע מכני" w:date="2026-10-05T11:32:12Z">
        <w:r>
          <w:rPr>
            <w:rtl/>
          </w:rPr>
          <w:t xml:space="preserve">לנכרי</w:t>
        </w:r>
      </w:ins>
      <w:del w:id="9830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 w14:paraId="57E12929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>רחל שי</w:t>
      </w:r>
      <w:r w:rsidR="00E43A3A">
        <w:rPr>
          <w:rtl/>
        </w:rPr>
        <w:t xml:space="preserve">לדה מין עז, ועז שילדה מין רחל </w:t>
      </w:r>
      <w:r>
        <w:rPr>
          <w:rtl/>
        </w:rPr>
        <w:t>פטורה מן הבכורה, ואם יש בו מקצת סימנין - חייב</w:t>
      </w:r>
      <w:r w:rsidR="0057284B">
        <w:rPr>
          <w:rtl/>
        </w:rPr>
        <w:t>.</w:t>
      </w:r>
    </w:p>
    <w:p w14:paraId="73F4F6B0" w14:textId="77777777" w:rsidR="0057284B" w:rsidRDefault="0057284B" w:rsidP="0057284B">
      <w:pPr>
        <w:pStyle w:val="affffd"/>
        <w:jc w:val="center"/>
        <w:rPr>
          <w:rtl/>
        </w:rPr>
        <w:pPrChange w:id="9038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65" w:author="מנוע מכני" w:date="2026-10-05T11:32:12Z">
        <w:r>
          <w:rPr>
            <w:rtl/>
          </w:rPr>
          <w:t xml:space="preserve"> </w:t>
        </w:r>
      </w:ins>
      <w:del w:id="961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67" w:author="מנוע מכני" w:date="2026-10-05T11:32:12Z">
        <w:r>
          <w:rPr>
            <w:rtl/>
          </w:rPr>
          <w:t xml:space="preserve"> </w:t>
        </w:r>
      </w:ins>
      <w:del w:id="961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A8B441" w14:textId="77777777" w:rsidR="00E43A3A" w:rsidRDefault="00F63065" w:rsidP="00F63065">
      <w:pPr>
        <w:rPr>
          <w:rtl/>
        </w:rPr>
      </w:pPr>
      <w:r>
        <w:rPr>
          <w:rtl/>
        </w:rPr>
        <w:t>ל</w:t>
      </w:r>
      <w:r w:rsidR="00E43A3A">
        <w:rPr>
          <w:rtl/>
        </w:rPr>
        <w:t xml:space="preserve">מימרא, דכיון דלא נקט מרא זוזי </w:t>
      </w:r>
      <w:ins w:id="90605" w:author="מנוע סמנטי" w:date="2026-10-05T11:39:44Z">
        <w:r>
          <w:rPr>
            <w:rtl/>
          </w:rPr>
          <w:t xml:space="preserve">ברשות</w:t>
        </w:r>
      </w:ins>
      <w:del w:id="90606" w:author="מנוע סמנטי" w:date="2026-10-05T11:39:44Z">
        <w:r>
          <w:rPr>
            <w:rtl/>
          </w:rPr>
          <w:delText xml:space="preserve">ברשותא</w:delText>
        </w:r>
      </w:del>
      <w:r>
        <w:rPr>
          <w:rtl/>
        </w:rPr>
        <w:t xml:space="preserve"> דמרא </w:t>
      </w:r>
      <w:ins w:id="98437" w:author="מנוע מכני" w:date="2026-10-05T11:32:12Z">
        <w:r>
          <w:rPr>
            <w:rtl/>
          </w:rPr>
          <w:t xml:space="preserve">עומדת</w:t>
        </w:r>
      </w:ins>
      <w:del w:id="98438" w:author="מנוע מכני" w:date="2026-10-05T11:32:12Z">
        <w:r>
          <w:rPr>
            <w:rtl/>
          </w:rPr>
          <w:delText xml:space="preserve">קיימא</w:delText>
        </w:r>
      </w:del>
      <w:r>
        <w:rPr>
          <w:rtl/>
        </w:rPr>
        <w:t xml:space="preserve">, </w:t>
      </w:r>
    </w:p>
    <w:p w14:paraId="3E17CDE5" w14:textId="77777777" w:rsidR="00E43A3A" w:rsidRDefault="00F63065" w:rsidP="00F63065">
      <w:pPr>
        <w:rPr>
          <w:rtl/>
        </w:rPr>
      </w:pPr>
      <w:r>
        <w:rPr>
          <w:rtl/>
        </w:rPr>
        <w:t xml:space="preserve">ורמינהו: אין מקבלין צאן ברזל מישראל מפני שהוא רבית, אלמא: </w:t>
      </w:r>
      <w:ins w:id="90607" w:author="מנוע סמנטי" w:date="2026-10-05T11:39:44Z">
        <w:r>
          <w:rPr>
            <w:rtl/>
          </w:rPr>
          <w:t xml:space="preserve">ברשות</w:t>
        </w:r>
      </w:ins>
      <w:del w:id="90608" w:author="מנוע סמנטי" w:date="2026-10-05T11:39:44Z">
        <w:r>
          <w:rPr>
            <w:rtl/>
          </w:rPr>
          <w:delText xml:space="preserve">ברשותא</w:delText>
        </w:r>
      </w:del>
      <w:r>
        <w:rPr>
          <w:rtl/>
        </w:rPr>
        <w:t xml:space="preserve"> דמקבל </w:t>
      </w:r>
      <w:ins w:id="98439" w:author="מנוע מכני" w:date="2026-10-05T11:32:12Z">
        <w:r>
          <w:rPr>
            <w:rtl/>
          </w:rPr>
          <w:t xml:space="preserve">עומדת</w:t>
        </w:r>
      </w:ins>
      <w:del w:id="98440" w:author="מנוע מכני" w:date="2026-10-05T11:32:12Z">
        <w:r>
          <w:rPr>
            <w:rtl/>
          </w:rPr>
          <w:delText xml:space="preserve">קיימא</w:delText>
        </w:r>
      </w:del>
      <w:r>
        <w:rPr>
          <w:rtl/>
        </w:rPr>
        <w:t xml:space="preserve">! </w:t>
      </w:r>
    </w:p>
    <w:p>
      <w:pPr>
        <w:pStyle w:val="38"/>
        <w:rPr>
          <w:ins w:id="99268" w:author="מנוע מכני" w:date="2026-10-05T11:32:12Z"/>
        </w:rPr>
      </w:pPr>
      <w:r w:rsidRPr="003B1830">
        <w:t>אביי</w:t>
      </w:r>
      <w:r>
        <w:t xml:space="preserve">:</w:t>
      </w:r>
    </w:p>
    <w:p w14:paraId="3242B172" w14:textId="77777777" w:rsidR="00E43A3A" w:rsidRDefault="003B1830" w:rsidP="00F63065">
      <w:pPr>
        <w:rPr>
          <w:rtl/>
        </w:rPr>
      </w:pPr>
      <w:del w:id="99269" w:author="מנוע מכני" w:date="2026-10-05T11:32:12Z">
        <w:r>
          <w:rPr>
            <w:rtl/>
          </w:rPr>
          <w:delText xml:space="preserve"> </w:delText>
        </w:r>
      </w:del>
      <w:ins w:id="90821" w:author="מנוע מכני" w:date="2026-10-05T11:32:12Z">
        <w:r>
          <w:rPr>
            <w:rFonts w:hint="cs"/>
            <w:rtl/>
          </w:rPr>
          <w:t xml:space="preserve">ל"ק</w:t>
        </w:r>
      </w:ins>
      <w:del w:id="90822" w:author="מנוע מכני" w:date="2026-10-05T11:32:12Z">
        <w:r>
          <w:rPr>
            <w:rFonts w:hint="cs"/>
            <w:rtl/>
          </w:rPr>
          <w:delText xml:space="preserve">ל''ק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הא - דקביל </w:t>
      </w:r>
      <w:ins w:id="94675" w:author="מנוע מכני" w:date="2026-10-05T11:32:12Z">
        <w:r>
          <w:rPr>
            <w:rtl/>
          </w:rPr>
          <w:t xml:space="preserve">עליו</w:t>
        </w:r>
      </w:ins>
      <w:del w:id="94676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אונסא וזולא, והא - דלא קביל </w:t>
      </w:r>
      <w:ins w:id="94677" w:author="מנוע מכני" w:date="2026-10-05T11:32:12Z">
        <w:r>
          <w:rPr>
            <w:rtl/>
          </w:rPr>
          <w:t xml:space="preserve">עליו</w:t>
        </w:r>
      </w:ins>
      <w:del w:id="94678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אונסא וזולא</w:t>
      </w:r>
      <w:ins w:id="96169" w:author="מנוע מכני" w:date="2026-10-05T11:32:12Z">
        <w:r>
          <w:rPr>
            <w:rtl/>
          </w:rPr>
          <w:t xml:space="preserve">,</w:t>
        </w:r>
      </w:ins>
      <w:del w:id="9617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70" w:author="מנוע מכני" w:date="2026-10-05T11:32:12Z"/>
        </w:rPr>
      </w:pPr>
      <w:r>
        <w:t>והקשה רבא:</w:t>
      </w:r>
    </w:p>
    <w:p w14:paraId="439E216E" w14:textId="77777777" w:rsidR="003B1830" w:rsidRDefault="003B1830" w:rsidP="0013268E">
      <w:pPr>
        <w:pStyle w:val="021"/>
        <w:rPr>
          <w:rtl/>
        </w:rPr>
      </w:pPr>
      <w:del w:id="99271" w:author="מנוע מכני" w:date="2026-10-05T11:32:12Z">
        <w:r w:rsidR="00F63065">
          <w:rPr>
            <w:rtl/>
          </w:rPr>
          <w:delText xml:space="preserve"> </w:delText>
        </w:r>
      </w:del>
      <w:ins w:id="97781" w:author="מנוע מכני" w:date="2026-10-05T11:32:12Z">
        <w:r>
          <w:rPr>
            <w:rFonts w:hint="cs"/>
            <w:rtl/>
          </w:rPr>
          <w:t xml:space="preserve">אם </w:t>
        </w:r>
      </w:ins>
      <w:del w:id="9778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קיבל אונסא וזולא זה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צאן ברזל ב. </w:t>
      </w:r>
      <w:ins w:id="94679" w:author="מנוע מכני" w:date="2026-10-05T11:32:12Z">
        <w:r>
          <w:rPr>
            <w:rFonts w:hint="cs"/>
            <w:rtl/>
          </w:rPr>
          <w:t xml:space="preserve">מה</w:t>
        </w:r>
      </w:ins>
      <w:del w:id="94680" w:author="מנוע מכני" w:date="2026-10-05T11:32:12Z">
        <w:r>
          <w:rPr>
            <w:rFonts w:hint="cs"/>
            <w:rtl/>
          </w:rPr>
          <w:delText xml:space="preserve">מאי</w:delText>
        </w:r>
      </w:del>
      <w:r>
        <w:rPr>
          <w:rFonts w:hint="cs"/>
          <w:rtl/>
        </w:rPr>
        <w:t xml:space="preserve"> פסקה. ג. ועוד </w:t>
      </w:r>
      <w:ins w:id="98209" w:author="מנוע מכני" w:date="2026-10-05T11:32:12Z">
        <w:r>
          <w:rPr>
            <w:rFonts w:hint="cs"/>
            <w:rtl/>
          </w:rPr>
          <w:t xml:space="preserve">יחלק</w:t>
        </w:r>
      </w:ins>
      <w:del w:id="98210" w:author="מנוע מכני" w:date="2026-10-05T11:32:12Z">
        <w:r>
          <w:rPr>
            <w:rFonts w:hint="cs"/>
            <w:rtl/>
          </w:rPr>
          <w:delText xml:space="preserve">לפלוג</w:delText>
        </w:r>
      </w:del>
      <w:r>
        <w:rPr>
          <w:rFonts w:hint="cs"/>
          <w:rtl/>
        </w:rPr>
        <w:t xml:space="preserve"> בדידה בקביל או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קביל </w:t>
      </w:r>
    </w:p>
    <w:p>
      <w:pPr>
        <w:pStyle w:val="38"/>
        <w:rPr>
          <w:ins w:id="99272" w:author="מנוע מכני" w:date="2026-10-05T11:32:12Z"/>
        </w:rPr>
      </w:pPr>
      <w:r>
        <w:t xml:space="preserve">אלא רבא:</w:t>
      </w:r>
    </w:p>
    <w:p w14:paraId="24754996" w14:textId="77777777" w:rsidR="003B1830" w:rsidRDefault="00F63065" w:rsidP="003B1830">
      <w:pPr>
        <w:rPr>
          <w:rtl/>
        </w:rPr>
      </w:pPr>
      <w:del w:id="992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אידי ואידי דלא קביל </w:t>
      </w:r>
      <w:ins w:id="94681" w:author="מנוע מכני" w:date="2026-10-05T11:32:12Z">
        <w:r>
          <w:rPr>
            <w:rtl/>
          </w:rPr>
          <w:t xml:space="preserve">עליו</w:t>
        </w:r>
      </w:ins>
      <w:del w:id="9468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אונסא וזולא, </w:t>
      </w:r>
    </w:p>
    <w:p w14:paraId="4294C40D" w14:textId="77777777" w:rsidR="003B1830" w:rsidRDefault="00F63065" w:rsidP="003B1830">
      <w:pPr>
        <w:rPr>
          <w:rtl/>
        </w:rPr>
      </w:pPr>
      <w:ins w:id="93333" w:author="מנוע מכני" w:date="2026-10-05T11:32:12Z">
        <w:r>
          <w:rPr>
            <w:rtl/>
          </w:rPr>
          <w:t xml:space="preserve">וכאן</w:t>
        </w:r>
      </w:ins>
      <w:del w:id="93334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גבי בכורה היינו טעמא, דאילו אתי </w:t>
      </w:r>
      <w:ins w:id="98301" w:author="מנוע מכני" w:date="2026-10-05T11:32:12Z">
        <w:r>
          <w:rPr>
            <w:rtl/>
          </w:rPr>
          <w:t xml:space="preserve">נכרי</w:t>
        </w:r>
      </w:ins>
      <w:del w:id="9830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r w:rsidR="003B1830">
        <w:rPr>
          <w:rtl/>
        </w:rPr>
        <w:t xml:space="preserve">בעי זוזי ולא יהיב </w:t>
      </w:r>
      <w:ins w:id="94683" w:author="מנוע מכני" w:date="2026-10-05T11:32:12Z">
        <w:r>
          <w:rPr>
            <w:rtl/>
          </w:rPr>
          <w:t xml:space="preserve">לו</w:t>
        </w:r>
      </w:ins>
      <w:del w:id="94684" w:author="מנוע מכני" w:date="2026-10-05T11:32:12Z">
        <w:r w:rsidR="003B1830">
          <w:rPr>
            <w:rtl/>
          </w:rPr>
          <w:delText xml:space="preserve">ליה</w:delText>
        </w:r>
      </w:del>
      <w:r w:rsidR="003B1830">
        <w:rPr>
          <w:rtl/>
        </w:rPr>
        <w:t xml:space="preserve"> - תפיס </w:t>
      </w:r>
      <w:r>
        <w:rPr>
          <w:rtl/>
        </w:rPr>
        <w:t xml:space="preserve">לבהמה, </w:t>
      </w:r>
    </w:p>
    <w:p w14:paraId="60320847" w14:textId="77777777" w:rsidR="00B874E6" w:rsidRDefault="003B1830" w:rsidP="0013268E">
      <w:pPr>
        <w:pStyle w:val="021"/>
        <w:rPr>
          <w:rtl/>
        </w:rPr>
      </w:pPr>
      <w:ins w:id="97783" w:author="מנוע מכני" w:date="2026-10-05T11:32:12Z">
        <w:r>
          <w:rPr>
            <w:rtl/>
          </w:rPr>
          <w:t xml:space="preserve">ואם </w:t>
        </w:r>
      </w:ins>
      <w:del w:id="9778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משכח </w:t>
      </w:r>
      <w:r w:rsidR="0013268E">
        <w:rPr>
          <w:rtl/>
        </w:rPr>
        <w:t xml:space="preserve">לבהמה </w:t>
      </w:r>
      <w:r w:rsidR="00F63065">
        <w:rPr>
          <w:rtl/>
        </w:rPr>
        <w:t xml:space="preserve">תפיס ולדות דידה, והרי יד </w:t>
      </w:r>
      <w:ins w:id="98303" w:author="מנוע מכני" w:date="2026-10-05T11:32:12Z">
        <w:r>
          <w:rPr>
            <w:rtl/>
          </w:rPr>
          <w:t xml:space="preserve">נכרי</w:t>
        </w:r>
      </w:ins>
      <w:del w:id="98304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באמצע, וכל יד </w:t>
      </w:r>
      <w:ins w:id="98305" w:author="מנוע מכני" w:date="2026-10-05T11:32:12Z">
        <w:r>
          <w:rPr>
            <w:rtl/>
          </w:rPr>
          <w:t xml:space="preserve">נכרי</w:t>
        </w:r>
      </w:ins>
      <w:del w:id="9830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באמצע</w:t>
      </w:r>
      <w:r w:rsidR="00F63065">
        <w:rPr>
          <w:rtl/>
        </w:rPr>
        <w:t xml:space="preserve"> פטורה מן הבכורה</w:t>
      </w:r>
      <w:r w:rsidR="0057284B">
        <w:rPr>
          <w:rtl/>
        </w:rPr>
        <w:t>.</w:t>
      </w:r>
    </w:p>
    <w:p w14:paraId="7A7478A9" w14:textId="77777777" w:rsidR="0057284B" w:rsidRDefault="0057284B" w:rsidP="0057284B">
      <w:pPr>
        <w:jc w:val="center"/>
        <w:rPr>
          <w:del w:id="90056" w:author="מנוע עיצוב" w:date="2026-10-05T11:33:53Z"/>
          <w:rtl/>
        </w:rPr>
      </w:pPr>
      <w:del w:id="90053" w:author="מנוע עיצוב" w:date="2026-10-05T11:33:53Z">
        <w:r>
          <w:rPr>
            <w:rtl/>
          </w:rPr>
          <w:delText xml:space="preserve">•</w:delText>
        </w:r>
      </w:del>
      <w:ins w:id="96171" w:author="מנוע מכני" w:date="2026-10-05T11:32:12Z">
        <w:r>
          <w:rPr>
            <w:rtl/>
          </w:rPr>
          <w:t xml:space="preserve"> </w:t>
        </w:r>
      </w:ins>
      <w:del w:id="96172" w:author="מנוע מכני" w:date="2026-10-05T11:32:12Z">
        <w:r>
          <w:rPr>
            <w:rtl/>
          </w:rPr>
          <w:delText xml:space="preserve">  </w:delText>
        </w:r>
      </w:del>
      <w:del w:id="90054" w:author="מנוע עיצוב" w:date="2026-10-05T11:33:53Z">
        <w:r>
          <w:rPr>
            <w:rtl/>
          </w:rPr>
          <w:delText xml:space="preserve">•</w:delText>
        </w:r>
      </w:del>
      <w:ins w:id="96173" w:author="מנוע מכני" w:date="2026-10-05T11:32:12Z">
        <w:r>
          <w:rPr>
            <w:rtl/>
          </w:rPr>
          <w:t xml:space="preserve"> </w:t>
        </w:r>
      </w:ins>
      <w:del w:id="96174" w:author="מנוע מכני" w:date="2026-10-05T11:32:12Z">
        <w:r>
          <w:rPr>
            <w:rtl/>
          </w:rPr>
          <w:delText xml:space="preserve">  </w:delText>
        </w:r>
      </w:del>
      <w:del w:id="90055" w:author="מנוע עיצוב" w:date="2026-10-05T11:33:53Z">
        <w:r>
          <w:rPr>
            <w:rtl/>
          </w:rPr>
          <w:delText xml:space="preserve">•</w:delText>
        </w:r>
      </w:del>
    </w:p>
    <w:p w14:paraId="6145E8AC" w14:textId="77777777" w:rsidR="00B874E6" w:rsidRDefault="00F63065" w:rsidP="003B1830">
      <w:pPr>
        <w:pStyle w:val="afffd"/>
        <w:rPr>
          <w:rtl/>
        </w:rPr>
      </w:pPr>
      <w:r>
        <w:rPr>
          <w:rtl/>
        </w:rPr>
        <w:t>העמיד ולדותיהן תחת אמותיהן - ולדי ולדות פטורים</w:t>
      </w:r>
      <w:r w:rsidR="0057284B">
        <w:rPr>
          <w:rtl/>
        </w:rPr>
        <w:t>.</w:t>
      </w:r>
    </w:p>
    <w:p>
      <w:pPr>
        <w:pStyle w:val="38"/>
        <w:rPr>
          <w:ins w:id="99274" w:author="מנוע מכני" w:date="2026-10-05T11:32:12Z"/>
        </w:rPr>
      </w:pPr>
      <w:r>
        <w:t xml:space="preserve">א</w:t>
      </w:r>
      <w:ins w:id="90823" w:author="מנוע מכני" w:date="2026-10-05T11:32:12Z">
        <w:r>
          <w:t xml:space="preserve">ר"ה</w:t>
        </w:r>
      </w:ins>
      <w:del w:id="90824" w:author="מנוע מכני" w:date="2026-10-05T11:32:12Z">
        <w:r>
          <w:delText xml:space="preserve">ר''ה</w:delText>
        </w:r>
      </w:del>
      <w:r>
        <w:t xml:space="preserve">:</w:t>
      </w:r>
    </w:p>
    <w:p w14:paraId="51FC034C" w14:textId="77777777" w:rsidR="00B874E6" w:rsidRDefault="003B1830" w:rsidP="0013268E">
      <w:pPr>
        <w:pStyle w:val="011"/>
        <w:rPr>
          <w:rtl/>
        </w:rPr>
      </w:pPr>
      <w:del w:id="992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ולדות </w:t>
      </w:r>
      <w:r w:rsidR="0013268E">
        <w:rPr>
          <w:rtl/>
        </w:rPr>
        <w:t xml:space="preserve">פטורין, וולדי ולדותיהן </w:t>
      </w:r>
      <w:r w:rsidR="00F63065">
        <w:rPr>
          <w:rtl/>
        </w:rPr>
        <w:t xml:space="preserve">חייבין, </w:t>
      </w:r>
      <w:r w:rsidR="00F63065">
        <w:rPr>
          <w:rStyle w:val="2fb"/>
          <w:rtl/>
        </w:rPr>
        <w:t xml:space="preserve">ו</w:t>
      </w:r>
      <w:ins w:id="90825" w:author="מנוע מכני" w:date="2026-10-05T11:32:12Z">
        <w:r>
          <w:rPr>
            <w:rStyle w:val="2fb"/>
            <w:rtl/>
          </w:rPr>
          <w:t xml:space="preserve">ר"י</w:t>
        </w:r>
      </w:ins>
      <w:del w:id="90826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: ולדי ולדות </w:t>
      </w:r>
      <w:ins w:id="93335" w:author="מנוע מכני" w:date="2026-10-05T11:32:12Z">
        <w:r>
          <w:rPr>
            <w:rtl/>
          </w:rPr>
          <w:t xml:space="preserve">גם</w:t>
        </w:r>
      </w:ins>
      <w:del w:id="9333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פטורין, וולדי ו</w:t>
      </w:r>
      <w:r w:rsidR="0013268E">
        <w:rPr>
          <w:rtl/>
        </w:rPr>
        <w:t xml:space="preserve">לדי ולדות</w:t>
      </w:r>
      <w:ins w:id="96175" w:author="מנוע מכני" w:date="2026-10-05T11:32:12Z">
        <w:r>
          <w:rPr>
            <w:rtl/>
          </w:rPr>
          <w:t xml:space="preserve"> </w:t>
        </w:r>
      </w:ins>
      <w:del w:id="96176" w:author="מנוע מכני" w:date="2026-10-05T11:32:12Z">
        <w:r w:rsidR="0013268E">
          <w:rPr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חייבין</w:t>
      </w:r>
      <w:r w:rsidR="0057284B">
        <w:rPr>
          <w:rtl/>
        </w:rPr>
        <w:t>.</w:t>
      </w:r>
    </w:p>
    <w:p>
      <w:pPr>
        <w:pStyle w:val="38"/>
        <w:rPr>
          <w:ins w:id="99276" w:author="מנוע מכני" w:date="2026-10-05T11:32:12Z"/>
        </w:rPr>
      </w:pPr>
      <w:r>
        <w:t xml:space="preserve">תנן</w:t>
      </w:r>
      <w:r>
        <w:t xml:space="preserve">:</w:t>
      </w:r>
    </w:p>
    <w:p w14:paraId="4C175B44" w14:textId="77777777" w:rsidR="003B1830" w:rsidRDefault="00F63065" w:rsidP="00F63065">
      <w:pPr>
        <w:rPr>
          <w:rtl/>
        </w:rPr>
      </w:pPr>
      <w:del w:id="992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העמיד ולדות תחת אמותיהן, ולדי ולדות פטורין, טעמא - דהעמיד, הא </w:t>
      </w:r>
      <w:r>
        <w:rPr>
          <w:rtl/>
        </w:rPr>
        <w:t xml:space="preserve">לא</w:t>
      </w:r>
      <w:r>
        <w:rPr>
          <w:rtl/>
        </w:rPr>
        <w:t xml:space="preserve"> העמיד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278" w:author="מנוע מכני" w:date="2026-10-05T11:32:12Z"/>
        </w:rPr>
      </w:pPr>
      <w:ins w:id="93339" w:author="מנוע מכני" w:date="2026-10-05T11:32:12Z">
        <w:r>
          <w:t xml:space="preserve">לא</w:t>
        </w:r>
      </w:ins>
      <w:del w:id="93340" w:author="מנוע מכני" w:date="2026-10-05T11:32:12Z">
        <w:r>
          <w:delText xml:space="preserve">לאו</w:delText>
        </w:r>
      </w:del>
      <w:r>
        <w:t xml:space="preserve"> תיובתא ד</w:t>
      </w:r>
      <w:ins w:id="90827" w:author="מנוע מכני" w:date="2026-10-05T11:32:12Z">
        <w:r>
          <w:t xml:space="preserve">ר"י</w:t>
        </w:r>
      </w:ins>
      <w:del w:id="90828" w:author="מנוע מכני" w:date="2026-10-05T11:32:12Z">
        <w:r>
          <w:delText xml:space="preserve">ר''י</w:delText>
        </w:r>
      </w:del>
      <w:r>
        <w:t xml:space="preserve"> </w:t>
      </w:r>
      <w:r>
        <w:t xml:space="preserve">ד</w:t>
      </w:r>
      <w:ins w:id="90829" w:author="מנוע מכני" w:date="2026-10-05T11:32:12Z">
        <w:r>
          <w:t xml:space="preserve">א"ל</w:t>
        </w:r>
      </w:ins>
      <w:del w:id="90830" w:author="מנוע מכני" w:date="2026-10-05T11:32:12Z">
        <w:r>
          <w:delText xml:space="preserve">א''ל</w:delText>
        </w:r>
      </w:del>
      <w:r>
        <w:t xml:space="preserve"> </w:t>
      </w:r>
      <w:ins w:id="90831" w:author="מנוע מכני" w:date="2026-10-05T11:32:12Z">
        <w:r>
          <w:t xml:space="preserve">ר"י</w:t>
        </w:r>
      </w:ins>
      <w:del w:id="90832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371525AE" w14:textId="77777777" w:rsidR="00B874E6" w:rsidRDefault="003B1830" w:rsidP="003B1830">
      <w:pPr>
        <w:rPr>
          <w:rtl/>
        </w:rPr>
      </w:pPr>
      <w:del w:id="99279" w:author="מנוע מכני" w:date="2026-10-05T11:32:12Z">
        <w:r w:rsidR="00F63065">
          <w:rPr>
            <w:rtl/>
          </w:rPr>
          <w:delText xml:space="preserve"> </w:delText>
        </w:r>
      </w:del>
      <w:ins w:id="90833" w:author="מנוע מכני" w:date="2026-10-05T11:32:12Z">
        <w:r>
          <w:rPr>
            <w:rtl/>
          </w:rPr>
          <w:t xml:space="preserve">ה"ה</w:t>
        </w:r>
      </w:ins>
      <w:del w:id="90834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''ה</w:delText>
        </w:r>
      </w:del>
      <w:r>
        <w:rPr>
          <w:rFonts w:hint="cs"/>
          <w:rtl/>
        </w:rPr>
        <w:t xml:space="preserve"> </w:t>
      </w:r>
      <w:ins w:id="95771" w:author="מנוע מכני" w:date="2026-10-05T11:32:12Z">
        <w:r>
          <w:rPr>
            <w:rtl/>
          </w:rPr>
          <w:t xml:space="preserve">אף</w:t>
        </w:r>
      </w:ins>
      <w:del w:id="95772" w:author="מנוע מכני" w:date="2026-10-05T11:32:12Z">
        <w:r w:rsidR="00FA1A10">
          <w:rPr>
            <w:rtl/>
          </w:rPr>
          <w:delText xml:space="preserve">אע"ג</w:delText>
        </w:r>
      </w:del>
      <w:r w:rsidR="00F63065">
        <w:rPr>
          <w:rtl/>
        </w:rPr>
        <w:t xml:space="preserve"> דלא העמיד, והא </w:t>
      </w:r>
      <w:r w:rsidR="00F63065">
        <w:rPr>
          <w:rtl/>
        </w:rPr>
        <w:t xml:space="preserve">קמ"ל</w:t>
      </w:r>
      <w:r w:rsidR="00F63065">
        <w:rPr>
          <w:rtl/>
        </w:rPr>
        <w:t xml:space="preserve">: </w:t>
      </w:r>
      <w:ins w:id="92811" w:author="מנוע מכני" w:date="2026-10-05T11:32:12Z">
        <w:r>
          <w:rPr>
            <w:rtl/>
          </w:rPr>
          <w:t xml:space="preserve">אפי'</w:t>
        </w:r>
      </w:ins>
      <w:del w:id="92812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העמיד </w:t>
      </w:r>
      <w:ins w:id="93337" w:author="מנוע מכני" w:date="2026-10-05T11:32:12Z">
        <w:r>
          <w:rPr>
            <w:rtl/>
          </w:rPr>
          <w:t xml:space="preserve">גם</w:t>
        </w:r>
      </w:ins>
      <w:del w:id="9333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, </w:t>
      </w:r>
      <w:ins w:id="98441" w:author="מנוע מכני" w:date="2026-10-05T11:32:12Z">
        <w:r>
          <w:rPr>
            <w:rtl/>
          </w:rPr>
          <w:t xml:space="preserve">דדרכו</w:t>
        </w:r>
      </w:ins>
      <w:del w:id="98442" w:author="מנוע מכני" w:date="2026-10-05T11:32:12Z">
        <w:r w:rsidR="00F63065">
          <w:rPr>
            <w:rtl/>
          </w:rPr>
          <w:delText xml:space="preserve">דאורחיה</w:delText>
        </w:r>
      </w:del>
      <w:r w:rsidR="00F63065">
        <w:rPr>
          <w:rtl/>
        </w:rPr>
        <w:t xml:space="preserve"> </w:t>
      </w:r>
      <w:ins w:id="98307" w:author="מנוע מכני" w:date="2026-10-05T11:32:12Z">
        <w:r>
          <w:rPr>
            <w:rtl/>
          </w:rPr>
          <w:t xml:space="preserve">דנכרי</w:t>
        </w:r>
      </w:ins>
      <w:del w:id="98308" w:author="מנוע מכני" w:date="2026-10-05T11:32:12Z">
        <w:r w:rsidR="00F63065">
          <w:rPr>
            <w:rtl/>
          </w:rPr>
          <w:delText xml:space="preserve">ד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</w:t>
      </w:r>
      <w:ins w:id="90609" w:author="מנוע סמנטי" w:date="2026-10-05T11:39:44Z">
        <w:r>
          <w:rPr>
            <w:rtl/>
          </w:rPr>
          <w:t xml:space="preserve">לתפוס</w:t>
        </w:r>
      </w:ins>
      <w:del w:id="90610" w:author="מנוע סמנטי" w:date="2026-10-05T11:39:44Z">
        <w:r w:rsidR="00F63065">
          <w:rPr>
            <w:rtl/>
          </w:rPr>
          <w:delText xml:space="preserve">למיתפס</w:delText>
        </w:r>
      </w:del>
      <w:r w:rsidR="00F63065">
        <w:rPr>
          <w:rtl/>
        </w:rPr>
        <w:t xml:space="preserve"> בנה והוי כמי דלא העמיד, ולדי ולדות - פטורין, וולדי ולדי ולדות - חייבין</w:t>
      </w:r>
      <w:r w:rsidR="0057284B">
        <w:rPr>
          <w:rtl/>
        </w:rPr>
        <w:t>.</w:t>
      </w:r>
    </w:p>
    <w:p>
      <w:pPr>
        <w:pStyle w:val="38"/>
        <w:rPr>
          <w:ins w:id="99280" w:author="מנוע מכני" w:date="2026-10-05T11:32:12Z"/>
        </w:rPr>
      </w:pPr>
      <w:r>
        <w:t xml:space="preserve">תנן</w:t>
      </w:r>
      <w:r>
        <w:t xml:space="preserve">, ר</w:t>
      </w:r>
      <w:r w:rsidR="003B1830">
        <w:t xml:space="preserve">ש</w:t>
      </w:r>
      <w:ins w:id="90835" w:author="מנוע מכני" w:date="2026-10-05T11:32:12Z">
        <w:r>
          <w:t xml:space="preserve">ב"ג</w:t>
        </w:r>
      </w:ins>
      <w:del w:id="90836" w:author="מנוע מכני" w:date="2026-10-05T11:32:12Z">
        <w:r w:rsidR="003B1830">
          <w:delText xml:space="preserve">ב''ג</w:delText>
        </w:r>
      </w:del>
      <w:del w:id="100899" w:author="מנוע מכני" w:date="2026-10-05T11:32:12Z">
        <w:r w:rsidR="003B183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41536638" w14:textId="77777777" w:rsidR="003B1830" w:rsidRDefault="00F63065" w:rsidP="003B1830">
      <w:pPr>
        <w:rPr>
          <w:rtl/>
        </w:rPr>
      </w:pPr>
      <w:del w:id="992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עד עשרה דורות פטורין, שאחריותן </w:t>
      </w:r>
      <w:ins w:id="98309" w:author="מנוע מכני" w:date="2026-10-05T11:32:12Z">
        <w:r>
          <w:rPr>
            <w:rtl/>
          </w:rPr>
          <w:t xml:space="preserve">לנכרי</w:t>
        </w:r>
      </w:ins>
      <w:del w:id="9831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ins w:id="96177" w:author="מנוע מכני" w:date="2026-10-05T11:32:12Z">
        <w:r>
          <w:rPr>
            <w:rtl/>
          </w:rPr>
          <w:t xml:space="preserve">,</w:t>
        </w:r>
      </w:ins>
      <w:del w:id="96178" w:author="מנוע מכני" w:date="2026-10-05T11:32:12Z">
        <w:r w:rsidR="000B5F7F">
          <w:rPr>
            <w:rtl/>
          </w:rPr>
          <w:delText xml:space="preserve">;</w:delText>
        </w:r>
      </w:del>
    </w:p>
    <w:p w14:paraId="37853C4C" w14:textId="77777777" w:rsidR="003B1830" w:rsidRDefault="003B1830" w:rsidP="003B1830">
      <w:pPr>
        <w:pStyle w:val="afff0"/>
        <w:framePr w:wrap="around"/>
        <w:rPr>
          <w:rtl/>
        </w:rPr>
      </w:pPr>
      <w:r>
        <w:rPr>
          <w:rFonts w:hint="cs"/>
          <w:rtl/>
        </w:rPr>
        <w:t>יז.</w:t>
      </w:r>
    </w:p>
    <w:p w14:paraId="0D67142B" w14:textId="77777777" w:rsidR="00500CB1" w:rsidRDefault="003B1830" w:rsidP="00500CB1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83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3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ד</w:t>
      </w:r>
      <w:r w:rsidR="00F63065">
        <w:rPr>
          <w:rtl/>
        </w:rPr>
        <w:t xml:space="preserve">נחית תנא </w:t>
      </w:r>
      <w:ins w:id="97543" w:author="מנוע מכני" w:date="2026-10-05T11:32:12Z">
        <w:r>
          <w:rPr>
            <w:rtl/>
          </w:rPr>
          <w:t xml:space="preserve">ראשון</w:t>
        </w:r>
      </w:ins>
      <w:del w:id="97544" w:author="מנוע מכני" w:date="2026-10-05T11:32:12Z">
        <w:r w:rsidR="00F63065">
          <w:rPr>
            <w:rtl/>
          </w:rPr>
          <w:delText xml:space="preserve">קמא</w:delText>
        </w:r>
      </w:del>
      <w:r w:rsidR="00F63065">
        <w:rPr>
          <w:rtl/>
        </w:rPr>
        <w:t xml:space="preserve"> לדרי, היינו </w:t>
      </w:r>
      <w:r w:rsidR="00F63065">
        <w:rPr>
          <w:rtl/>
        </w:rPr>
        <w:t xml:space="preserve">ד</w:t>
      </w:r>
      <w:ins w:id="90839" w:author="מנוע מכני" w:date="2026-10-05T11:32:12Z">
        <w:r>
          <w:rPr>
            <w:rtl/>
          </w:rPr>
          <w:t xml:space="preserve">א"ל</w:t>
        </w:r>
      </w:ins>
      <w:del w:id="90840" w:author="מנוע מכני" w:date="2026-10-05T11:32:12Z">
        <w:r w:rsidR="00F63065">
          <w:rPr>
            <w:rtl/>
          </w:rPr>
          <w:delText xml:space="preserve">א</w:delText>
        </w:r>
        <w:r w:rsidR="00500CB1">
          <w:rPr>
            <w:rFonts w:hint="cs"/>
            <w:rtl/>
          </w:rPr>
          <w:delText xml:space="preserve">''ל</w:delText>
        </w:r>
      </w:del>
      <w:r w:rsidR="00500CB1">
        <w:rPr>
          <w:rFonts w:hint="cs"/>
          <w:rtl/>
        </w:rPr>
        <w:t xml:space="preserve"> </w:t>
      </w:r>
      <w:r w:rsidR="00500CB1">
        <w:rPr>
          <w:rStyle w:val="2fb"/>
          <w:rFonts w:hint="cs"/>
          <w:rtl/>
        </w:rPr>
        <w:t xml:space="preserve">רש</w:t>
      </w:r>
      <w:ins w:id="9084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0842" w:author="מנוע מכני" w:date="2026-10-05T11:32:12Z">
        <w:r w:rsidR="00500CB1">
          <w:rPr>
            <w:rFonts w:hint="cs"/>
            <w:rtl/>
          </w:rPr>
          <w:delText xml:space="preserve">ב''ג</w:delText>
        </w:r>
      </w:del>
      <w:r w:rsidR="00F63065">
        <w:rPr>
          <w:rtl/>
        </w:rPr>
        <w:t xml:space="preserve">: </w:t>
      </w:r>
      <w:ins w:id="92813" w:author="מנוע מכני" w:date="2026-10-05T11:32:12Z">
        <w:r>
          <w:rPr>
            <w:rtl/>
          </w:rPr>
          <w:t xml:space="preserve">אפי'</w:t>
        </w:r>
      </w:ins>
      <w:del w:id="9281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עד עשרה דורות פטורין, </w:t>
      </w:r>
    </w:p>
    <w:p>
      <w:pPr>
        <w:pStyle w:val="38"/>
        <w:rPr>
          <w:ins w:id="99282" w:author="מנוע מכני" w:date="2026-10-05T11:32:12Z"/>
        </w:rPr>
      </w:pPr>
      <w:r>
        <w:t xml:space="preserve">אלא</w:t>
      </w:r>
    </w:p>
    <w:p w14:paraId="467D5FF5" w14:textId="77777777" w:rsidR="00500CB1" w:rsidRDefault="00500CB1" w:rsidP="00500CB1">
      <w:pPr>
        <w:rPr>
          <w:rtl/>
        </w:rPr>
      </w:pPr>
      <w:del w:id="9928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ל</w:t>
      </w:r>
      <w:ins w:id="90843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844" w:author="מנוע מכני" w:date="2026-10-05T11:32:12Z">
        <w:r>
          <w:rPr>
            <w:rFonts w:hint="cs"/>
            <w:rtl/>
          </w:rPr>
          <w:delText xml:space="preserve">ר''ה</w:delText>
        </w:r>
      </w:del>
      <w:r>
        <w:rPr>
          <w:rFonts w:hint="cs"/>
          <w:rtl/>
        </w:rPr>
        <w:t xml:space="preserve"> דלא </w:t>
      </w:r>
      <w:r w:rsidR="00F63065">
        <w:rPr>
          <w:rtl/>
        </w:rPr>
        <w:t xml:space="preserve">נחית </w:t>
      </w:r>
      <w:ins w:id="90845" w:author="מנוע מכני" w:date="2026-10-05T11:32:12Z">
        <w:r>
          <w:rPr>
            <w:rStyle w:val="2fb"/>
            <w:rtl/>
          </w:rPr>
          <w:t xml:space="preserve">ת"ק</w:t>
        </w:r>
      </w:ins>
      <w:del w:id="90846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''ק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לדרי, </w:t>
      </w:r>
    </w:p>
    <w:p>
      <w:pPr>
        <w:pStyle w:val="38"/>
        <w:rPr>
          <w:ins w:id="99284" w:author="מנוע מכני" w:date="2026-10-05T11:32:12Z"/>
        </w:rPr>
      </w:pPr>
      <w:r>
        <w:t xml:space="preserve">אפי' עד עשרה דורות </w:t>
      </w:r>
      <w:ins w:id="90847" w:author="מנוע מכני" w:date="2026-10-05T11:32:12Z">
        <w:r>
          <w:t xml:space="preserve">א"ל</w:t>
        </w:r>
      </w:ins>
      <w:del w:id="90848" w:author="מנוע מכני" w:date="2026-10-05T11:32:12Z">
        <w:r>
          <w:delText xml:space="preserve">א''ל</w:delText>
        </w:r>
      </w:del>
      <w:r>
        <w:t xml:space="preserve"> </w:t>
      </w:r>
      <w:ins w:id="90849" w:author="מנוע מכני" w:date="2026-10-05T11:32:12Z">
        <w:r>
          <w:t xml:space="preserve">ר"ה</w:t>
        </w:r>
      </w:ins>
      <w:del w:id="90850" w:author="מנוע מכני" w:date="2026-10-05T11:32:12Z">
        <w:r>
          <w:delText xml:space="preserve">ר''ה</w:delText>
        </w:r>
      </w:del>
      <w:ins w:id="97671" w:author="מנוע מכני" w:date="2026-10-05T11:32:12Z">
        <w:r>
          <w:t xml:space="preserve">:</w:t>
        </w:r>
      </w:ins>
    </w:p>
    <w:p w14:paraId="52D70588" w14:textId="77777777" w:rsidR="00B874E6" w:rsidRDefault="00500CB1" w:rsidP="00500CB1">
      <w:pPr>
        <w:rPr>
          <w:rtl/>
        </w:rPr>
      </w:pPr>
      <w:del w:id="97672" w:author="מנוע מכני" w:date="2026-10-05T11:32:12Z">
        <w:r>
          <w:rPr>
            <w:rFonts w:hint="cs"/>
            <w:rtl/>
          </w:rPr>
          <w:delText xml:space="preserve"> </w:delText>
        </w:r>
        <w:r>
          <w:rPr>
            <w:rFonts w:hint="cs"/>
            <w:rtl/>
          </w:rPr>
          <w:delText xml:space="preserve">:</w:delText>
        </w:r>
      </w:del>
      <w:ins w:id="92699" w:author="מנוע מכני" w:date="2026-10-05T11:32:12Z">
        <w:del w:id="99285" w:author="מנוע מכני" w:date="2026-10-05T11:32:12Z">
          <w:r>
            <w:rPr>
              <w:rFonts w:hint="cs"/>
              <w:rtl/>
            </w:rPr>
            <w:delText xml:space="preserve"> </w:delText>
          </w:r>
        </w:del>
        <w:r>
          <w:rPr>
            <w:rStyle w:val="2fb"/>
            <w:rFonts w:hint="cs"/>
            <w:rtl/>
          </w:rPr>
          <w:t xml:space="preserve">ר</w:t>
        </w:r>
      </w:ins>
      <w:del w:id="92700" w:author="מנוע מכני" w:date="2026-10-05T11:32:12Z">
        <w:r>
          <w:rPr>
            <w:rFonts w:hint="cs"/>
            <w:rtl/>
          </w:rPr>
          <w:delText xml:space="preserve">:ר</w:delText>
        </w:r>
      </w:del>
      <w:r>
        <w:rPr>
          <w:rStyle w:val="2fb"/>
          <w:rFonts w:hint="cs"/>
          <w:rtl/>
        </w:rPr>
        <w:t xml:space="preserve">ש</w:t>
      </w:r>
      <w:ins w:id="9085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0852" w:author="מנוע מכני" w:date="2026-10-05T11:32:12Z">
        <w:r>
          <w:rPr>
            <w:rFonts w:hint="cs"/>
            <w:rtl/>
          </w:rPr>
          <w:delText xml:space="preserve">ב''ג</w:delText>
        </w:r>
      </w:del>
      <w:r w:rsidR="00F63065">
        <w:rPr>
          <w:rtl/>
        </w:rPr>
        <w:t xml:space="preserve"> אהעמיד </w:t>
      </w:r>
      <w:ins w:id="98443" w:author="מנוע מכני" w:date="2026-10-05T11:32:12Z">
        <w:r>
          <w:rPr>
            <w:rtl/>
          </w:rPr>
          <w:t xml:space="preserve">עומד</w:t>
        </w:r>
      </w:ins>
      <w:del w:id="98444" w:author="מנוע מכני" w:date="2026-10-05T11:32:12Z">
        <w:r w:rsidR="00F63065">
          <w:rPr>
            <w:rtl/>
          </w:rPr>
          <w:delText xml:space="preserve">קאי</w:delText>
        </w:r>
      </w:del>
      <w:r w:rsidR="00F63065">
        <w:rPr>
          <w:rtl/>
        </w:rPr>
        <w:t xml:space="preserve">, דנחית לדרי</w:t>
      </w:r>
      <w:r w:rsidR="0057284B">
        <w:rPr>
          <w:rtl/>
        </w:rPr>
        <w:t>.</w:t>
      </w:r>
    </w:p>
    <w:p>
      <w:pPr>
        <w:pStyle w:val="38"/>
        <w:rPr>
          <w:ins w:id="99286" w:author="מנוע מכני" w:date="2026-10-05T11:32:12Z"/>
        </w:rPr>
      </w:pPr>
      <w:r>
        <w:t>ת"ש</w:t>
      </w:r>
      <w:r w:rsidR="00F63065">
        <w:t xml:space="preserve">:</w:t>
      </w:r>
    </w:p>
    <w:p w14:paraId="1DFC0FD8" w14:textId="77777777" w:rsidR="00500CB1" w:rsidRDefault="00AC43C5" w:rsidP="00F63065">
      <w:pPr>
        <w:rPr>
          <w:rtl/>
        </w:rPr>
      </w:pPr>
      <w:del w:id="9928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המקבל צאן ברזל מן </w:t>
      </w:r>
      <w:r w:rsidR="00824319">
        <w:rPr>
          <w:rtl/>
        </w:rPr>
        <w:t>העכו"ם</w:t>
      </w:r>
      <w:r w:rsidR="00500CB1">
        <w:rPr>
          <w:rtl/>
        </w:rPr>
        <w:t xml:space="preserve">, ולדות פטורין, </w:t>
      </w:r>
    </w:p>
    <w:p w14:paraId="69F89859" w14:textId="77777777" w:rsidR="00500CB1" w:rsidRDefault="00500CB1" w:rsidP="00500CB1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8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5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היינו הן וולדותיהן </w:t>
      </w:r>
    </w:p>
    <w:p>
      <w:pPr>
        <w:pStyle w:val="38"/>
        <w:rPr>
          <w:ins w:id="99288" w:author="מנוע מכני" w:date="2026-10-05T11:32:12Z"/>
        </w:rPr>
      </w:pPr>
      <w:ins w:id="90855" w:author="מנוע מכני" w:date="2026-10-05T11:32:12Z">
        <w:r>
          <w:t xml:space="preserve">א"ד</w:t>
        </w:r>
      </w:ins>
      <w:del w:id="90856" w:author="מנוע מכני" w:date="2026-10-05T11:32:12Z">
        <w:r>
          <w:delText xml:space="preserve">א''ד</w:delText>
        </w:r>
      </w:del>
      <w:r w:rsidR="00F63065">
        <w:t xml:space="preserve">:</w:t>
      </w:r>
    </w:p>
    <w:p w14:paraId="00F98818" w14:textId="77777777" w:rsidR="00B874E6" w:rsidRDefault="00500CB1" w:rsidP="00500CB1">
      <w:pPr>
        <w:rPr>
          <w:rtl/>
        </w:rPr>
      </w:pPr>
      <w:del w:id="992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הן וולדותיהן פטורין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</w:t>
      </w:r>
      <w:ins w:id="90857" w:author="מנוע מכני" w:date="2026-10-05T11:32:12Z">
        <w:r>
          <w:rPr>
            <w:rFonts w:hint="cs"/>
            <w:rtl/>
          </w:rPr>
          <w:t xml:space="preserve">א"ל</w:t>
        </w:r>
      </w:ins>
      <w:del w:id="9085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0859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860" w:author="מנוע מכני" w:date="2026-10-05T11:32:12Z">
        <w:r>
          <w:rPr>
            <w:rFonts w:hint="cs"/>
            <w:rtl/>
          </w:rPr>
          <w:delText xml:space="preserve">ר''ה</w:delText>
        </w:r>
      </w:del>
      <w:r w:rsidR="00F63065">
        <w:rPr>
          <w:rtl/>
        </w:rPr>
        <w:t>: אימא, הן וולדות - פטור, וולדי ולדות - חייב</w:t>
      </w:r>
      <w:r w:rsidR="0057284B">
        <w:rPr>
          <w:rtl/>
        </w:rPr>
        <w:t>.</w:t>
      </w:r>
    </w:p>
    <w:p w14:paraId="7FE6BA8F" w14:textId="77777777" w:rsidR="0057284B" w:rsidRDefault="0057284B" w:rsidP="0057284B">
      <w:pPr>
        <w:jc w:val="center"/>
        <w:rPr>
          <w:del w:id="90060" w:author="מנוע עיצוב" w:date="2026-10-05T11:33:53Z"/>
          <w:rtl/>
        </w:rPr>
      </w:pPr>
      <w:del w:id="90057" w:author="מנוע עיצוב" w:date="2026-10-05T11:33:53Z">
        <w:r>
          <w:rPr>
            <w:rtl/>
          </w:rPr>
          <w:delText xml:space="preserve">•</w:delText>
        </w:r>
      </w:del>
      <w:ins w:id="96179" w:author="מנוע מכני" w:date="2026-10-05T11:32:12Z">
        <w:r>
          <w:rPr>
            <w:rtl/>
          </w:rPr>
          <w:t xml:space="preserve"> </w:t>
        </w:r>
      </w:ins>
      <w:del w:id="96180" w:author="מנוע מכני" w:date="2026-10-05T11:32:12Z">
        <w:r>
          <w:rPr>
            <w:rtl/>
          </w:rPr>
          <w:delText xml:space="preserve">  </w:delText>
        </w:r>
      </w:del>
      <w:del w:id="90058" w:author="מנוע עיצוב" w:date="2026-10-05T11:33:53Z">
        <w:r>
          <w:rPr>
            <w:rtl/>
          </w:rPr>
          <w:delText xml:space="preserve">•</w:delText>
        </w:r>
      </w:del>
      <w:ins w:id="96181" w:author="מנוע מכני" w:date="2026-10-05T11:32:12Z">
        <w:r>
          <w:rPr>
            <w:rtl/>
          </w:rPr>
          <w:t xml:space="preserve"> </w:t>
        </w:r>
      </w:ins>
      <w:del w:id="96182" w:author="מנוע מכני" w:date="2026-10-05T11:32:12Z">
        <w:r>
          <w:rPr>
            <w:rtl/>
          </w:rPr>
          <w:delText xml:space="preserve">  </w:delText>
        </w:r>
      </w:del>
      <w:del w:id="90059" w:author="מנוע עיצוב" w:date="2026-10-05T11:33:53Z">
        <w:r>
          <w:rPr>
            <w:rtl/>
          </w:rPr>
          <w:delText xml:space="preserve">•</w:delText>
        </w:r>
      </w:del>
    </w:p>
    <w:p w14:paraId="519008D8" w14:textId="77777777" w:rsidR="00B874E6" w:rsidRDefault="00F63065" w:rsidP="00500CB1">
      <w:pPr>
        <w:pStyle w:val="afffd"/>
        <w:rPr>
          <w:rtl/>
        </w:rPr>
      </w:pPr>
      <w:r>
        <w:rPr>
          <w:rtl/>
        </w:rPr>
        <w:t>רחל שילדה מין עז כו'</w:t>
      </w:r>
      <w:r w:rsidR="0057284B">
        <w:rPr>
          <w:rtl/>
        </w:rPr>
        <w:t>.</w:t>
      </w:r>
    </w:p>
    <w:p w14:paraId="1DB02674" w14:textId="77777777" w:rsidR="00B874E6" w:rsidRDefault="00F63065" w:rsidP="0013268E">
      <w:pPr>
        <w:pStyle w:val="021"/>
        <w:rPr>
          <w:rtl/>
        </w:rPr>
      </w:pPr>
      <w:ins w:id="94685" w:author="מנוע מכני" w:date="2026-10-05T11:32:12Z">
        <w:r>
          <w:rPr>
            <w:rtl/>
          </w:rPr>
          <w:t xml:space="preserve">בא</w:t>
        </w:r>
      </w:ins>
      <w:del w:id="94686" w:author="מנוע מכני" w:date="2026-10-05T11:32:12Z">
        <w:r>
          <w:rPr>
            <w:rtl/>
          </w:rPr>
          <w:lastRenderedPageBreak/>
          <w:delText xml:space="preserve">אתא</w:delText>
        </w:r>
      </w:del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רב</w:t>
      </w:r>
      <w:r>
        <w:rPr>
          <w:rtl/>
        </w:rPr>
        <w:lastRenderedPageBreak/>
        <w:t xml:space="preserve"> אושעיא מנהרדעא ואייתי </w:t>
      </w:r>
      <w:ins w:id="97545" w:author="מנוע מכני" w:date="2026-10-05T11:32:12Z">
        <w:r>
          <w:rPr>
            <w:rtl/>
          </w:rPr>
          <w:t xml:space="preserve">ברייתא</w:t>
        </w:r>
      </w:ins>
      <w:del w:id="97546" w:author="מנוע מכני" w:date="2026-10-05T11:32:12Z">
        <w:r>
          <w:rPr>
            <w:rtl/>
          </w:rPr>
          <w:lastRenderedPageBreak/>
          <w:delText xml:space="preserve">מתניתא</w:delText>
        </w:r>
      </w:del>
      <w:r>
        <w:rPr>
          <w:rtl/>
        </w:rPr>
        <w:lastRenderedPageBreak/>
        <w:t xml:space="preserve"> בידיה: רחל בת עז, ועז בת רחל, ר' מאיר מחייב וחכמים פוטרין</w:t>
      </w:r>
      <w:r w:rsidR="0057284B">
        <w:rPr>
          <w:rtl/>
        </w:rPr>
        <w:t>.</w:t>
      </w:r>
    </w:p>
    <w:p>
      <w:pPr>
        <w:pStyle w:val="38"/>
        <w:rPr>
          <w:ins w:id="99290" w:author="מנוע מכני" w:date="2026-10-05T11:32:12Z"/>
        </w:rPr>
      </w:pPr>
      <w:del w:id="100971" w:author="מנוע מכני" w:date="2026-10-05T11:32:12Z">
        <w:r>
          <w:delText xml:space="preserve">א</w:delText>
        </w:r>
        <w:r w:rsidR="00500CB1">
          <w:delText xml:space="preserve">"ל </w:delText>
        </w:r>
      </w:del>
      <w:ins w:id="90861" w:author="מנוע מכני" w:date="2026-10-05T11:32:12Z">
        <w:r>
          <w:t xml:space="preserve">ר"ה</w:t>
        </w:r>
      </w:ins>
      <w:del w:id="90862" w:author="מנוע מכני" w:date="2026-10-05T11:32:12Z">
        <w:r w:rsidR="00500CB1">
          <w:delText xml:space="preserve">ר''ה</w:delText>
        </w:r>
      </w:del>
      <w:r w:rsidR="00500CB1">
        <w:t xml:space="preserve"> לרבה</w:t>
      </w:r>
      <w:r>
        <w:t xml:space="preserve">:</w:t>
      </w:r>
    </w:p>
    <w:p w14:paraId="09BFFDC5" w14:textId="77777777" w:rsidR="00500CB1" w:rsidRDefault="00F63065" w:rsidP="00500CB1">
      <w:pPr>
        <w:rPr>
          <w:rtl/>
        </w:rPr>
      </w:pPr>
      <w:del w:id="992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 עיילת </w:t>
      </w:r>
      <w:ins w:id="94687" w:author="מנוע מכני" w:date="2026-10-05T11:32:12Z">
        <w:r>
          <w:rPr>
            <w:rtl/>
          </w:rPr>
          <w:t xml:space="preserve">ללפניו</w:t>
        </w:r>
      </w:ins>
      <w:del w:id="94688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ins w:id="92815" w:author="מנוע מכני" w:date="2026-10-05T11:32:12Z">
        <w:r>
          <w:rPr>
            <w:rStyle w:val="2fb"/>
            <w:rtl/>
          </w:rPr>
          <w:t xml:space="preserve">דר"ה</w:t>
        </w:r>
      </w:ins>
      <w:del w:id="92816" w:author="מנוע מכני" w:date="2026-10-05T11:32:12Z">
        <w:r>
          <w:rPr>
            <w:rtl/>
          </w:rPr>
          <w:delText xml:space="preserve">דרב הונא</w:delText>
        </w:r>
      </w:del>
      <w:r>
        <w:rPr>
          <w:rtl/>
        </w:rPr>
        <w:t xml:space="preserve">, </w:t>
      </w:r>
    </w:p>
    <w:p>
      <w:pPr>
        <w:pStyle w:val="38"/>
        <w:rPr>
          <w:ins w:id="99292" w:author="מנוע מכני" w:date="2026-10-05T11:32:12Z"/>
        </w:rPr>
      </w:pPr>
      <w:r>
        <w:t xml:space="preserve">בעי </w:t>
      </w:r>
      <w:ins w:id="94689" w:author="מנוע מכני" w:date="2026-10-05T11:32:12Z">
        <w:r>
          <w:t xml:space="preserve">ממנו</w:t>
        </w:r>
      </w:ins>
      <w:del w:id="94690" w:author="מנוע מכני" w:date="2026-10-05T11:32:12Z">
        <w:r>
          <w:delText xml:space="preserve">מיניה</w:delText>
        </w:r>
      </w:del>
      <w:r>
        <w:t xml:space="preserve">:</w:t>
      </w:r>
    </w:p>
    <w:p w14:paraId="257728F0" w14:textId="77777777" w:rsidR="00500CB1" w:rsidRDefault="00F63065" w:rsidP="00500CB1">
      <w:pPr>
        <w:rPr>
          <w:rtl/>
        </w:rPr>
      </w:pPr>
      <w:del w:id="992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ר' מאיר </w:t>
      </w:r>
      <w:ins w:id="98445" w:author="מנוע מכני" w:date="2026-10-05T11:32:12Z">
        <w:r>
          <w:rPr>
            <w:rtl/>
          </w:rPr>
          <w:t xml:space="preserve">מחוייב</w:t>
        </w:r>
      </w:ins>
      <w:del w:id="98446" w:author="מנוע מכני" w:date="2026-10-05T11:32:12Z">
        <w:r>
          <w:rPr>
            <w:rtl/>
          </w:rPr>
          <w:delText xml:space="preserve">מיחייב</w:delText>
        </w:r>
      </w:del>
      <w:r>
        <w:rPr>
          <w:rtl/>
        </w:rPr>
        <w:t xml:space="preserve"> </w:t>
      </w:r>
      <w:ins w:id="94691" w:author="מנוע מכני" w:date="2026-10-05T11:32:12Z">
        <w:r>
          <w:rPr>
            <w:rtl/>
          </w:rPr>
          <w:t xml:space="preserve">למה</w:t>
        </w:r>
      </w:ins>
      <w:del w:id="94692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</w:p>
    <w:p w14:paraId="676A45C5" w14:textId="77777777" w:rsidR="00500CB1" w:rsidRDefault="00500CB1" w:rsidP="00500CB1">
      <w:pPr>
        <w:rPr>
          <w:rtl/>
        </w:rPr>
      </w:pPr>
      <w:ins w:id="93341" w:author="מנוע מכני" w:date="2026-10-05T11:32:12Z">
        <w:r>
          <w:rPr>
            <w:rFonts w:hint="cs"/>
            <w:rtl/>
          </w:rPr>
          <w:t xml:space="preserve">לא</w:t>
        </w:r>
      </w:ins>
      <w:del w:id="9334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לבכורה דהר </w:t>
      </w:r>
      <w:r>
        <w:rPr>
          <w:rStyle w:val="2fb"/>
          <w:rFonts w:hint="cs"/>
          <w:rtl/>
        </w:rPr>
        <w:t xml:space="preserve">ל</w:t>
      </w:r>
      <w:ins w:id="9086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864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'</w:t>
      </w:r>
      <w:ins w:id="90201" w:author="מנוע סמנטי" w:date="2026-10-05T11:39:44Z">
        <w:r>
          <w:rPr>
            <w:rStyle w:val="afffff0"/>
            <w:rFonts w:hint="cs"/>
            <w:rtl/>
          </w:rPr>
          <w:t xml:space="preserve">אַךְ בְּכוֹר שׁוֹר</w:t>
        </w:r>
      </w:ins>
      <w:del w:id="90202" w:author="מנוע סמנטי" w:date="2026-10-05T11:39:44Z">
        <w:r>
          <w:rPr>
            <w:rFonts w:hint="cs"/>
            <w:rtl/>
          </w:rPr>
          <w:delText xml:space="preserve">אך בכור שור</w:delText>
        </w:r>
      </w:del>
      <w:r>
        <w:rPr>
          <w:rFonts w:hint="cs"/>
          <w:rtl/>
        </w:rPr>
        <w:t xml:space="preserve">' </w:t>
      </w:r>
      <w:r w:rsidR="00F63065">
        <w:rPr>
          <w:rtl/>
        </w:rPr>
        <w:t xml:space="preserve">עד שיהא הוא שור ובכורו שור? </w:t>
      </w:r>
    </w:p>
    <w:p>
      <w:pPr>
        <w:pStyle w:val="38"/>
        <w:rPr>
          <w:ins w:id="99294" w:author="מנוע מכני" w:date="2026-10-05T11:32:12Z"/>
        </w:rPr>
      </w:pPr>
      <w:r>
        <w:t xml:space="preserve">אלא</w:t>
      </w:r>
    </w:p>
    <w:p w14:paraId="73037473" w14:textId="77777777" w:rsidR="00500CB1" w:rsidRDefault="00F63065" w:rsidP="00500CB1">
      <w:pPr>
        <w:rPr>
          <w:rtl/>
        </w:rPr>
      </w:pPr>
      <w:del w:id="992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לראשית הגז, </w:t>
      </w:r>
      <w:ins w:id="94695" w:author="מנוע מכני" w:date="2026-10-05T11:32:12Z">
        <w:r>
          <w:rPr>
            <w:rtl/>
          </w:rPr>
          <w:t xml:space="preserve">ואין</w:t>
        </w:r>
      </w:ins>
      <w:del w:id="94696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</w:t>
      </w:r>
      <w:ins w:id="94693" w:author="מנוע מכני" w:date="2026-10-05T11:32:12Z">
        <w:r>
          <w:rPr>
            <w:rtl/>
          </w:rPr>
          <w:t xml:space="preserve">לו</w:t>
        </w:r>
      </w:ins>
      <w:del w:id="9469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הא </w:t>
      </w:r>
      <w:r>
        <w:rPr>
          <w:rStyle w:val="2fb"/>
          <w:rtl/>
        </w:rPr>
        <w:t xml:space="preserve">דת</w:t>
      </w:r>
      <w:r w:rsidR="00500CB1">
        <w:rPr>
          <w:rStyle w:val="2fb"/>
          <w:rFonts w:hint="cs"/>
          <w:rtl/>
        </w:rPr>
        <w:t xml:space="preserve">ד</w:t>
      </w:r>
      <w:ins w:id="9086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66" w:author="מנוע מכני" w:date="2026-10-05T11:32:12Z">
        <w:r w:rsidR="00500CB1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: כבשים שצמרן קשה - פטורין מראשית הגז, שנאמר ומגז כבשי יתחמם? </w:t>
      </w:r>
    </w:p>
    <w:p>
      <w:pPr>
        <w:pStyle w:val="38"/>
        <w:rPr>
          <w:ins w:id="99296" w:author="מנוע מכני" w:date="2026-10-05T11:32:12Z"/>
        </w:rPr>
      </w:pPr>
      <w:r>
        <w:t xml:space="preserve">אמר</w:t>
      </w:r>
      <w:r>
        <w:t xml:space="preserve"> </w:t>
      </w:r>
      <w:ins w:id="94699" w:author="מנוע מכני" w:date="2026-10-05T11:32:12Z">
        <w:r>
          <w:t xml:space="preserve">לו</w:t>
        </w:r>
      </w:ins>
      <w:del w:id="94700" w:author="מנוע מכני" w:date="2026-10-05T11:32:12Z">
        <w:r>
          <w:delText xml:space="preserve">ליה</w:delText>
        </w:r>
      </w:del>
      <w:r>
        <w:t xml:space="preserve">:</w:t>
      </w:r>
    </w:p>
    <w:p w14:paraId="66975078" w14:textId="77777777" w:rsidR="00500CB1" w:rsidRDefault="00F63065" w:rsidP="00500CB1">
      <w:pPr>
        <w:rPr>
          <w:rtl/>
        </w:rPr>
      </w:pPr>
      <w:del w:id="992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ניחזי אנן, </w:t>
      </w:r>
      <w:ins w:id="93343" w:author="מנוע מכני" w:date="2026-10-05T11:32:12Z">
        <w:r>
          <w:rPr>
            <w:rtl/>
          </w:rPr>
          <w:t xml:space="preserve">כאן</w:t>
        </w:r>
      </w:ins>
      <w:del w:id="9334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במאי </w:t>
      </w:r>
      <w:ins w:id="94697" w:author="מנוע מכני" w:date="2026-10-05T11:32:12Z">
        <w:r>
          <w:rPr>
            <w:rtl/>
          </w:rPr>
          <w:t xml:space="preserve">מדובר</w:t>
        </w:r>
      </w:ins>
      <w:del w:id="94698" w:author="מנוע מכני" w:date="2026-10-05T11:32:12Z">
        <w:r>
          <w:rPr>
            <w:rtl/>
          </w:rPr>
          <w:delText xml:space="preserve">עסקינן</w:delText>
        </w:r>
      </w:del>
      <w:r>
        <w:rPr>
          <w:rtl/>
        </w:rPr>
        <w:t xml:space="preserve"> - ברחל שילדה מין עז ואביו תייש, ובחוששין לזרע האב לענין אותו ואת בנו </w:t>
      </w:r>
      <w:ins w:id="98103" w:author="מנוע מכני" w:date="2026-10-05T11:32:12Z">
        <w:r>
          <w:rPr>
            <w:rtl/>
          </w:rPr>
          <w:t xml:space="preserve">חלקו</w:t>
        </w:r>
      </w:ins>
      <w:del w:id="9810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>
      <w:pPr>
        <w:pStyle w:val="38"/>
        <w:rPr>
          <w:ins w:id="99298" w:author="מנוע מכני" w:date="2026-10-05T11:32:12Z"/>
        </w:rPr>
      </w:pPr>
      <w:r>
        <w:t xml:space="preserve">ד</w:t>
      </w:r>
      <w:ins w:id="90867" w:author="מנוע מכני" w:date="2026-10-05T11:32:12Z">
        <w:r>
          <w:t xml:space="preserve">ר"מ</w:t>
        </w:r>
      </w:ins>
      <w:del w:id="90868" w:author="מנוע מכני" w:date="2026-10-05T11:32:12Z">
        <w:r>
          <w:delText xml:space="preserve">ר''מ</w:delText>
        </w:r>
      </w:del>
      <w:r>
        <w:t xml:space="preserve"> סבר</w:t>
      </w:r>
      <w:r w:rsidR="00F63065">
        <w:t xml:space="preserve">:</w:t>
      </w:r>
    </w:p>
    <w:p w14:paraId="55F6ECA0" w14:textId="77777777" w:rsidR="00500CB1" w:rsidRDefault="00500CB1" w:rsidP="00500CB1">
      <w:pPr>
        <w:rPr>
          <w:rtl/>
        </w:rPr>
      </w:pPr>
      <w:del w:id="992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חוששין לזרע האב, ורבנן סברי: אין חוששין לזרע האב: </w:t>
      </w:r>
    </w:p>
    <w:p>
      <w:pPr>
        <w:pStyle w:val="38"/>
        <w:rPr>
          <w:ins w:id="100822" w:author="מנוע מכני" w:date="2026-10-05T11:32:12Z"/>
        </w:rPr>
      </w:pPr>
      <w:ins w:id="93345" w:author="מנוע מכני" w:date="2026-10-05T11:32:12Z">
        <w:r>
          <w:t xml:space="preserve">א"כ</w:t>
        </w:r>
      </w:ins>
      <w:del w:id="93346" w:author="מנוע מכני" w:date="2026-10-05T11:32:12Z">
        <w:r>
          <w:delText xml:space="preserve">אי הכי</w:delText>
        </w:r>
      </w:del>
      <w:r>
        <w:t xml:space="preserve">,</w:t>
      </w:r>
    </w:p>
    <w:p w14:paraId="7CE09894" w14:textId="77777777" w:rsidR="00500CB1" w:rsidRDefault="00F63065" w:rsidP="00500CB1">
      <w:pPr>
        <w:rPr>
          <w:rtl/>
        </w:rPr>
      </w:pPr>
      <w:del w:id="1008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ליפלגו בחוששין לזרע האב </w:t>
      </w:r>
      <w:ins w:id="94701" w:author="מנוע מכני" w:date="2026-10-05T11:32:12Z">
        <w:r>
          <w:rPr>
            <w:rtl/>
          </w:rPr>
          <w:t xml:space="preserve">סתם</w:t>
        </w:r>
      </w:ins>
      <w:del w:id="9470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ins w:id="90611" w:author="מנוע סמנטי" w:date="2026-10-05T11:39:44Z">
        <w:r>
          <w:rPr>
            <w:rtl/>
          </w:rPr>
          <w:t xml:space="preserve">במחלוקת</w:t>
        </w:r>
      </w:ins>
      <w:del w:id="90612" w:author="מנוע סמנטי" w:date="2026-10-05T11:39:44Z">
        <w:r>
          <w:rPr>
            <w:rtl/>
          </w:rPr>
          <w:delText xml:space="preserve">בפלוגתא</w:delText>
        </w:r>
      </w:del>
      <w:r>
        <w:rPr>
          <w:rtl/>
        </w:rPr>
        <w:t xml:space="preserve"> דחנניה ורבנן! </w:t>
      </w:r>
    </w:p>
    <w:p>
      <w:pPr>
        <w:pStyle w:val="38"/>
        <w:rPr>
          <w:ins w:id="99300" w:author="מנוע מכני" w:date="2026-10-05T11:32:12Z"/>
        </w:rPr>
      </w:pPr>
      <w:r>
        <w:t xml:space="preserve">אלא</w:t>
      </w:r>
    </w:p>
    <w:p w14:paraId="4F4A5987" w14:textId="77777777" w:rsidR="00500CB1" w:rsidRDefault="00F63065" w:rsidP="00500CB1">
      <w:pPr>
        <w:rPr>
          <w:rtl/>
        </w:rPr>
      </w:pPr>
      <w:del w:id="993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לבכורה, וה</w:t>
      </w:r>
      <w:ins w:id="90869" w:author="מנוע מכני" w:date="2026-10-05T11:32:12Z">
        <w:r>
          <w:rPr>
            <w:rFonts w:hint="cs"/>
            <w:rtl/>
          </w:rPr>
          <w:t xml:space="preserve">ב"ע</w:t>
        </w:r>
      </w:ins>
      <w:del w:id="90870" w:author="מנוע מכני" w:date="2026-10-05T11:32:12Z">
        <w:r w:rsidR="00500CB1">
          <w:rPr>
            <w:rFonts w:hint="cs"/>
            <w:rtl/>
          </w:rPr>
          <w:delText xml:space="preserve">ב''ע</w:delText>
        </w:r>
      </w:del>
      <w:r w:rsidR="00500CB1">
        <w:rPr>
          <w:rFonts w:hint="cs"/>
          <w:rtl/>
        </w:rPr>
        <w:t xml:space="preserve"> </w:t>
      </w:r>
      <w:r>
        <w:rPr>
          <w:rtl/>
        </w:rPr>
        <w:t xml:space="preserve">- ברחל בת רחל בת עז, </w:t>
      </w:r>
    </w:p>
    <w:p>
      <w:pPr>
        <w:pStyle w:val="38"/>
        <w:rPr>
          <w:ins w:id="99302" w:author="מנוע מכני" w:date="2026-10-05T11:32:12Z"/>
        </w:rPr>
      </w:pPr>
      <w:ins w:id="95773" w:author="מנוע מכני" w:date="2026-10-05T11:32:12Z">
        <w:r>
          <w:t xml:space="preserve">מ"ד</w:t>
        </w:r>
      </w:ins>
      <w:del w:id="95774" w:author="מנוע מכני" w:date="2026-10-05T11:32:12Z">
        <w:r>
          <w:delText xml:space="preserve">מר סבר</w:delText>
        </w:r>
      </w:del>
      <w:r>
        <w:t xml:space="preserve">:</w:t>
      </w:r>
    </w:p>
    <w:p w14:paraId="7259824E" w14:textId="77777777" w:rsidR="00500CB1" w:rsidRDefault="00F63065" w:rsidP="00500CB1">
      <w:pPr>
        <w:rPr>
          <w:rtl/>
        </w:rPr>
      </w:pPr>
      <w:del w:id="993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זיל בתר </w:t>
      </w:r>
      <w:ins w:id="90615" w:author="מנוע סמנטי" w:date="2026-10-05T11:39:44Z">
        <w:r>
          <w:rPr>
            <w:rtl/>
          </w:rPr>
          <w:t xml:space="preserve">אמו</w:t>
        </w:r>
      </w:ins>
      <w:del w:id="90616" w:author="מנוע סמנטי" w:date="2026-10-05T11:39:44Z">
        <w:r>
          <w:rPr>
            <w:rtl/>
          </w:rPr>
          <w:delText xml:space="preserve">אימיה</w:delText>
        </w:r>
      </w:del>
      <w:r>
        <w:rPr>
          <w:rtl/>
        </w:rPr>
        <w:t xml:space="preserve">, </w:t>
      </w:r>
      <w:ins w:id="94703" w:author="מנוע מכני" w:date="2026-10-05T11:32:12Z">
        <w:r>
          <w:rPr>
            <w:rtl/>
          </w:rPr>
          <w:t xml:space="preserve">וזה</w:t>
        </w:r>
      </w:ins>
      <w:del w:id="94704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</w:t>
      </w:r>
      <w:ins w:id="93347" w:author="מנוע מכני" w:date="2026-10-05T11:32:12Z">
        <w:r>
          <w:rPr>
            <w:rtl/>
          </w:rPr>
          <w:t xml:space="preserve">לא</w:t>
        </w:r>
      </w:ins>
      <w:del w:id="9334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נדמה הוא, ומר סבר: זיל בתר </w:t>
      </w:r>
      <w:ins w:id="90613" w:author="מנוע סמנטי" w:date="2026-10-05T11:39:44Z">
        <w:r>
          <w:rPr>
            <w:rtl/>
          </w:rPr>
          <w:t xml:space="preserve">אמו</w:t>
        </w:r>
      </w:ins>
      <w:del w:id="90614" w:author="מנוע סמנטי" w:date="2026-10-05T11:39:44Z">
        <w:r>
          <w:rPr>
            <w:rtl/>
          </w:rPr>
          <w:delText xml:space="preserve">אימיה</w:delText>
        </w:r>
      </w:del>
      <w:r>
        <w:rPr>
          <w:rtl/>
        </w:rPr>
        <w:t xml:space="preserve"> דאימיה, </w:t>
      </w:r>
      <w:ins w:id="94705" w:author="מנוע מכני" w:date="2026-10-05T11:32:12Z">
        <w:r>
          <w:rPr>
            <w:rtl/>
          </w:rPr>
          <w:t xml:space="preserve">וזה</w:t>
        </w:r>
      </w:ins>
      <w:del w:id="9470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נדמה הוא</w:t>
      </w:r>
      <w:r w:rsidR="0057284B">
        <w:rPr>
          <w:rtl/>
        </w:rPr>
        <w:t>.</w:t>
      </w:r>
    </w:p>
    <w:p>
      <w:pPr>
        <w:pStyle w:val="38"/>
        <w:rPr>
          <w:ins w:id="99304" w:author="מנוע מכני" w:date="2026-10-05T11:32:12Z"/>
        </w:rPr>
      </w:pPr>
      <w:r>
        <w:t xml:space="preserve">וא</w:t>
      </w:r>
      <w:ins w:id="90871" w:author="מנוע מכני" w:date="2026-10-05T11:32:12Z">
        <w:r>
          <w:t xml:space="preserve">ב"א</w:t>
        </w:r>
      </w:ins>
      <w:del w:id="9087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EE8EA9C" w14:textId="77777777" w:rsidR="00B874E6" w:rsidRDefault="00500CB1" w:rsidP="00500CB1">
      <w:pPr>
        <w:rPr>
          <w:rtl/>
        </w:rPr>
      </w:pPr>
      <w:del w:id="993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ברחל בת עז בת רחל, </w:t>
      </w:r>
      <w:ins w:id="95775" w:author="מנוע מכני" w:date="2026-10-05T11:32:12Z">
        <w:r>
          <w:rPr>
            <w:rtl/>
          </w:rPr>
          <w:t xml:space="preserve">מ"ד</w:t>
        </w:r>
      </w:ins>
      <w:del w:id="95776" w:author="מנוע מכני" w:date="2026-10-05T11:32:12Z">
        <w:r w:rsidR="00F63065">
          <w:rPr>
            <w:rtl/>
          </w:rPr>
          <w:delText xml:space="preserve">מר סבר</w:delText>
        </w:r>
      </w:del>
      <w:r w:rsidR="00F63065">
        <w:rPr>
          <w:rtl/>
        </w:rPr>
        <w:t xml:space="preserve">: חזרה שייות למקומן, ומר סבר: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חזרה שייות למקומן</w:t>
      </w:r>
      <w:r w:rsidR="0057284B">
        <w:rPr>
          <w:rtl/>
        </w:rPr>
        <w:t>.</w:t>
      </w:r>
    </w:p>
    <w:p>
      <w:pPr>
        <w:pStyle w:val="38"/>
        <w:rPr>
          <w:ins w:id="99306" w:author="מנוע מכני" w:date="2026-10-05T11:32:12Z"/>
        </w:rPr>
      </w:pPr>
      <w:ins w:id="90873" w:author="מנוע מכני" w:date="2026-10-05T11:32:12Z">
        <w:r>
          <w:t xml:space="preserve">ר"א</w:t>
        </w:r>
      </w:ins>
      <w:del w:id="90874" w:author="מנוע מכני" w:date="2026-10-05T11:32:12Z">
        <w:r>
          <w:delText xml:space="preserve">ר</w:delText>
        </w:r>
        <w:r w:rsidR="00500CB1">
          <w:delText xml:space="preserve">''א</w:delText>
        </w:r>
      </w:del>
      <w:r>
        <w:t xml:space="preserve">:</w:t>
      </w:r>
    </w:p>
    <w:p w14:paraId="787D61AC" w14:textId="77777777" w:rsidR="00A20C2E" w:rsidRDefault="00F63065" w:rsidP="00500CB1">
      <w:pPr>
        <w:rPr>
          <w:rtl/>
        </w:rPr>
      </w:pPr>
      <w:del w:id="993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שיש בו מקצת סימנין, ומאן חכמים - </w:t>
      </w:r>
      <w:r>
        <w:rPr>
          <w:rStyle w:val="2fb"/>
          <w:rtl/>
        </w:rPr>
        <w:t xml:space="preserve">ר"ש</w:t>
      </w:r>
      <w:r>
        <w:rPr>
          <w:rtl/>
        </w:rPr>
        <w:t xml:space="preserve">, דאמר עד שיהא ראשו ורובו דומה לאמו: </w:t>
      </w:r>
    </w:p>
    <w:p>
      <w:pPr>
        <w:pStyle w:val="38"/>
        <w:rPr>
          <w:ins w:id="99308" w:author="מנוע מכני" w:date="2026-10-05T11:32:12Z"/>
        </w:rPr>
      </w:pPr>
      <w:r>
        <w:t xml:space="preserve">אר</w:t>
      </w:r>
      <w:ins w:id="90875" w:author="מנוע מכני" w:date="2026-10-05T11:32:12Z">
        <w:r>
          <w:t xml:space="preserve">י"ו</w:t>
        </w:r>
      </w:ins>
      <w:del w:id="90876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7D18FF30" w14:textId="77777777" w:rsidR="00B874E6" w:rsidRDefault="00A20C2E" w:rsidP="00A20C2E">
      <w:pPr>
        <w:rPr>
          <w:rtl/>
        </w:rPr>
      </w:pPr>
      <w:del w:id="993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מודה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בשעיר של </w:t>
      </w:r>
      <w:ins w:id="90877" w:author="מנוע מכני" w:date="2026-10-05T11:32:12Z">
        <w:r>
          <w:rPr>
            <w:rStyle w:val="2fb"/>
            <w:rtl/>
          </w:rPr>
          <w:t xml:space="preserve">ר"ח</w:t>
        </w:r>
      </w:ins>
      <w:del w:id="9087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''ח</w:delText>
        </w:r>
      </w:del>
      <w:r>
        <w:rPr>
          <w:rFonts w:hint="cs"/>
          <w:rtl/>
        </w:rPr>
        <w:t xml:space="preserve"> </w:t>
      </w:r>
      <w:ins w:id="93349" w:author="מנוע מכני" w:date="2026-10-05T11:32:12Z">
        <w:r>
          <w:rPr>
            <w:rtl/>
          </w:rPr>
          <w:t xml:space="preserve">דצריך</w:t>
        </w:r>
      </w:ins>
      <w:del w:id="93350" w:author="מנוע מכני" w:date="2026-10-05T11:32:12Z">
        <w:r w:rsidR="00F63065">
          <w:rPr>
            <w:rtl/>
          </w:rPr>
          <w:delText xml:space="preserve">דבעינן</w:delText>
        </w:r>
      </w:del>
      <w:r w:rsidR="00F63065">
        <w:rPr>
          <w:rtl/>
        </w:rPr>
        <w:t xml:space="preserve"> בן שעירה, </w:t>
      </w:r>
      <w:ins w:id="90879" w:author="מנוע מכני" w:date="2026-10-05T11:32:12Z">
        <w:r>
          <w:rPr>
            <w:rFonts w:hint="cs"/>
            <w:rtl/>
          </w:rPr>
          <w:t xml:space="preserve">מ"ט</w:t>
        </w:r>
      </w:ins>
      <w:del w:id="90880" w:author="מנוע מכני" w:date="2026-10-05T11:32:12Z">
        <w:r>
          <w:rPr>
            <w:rFonts w:hint="cs"/>
            <w:rtl/>
          </w:rPr>
          <w:delText xml:space="preserve">מ''ט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203" w:author="מנוע סמנטי" w:date="2026-10-05T11:39:44Z">
        <w:r>
          <w:rPr>
            <w:rStyle w:val="afffff0"/>
            <w:rtl/>
          </w:rPr>
          <w:t xml:space="preserve">אֶחָד</w:t>
        </w:r>
      </w:ins>
      <w:del w:id="90204" w:author="מנוע סמנטי" w:date="2026-10-05T11:39:44Z">
        <w:r w:rsidR="00F63065">
          <w:rPr>
            <w:rtl/>
          </w:rPr>
          <w:delText xml:space="preserve">אחד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המיוחד ובא מששת ימי בראשית</w:t>
      </w:r>
      <w:r w:rsidR="0057284B">
        <w:rPr>
          <w:rtl/>
        </w:rPr>
        <w:t>.</w:t>
      </w:r>
    </w:p>
    <w:p w14:paraId="4302D072" w14:textId="77777777" w:rsidR="00A20C2E" w:rsidRDefault="00F63065" w:rsidP="00A20C2E">
      <w:pPr>
        <w:rPr>
          <w:rtl/>
        </w:rPr>
      </w:pPr>
      <w:ins w:id="93355" w:author="מנוע מכני" w:date="2026-10-05T11:32:12Z">
        <w:r>
          <w:rPr>
            <w:rtl/>
          </w:rPr>
          <w:t xml:space="preserve">ולא</w:t>
        </w:r>
      </w:ins>
      <w:del w:id="93356" w:author="מנוע מכני" w:date="2026-10-05T11:32:12Z">
        <w:r>
          <w:rPr>
            <w:rtl/>
          </w:rPr>
          <w:delText xml:space="preserve">ו</w:delText>
        </w:r>
        <w:r w:rsidR="00A20C2E">
          <w:rPr>
            <w:rFonts w:hint="cs"/>
            <w:rtl/>
          </w:rPr>
          <w:delText xml:space="preserve">לאו</w:delText>
        </w:r>
      </w:del>
      <w:r w:rsidR="00A20C2E">
        <w:rPr>
          <w:rFonts w:hint="cs"/>
          <w:rtl/>
        </w:rPr>
        <w:t xml:space="preserve"> </w:t>
      </w:r>
      <w:ins w:id="93353" w:author="מנוע מכני" w:date="2026-10-05T11:32:12Z">
        <w:r>
          <w:rPr>
            <w:rFonts w:hint="cs"/>
            <w:rtl/>
          </w:rPr>
          <w:t xml:space="preserve">מכאן</w:t>
        </w:r>
      </w:ins>
      <w:del w:id="93354" w:author="מנוע מכני" w:date="2026-10-05T11:32:12Z">
        <w:r w:rsidR="00A20C2E">
          <w:rPr>
            <w:rFonts w:hint="cs"/>
            <w:rtl/>
          </w:rPr>
          <w:delText xml:space="preserve">מהכא</w:delText>
        </w:r>
      </w:del>
      <w:r w:rsidR="00A20C2E">
        <w:rPr>
          <w:rFonts w:hint="cs"/>
          <w:rtl/>
        </w:rPr>
        <w:t xml:space="preserve"> אלא </w:t>
      </w:r>
      <w:ins w:id="93351" w:author="מנוע מכני" w:date="2026-10-05T11:32:12Z">
        <w:r>
          <w:rPr>
            <w:rtl/>
          </w:rPr>
          <w:t xml:space="preserve">משם</w:t>
        </w:r>
      </w:ins>
      <w:del w:id="93352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נפקא: </w:t>
      </w:r>
      <w:r w:rsidR="00A20C2E">
        <w:rPr>
          <w:rFonts w:hint="cs"/>
          <w:rtl/>
        </w:rPr>
        <w:t>'</w:t>
      </w:r>
      <w:ins w:id="90207" w:author="מנוע סמנטי" w:date="2026-10-05T11:39:44Z">
        <w:r>
          <w:rPr>
            <w:rStyle w:val="afffff0"/>
            <w:rtl/>
          </w:rPr>
          <w:t xml:space="preserve">שׁוֹר אוֹ כֶשֶׂב</w:t>
        </w:r>
      </w:ins>
      <w:del w:id="90208" w:author="מנוע סמנטי" w:date="2026-10-05T11:39:44Z">
        <w:r>
          <w:rPr>
            <w:rtl/>
          </w:rPr>
          <w:delText xml:space="preserve">שור או כשב</w:delText>
        </w:r>
      </w:del>
      <w:r w:rsidR="00A20C2E">
        <w:rPr>
          <w:rFonts w:hint="cs"/>
          <w:rtl/>
        </w:rPr>
        <w:t>'</w:t>
      </w:r>
      <w:r>
        <w:rPr>
          <w:rtl/>
        </w:rPr>
        <w:t xml:space="preserve"> - פרט לכלאים, </w:t>
      </w:r>
      <w:r w:rsidR="00A20C2E">
        <w:rPr>
          <w:rFonts w:hint="cs"/>
          <w:rtl/>
        </w:rPr>
        <w:t>'</w:t>
      </w:r>
      <w:ins w:id="90205" w:author="מנוע סמנטי" w:date="2026-10-05T11:39:44Z">
        <w:r>
          <w:rPr>
            <w:rStyle w:val="afffff0"/>
            <w:rtl/>
          </w:rPr>
          <w:t xml:space="preserve">אוֹ עֵז</w:t>
        </w:r>
      </w:ins>
      <w:del w:id="90206" w:author="מנוע סמנטי" w:date="2026-10-05T11:39:44Z">
        <w:r>
          <w:rPr>
            <w:rtl/>
          </w:rPr>
          <w:delText xml:space="preserve">או עז</w:delText>
        </w:r>
      </w:del>
      <w:r w:rsidR="00A20C2E">
        <w:rPr>
          <w:rFonts w:hint="cs"/>
          <w:rtl/>
        </w:rPr>
        <w:t>'</w:t>
      </w:r>
      <w:r>
        <w:rPr>
          <w:rtl/>
        </w:rPr>
        <w:t xml:space="preserve"> - פרט לנדמה! </w:t>
      </w:r>
    </w:p>
    <w:p>
      <w:pPr>
        <w:pStyle w:val="38"/>
        <w:rPr>
          <w:ins w:id="100824" w:author="מנוע מכני" w:date="2026-10-05T11:32:12Z"/>
        </w:rPr>
      </w:pPr>
      <w:r>
        <w:t xml:space="preserve">צריכא,</w:t>
      </w:r>
    </w:p>
    <w:p w14:paraId="5E037091" w14:textId="77777777" w:rsidR="00A20C2E" w:rsidRDefault="00F63065" w:rsidP="00A20C2E">
      <w:pPr>
        <w:rPr>
          <w:rtl/>
        </w:rPr>
      </w:pPr>
      <w:del w:id="100825" w:author="מנוע מכני" w:date="2026-10-05T11:32:12Z">
        <w:r>
          <w:rPr>
            <w:rtl/>
          </w:rPr>
          <w:delText xml:space="preserve"> </w:delText>
        </w:r>
      </w:del>
      <w:ins w:id="97785" w:author="מנוע מכני" w:date="2026-10-05T11:32:12Z">
        <w:r>
          <w:rPr>
            <w:rtl/>
          </w:rPr>
          <w:t xml:space="preserve">דאם </w:t>
        </w:r>
      </w:ins>
      <w:del w:id="97786" w:author="מנוע מכני" w:date="2026-10-05T11:32:12Z">
        <w:r>
          <w:rPr>
            <w:rtl/>
          </w:rPr>
          <w:delText xml:space="preserve">דאי </w:delText>
        </w:r>
      </w:del>
      <w:ins w:id="93361" w:author="מנוע מכני" w:date="2026-10-05T11:32:12Z">
        <w:r>
          <w:rPr>
            <w:rtl/>
          </w:rPr>
          <w:t xml:space="preserve">משם</w:t>
        </w:r>
      </w:ins>
      <w:del w:id="93362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881" w:author="מנוע מכני" w:date="2026-10-05T11:32:12Z">
        <w:r>
          <w:rPr>
            <w:rtl/>
          </w:rPr>
          <w:t xml:space="preserve">ו"א</w:t>
        </w:r>
      </w:ins>
      <w:del w:id="90882" w:author="מנוע מכני" w:date="2026-10-05T11:32:12Z">
        <w:r>
          <w:rPr>
            <w:rtl/>
          </w:rPr>
          <w:delText xml:space="preserve">ו</w:delText>
        </w:r>
        <w:r w:rsidR="00A20C2E">
          <w:rPr>
            <w:rFonts w:hint="cs"/>
            <w:rtl/>
          </w:rPr>
          <w:delText xml:space="preserve">''א</w:delText>
        </w:r>
      </w:del>
      <w:r w:rsidR="00A20C2E">
        <w:rPr>
          <w:rFonts w:hint="cs"/>
          <w:rtl/>
        </w:rPr>
        <w:t xml:space="preserve"> </w:t>
      </w:r>
      <w:r>
        <w:rPr>
          <w:rtl/>
        </w:rPr>
        <w:t xml:space="preserve">ה"מ</w:t>
      </w:r>
      <w:r>
        <w:rPr>
          <w:rtl/>
        </w:rPr>
        <w:t xml:space="preserve"> - </w:t>
      </w:r>
      <w:ins w:id="93357" w:author="מנוע מכני" w:date="2026-10-05T11:32:12Z">
        <w:r>
          <w:rPr>
            <w:rtl/>
          </w:rPr>
          <w:t xml:space="preserve">מקום</w:t>
        </w:r>
      </w:ins>
      <w:del w:id="9335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נחת לדרי, אבל </w:t>
      </w:r>
      <w:ins w:id="93359" w:author="מנוע מכני" w:date="2026-10-05T11:32:12Z">
        <w:r>
          <w:rPr>
            <w:rtl/>
          </w:rPr>
          <w:t xml:space="preserve">מקום</w:t>
        </w:r>
      </w:ins>
      <w:del w:id="9336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דנחת - אימא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45024BA2" w14:textId="77777777" w:rsidR="00B874E6" w:rsidRDefault="00F63065" w:rsidP="00A20C2E">
      <w:pPr>
        <w:rPr>
          <w:rtl/>
        </w:rPr>
      </w:pPr>
      <w:ins w:id="97787" w:author="מנוע מכני" w:date="2026-10-05T11:32:12Z">
        <w:r>
          <w:rPr>
            <w:rtl/>
          </w:rPr>
          <w:t xml:space="preserve">ואם </w:t>
        </w:r>
      </w:ins>
      <w:del w:id="97788" w:author="מנוע מכני" w:date="2026-10-05T11:32:12Z">
        <w:r>
          <w:rPr>
            <w:rtl/>
          </w:rPr>
          <w:delText xml:space="preserve">ואי </w:delText>
        </w:r>
      </w:del>
      <w:ins w:id="93363" w:author="מנוע מכני" w:date="2026-10-05T11:32:12Z">
        <w:r>
          <w:rPr>
            <w:rtl/>
          </w:rPr>
          <w:t xml:space="preserve">מכאן</w:t>
        </w:r>
      </w:ins>
      <w:del w:id="93364" w:author="מנוע מכני" w:date="2026-10-05T11:32:12Z">
        <w:r>
          <w:rPr>
            <w:rtl/>
          </w:rPr>
          <w:delText xml:space="preserve">מהכא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883" w:author="מנוע מכני" w:date="2026-10-05T11:32:12Z">
        <w:r>
          <w:rPr>
            <w:rFonts w:hint="cs"/>
            <w:rtl/>
          </w:rPr>
          <w:t xml:space="preserve">ו"א</w:t>
        </w:r>
      </w:ins>
      <w:del w:id="90884" w:author="מנוע מכני" w:date="2026-10-05T11:32:12Z">
        <w:r w:rsidR="00A20C2E">
          <w:rPr>
            <w:rFonts w:hint="cs"/>
            <w:rtl/>
          </w:rPr>
          <w:delText xml:space="preserve">ו''א</w:delText>
        </w:r>
      </w:del>
      <w:ins w:id="96183" w:author="מנוע מכני" w:date="2026-10-05T11:32:12Z">
        <w:r>
          <w:rPr>
            <w:rFonts w:hint="cs"/>
            <w:rtl/>
          </w:rPr>
          <w:t xml:space="preserve"> </w:t>
        </w:r>
      </w:ins>
      <w:del w:id="96184" w:author="מנוע מכני" w:date="2026-10-05T11:32:12Z">
        <w:r w:rsidR="00A20C2E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ה"מ</w:t>
      </w:r>
      <w:r>
        <w:rPr>
          <w:rtl/>
        </w:rPr>
        <w:t xml:space="preserve"> - לגבי קרבן חובה, אבל נדבה </w:t>
      </w:r>
      <w:r>
        <w:rPr>
          <w:rtl/>
        </w:rPr>
        <w:t xml:space="preserve">לא</w:t>
      </w:r>
      <w:r>
        <w:rPr>
          <w:rtl/>
        </w:rPr>
        <w:t xml:space="preserve">, צריכא</w:t>
      </w:r>
      <w:r w:rsidR="0057284B">
        <w:rPr>
          <w:rtl/>
        </w:rPr>
        <w:t>.</w:t>
      </w:r>
    </w:p>
    <w:p w14:paraId="041C6158" w14:textId="77777777" w:rsidR="00A20C2E" w:rsidRDefault="00A20C2E" w:rsidP="00A20C2E">
      <w:pPr>
        <w:rPr>
          <w:del w:id="90567" w:author="מנוע עיצוב" w:date="2026-10-05T11:33:53Z"/>
          <w:rtl/>
        </w:rPr>
      </w:pPr>
    </w:p>
    <w:p>
      <w:pPr>
        <w:pStyle w:val="38"/>
        <w:rPr>
          <w:ins w:id="99310" w:author="מנוע מכני" w:date="2026-10-05T11:32:12Z"/>
        </w:rPr>
      </w:pPr>
      <w:r>
        <w:t>א</w:t>
      </w:r>
      <w:r w:rsidR="00A20C2E">
        <w:t xml:space="preserve">רא</w:t>
      </w:r>
      <w:ins w:id="90885" w:author="מנוע מכני" w:date="2026-10-05T11:32:12Z">
        <w:r>
          <w:t xml:space="preserve">ב"י</w:t>
        </w:r>
      </w:ins>
      <w:del w:id="90886" w:author="מנוע מכני" w:date="2026-10-05T11:32:12Z">
        <w:r w:rsidR="00A20C2E">
          <w:delText xml:space="preserve">ב''י</w:delText>
        </w:r>
      </w:del>
      <w:r>
        <w:t xml:space="preserve">:</w:t>
      </w:r>
    </w:p>
    <w:p w14:paraId="4FCF1820" w14:textId="77777777" w:rsidR="00A20C2E" w:rsidRDefault="00F63065" w:rsidP="00A20C2E">
      <w:pPr>
        <w:rPr>
          <w:rtl/>
        </w:rPr>
      </w:pPr>
      <w:del w:id="993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דאין לוקין על צמרו משום כלאים,</w:t>
      </w:r>
    </w:p>
    <w:p w14:paraId="56DD7571" w14:textId="77777777" w:rsidR="00B874E6" w:rsidRDefault="00A20C2E" w:rsidP="00A20C2E">
      <w:pPr>
        <w:rPr>
          <w:rtl/>
        </w:rPr>
      </w:pPr>
      <w:r>
        <w:rPr>
          <w:rFonts w:hint="cs"/>
          <w:rtl/>
        </w:rPr>
        <w:t>'</w:t>
      </w:r>
      <w:ins w:id="90209" w:author="מנוע סמנטי" w:date="2026-10-05T11:39:44Z">
        <w:r>
          <w:rPr>
            <w:rStyle w:val="afffff0"/>
            <w:rtl/>
          </w:rPr>
          <w:t xml:space="preserve">לֹא תִלְבַּשׁ שַׁעַטְנֵז</w:t>
        </w:r>
      </w:ins>
      <w:del w:id="90210" w:author="מנוע סמנטי" w:date="2026-10-05T11:39:44Z">
        <w:r w:rsidR="00F63065">
          <w:rPr>
            <w:rtl/>
          </w:rPr>
          <w:delText xml:space="preserve">לא תלבש שעטנז</w:delText>
        </w:r>
      </w:del>
      <w:r>
        <w:rPr>
          <w:rFonts w:hint="cs"/>
          <w:rtl/>
        </w:rPr>
        <w:t>'</w:t>
      </w:r>
      <w:r w:rsidR="00F63065">
        <w:rPr>
          <w:rtl/>
        </w:rPr>
        <w:t>, מה פשתן - שלא נשתנה, אף צמר - שלא נשתנה</w:t>
      </w:r>
      <w:r w:rsidR="0057284B">
        <w:rPr>
          <w:rtl/>
        </w:rPr>
        <w:t>.</w:t>
      </w:r>
    </w:p>
    <w:p>
      <w:pPr>
        <w:pStyle w:val="38"/>
        <w:rPr>
          <w:ins w:id="99312" w:author="מנוע מכני" w:date="2026-10-05T11:32:12Z"/>
        </w:rPr>
      </w:pPr>
      <w:r>
        <w:t>א</w:t>
      </w:r>
      <w:ins w:id="90887" w:author="מנוע מכני" w:date="2026-10-05T11:32:12Z">
        <w:r>
          <w:t xml:space="preserve">ר"פ</w:t>
        </w:r>
      </w:ins>
      <w:del w:id="90888" w:author="מנוע מכני" w:date="2026-10-05T11:32:12Z">
        <w:r w:rsidR="00A20C2E">
          <w:delText xml:space="preserve">ר''פ</w:delText>
        </w:r>
      </w:del>
      <w:r>
        <w:t xml:space="preserve">:</w:t>
      </w:r>
    </w:p>
    <w:p w14:paraId="08EF4686" w14:textId="77777777" w:rsidR="00A20C2E" w:rsidRDefault="00F63065" w:rsidP="00A20C2E">
      <w:pPr>
        <w:rPr>
          <w:rtl/>
        </w:rPr>
      </w:pPr>
      <w:del w:id="993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שצמרו פסול לתכלת, </w:t>
      </w:r>
      <w:r w:rsidR="00A20C2E">
        <w:rPr>
          <w:rFonts w:hint="cs"/>
          <w:rtl/>
        </w:rPr>
        <w:t>'</w:t>
      </w:r>
      <w:ins w:id="90211" w:author="מנוע סמנטי" w:date="2026-10-05T11:39:44Z">
        <w:r>
          <w:rPr>
            <w:rStyle w:val="afffff0"/>
            <w:rtl/>
          </w:rPr>
          <w:t xml:space="preserve">לֹא תִלְבַּשׁ שַׁעַטְנֵז גְּדִילִים תַּעֲשֶׂה לָּךְ</w:t>
        </w:r>
      </w:ins>
      <w:del w:id="90212" w:author="מנוע סמנטי" w:date="2026-10-05T11:39:44Z">
        <w:r>
          <w:rPr>
            <w:rtl/>
          </w:rPr>
          <w:delText xml:space="preserve">לא תלבש שעטנז</w:delText>
        </w:r>
        <w:r w:rsidR="00A20C2E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גדילים תעשה לך</w:delText>
        </w:r>
      </w:del>
      <w:r w:rsidR="00A20C2E">
        <w:rPr>
          <w:rFonts w:hint="cs"/>
          <w:rtl/>
        </w:rPr>
        <w:t>'</w:t>
      </w:r>
      <w:r>
        <w:rPr>
          <w:rtl/>
        </w:rPr>
        <w:t xml:space="preserve"> </w:t>
      </w:r>
    </w:p>
    <w:p w14:paraId="5E712751" w14:textId="77777777" w:rsidR="00A20C2E" w:rsidRDefault="00F63065" w:rsidP="00C5567C">
      <w:pPr>
        <w:pStyle w:val="a"/>
        <w:rPr>
          <w:rtl/>
        </w:rPr>
      </w:pPr>
      <w:r>
        <w:rPr>
          <w:rtl/>
        </w:rPr>
        <w:t xml:space="preserve">מה פשתן - שלא נשתנה, אף צמר - שלא נשתנה </w:t>
      </w:r>
    </w:p>
    <w:p>
      <w:pPr>
        <w:pStyle w:val="38"/>
        <w:rPr>
          <w:ins w:id="99314" w:author="מנוע מכני" w:date="2026-10-05T11:32:12Z"/>
        </w:rPr>
      </w:pPr>
      <w:r>
        <w:t>א</w:t>
      </w:r>
      <w:r w:rsidR="00A20C2E">
        <w:t xml:space="preserve">רנ</w:t>
      </w:r>
      <w:ins w:id="90889" w:author="מנוע מכני" w:date="2026-10-05T11:32:12Z">
        <w:r>
          <w:t xml:space="preserve">ב"י</w:t>
        </w:r>
      </w:ins>
      <w:del w:id="90890" w:author="מנוע מכני" w:date="2026-10-05T11:32:12Z">
        <w:r w:rsidR="00A20C2E">
          <w:delText xml:space="preserve">ב''י</w:delText>
        </w:r>
      </w:del>
      <w:r>
        <w:t xml:space="preserve">:</w:t>
      </w:r>
    </w:p>
    <w:p w14:paraId="35FE47D0" w14:textId="77777777" w:rsidR="00A20C2E" w:rsidRDefault="00F63065" w:rsidP="00A20C2E">
      <w:pPr>
        <w:rPr>
          <w:rtl/>
        </w:rPr>
      </w:pPr>
      <w:del w:id="993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שאין צמרו מטמא בנגעים, שנא</w:t>
      </w:r>
      <w:r w:rsidR="00A20C2E">
        <w:rPr>
          <w:rFonts w:hint="cs"/>
          <w:rtl/>
        </w:rPr>
        <w:t>'</w:t>
      </w:r>
      <w:r>
        <w:rPr>
          <w:rtl/>
        </w:rPr>
        <w:t xml:space="preserve"> בבגד צמר או בבגד פשתים, </w:t>
      </w:r>
    </w:p>
    <w:p w14:paraId="7715B3ED" w14:textId="77777777" w:rsidR="00B874E6" w:rsidRDefault="00A20C2E" w:rsidP="00A20C2E">
      <w:pPr>
        <w:rPr>
          <w:rtl/>
        </w:rPr>
      </w:pPr>
      <w:r>
        <w:rPr>
          <w:rtl/>
        </w:rPr>
        <w:tab/>
      </w:r>
      <w:r w:rsidR="00F63065">
        <w:rPr>
          <w:rtl/>
        </w:rPr>
        <w:t>מה פשתים - שלא נשתנה, אף צמר - שלא נשתנה</w:t>
      </w:r>
      <w:r w:rsidR="0057284B">
        <w:rPr>
          <w:rtl/>
        </w:rPr>
        <w:t>.</w:t>
      </w:r>
    </w:p>
    <w:p>
      <w:pPr>
        <w:pStyle w:val="38"/>
        <w:rPr>
          <w:ins w:id="99316" w:author="מנוע מכני" w:date="2026-10-05T11:32:12Z"/>
        </w:rPr>
      </w:pPr>
      <w:r>
        <w:t xml:space="preserve">א</w:t>
      </w:r>
      <w:ins w:id="90891" w:author="מנוע מכני" w:date="2026-10-05T11:32:12Z">
        <w:r>
          <w:t xml:space="preserve">ר"א</w:t>
        </w:r>
      </w:ins>
      <w:del w:id="90892" w:author="מנוע מכני" w:date="2026-10-05T11:32:12Z">
        <w:r>
          <w:delText xml:space="preserve">ר''א</w:delText>
        </w:r>
      </w:del>
      <w:r w:rsidR="00F63065">
        <w:t xml:space="preserve"> אף אנו נאמר:</w:t>
      </w:r>
    </w:p>
    <w:p w14:paraId="16A4823D" w14:textId="77777777" w:rsidR="00A20C2E" w:rsidRDefault="00A20C2E" w:rsidP="00F63065">
      <w:pPr>
        <w:rPr>
          <w:rtl/>
        </w:rPr>
      </w:pPr>
      <w:del w:id="9931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הדלה הגפן על גבי תאינה - יינו פסול לנסכים, </w:t>
      </w:r>
    </w:p>
    <w:p w14:paraId="40250A71" w14:textId="77777777" w:rsidR="00A20C2E" w:rsidRDefault="00A20C2E" w:rsidP="00F6306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ד</w:t>
      </w:r>
      <w:r w:rsidR="00F63065">
        <w:rPr>
          <w:rtl/>
        </w:rPr>
        <w:t>זבח ונסכים, מה זבח - שלא נשתנה, אף נסכים - שלא נשתנו</w:t>
      </w:r>
      <w:ins w:id="96185" w:author="מנוע מכני" w:date="2026-10-05T11:32:12Z">
        <w:r>
          <w:rPr>
            <w:rtl/>
          </w:rPr>
          <w:t xml:space="preserve">,</w:t>
        </w:r>
      </w:ins>
      <w:del w:id="961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18" w:author="מנוע מכני" w:date="2026-10-05T11:32:12Z"/>
        </w:rPr>
      </w:pPr>
      <w:r>
        <w:t xml:space="preserve">מתקיף רבינא:</w:t>
      </w:r>
    </w:p>
    <w:p w14:paraId="680E784D" w14:textId="77777777" w:rsidR="00A20C2E" w:rsidRDefault="00F63065" w:rsidP="00A20C2E">
      <w:pPr>
        <w:rPr>
          <w:rtl/>
        </w:rPr>
      </w:pPr>
      <w:del w:id="993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הדלה פשתן על גבי היגא </w:t>
      </w:r>
      <w:r>
        <w:rPr>
          <w:rtl/>
        </w:rPr>
        <w:t xml:space="preserve">ה"נ</w:t>
      </w:r>
      <w:r>
        <w:rPr>
          <w:rtl/>
        </w:rPr>
        <w:t xml:space="preserve"> </w:t>
      </w:r>
      <w:ins w:id="90617" w:author="מנוע סמנטי" w:date="2026-10-05T11:39:44Z">
        <w:r>
          <w:rPr>
            <w:rtl/>
          </w:rPr>
          <w:t xml:space="preserve">שישתנה</w:t>
        </w:r>
      </w:ins>
      <w:del w:id="90618" w:author="מנוע סמנטי" w:date="2026-10-05T11:39:44Z">
        <w:r>
          <w:rPr>
            <w:rtl/>
          </w:rPr>
          <w:delText xml:space="preserve">דלישתני</w:delText>
        </w:r>
      </w:del>
      <w:r>
        <w:rPr>
          <w:rtl/>
        </w:rPr>
        <w:t xml:space="preserve">? </w:t>
      </w:r>
      <w:r>
        <w:rPr>
          <w:rtl/>
        </w:rPr>
        <w:t xml:space="preserve">א"כ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מצית אמרת מה פשתן שלא נשתנה, </w:t>
      </w:r>
      <w:ins w:id="93367" w:author="מנוע מכני" w:date="2026-10-05T11:32:12Z">
        <w:r>
          <w:rPr>
            <w:rtl/>
          </w:rPr>
          <w:t xml:space="preserve">שהרי</w:t>
        </w:r>
      </w:ins>
      <w:del w:id="9336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פשתן </w:t>
      </w:r>
      <w:ins w:id="93365" w:author="מנוע מכני" w:date="2026-10-05T11:32:12Z">
        <w:r>
          <w:rPr>
            <w:rtl/>
          </w:rPr>
          <w:t xml:space="preserve">גם</w:t>
        </w:r>
      </w:ins>
      <w:del w:id="933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משתני! </w:t>
      </w:r>
    </w:p>
    <w:p>
      <w:pPr>
        <w:pStyle w:val="38"/>
        <w:rPr>
          <w:ins w:id="99320" w:author="מנוע מכני" w:date="2026-10-05T11:32:12Z"/>
        </w:rPr>
      </w:pPr>
      <w:r>
        <w:t xml:space="preserve">א"ל</w:t>
      </w:r>
      <w:r>
        <w:t xml:space="preserve">:</w:t>
      </w:r>
    </w:p>
    <w:p w14:paraId="0E2A075B" w14:textId="77777777" w:rsidR="00B874E6" w:rsidRDefault="00F63065" w:rsidP="00C5567C">
      <w:pPr>
        <w:pStyle w:val="a"/>
        <w:rPr>
          <w:rtl/>
        </w:rPr>
      </w:pPr>
      <w:del w:id="993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זה - נשתנה ריחו, וזה - </w:t>
      </w:r>
      <w:r>
        <w:rPr>
          <w:rtl/>
        </w:rPr>
        <w:t xml:space="preserve">לא</w:t>
      </w:r>
      <w:r>
        <w:rPr>
          <w:rtl/>
        </w:rPr>
        <w:t xml:space="preserve"> נשתנה ריחו</w:t>
      </w:r>
      <w:r w:rsidR="0057284B">
        <w:rPr>
          <w:rtl/>
        </w:rPr>
        <w:t>.</w:t>
      </w:r>
    </w:p>
    <w:p w14:paraId="7D68D851" w14:textId="77777777" w:rsidR="0057284B" w:rsidRDefault="0057284B" w:rsidP="0057284B">
      <w:pPr>
        <w:pStyle w:val="affffd"/>
        <w:jc w:val="center"/>
        <w:rPr>
          <w:rtl/>
        </w:rPr>
        <w:pPrChange w:id="90383" w:author="מנוע עיצוב" w:date="2026-10-05T11:33:53Z">
          <w:pPr>
            <w:jc w:val="center"/>
          </w:pPr>
        </w:pPrChange>
      </w:pPr>
      <w:r>
        <w:rPr>
          <w:rtl/>
        </w:rPr>
        <w:lastRenderedPageBreak/>
        <w:t xml:space="preserve">•</w:t>
      </w:r>
      <w:ins w:id="96187" w:author="מנוע מכני" w:date="2026-10-05T11:32:12Z">
        <w:r>
          <w:rPr>
            <w:rtl/>
          </w:rPr>
          <w:t xml:space="preserve"> </w:t>
        </w:r>
      </w:ins>
      <w:del w:id="96188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6189" w:author="מנוע מכני" w:date="2026-10-05T11:32:12Z">
        <w:r>
          <w:rPr>
            <w:rtl/>
          </w:rPr>
          <w:t xml:space="preserve"> </w:t>
        </w:r>
      </w:ins>
      <w:del w:id="96190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 w14:paraId="3A3F8659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211E5F7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רחל שלא ביכרה, וילדה שני זכרים, ויצאו שני ראשיהן כאחת, </w:t>
      </w:r>
    </w:p>
    <w:p w14:paraId="73B00234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רבי יוסי הגלילי אומר: שניהן לכהן, שנאמר הזכרים לה', </w:t>
      </w:r>
    </w:p>
    <w:p w14:paraId="42517E0D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וחכ"א: אי אפשר לצמצם, אלא אחד לו ואחד לכהן</w:t>
      </w:r>
      <w:r w:rsidR="0057284B">
        <w:rPr>
          <w:rtl/>
        </w:rPr>
        <w:t>.</w:t>
      </w:r>
    </w:p>
    <w:p w14:paraId="4B5D879F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ר"ט אומר: הכהן בורר לו את היפה, </w:t>
      </w:r>
    </w:p>
    <w:p w14:paraId="5E28C2DD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ר"ע אומר: משמנין ביניהן</w:t>
      </w:r>
      <w:r w:rsidR="0057284B">
        <w:rPr>
          <w:rtl/>
        </w:rPr>
        <w:t>.</w:t>
      </w:r>
      <w:r w:rsidR="00F625F6">
        <w:rPr>
          <w:rFonts w:hint="cs"/>
          <w:rtl/>
        </w:rPr>
        <w:t xml:space="preserve"> והשני ירעה עד שיסתאב וחייב במתנות</w:t>
      </w:r>
    </w:p>
    <w:p w14:paraId="5CC88BE6" w14:textId="77777777" w:rsidR="00A20C2E" w:rsidRDefault="00A20C2E" w:rsidP="00A20C2E">
      <w:pPr>
        <w:pStyle w:val="afff0"/>
        <w:framePr w:wrap="around"/>
        <w:rPr>
          <w:rtl/>
        </w:rPr>
      </w:pPr>
      <w:r>
        <w:rPr>
          <w:rFonts w:hint="cs"/>
          <w:rtl/>
        </w:rPr>
        <w:t>יז:</w:t>
      </w:r>
    </w:p>
    <w:p w14:paraId="14ABDAD0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ורבי יוסי פוטר</w:t>
      </w:r>
      <w:r w:rsidR="0057284B">
        <w:rPr>
          <w:rtl/>
        </w:rPr>
        <w:t>.</w:t>
      </w:r>
    </w:p>
    <w:p w14:paraId="1FF61264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מת אחד מהן, ר"ט אומר: יחלוקו, </w:t>
      </w:r>
    </w:p>
    <w:p w14:paraId="3E2C3BFA" w14:textId="77777777" w:rsidR="00B874E6" w:rsidRDefault="00F625F6" w:rsidP="00A20C2E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ר"ע אומר: המוציא מחבירו עליו הראיה</w:t>
      </w:r>
      <w:r w:rsidR="0057284B">
        <w:rPr>
          <w:rtl/>
        </w:rPr>
        <w:t>.</w:t>
      </w:r>
    </w:p>
    <w:p w14:paraId="4205C1C2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זכר ונקבה, אין כאן לכהן כלום</w:t>
      </w:r>
      <w:r w:rsidR="0057284B">
        <w:rPr>
          <w:rtl/>
        </w:rPr>
        <w:t>.</w:t>
      </w:r>
    </w:p>
    <w:p w14:paraId="71E70471" w14:textId="77777777" w:rsidR="0057284B" w:rsidRDefault="0057284B" w:rsidP="0057284B">
      <w:pPr>
        <w:pStyle w:val="affffd"/>
        <w:jc w:val="center"/>
        <w:rPr>
          <w:rtl/>
        </w:rPr>
        <w:pPrChange w:id="9038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91" w:author="מנוע מכני" w:date="2026-10-05T11:32:12Z">
        <w:r>
          <w:rPr>
            <w:rtl/>
          </w:rPr>
          <w:t xml:space="preserve"> </w:t>
        </w:r>
      </w:ins>
      <w:del w:id="961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93" w:author="מנוע מכני" w:date="2026-10-05T11:32:12Z">
        <w:r>
          <w:rPr>
            <w:rtl/>
          </w:rPr>
          <w:t xml:space="preserve"> </w:t>
        </w:r>
      </w:ins>
      <w:del w:id="961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322" w:author="מנוע מכני" w:date="2026-10-05T11:32:12Z"/>
        </w:rPr>
      </w:pPr>
      <w:ins w:id="93369" w:author="מנוע מכני" w:date="2026-10-05T11:32:12Z">
        <w:r>
          <w:t xml:space="preserve">אמרו</w:t>
        </w:r>
      </w:ins>
      <w:del w:id="93370" w:author="מנוע מכני" w:date="2026-10-05T11:32:12Z">
        <w:r>
          <w:delText xml:space="preserve">אמרי</w:delText>
        </w:r>
      </w:del>
      <w:r>
        <w:t xml:space="preserve"> ד</w:t>
      </w:r>
      <w:ins w:id="90893" w:author="מנוע מכני" w:date="2026-10-05T11:32:12Z">
        <w:r>
          <w:t xml:space="preserve">ר"י</w:t>
        </w:r>
      </w:ins>
      <w:del w:id="90894" w:author="מנוע מכני" w:date="2026-10-05T11:32:12Z">
        <w:r w:rsidR="00F625F6">
          <w:delText xml:space="preserve">ר''י</w:delText>
        </w:r>
      </w:del>
      <w:r>
        <w:t xml:space="preserve">:</w:t>
      </w:r>
    </w:p>
    <w:p w14:paraId="46A26281" w14:textId="77777777" w:rsidR="00F625F6" w:rsidRDefault="00F63065" w:rsidP="00F625F6">
      <w:pPr>
        <w:rPr>
          <w:rtl/>
        </w:rPr>
      </w:pPr>
      <w:del w:id="9932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לר</w:t>
      </w:r>
      <w:r w:rsidR="00F625F6">
        <w:rPr>
          <w:rStyle w:val="2fb"/>
          <w:rFonts w:hint="cs"/>
          <w:rtl/>
        </w:rPr>
        <w:t xml:space="preserve">י</w:t>
      </w:r>
      <w:ins w:id="9089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896" w:author="מנוע מכני" w:date="2026-10-05T11:32:12Z">
        <w:r w:rsidR="00F625F6">
          <w:rPr>
            <w:rFonts w:hint="cs"/>
            <w:rtl/>
          </w:rPr>
          <w:delText xml:space="preserve">ה''ג</w:delText>
        </w:r>
      </w:del>
      <w:r w:rsidR="00F625F6">
        <w:rPr>
          <w:rFonts w:hint="cs"/>
          <w:rtl/>
        </w:rPr>
        <w:t xml:space="preserve"> שמעי' דאפשר לצמצם בידי שמים ו</w:t>
      </w:r>
      <w:ins w:id="90897" w:author="מנוע מכני" w:date="2026-10-05T11:32:12Z">
        <w:r>
          <w:rPr>
            <w:rFonts w:hint="cs"/>
            <w:rtl/>
          </w:rPr>
          <w:t xml:space="preserve">כ"ש</w:t>
        </w:r>
      </w:ins>
      <w:del w:id="90898" w:author="מנוע מכני" w:date="2026-10-05T11:32:12Z">
        <w:r w:rsidR="00F625F6">
          <w:rPr>
            <w:rFonts w:hint="cs"/>
            <w:rtl/>
          </w:rPr>
          <w:delText xml:space="preserve">כ''ש</w:delText>
        </w:r>
      </w:del>
      <w:r w:rsidR="00F625F6">
        <w:rPr>
          <w:rFonts w:hint="cs"/>
          <w:rtl/>
        </w:rPr>
        <w:t xml:space="preserve"> בידי אדם,</w:t>
      </w:r>
    </w:p>
    <w:p w14:paraId="5EA9C7A7" w14:textId="77777777" w:rsidR="00F625F6" w:rsidRPr="004D530B" w:rsidRDefault="004D530B" w:rsidP="004D530B">
      <w:pPr>
        <w:rPr>
          <w:b/>
          <w:bCs/>
          <w:rtl/>
        </w:rPr>
      </w:pPr>
      <w:r>
        <w:rPr>
          <w:rtl/>
        </w:rPr>
        <w:tab/>
      </w:r>
      <w:del w:id="92715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F625F6" w:rsidRPr="004D530B">
        <w:rPr>
          <w:rFonts w:hint="cs"/>
          <w:b/>
          <w:bCs/>
          <w:rtl/>
        </w:rPr>
        <w:t xml:space="preserve">ולרבנן דביד</w:t>
      </w:r>
      <w:ins w:id="90899" w:author="מנוע מכני" w:date="2026-10-05T11:32:12Z">
        <w:r>
          <w:rPr>
            <w:rFonts w:hint="cs"/>
            <w:b/>
            <w:bCs/>
            <w:rtl/>
          </w:rPr>
          <w:t xml:space="preserve">י"ש</w:t>
        </w:r>
      </w:ins>
      <w:del w:id="90900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י''ש</w:delText>
        </w:r>
      </w:del>
      <w:r w:rsidR="00F625F6" w:rsidRPr="004D530B">
        <w:rPr>
          <w:rFonts w:hint="cs"/>
          <w:b/>
          <w:bCs/>
          <w:rtl/>
        </w:rPr>
        <w:t xml:space="preserve"> </w:t>
      </w:r>
      <w:ins w:id="90901" w:author="מנוע מכני" w:date="2026-10-05T11:32:12Z">
        <w:r>
          <w:rPr>
            <w:rFonts w:hint="cs"/>
            <w:b/>
            <w:bCs/>
            <w:rtl/>
          </w:rPr>
          <w:t xml:space="preserve">א"א</w:t>
        </w:r>
      </w:ins>
      <w:del w:id="90902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א''א</w:delText>
        </w:r>
      </w:del>
      <w:r w:rsidR="00F625F6" w:rsidRPr="004D530B">
        <w:rPr>
          <w:rFonts w:hint="cs"/>
          <w:b/>
          <w:bCs/>
          <w:rtl/>
        </w:rPr>
        <w:t xml:space="preserve"> לצמצם בידי אדם </w:t>
      </w:r>
      <w:ins w:id="94707" w:author="מנוע מכני" w:date="2026-10-05T11:32:12Z">
        <w:r>
          <w:rPr>
            <w:rFonts w:hint="cs"/>
            <w:b/>
            <w:bCs/>
            <w:rtl/>
          </w:rPr>
          <w:t xml:space="preserve">מה</w:t>
        </w:r>
      </w:ins>
      <w:del w:id="94708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מאי</w:delText>
        </w:r>
      </w:del>
      <w:r w:rsidR="00F625F6" w:rsidRPr="004D530B">
        <w:rPr>
          <w:rFonts w:hint="cs"/>
          <w:b/>
          <w:bCs/>
          <w:rtl/>
        </w:rPr>
        <w:t xml:space="preserve">?</w:t>
      </w:r>
    </w:p>
    <w:p>
      <w:pPr>
        <w:pStyle w:val="38"/>
        <w:rPr>
          <w:ins w:id="99324" w:author="מנוע מכני" w:date="2026-10-05T11:32:12Z"/>
        </w:rPr>
      </w:pPr>
      <w:r>
        <w:t xml:space="preserve">והך</w:t>
      </w:r>
    </w:p>
    <w:p w14:paraId="325D34E0" w14:textId="77777777" w:rsidR="00F625F6" w:rsidRDefault="00F625F6" w:rsidP="00F625F6">
      <w:pPr>
        <w:rPr>
          <w:rtl/>
        </w:rPr>
      </w:pPr>
      <w:del w:id="993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חוט של סיקרא חוגרו באמצע להבדיל בין דמים העליונים ובין דמים התחתונים,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אמרי' ד</w:t>
      </w:r>
      <w:ins w:id="90903" w:author="מנוע מכני" w:date="2026-10-05T11:32:12Z">
        <w:r>
          <w:rPr>
            <w:rFonts w:hint="cs"/>
            <w:rtl/>
          </w:rPr>
          <w:t xml:space="preserve">א"א</w:t>
        </w:r>
      </w:ins>
      <w:del w:id="90904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לצמצם בכאן דיש מעט רווח מהצדדים </w:t>
      </w:r>
    </w:p>
    <w:p>
      <w:pPr>
        <w:pStyle w:val="38"/>
        <w:rPr>
          <w:ins w:id="99326" w:author="מנוע מכני" w:date="2026-10-05T11:32:12Z"/>
        </w:rPr>
      </w:pPr>
      <w:r>
        <w:t xml:space="preserve">והך</w:t>
      </w:r>
    </w:p>
    <w:p w14:paraId="3CC23BBC" w14:textId="77777777" w:rsidR="00B874E6" w:rsidRDefault="005D0CED" w:rsidP="005D0CED">
      <w:pPr>
        <w:rPr>
          <w:rtl/>
        </w:rPr>
      </w:pPr>
      <w:del w:id="9932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מדת כלים, ממדת מזבח</w:t>
      </w:r>
      <w:ins w:id="96195" w:author="מנוע מכני" w:date="2026-10-05T11:32:12Z">
        <w:r>
          <w:rPr>
            <w:rtl/>
          </w:rPr>
          <w:t xml:space="preserve">,</w:t>
        </w:r>
      </w:ins>
      <w:del w:id="96196" w:author="מנוע מכני" w:date="2026-10-05T11:32:12Z">
        <w:r w:rsidR="000B5F7F">
          <w:rPr>
            <w:rtl/>
          </w:rPr>
          <w:delText xml:space="preserve">;</w:delText>
        </w:r>
      </w:del>
      <w:r w:rsidR="00F625F6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F63065">
        <w:rPr>
          <w:rtl/>
        </w:rPr>
        <w:t xml:space="preserve">שאני </w:t>
      </w:r>
      <w:ins w:id="93371" w:author="מנוע מכני" w:date="2026-10-05T11:32:12Z">
        <w:r>
          <w:rPr>
            <w:rtl/>
          </w:rPr>
          <w:t xml:space="preserve">שם</w:t>
        </w:r>
      </w:ins>
      <w:del w:id="93372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</w:t>
      </w:r>
      <w:ins w:id="94709" w:author="מנוע מכני" w:date="2026-10-05T11:32:12Z">
        <w:r>
          <w:rPr>
            <w:rtl/>
          </w:rPr>
          <w:t xml:space="preserve">דהתורה</w:t>
        </w:r>
      </w:ins>
      <w:del w:id="94710" w:author="מנוע מכני" w:date="2026-10-05T11:32:12Z">
        <w:r w:rsidR="00F63065">
          <w:rPr>
            <w:rtl/>
          </w:rPr>
          <w:delText xml:space="preserve">דרחמנא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עביד</w:t>
      </w:r>
      <w:r>
        <w:rPr>
          <w:rFonts w:hint="cs"/>
          <w:rtl/>
        </w:rPr>
        <w:t>'</w:t>
      </w:r>
      <w:r w:rsidR="00F63065">
        <w:rPr>
          <w:rtl/>
        </w:rPr>
        <w:t xml:space="preserve"> ובכל </w:t>
      </w:r>
      <w:r>
        <w:rPr>
          <w:rFonts w:hint="cs"/>
          <w:rtl/>
        </w:rPr>
        <w:t>דרך שתוכל ד'</w:t>
      </w:r>
      <w:ins w:id="90213" w:author="מנוע סמנטי" w:date="2026-10-05T11:39:44Z">
        <w:r>
          <w:rPr>
            <w:rStyle w:val="afffff0"/>
            <w:rtl/>
          </w:rPr>
          <w:t xml:space="preserve">הַכֹּל בִּכְתָב מִיַּד ה</w:t>
        </w:r>
      </w:ins>
      <w:del w:id="90214" w:author="מנוע סמנטי" w:date="2026-10-05T11:39:44Z">
        <w:r w:rsidR="00F63065">
          <w:rPr>
            <w:rtl/>
          </w:rPr>
          <w:delText xml:space="preserve">הכל בכתב מיד ה</w:delText>
        </w:r>
      </w:del>
      <w:r w:rsidR="00F63065">
        <w:rPr>
          <w:rtl/>
        </w:rPr>
        <w:t xml:space="preserve">' עלי השכיל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027A6448" w14:textId="77777777" w:rsidR="004D530B" w:rsidRDefault="004D530B" w:rsidP="004D530B">
      <w:pPr>
        <w:rPr>
          <w:rtl/>
        </w:rPr>
      </w:pPr>
      <w:r>
        <w:rPr>
          <w:rStyle w:val="2fb"/>
          <w:rFonts w:hint="cs"/>
          <w:rtl/>
        </w:rPr>
        <w:t xml:space="preserve">א</w:t>
      </w:r>
      <w:ins w:id="90905" w:author="מנוע מכני" w:date="2026-10-05T11:32:12Z">
        <w:r>
          <w:rPr>
            <w:rStyle w:val="2fb"/>
            <w:rFonts w:hint="cs"/>
            <w:rtl/>
          </w:rPr>
          <w:t xml:space="preserve">ר"ק</w:t>
        </w:r>
      </w:ins>
      <w:del w:id="90906" w:author="מנוע מכני" w:date="2026-10-05T11:32:12Z">
        <w:r>
          <w:rPr>
            <w:rFonts w:hint="cs"/>
            <w:rtl/>
          </w:rPr>
          <w:delText xml:space="preserve">ר''ק</w:delText>
        </w:r>
      </w:del>
      <w:r w:rsidR="00F63065">
        <w:rPr>
          <w:rtl/>
        </w:rPr>
        <w:t xml:space="preserve"> ת"ש: חלקו לשנים והן שוין - שניהן טמאים, לפי שאי אפשר לצמצם</w:t>
      </w:r>
      <w:ins w:id="96197" w:author="מנוע מכני" w:date="2026-10-05T11:32:12Z">
        <w:r>
          <w:rPr>
            <w:rtl/>
          </w:rPr>
          <w:t xml:space="preserve">,</w:t>
        </w:r>
      </w:ins>
      <w:del w:id="9619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28" w:author="מנוע מכני" w:date="2026-10-05T11:32:12Z"/>
        </w:rPr>
      </w:pPr>
      <w:r>
        <w:t xml:space="preserve">א</w:t>
      </w:r>
      <w:ins w:id="90907" w:author="מנוע מכני" w:date="2026-10-05T11:32:12Z">
        <w:r>
          <w:t xml:space="preserve">ר"כ</w:t>
        </w:r>
      </w:ins>
      <w:del w:id="90908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2C65CE7D" w14:textId="77777777" w:rsidR="00B874E6" w:rsidRDefault="004D530B" w:rsidP="004D530B">
      <w:pPr>
        <w:rPr>
          <w:rtl/>
        </w:rPr>
      </w:pPr>
      <w:del w:id="9932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שאני כלי חרס - הואיל ויש בו גומות</w:t>
      </w:r>
      <w:r w:rsidR="0057284B">
        <w:rPr>
          <w:rtl/>
        </w:rPr>
        <w:t>.</w:t>
      </w:r>
    </w:p>
    <w:p>
      <w:pPr>
        <w:pStyle w:val="38"/>
        <w:rPr>
          <w:ins w:id="99330" w:author="מנוע מכני" w:date="2026-10-05T11:32:12Z"/>
        </w:rPr>
      </w:pPr>
      <w:r>
        <w:t>והך</w:t>
      </w:r>
      <w:r w:rsidR="00F63065" w:rsidRPr="004D530B">
        <w:t xml:space="preserve">:</w:t>
      </w:r>
    </w:p>
    <w:p w14:paraId="58AF4AF5" w14:textId="77777777" w:rsidR="004D530B" w:rsidRDefault="00FC2BF0" w:rsidP="00FC2BF0">
      <w:pPr>
        <w:rPr>
          <w:rtl/>
        </w:rPr>
      </w:pPr>
      <w:del w:id="99331" w:author="מנוע מכני" w:date="2026-10-05T11:32:12Z">
        <w:r w:rsidR="00F63065" w:rsidRPr="004D530B">
          <w:rPr>
            <w:b/>
            <w:bCs/>
            <w:rtl/>
          </w:rPr>
          <w:delText xml:space="preserve"> </w:delText>
        </w:r>
      </w:del>
      <w:r>
        <w:rPr>
          <w:rStyle w:val="2fb"/>
          <w:rFonts w:hint="cs"/>
          <w:b/>
          <w:bCs/>
          <w:rtl/>
        </w:rPr>
        <w:t xml:space="preserve">ד</w:t>
      </w:r>
      <w:ins w:id="90909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ר"א</w:t>
        </w:r>
      </w:ins>
      <w:del w:id="90910" w:author="מנוע מכני" w:date="2026-10-05T11:32:12Z">
        <w:r>
          <w:rPr>
            <w:rFonts w:hint="cs"/>
            <w:b/>
            <w:bCs/>
            <w:rtl/>
          </w:rPr>
          <w:delText xml:space="preserve">ר''א</w:delText>
        </w:r>
      </w:del>
      <w:r>
        <w:rPr>
          <w:rFonts w:hint="cs"/>
          <w:b/>
          <w:bCs/>
          <w:rtl/>
        </w:rPr>
        <w:t xml:space="preserve"> ד</w:t>
      </w:r>
      <w:r w:rsidR="00F63065">
        <w:rPr>
          <w:rtl/>
        </w:rPr>
        <w:t xml:space="preserve">נמצא מכוון בין שתי עיירות - שתיהן מביאות שתי עגלות, </w:t>
      </w:r>
    </w:p>
    <w:p w14:paraId="57DB76AA" w14:textId="77777777" w:rsidR="005D0CED" w:rsidRDefault="00F63065" w:rsidP="00FC2BF0">
      <w:pPr>
        <w:rPr>
          <w:rtl/>
        </w:rPr>
      </w:pPr>
      <w:ins w:id="93375" w:author="מנוע מכני" w:date="2026-10-05T11:32:12Z">
        <w:r>
          <w:rPr>
            <w:rtl/>
          </w:rPr>
          <w:t xml:space="preserve">לא</w:t>
        </w:r>
      </w:ins>
      <w:del w:id="9337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משום </w:t>
      </w:r>
      <w:ins w:id="93373" w:author="מנוע מכני" w:date="2026-10-05T11:32:12Z">
        <w:r>
          <w:rPr>
            <w:rtl/>
          </w:rPr>
          <w:t xml:space="preserve">דסבר</w:t>
        </w:r>
      </w:ins>
      <w:del w:id="93374" w:author="מנוע מכני" w:date="2026-10-05T11:32:12Z">
        <w:r>
          <w:rPr>
            <w:rtl/>
          </w:rPr>
          <w:delText xml:space="preserve">דקסבר</w:delText>
        </w:r>
      </w:del>
      <w:r>
        <w:rPr>
          <w:rtl/>
        </w:rPr>
        <w:t xml:space="preserve"> בידי אדם אפשר לצמצם, וקרובה </w:t>
      </w:r>
      <w:ins w:id="92817" w:author="מנוע מכני" w:date="2026-10-05T11:32:12Z">
        <w:r>
          <w:rPr>
            <w:rtl/>
          </w:rPr>
          <w:t xml:space="preserve">ואפי'</w:t>
        </w:r>
      </w:ins>
      <w:del w:id="92818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קרובות? </w:t>
      </w:r>
      <w:r w:rsidR="00FC2BF0">
        <w:rPr>
          <w:rFonts w:hint="cs"/>
          <w:rtl/>
        </w:rPr>
        <w:t xml:space="preserve">אלא </w:t>
      </w:r>
      <w:r w:rsidR="00FC2BF0">
        <w:rPr>
          <w:rStyle w:val="2fb"/>
          <w:rFonts w:hint="cs"/>
          <w:rtl/>
        </w:rPr>
        <w:t xml:space="preserve">ד</w:t>
      </w:r>
      <w:ins w:id="9091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912" w:author="מנוע מכני" w:date="2026-10-05T11:32:12Z">
        <w:r w:rsidR="00FC2BF0">
          <w:rPr>
            <w:rFonts w:hint="cs"/>
            <w:rtl/>
          </w:rPr>
          <w:delText xml:space="preserve">ר''א</w:delText>
        </w:r>
      </w:del>
      <w:r w:rsidR="00FC2BF0">
        <w:rPr>
          <w:rFonts w:hint="cs"/>
          <w:rtl/>
        </w:rPr>
        <w:t xml:space="preserve"> </w:t>
      </w:r>
      <w:ins w:id="90913" w:author="מנוע מכני" w:date="2026-10-05T11:32:12Z">
        <w:ins w:id="98011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12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0914" w:author="מנוע מכני" w:date="2026-10-05T11:32:12Z">
        <w:r w:rsidR="00FC2BF0">
          <w:rPr>
            <w:rFonts w:hint="cs"/>
            <w:rtl/>
          </w:rPr>
          <w:delText xml:space="preserve">ס''ל</w:delText>
        </w:r>
      </w:del>
      <w:r w:rsidR="00FC2BF0">
        <w:rPr>
          <w:rFonts w:hint="cs"/>
          <w:rtl/>
        </w:rPr>
        <w:t xml:space="preserve"> </w:t>
      </w:r>
      <w:r w:rsidR="00FC2BF0">
        <w:rPr>
          <w:rStyle w:val="2fb"/>
          <w:rFonts w:hint="cs"/>
          <w:rtl/>
        </w:rPr>
        <w:t xml:space="preserve">כרי</w:t>
      </w:r>
      <w:ins w:id="909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916" w:author="מנוע מכני" w:date="2026-10-05T11:32:12Z">
        <w:r w:rsidR="00FC2BF0">
          <w:rPr>
            <w:rFonts w:hint="cs"/>
            <w:rtl/>
          </w:rPr>
          <w:delText xml:space="preserve">ה''ג</w:delText>
        </w:r>
      </w:del>
      <w:r w:rsidR="00FC2BF0">
        <w:rPr>
          <w:rFonts w:hint="cs"/>
          <w:rtl/>
        </w:rPr>
        <w:t xml:space="preserve"> דאפשר לצמצם בי</w:t>
      </w:r>
      <w:ins w:id="90917" w:author="מנוע מכני" w:date="2026-10-05T11:32:12Z">
        <w:r>
          <w:rPr>
            <w:rFonts w:hint="cs"/>
            <w:rtl/>
          </w:rPr>
          <w:t xml:space="preserve">ד"ש</w:t>
        </w:r>
      </w:ins>
      <w:del w:id="90918" w:author="מנוע מכני" w:date="2026-10-05T11:32:12Z">
        <w:r w:rsidR="00FC2BF0">
          <w:rPr>
            <w:rFonts w:hint="cs"/>
            <w:rtl/>
          </w:rPr>
          <w:delText xml:space="preserve">ד''ש</w:delText>
        </w:r>
      </w:del>
      <w:r w:rsidR="00FC2BF0">
        <w:rPr>
          <w:rFonts w:hint="cs"/>
          <w:rtl/>
        </w:rPr>
        <w:t xml:space="preserve"> ו</w:t>
      </w:r>
      <w:ins w:id="90919" w:author="מנוע מכני" w:date="2026-10-05T11:32:12Z">
        <w:r>
          <w:rPr>
            <w:rFonts w:hint="cs"/>
            <w:rtl/>
          </w:rPr>
          <w:t xml:space="preserve">כ"ש</w:t>
        </w:r>
      </w:ins>
      <w:del w:id="90920" w:author="מנוע מכני" w:date="2026-10-05T11:32:12Z">
        <w:r w:rsidR="00FC2BF0">
          <w:rPr>
            <w:rFonts w:hint="cs"/>
            <w:rtl/>
          </w:rPr>
          <w:delText xml:space="preserve">כ''ש</w:delText>
        </w:r>
      </w:del>
      <w:r w:rsidR="00FC2BF0">
        <w:rPr>
          <w:rFonts w:hint="cs"/>
          <w:rtl/>
        </w:rPr>
        <w:t xml:space="preserve"> בידי אדם</w:t>
      </w:r>
    </w:p>
    <w:p w14:paraId="1964338C" w14:textId="77777777" w:rsidR="005D0CED" w:rsidRDefault="005D0CED" w:rsidP="005D0CED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יח. </w:t>
      </w:r>
    </w:p>
    <w:p w14:paraId="341A48E4" w14:textId="77777777" w:rsidR="005D0CED" w:rsidRDefault="00F63065" w:rsidP="00F63065">
      <w:pPr>
        <w:rPr>
          <w:rtl/>
        </w:rPr>
      </w:pPr>
      <w:r>
        <w:rPr>
          <w:rtl/>
        </w:rPr>
        <w:t xml:space="preserve">נימא כתנאי: נמצא מכוון בין שתי עיירות - </w:t>
      </w:r>
      <w:r>
        <w:rPr>
          <w:rtl/>
        </w:rPr>
        <w:t xml:space="preserve">לא</w:t>
      </w:r>
      <w:r>
        <w:rPr>
          <w:rtl/>
        </w:rPr>
        <w:t xml:space="preserve"> היו עורפין,</w:t>
      </w:r>
      <w:ins w:id="96199" w:author="מנוע מכני" w:date="2026-10-05T11:32:12Z">
        <w:r>
          <w:rPr>
            <w:rtl/>
          </w:rPr>
          <w:t xml:space="preserve"> </w:t>
        </w:r>
      </w:ins>
      <w:del w:id="96200" w:author="מנוע מכני" w:date="2026-10-05T11:32:12Z">
        <w:r>
          <w:rPr>
            <w:rtl/>
          </w:rPr>
          <w:delText xml:space="preserve"> </w:delText>
        </w:r>
        <w:r w:rsidR="00FC2BF0">
          <w:rPr>
            <w:rFonts w:hint="cs"/>
            <w:rtl/>
          </w:rPr>
          <w:delText xml:space="preserve"> </w:delText>
        </w:r>
      </w:del>
      <w:r w:rsidR="00FC2BF0">
        <w:rPr>
          <w:rFonts w:hint="cs"/>
          <w:rtl/>
        </w:rPr>
        <w:t xml:space="preserve">[ומשמע ד</w:t>
      </w:r>
      <w:ins w:id="90921" w:author="מנוע מכני" w:date="2026-10-05T11:32:12Z">
        <w:r>
          <w:rPr>
            <w:rFonts w:hint="cs"/>
            <w:rtl/>
          </w:rPr>
          <w:t xml:space="preserve">א"א</w:t>
        </w:r>
      </w:ins>
      <w:del w:id="90922" w:author="מנוע מכני" w:date="2026-10-05T11:32:12Z">
        <w:r w:rsidR="00FC2BF0">
          <w:rPr>
            <w:rFonts w:hint="cs"/>
            <w:rtl/>
          </w:rPr>
          <w:delText xml:space="preserve">א''א</w:delText>
        </w:r>
      </w:del>
      <w:r w:rsidR="00FC2BF0">
        <w:rPr>
          <w:rFonts w:hint="cs"/>
          <w:rtl/>
        </w:rPr>
        <w:t xml:space="preserve"> לצמצם]</w:t>
      </w:r>
    </w:p>
    <w:p>
      <w:pPr>
        <w:pStyle w:val="38"/>
        <w:rPr>
          <w:ins w:id="99332" w:author="מנוע מכני" w:date="2026-10-05T11:32:12Z"/>
        </w:rPr>
      </w:pPr>
      <w:r>
        <w:tab/>
      </w:r>
      <w:r>
        <w:tab/>
      </w:r>
      <w:r>
        <w:tab/>
      </w:r>
      <w:ins w:id="90923" w:author="מנוע מכני" w:date="2026-10-05T11:32:12Z">
        <w:r>
          <w:t xml:space="preserve">ר"א</w:t>
        </w:r>
      </w:ins>
      <w:del w:id="90924" w:author="מנוע מכני" w:date="2026-10-05T11:32:12Z">
        <w:r>
          <w:delText xml:space="preserve">ר''א</w:delText>
        </w:r>
      </w:del>
      <w:del w:id="100900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6F6B3428" w14:textId="77777777" w:rsidR="005D0CED" w:rsidRDefault="00FC2BF0" w:rsidP="00F63065">
      <w:pPr>
        <w:rPr>
          <w:rtl/>
        </w:rPr>
      </w:pPr>
      <w:del w:id="9933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שתיהן מביאות שתי עגלות,</w:t>
      </w:r>
      <w:r>
        <w:rPr>
          <w:rFonts w:hint="cs"/>
          <w:rtl/>
        </w:rPr>
        <w:t xml:space="preserve"> [ומשמע דאפשר לצמצם]</w:t>
      </w:r>
      <w:r w:rsidR="00F63065">
        <w:rPr>
          <w:rtl/>
        </w:rPr>
        <w:t xml:space="preserve"> </w:t>
      </w:r>
    </w:p>
    <w:p>
      <w:pPr>
        <w:pStyle w:val="38"/>
        <w:rPr>
          <w:ins w:id="99334" w:author="מנוע מכני" w:date="2026-10-05T11:32:12Z"/>
        </w:rPr>
      </w:pPr>
      <w:r>
        <w:t xml:space="preserve">ודחי'</w:t>
      </w:r>
    </w:p>
    <w:p w14:paraId="7EBCE0DB" w14:textId="77777777" w:rsidR="005D0CED" w:rsidRDefault="00F0030D" w:rsidP="00F0030D">
      <w:pPr>
        <w:rPr>
          <w:rtl/>
        </w:rPr>
      </w:pPr>
      <w:del w:id="99335" w:author="מנוע מכני" w:date="2026-10-05T11:32:12Z">
        <w:r>
          <w:rPr>
            <w:rFonts w:hint="cs"/>
            <w:rtl/>
          </w:rPr>
          <w:delText xml:space="preserve"> </w:delText>
        </w:r>
      </w:del>
      <w:ins w:id="97789" w:author="מנוע מכני" w:date="2026-10-05T11:32:12Z">
        <w:r>
          <w:rPr>
            <w:rFonts w:hint="cs"/>
            <w:rtl/>
          </w:rPr>
          <w:t xml:space="preserve">דאם </w:t>
        </w:r>
      </w:ins>
      <w:del w:id="97790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Style w:val="2fb"/>
          <w:rFonts w:hint="cs"/>
          <w:rtl/>
        </w:rPr>
        <w:t xml:space="preserve">ל</w:t>
      </w:r>
      <w:ins w:id="90925" w:author="מנוע מכני" w:date="2026-10-05T11:32:12Z">
        <w:r>
          <w:rPr>
            <w:rStyle w:val="2fb"/>
            <w:rFonts w:hint="cs"/>
            <w:rtl/>
          </w:rPr>
          <w:t xml:space="preserve">ת"ק</w:t>
        </w:r>
      </w:ins>
      <w:del w:id="90926" w:author="מנוע מכני" w:date="2026-10-05T11:32:12Z">
        <w:r>
          <w:rPr>
            <w:rFonts w:hint="cs"/>
            <w:rtl/>
          </w:rPr>
          <w:delText xml:space="preserve">ת''ק</w:delText>
        </w:r>
      </w:del>
      <w:r>
        <w:rPr>
          <w:rFonts w:hint="cs"/>
          <w:rtl/>
        </w:rPr>
        <w:t xml:space="preserve"> </w:t>
      </w:r>
      <w:ins w:id="90927" w:author="מנוע מכני" w:date="2026-10-05T11:32:12Z">
        <w:r>
          <w:rPr>
            <w:rFonts w:hint="cs"/>
            <w:rtl/>
          </w:rPr>
          <w:t xml:space="preserve">א"א</w:t>
        </w:r>
      </w:ins>
      <w:del w:id="9092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לצמצם </w:t>
      </w:r>
      <w:ins w:id="94711" w:author="מנוע מכני" w:date="2026-10-05T11:32:12Z">
        <w:r>
          <w:rPr>
            <w:rFonts w:hint="cs"/>
            <w:rtl/>
          </w:rPr>
          <w:t xml:space="preserve">למה</w:t>
        </w:r>
      </w:ins>
      <w:del w:id="94712" w:author="מנוע מכני" w:date="2026-10-05T11:32:12Z">
        <w:r>
          <w:rPr>
            <w:rFonts w:hint="cs"/>
            <w:rtl/>
          </w:rPr>
          <w:delText xml:space="preserve">אמאי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היו עורפים </w:t>
      </w:r>
      <w:r w:rsidR="00F63065">
        <w:rPr>
          <w:rtl/>
        </w:rPr>
        <w:t xml:space="preserve">יביאו עגלה אחת בשותפות ויתנו! </w:t>
      </w:r>
    </w:p>
    <w:p>
      <w:pPr>
        <w:pStyle w:val="38"/>
        <w:rPr>
          <w:ins w:id="99336" w:author="מנוע מכני" w:date="2026-10-05T11:32:12Z"/>
        </w:rPr>
      </w:pPr>
      <w:r>
        <w:t xml:space="preserve">אלא</w:t>
      </w:r>
    </w:p>
    <w:p w14:paraId="2F0B3B5A" w14:textId="77777777" w:rsidR="005D0CED" w:rsidRDefault="00F63065" w:rsidP="00FC2BF0">
      <w:pPr>
        <w:rPr>
          <w:rtl/>
        </w:rPr>
      </w:pPr>
      <w:del w:id="99337" w:author="מנוע מכני" w:date="2026-10-05T11:32:12Z">
        <w:r>
          <w:rPr>
            <w:rtl/>
          </w:rPr>
          <w:delText xml:space="preserve"> </w:delText>
        </w:r>
      </w:del>
      <w:ins w:id="94713" w:author="מנוע מכני" w:date="2026-10-05T11:32:12Z">
        <w:r>
          <w:rPr>
            <w:rtl/>
          </w:rPr>
          <w:t xml:space="preserve">לאלו</w:t>
        </w:r>
      </w:ins>
      <w:del w:id="94714" w:author="מנוע מכני" w:date="2026-10-05T11:32:12Z">
        <w:r>
          <w:rPr>
            <w:rtl/>
          </w:rPr>
          <w:delText xml:space="preserve">להני</w:delText>
        </w:r>
      </w:del>
      <w:r>
        <w:rPr>
          <w:rtl/>
        </w:rPr>
        <w:t xml:space="preserve"> תנאי דכ</w:t>
      </w:r>
      <w:ins w:id="90929" w:author="מנוע מכני" w:date="2026-10-05T11:32:12Z">
        <w:r>
          <w:rPr>
            <w:rtl/>
          </w:rPr>
          <w:t xml:space="preserve">ו"ע</w:t>
        </w:r>
      </w:ins>
      <w:del w:id="90930" w:author="מנוע מכני" w:date="2026-10-05T11:32:12Z">
        <w:r>
          <w:rPr>
            <w:rtl/>
          </w:rPr>
          <w:delText xml:space="preserve">ו</w:delText>
        </w:r>
        <w:r w:rsidR="00FC2BF0">
          <w:rPr>
            <w:rFonts w:hint="cs"/>
            <w:rtl/>
          </w:rPr>
          <w:delText xml:space="preserve">''ע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 xml:space="preserve">אפשר לצמצם, </w:t>
      </w:r>
      <w:ins w:id="93379" w:author="מנוע מכני" w:date="2026-10-05T11:32:12Z">
        <w:r>
          <w:rPr>
            <w:rtl/>
          </w:rPr>
          <w:t xml:space="preserve">וכאן</w:t>
        </w:r>
      </w:ins>
      <w:del w:id="9338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בקרובה ולא קרובות </w:t>
      </w:r>
      <w:ins w:id="93377" w:author="מנוע מכני" w:date="2026-10-05T11:32:12Z">
        <w:r>
          <w:rPr>
            <w:rFonts w:hint="cs"/>
            <w:rtl/>
          </w:rPr>
          <w:t xml:space="preserve">חלקו</w:t>
        </w:r>
      </w:ins>
      <w:del w:id="93378" w:author="מנוע מכני" w:date="2026-10-05T11:32:12Z">
        <w:r w:rsidR="00FC2BF0">
          <w:rPr>
            <w:rFonts w:hint="cs"/>
            <w:rtl/>
          </w:rPr>
          <w:delText xml:space="preserve">פליגי</w:delText>
        </w:r>
      </w:del>
      <w:r>
        <w:rPr>
          <w:rtl/>
        </w:rPr>
        <w:t xml:space="preserve"> </w:t>
      </w:r>
    </w:p>
    <w:p>
      <w:pPr>
        <w:pStyle w:val="38"/>
        <w:rPr>
          <w:ins w:id="99338" w:author="מנוע מכני" w:date="2026-10-05T11:32:12Z"/>
        </w:rPr>
      </w:pPr>
      <w:r>
        <w:t xml:space="preserve">ד</w:t>
      </w:r>
      <w:ins w:id="90931" w:author="מנוע מכני" w:date="2026-10-05T11:32:12Z">
        <w:r>
          <w:t xml:space="preserve">ת"ק</w:t>
        </w:r>
      </w:ins>
      <w:del w:id="90932" w:author="מנוע מכני" w:date="2026-10-05T11:32:12Z">
        <w:r>
          <w:delText xml:space="preserve">ת</w:delText>
        </w:r>
        <w:r w:rsidR="005D0CED">
          <w:delText xml:space="preserve">''ק</w:delText>
        </w:r>
      </w:del>
      <w:r w:rsidR="005D0CED">
        <w:t xml:space="preserve"> </w:t>
      </w:r>
      <w:r>
        <w:t xml:space="preserve">סבר:</w:t>
      </w:r>
    </w:p>
    <w:p w14:paraId="5CF0C708" w14:textId="77777777" w:rsidR="00B874E6" w:rsidRDefault="00F63065" w:rsidP="005D0CED">
      <w:pPr>
        <w:rPr>
          <w:rtl/>
        </w:rPr>
      </w:pPr>
      <w:del w:id="993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קרובה - ולא קרובות, </w:t>
      </w:r>
      <w:r>
        <w:rPr>
          <w:rStyle w:val="2fb"/>
          <w:rtl/>
        </w:rPr>
        <w:t xml:space="preserve">ו</w:t>
      </w:r>
      <w:ins w:id="90933" w:author="מנוע מכני" w:date="2026-10-05T11:32:12Z">
        <w:r>
          <w:rPr>
            <w:rStyle w:val="2fb"/>
            <w:rtl/>
          </w:rPr>
          <w:t xml:space="preserve">ר"א</w:t>
        </w:r>
      </w:ins>
      <w:del w:id="90934" w:author="מנוע מכני" w:date="2026-10-05T11:32:12Z">
        <w:r>
          <w:rPr>
            <w:rtl/>
          </w:rPr>
          <w:delText xml:space="preserve">ר</w:delText>
        </w:r>
        <w:r w:rsidR="005D0CED">
          <w:rPr>
            <w:rFonts w:hint="cs"/>
            <w:rtl/>
          </w:rPr>
          <w:delText xml:space="preserve">''א</w:delText>
        </w:r>
      </w:del>
      <w:r w:rsidR="005D0CED">
        <w:rPr>
          <w:rFonts w:hint="cs"/>
          <w:rtl/>
        </w:rPr>
        <w:t xml:space="preserve"> </w:t>
      </w:r>
      <w:r>
        <w:rPr>
          <w:rtl/>
        </w:rPr>
        <w:t>סבר: קרובה - ואפי' קרובות</w:t>
      </w:r>
      <w:r w:rsidR="0057284B">
        <w:rPr>
          <w:rtl/>
        </w:rPr>
        <w:t>.</w:t>
      </w:r>
    </w:p>
    <w:p w14:paraId="1C1067DB" w14:textId="77777777" w:rsidR="00FC2BF0" w:rsidRDefault="00FC2BF0" w:rsidP="005D0CED">
      <w:pPr>
        <w:rPr>
          <w:del w:id="90568" w:author="מנוע עיצוב" w:date="2026-10-05T11:33:53Z"/>
          <w:rtl/>
        </w:rPr>
      </w:pPr>
    </w:p>
    <w:p>
      <w:pPr>
        <w:pStyle w:val="38"/>
        <w:rPr>
          <w:ins w:id="99340" w:author="מנוע מכני" w:date="2026-10-05T11:32:12Z"/>
        </w:rPr>
      </w:pPr>
      <w:r>
        <w:t>א</w:t>
      </w:r>
      <w:r w:rsidR="005D0CED">
        <w:t xml:space="preserve">רח</w:t>
      </w:r>
      <w:ins w:id="90935" w:author="מנוע מכני" w:date="2026-10-05T11:32:12Z">
        <w:r>
          <w:t xml:space="preserve">ב"א</w:t>
        </w:r>
      </w:ins>
      <w:del w:id="90936" w:author="מנוע מכני" w:date="2026-10-05T11:32:12Z">
        <w:r w:rsidR="005D0CED">
          <w:delText xml:space="preserve">ב''א</w:delText>
        </w:r>
      </w:del>
      <w:r w:rsidR="005D0CED">
        <w:t xml:space="preserve"> מ</w:t>
      </w:r>
      <w:ins w:id="90937" w:author="מנוע מכני" w:date="2026-10-05T11:32:12Z">
        <w:r>
          <w:t xml:space="preserve">ר"ע</w:t>
        </w:r>
      </w:ins>
      <w:del w:id="90938" w:author="מנוע מכני" w:date="2026-10-05T11:32:12Z">
        <w:r w:rsidR="005D0CED">
          <w:delText xml:space="preserve">ר''ע</w:delText>
        </w:r>
      </w:del>
      <w:r w:rsidR="005D0CED">
        <w:t xml:space="preserve"> </w:t>
      </w:r>
      <w:r>
        <w:t xml:space="preserve">תנא:</w:t>
      </w:r>
    </w:p>
    <w:p w14:paraId="3C6D1041" w14:textId="77777777" w:rsidR="005D0CED" w:rsidRDefault="00F63065" w:rsidP="00FC2BF0">
      <w:pPr>
        <w:rPr>
          <w:rtl/>
        </w:rPr>
      </w:pPr>
      <w:del w:id="993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נמצא מכוון בין שתי עיירות, </w:t>
      </w:r>
      <w:ins w:id="90939" w:author="מנוע מכני" w:date="2026-10-05T11:32:12Z">
        <w:r>
          <w:rPr>
            <w:rStyle w:val="2fb"/>
            <w:rtl/>
          </w:rPr>
          <w:t xml:space="preserve">ר"א</w:t>
        </w:r>
      </w:ins>
      <w:del w:id="90940" w:author="מנוע מכני" w:date="2026-10-05T11:32:12Z">
        <w:r>
          <w:rPr>
            <w:rtl/>
          </w:rPr>
          <w:delText xml:space="preserve">ר</w:delText>
        </w:r>
        <w:r w:rsidR="00FC2BF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FC2BF0">
          <w:rPr>
            <w:rFonts w:hint="cs"/>
            <w:rtl/>
          </w:rPr>
          <w:delText xml:space="preserve">א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 xml:space="preserve">אומר שתיהן מביאות שתי עגלות, </w:t>
      </w:r>
    </w:p>
    <w:p w14:paraId="3F156355" w14:textId="77777777" w:rsidR="005D0CED" w:rsidRDefault="00F63065" w:rsidP="00FC2BF0">
      <w:pPr>
        <w:rPr>
          <w:rtl/>
        </w:rPr>
      </w:pPr>
      <w:r>
        <w:rPr>
          <w:rtl/>
        </w:rPr>
        <w:lastRenderedPageBreak/>
        <w:t xml:space="preserve">וח</w:t>
      </w:r>
      <w:ins w:id="90941" w:author="מנוע מכני" w:date="2026-10-05T11:32:12Z">
        <w:r>
          <w:rPr>
            <w:rtl/>
          </w:rPr>
          <w:t xml:space="preserve">כ"א</w:t>
        </w:r>
      </w:ins>
      <w:del w:id="90942" w:author="מנוע מכני" w:date="2026-10-05T11:32:12Z">
        <w:r>
          <w:rPr>
            <w:rtl/>
          </w:rPr>
          <w:lastRenderedPageBreak/>
          <w:delText xml:space="preserve">כ</w:delText>
        </w:r>
        <w:r w:rsidR="00FC2BF0">
          <w:rPr>
            <w:rFonts w:hint="cs"/>
            <w:rtl/>
          </w:rPr>
          <w:delText xml:space="preserve">''א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>יביאו עגלה אחת בשותפות ויתנו</w:t>
      </w:r>
      <w:ins w:id="96201" w:author="מנוע מכני" w:date="2026-10-05T11:32:12Z">
        <w:r>
          <w:rPr>
            <w:rtl/>
          </w:rPr>
          <w:t xml:space="preserve">,</w:t>
        </w:r>
      </w:ins>
      <w:del w:id="96202" w:author="מנוע מכני" w:date="2026-10-05T11:32:12Z">
        <w:r w:rsidR="000B5F7F">
          <w:rPr>
            <w:rtl/>
          </w:rPr>
          <w:delText xml:space="preserve">;</w:delText>
        </w:r>
      </w:del>
    </w:p>
    <w:p w14:paraId="329085ED" w14:textId="77777777" w:rsidR="005D0CED" w:rsidRDefault="005D0CED" w:rsidP="005D0CED">
      <w:pPr>
        <w:rPr>
          <w:rtl/>
        </w:rPr>
      </w:pPr>
      <w:r>
        <w:rPr>
          <w:rFonts w:hint="cs"/>
          <w:rtl/>
        </w:rPr>
        <w:t xml:space="preserve">דקסברי רבנן </w:t>
      </w:r>
      <w:r w:rsidR="00F63065">
        <w:rPr>
          <w:rtl/>
        </w:rPr>
        <w:t xml:space="preserve">דאפשר לצמצם, וקרובה ואפי' קרובות, לייתי תרתי! </w:t>
      </w:r>
      <w:ins w:id="97791" w:author="מנוע מכני" w:date="2026-10-05T11:32:12Z">
        <w:r>
          <w:rPr>
            <w:rtl/>
          </w:rPr>
          <w:t xml:space="preserve">ואם </w:t>
        </w:r>
      </w:ins>
      <w:del w:id="97792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קרובה ולא קרובות - אפי' </w:t>
      </w:r>
      <w:ins w:id="94715" w:author="מנוע מכני" w:date="2026-10-05T11:32:12Z">
        <w:r>
          <w:rPr>
            <w:rtl/>
          </w:rPr>
          <w:t xml:space="preserve">אחת</w:t>
        </w:r>
      </w:ins>
      <w:del w:id="94716" w:author="מנוע מכני" w:date="2026-10-05T11:32:12Z">
        <w:r w:rsidR="00F63065">
          <w:rPr>
            <w:rtl/>
          </w:rPr>
          <w:delText xml:space="preserve">חדא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לייתי! </w:t>
      </w:r>
    </w:p>
    <w:p>
      <w:pPr>
        <w:pStyle w:val="38"/>
        <w:rPr>
          <w:ins w:id="99342" w:author="מנוע מכני" w:date="2026-10-05T11:32:12Z"/>
        </w:rPr>
      </w:pPr>
      <w:r>
        <w:t xml:space="preserve">אלא </w:t>
      </w:r>
      <w:ins w:id="93381" w:author="מנוע מכני" w:date="2026-10-05T11:32:12Z">
        <w:r>
          <w:t xml:space="preserve">לא</w:t>
        </w:r>
      </w:ins>
      <w:del w:id="93382" w:author="מנוע מכני" w:date="2026-10-05T11:32:12Z">
        <w:r>
          <w:delText xml:space="preserve">לאו</w:delText>
        </w:r>
      </w:del>
      <w:r>
        <w:t xml:space="preserve"> </w:t>
      </w:r>
      <w:ins w:id="90943" w:author="מנוע מכני" w:date="2026-10-05T11:32:12Z">
        <w:r>
          <w:t xml:space="preserve">ש"מ</w:t>
        </w:r>
      </w:ins>
      <w:del w:id="90944" w:author="מנוע מכני" w:date="2026-10-05T11:32:12Z">
        <w:r>
          <w:delText xml:space="preserve">ש''מ</w:delText>
        </w:r>
      </w:del>
      <w:r>
        <w:t xml:space="preserve"> קסברי רבנן</w:t>
      </w:r>
      <w:r w:rsidR="00F63065">
        <w:t xml:space="preserve">:</w:t>
      </w:r>
    </w:p>
    <w:p w14:paraId="6D6EAAF7" w14:textId="77777777" w:rsidR="00B874E6" w:rsidRDefault="005D0CED" w:rsidP="005D0CED">
      <w:pPr>
        <w:rPr>
          <w:rtl/>
        </w:rPr>
      </w:pPr>
      <w:del w:id="9934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 אפשר לצמצם, </w:t>
      </w:r>
      <w:ins w:id="92819" w:author="מנוע מכני" w:date="2026-10-05T11:32:12Z">
        <w:r>
          <w:rPr>
            <w:rtl/>
          </w:rPr>
          <w:t xml:space="preserve">ואפי'</w:t>
        </w:r>
      </w:ins>
      <w:del w:id="92820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בידי אדם, </w:t>
      </w:r>
      <w:ins w:id="90945" w:author="מנוע מכני" w:date="2026-10-05T11:32:12Z">
        <w:r>
          <w:rPr>
            <w:rtl/>
          </w:rPr>
          <w:t xml:space="preserve">ש"מ</w:t>
        </w:r>
      </w:ins>
      <w:del w:id="90946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49A1A5B7" w14:textId="77777777" w:rsidR="0057284B" w:rsidRDefault="0057284B" w:rsidP="0057284B">
      <w:pPr>
        <w:jc w:val="center"/>
        <w:rPr>
          <w:del w:id="90064" w:author="מנוע עיצוב" w:date="2026-10-05T11:33:53Z"/>
          <w:rtl/>
        </w:rPr>
      </w:pPr>
      <w:del w:id="90061" w:author="מנוע עיצוב" w:date="2026-10-05T11:33:53Z">
        <w:r>
          <w:rPr>
            <w:rtl/>
          </w:rPr>
          <w:delText xml:space="preserve">•</w:delText>
        </w:r>
      </w:del>
      <w:ins w:id="96203" w:author="מנוע מכני" w:date="2026-10-05T11:32:12Z">
        <w:r>
          <w:rPr>
            <w:rtl/>
          </w:rPr>
          <w:t xml:space="preserve"> </w:t>
        </w:r>
      </w:ins>
      <w:del w:id="96204" w:author="מנוע מכני" w:date="2026-10-05T11:32:12Z">
        <w:r>
          <w:rPr>
            <w:rtl/>
          </w:rPr>
          <w:delText xml:space="preserve">  </w:delText>
        </w:r>
      </w:del>
      <w:del w:id="90062" w:author="מנוע עיצוב" w:date="2026-10-05T11:33:53Z">
        <w:r>
          <w:rPr>
            <w:rtl/>
          </w:rPr>
          <w:delText xml:space="preserve">•</w:delText>
        </w:r>
      </w:del>
      <w:ins w:id="96205" w:author="מנוע מכני" w:date="2026-10-05T11:32:12Z">
        <w:r>
          <w:rPr>
            <w:rtl/>
          </w:rPr>
          <w:t xml:space="preserve"> </w:t>
        </w:r>
      </w:ins>
      <w:del w:id="96206" w:author="מנוע מכני" w:date="2026-10-05T11:32:12Z">
        <w:r>
          <w:rPr>
            <w:rtl/>
          </w:rPr>
          <w:delText xml:space="preserve">  </w:delText>
        </w:r>
      </w:del>
      <w:del w:id="90063" w:author="מנוע עיצוב" w:date="2026-10-05T11:33:53Z">
        <w:r>
          <w:rPr>
            <w:rtl/>
          </w:rPr>
          <w:delText xml:space="preserve">•</w:delText>
        </w:r>
      </w:del>
    </w:p>
    <w:p w14:paraId="595F2B2E" w14:textId="77777777" w:rsidR="00B874E6" w:rsidRDefault="00F63065" w:rsidP="004D530B">
      <w:pPr>
        <w:pStyle w:val="afffd"/>
        <w:rPr>
          <w:rtl/>
        </w:rPr>
      </w:pPr>
      <w:r>
        <w:rPr>
          <w:rtl/>
        </w:rPr>
        <w:t>ר' טרפון אומר [הכהן] בורר לו את היפה</w:t>
      </w:r>
      <w:r w:rsidR="0057284B">
        <w:rPr>
          <w:rtl/>
        </w:rPr>
        <w:t>.</w:t>
      </w:r>
    </w:p>
    <w:p w14:paraId="33086B6A" w14:textId="77777777" w:rsidR="00B874E6" w:rsidRDefault="004D530B" w:rsidP="00F63065">
      <w:pPr>
        <w:rPr>
          <w:rtl/>
        </w:rPr>
      </w:pPr>
      <w:r>
        <w:rPr>
          <w:rFonts w:hint="cs"/>
          <w:rtl/>
        </w:rPr>
        <w:t xml:space="preserve">טעמא </w:t>
      </w:r>
      <w:r>
        <w:rPr>
          <w:rStyle w:val="2fb"/>
          <w:rFonts w:hint="cs"/>
          <w:rtl/>
        </w:rPr>
        <w:t xml:space="preserve">ד</w:t>
      </w:r>
      <w:ins w:id="90947" w:author="מנוע מכני" w:date="2026-10-05T11:32:12Z">
        <w:r>
          <w:rPr>
            <w:rStyle w:val="2fb"/>
            <w:rFonts w:hint="cs"/>
            <w:rtl/>
          </w:rPr>
          <w:t xml:space="preserve">ר"ט</w:t>
        </w:r>
      </w:ins>
      <w:del w:id="90948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דסבר</w:t>
      </w:r>
      <w:r w:rsidR="00F63065">
        <w:rPr>
          <w:rtl/>
        </w:rPr>
        <w:t xml:space="preserve">: ההוא דבריא </w:t>
      </w:r>
      <w:ins w:id="98447" w:author="מנוע מכני" w:date="2026-10-05T11:32:12Z">
        <w:r>
          <w:rPr>
            <w:rtl/>
          </w:rPr>
          <w:t xml:space="preserve">יצא</w:t>
        </w:r>
      </w:ins>
      <w:del w:id="98448" w:author="מנוע מכני" w:date="2026-10-05T11:32:12Z">
        <w:r w:rsidR="00F63065">
          <w:rPr>
            <w:rtl/>
          </w:rPr>
          <w:delText xml:space="preserve">נפק</w:delText>
        </w:r>
      </w:del>
      <w:r w:rsidR="00F63065">
        <w:rPr>
          <w:rtl/>
        </w:rPr>
        <w:t xml:space="preserve"> ברישא</w:t>
      </w:r>
      <w:r w:rsidR="0057284B">
        <w:rPr>
          <w:rtl/>
        </w:rPr>
        <w:t>.</w:t>
      </w:r>
    </w:p>
    <w:p w14:paraId="650D83F8" w14:textId="77777777" w:rsidR="0057284B" w:rsidRDefault="0057284B" w:rsidP="0057284B">
      <w:pPr>
        <w:jc w:val="center"/>
        <w:rPr>
          <w:del w:id="90068" w:author="מנוע עיצוב" w:date="2026-10-05T11:33:53Z"/>
          <w:rtl/>
        </w:rPr>
      </w:pPr>
      <w:del w:id="90065" w:author="מנוע עיצוב" w:date="2026-10-05T11:33:53Z">
        <w:r>
          <w:rPr>
            <w:rtl/>
          </w:rPr>
          <w:delText xml:space="preserve">•</w:delText>
        </w:r>
      </w:del>
      <w:ins w:id="96207" w:author="מנוע מכני" w:date="2026-10-05T11:32:12Z">
        <w:r>
          <w:rPr>
            <w:rtl/>
          </w:rPr>
          <w:t xml:space="preserve"> </w:t>
        </w:r>
      </w:ins>
      <w:del w:id="96208" w:author="מנוע מכני" w:date="2026-10-05T11:32:12Z">
        <w:r>
          <w:rPr>
            <w:rtl/>
          </w:rPr>
          <w:delText xml:space="preserve">  </w:delText>
        </w:r>
      </w:del>
      <w:del w:id="90066" w:author="מנוע עיצוב" w:date="2026-10-05T11:33:53Z">
        <w:r>
          <w:rPr>
            <w:rtl/>
          </w:rPr>
          <w:delText xml:space="preserve">•</w:delText>
        </w:r>
      </w:del>
      <w:ins w:id="96209" w:author="מנוע מכני" w:date="2026-10-05T11:32:12Z">
        <w:r>
          <w:rPr>
            <w:rtl/>
          </w:rPr>
          <w:t xml:space="preserve"> </w:t>
        </w:r>
      </w:ins>
      <w:del w:id="96210" w:author="מנוע מכני" w:date="2026-10-05T11:32:12Z">
        <w:r>
          <w:rPr>
            <w:rtl/>
          </w:rPr>
          <w:delText xml:space="preserve">  </w:delText>
        </w:r>
      </w:del>
      <w:del w:id="90067" w:author="מנוע עיצוב" w:date="2026-10-05T11:33:53Z">
        <w:r>
          <w:rPr>
            <w:rtl/>
          </w:rPr>
          <w:delText xml:space="preserve">•</w:delText>
        </w:r>
      </w:del>
    </w:p>
    <w:p w14:paraId="528C9F5A" w14:textId="77777777" w:rsidR="00B874E6" w:rsidRDefault="00F63065" w:rsidP="004D530B">
      <w:pPr>
        <w:pStyle w:val="afffd"/>
        <w:rPr>
          <w:rtl/>
        </w:rPr>
      </w:pPr>
      <w:r>
        <w:rPr>
          <w:rtl/>
        </w:rPr>
        <w:t>ר' עקיבא אומר משמנין כו'</w:t>
      </w:r>
      <w:r w:rsidR="0057284B">
        <w:rPr>
          <w:rtl/>
        </w:rPr>
        <w:t>.</w:t>
      </w:r>
    </w:p>
    <w:p>
      <w:pPr>
        <w:pStyle w:val="38"/>
        <w:rPr>
          <w:ins w:id="99344" w:author="מנוע מכני" w:date="2026-10-05T11:32:12Z"/>
        </w:rPr>
      </w:pPr>
      <w:r>
        <w:t xml:space="preserve">רח</w:t>
      </w:r>
      <w:ins w:id="90949" w:author="מנוע מכני" w:date="2026-10-05T11:32:12Z">
        <w:r>
          <w:t xml:space="preserve">ב"א</w:t>
        </w:r>
      </w:ins>
      <w:del w:id="90950" w:author="מנוע מכני" w:date="2026-10-05T11:32:12Z">
        <w:r>
          <w:delText xml:space="preserve">ב''א</w:delText>
        </w:r>
      </w:del>
      <w:r>
        <w:t xml:space="preserve"> מר</w:t>
      </w:r>
      <w:ins w:id="90951" w:author="מנוע מכני" w:date="2026-10-05T11:32:12Z">
        <w:r>
          <w:t xml:space="preserve">י"ו</w:t>
        </w:r>
      </w:ins>
      <w:del w:id="90952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77CA2CDD" w14:textId="77777777" w:rsidR="004D530B" w:rsidRDefault="004D530B" w:rsidP="004D530B">
      <w:pPr>
        <w:rPr>
          <w:rtl/>
        </w:rPr>
      </w:pPr>
      <w:del w:id="993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הכהן נוטל כחושה, </w:t>
      </w:r>
    </w:p>
    <w:p>
      <w:pPr>
        <w:pStyle w:val="38"/>
        <w:rPr>
          <w:ins w:id="99346" w:author="מנוע מכני" w:date="2026-10-05T11:32:12Z"/>
        </w:rPr>
      </w:pPr>
      <w:ins w:id="90953" w:author="מנוע מכני" w:date="2026-10-05T11:32:12Z">
        <w:del w:id="100972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0954" w:author="מנוע מכני" w:date="2026-10-05T11:32:12Z">
        <w:r>
          <w:delText xml:space="preserve">א''ל</w:delText>
        </w:r>
      </w:del>
      <w:r>
        <w:t xml:space="preserve">רח</w:t>
      </w:r>
      <w:ins w:id="90955" w:author="מנוע מכני" w:date="2026-10-05T11:32:12Z">
        <w:r>
          <w:t xml:space="preserve">ב"א</w:t>
        </w:r>
      </w:ins>
      <w:del w:id="90956" w:author="מנוע מכני" w:date="2026-10-05T11:32:12Z">
        <w:r>
          <w:delText xml:space="preserve">ב''א</w:delText>
        </w:r>
      </w:del>
      <w:r>
        <w:t xml:space="preserve"> לר</w:t>
      </w:r>
      <w:ins w:id="90957" w:author="מנוע מכני" w:date="2026-10-05T11:32:12Z">
        <w:r>
          <w:t xml:space="preserve">י"ו</w:t>
        </w:r>
      </w:ins>
      <w:del w:id="90958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22280D14" w14:textId="77777777" w:rsidR="00F0030D" w:rsidRDefault="004D530B" w:rsidP="004D530B">
      <w:pPr>
        <w:rPr>
          <w:rtl/>
        </w:rPr>
      </w:pPr>
      <w:del w:id="993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והא אנן משמנין ביניהן </w:t>
      </w:r>
      <w:r w:rsidR="00F63065">
        <w:rPr>
          <w:rtl/>
        </w:rPr>
        <w:t xml:space="preserve">תנן</w:t>
      </w:r>
      <w:r w:rsidR="00F63065">
        <w:rPr>
          <w:rtl/>
        </w:rPr>
        <w:t xml:space="preserve">! </w:t>
      </w:r>
    </w:p>
    <w:p>
      <w:pPr>
        <w:pStyle w:val="38"/>
        <w:rPr>
          <w:ins w:id="99348" w:author="מנוע מכני" w:date="2026-10-05T11:32:12Z"/>
        </w:rPr>
      </w:pPr>
      <w:ins w:id="90959" w:author="מנוע מכני" w:date="2026-10-05T11:32:12Z">
        <w:r>
          <w:t xml:space="preserve">א"ל</w:t>
        </w:r>
      </w:ins>
      <w:del w:id="90960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758A763A" w14:textId="77777777" w:rsidR="004D530B" w:rsidRDefault="004D530B" w:rsidP="004D530B">
      <w:pPr>
        <w:rPr>
          <w:rtl/>
        </w:rPr>
      </w:pPr>
      <w:del w:id="993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עד דאכלת כפנייתא בבבל, תרגימנא מסיפא, דקתני סיפא מת אחד מהן, </w:t>
      </w:r>
    </w:p>
    <w:p>
      <w:pPr>
        <w:pStyle w:val="38"/>
        <w:rPr>
          <w:ins w:id="99350" w:author="מנוע מכני" w:date="2026-10-05T11:32:12Z"/>
        </w:rPr>
      </w:pPr>
      <w:r>
        <w:t xml:space="preserve">רבי טרפון</w:t>
      </w:r>
      <w:del w:id="100901" w:author="מנוע מכני" w:date="2026-10-05T11:32:12Z">
        <w:r>
          <w:delText xml:space="preserve"> אומר</w:delText>
        </w:r>
      </w:del>
      <w:r>
        <w:t xml:space="preserve">:</w:t>
      </w:r>
    </w:p>
    <w:p w14:paraId="5BE69797" w14:textId="77777777" w:rsidR="004D530B" w:rsidRDefault="00F63065" w:rsidP="004D530B">
      <w:pPr>
        <w:rPr>
          <w:rtl/>
        </w:rPr>
      </w:pPr>
      <w:del w:id="993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יחלוקו, ר' עקיבא אומר: המוציא מחבירו עליו הראיה, </w:t>
      </w:r>
    </w:p>
    <w:p w14:paraId="385253E6" w14:textId="77777777" w:rsidR="004D530B" w:rsidRDefault="004D530B" w:rsidP="004D530B">
      <w:pPr>
        <w:rPr>
          <w:rtl/>
        </w:rPr>
      </w:pPr>
      <w:r>
        <w:rPr>
          <w:rFonts w:hint="cs"/>
          <w:rtl/>
        </w:rPr>
        <w:t xml:space="preserve">וא</w:t>
      </w:r>
      <w:ins w:id="90961" w:author="מנוע מכני" w:date="2026-10-05T11:32:12Z">
        <w:r>
          <w:rPr>
            <w:rFonts w:hint="cs"/>
            <w:rtl/>
          </w:rPr>
          <w:t xml:space="preserve">ס"ד</w:t>
        </w:r>
      </w:ins>
      <w:del w:id="90962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משמנין ביניהן - דכי הדדי </w:t>
      </w:r>
      <w:ins w:id="93383" w:author="מנוע מכני" w:date="2026-10-05T11:32:12Z">
        <w:r>
          <w:rPr>
            <w:rtl/>
          </w:rPr>
          <w:t xml:space="preserve">חלקו</w:t>
        </w:r>
      </w:ins>
      <w:del w:id="93384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  <w:ins w:id="94717" w:author="מנוע מכני" w:date="2026-10-05T11:32:12Z">
        <w:r>
          <w:rPr>
            <w:rtl/>
          </w:rPr>
          <w:t xml:space="preserve">כך</w:t>
        </w:r>
      </w:ins>
      <w:del w:id="94718" w:author="מנוע מכני" w:date="2026-10-05T11:32:12Z">
        <w:r w:rsidR="00F63065">
          <w:rPr>
            <w:rtl/>
          </w:rPr>
          <w:delText xml:space="preserve">הכי</w:delText>
        </w:r>
      </w:del>
      <w:r w:rsidR="00F63065">
        <w:rPr>
          <w:rtl/>
        </w:rPr>
        <w:t xml:space="preserve"> </w:t>
      </w:r>
      <w:ins w:id="93385" w:author="מנוע מכני" w:date="2026-10-05T11:32:12Z">
        <w:r>
          <w:rPr>
            <w:rtl/>
          </w:rPr>
          <w:t xml:space="preserve">גם</w:t>
        </w:r>
      </w:ins>
      <w:del w:id="9338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ליפלגי גבי הדדי! </w:t>
      </w:r>
    </w:p>
    <w:p>
      <w:pPr>
        <w:pStyle w:val="38"/>
        <w:rPr>
          <w:ins w:id="99352" w:author="מנוע מכני" w:date="2026-10-05T11:32:12Z"/>
        </w:rPr>
      </w:pPr>
      <w:r>
        <w:t xml:space="preserve">אלא</w:t>
      </w:r>
    </w:p>
    <w:p w14:paraId="49696271" w14:textId="77777777" w:rsidR="00B874E6" w:rsidRDefault="00F63065" w:rsidP="004D530B">
      <w:pPr>
        <w:rPr>
          <w:rtl/>
        </w:rPr>
      </w:pPr>
      <w:del w:id="99353" w:author="מנוע מכני" w:date="2026-10-05T11:32:12Z">
        <w:r>
          <w:rPr>
            <w:rtl/>
          </w:rPr>
          <w:delText xml:space="preserve"> </w:delText>
        </w:r>
      </w:del>
      <w:ins w:id="94721" w:author="מנוע מכני" w:date="2026-10-05T11:32:12Z">
        <w:r>
          <w:rPr>
            <w:rtl/>
          </w:rPr>
          <w:t xml:space="preserve">מה</w:t>
        </w:r>
      </w:ins>
      <w:del w:id="9472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משמנין שומן יהא ביניהן, דאמר </w:t>
      </w:r>
      <w:ins w:id="94719" w:author="מנוע מכני" w:date="2026-10-05T11:32:12Z">
        <w:r>
          <w:rPr>
            <w:rtl/>
          </w:rPr>
          <w:t xml:space="preserve">לו</w:t>
        </w:r>
      </w:ins>
      <w:del w:id="947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לכהן: אייתי ראיה דבכור הוא - ושקיל</w:t>
      </w:r>
      <w:r w:rsidR="0057284B">
        <w:rPr>
          <w:rtl/>
        </w:rPr>
        <w:t>.</w:t>
      </w:r>
    </w:p>
    <w:p w14:paraId="6AF25241" w14:textId="77777777" w:rsidR="0057284B" w:rsidRDefault="0057284B" w:rsidP="0057284B">
      <w:pPr>
        <w:jc w:val="center"/>
        <w:rPr>
          <w:del w:id="90072" w:author="מנוע עיצוב" w:date="2026-10-05T11:33:53Z"/>
          <w:rtl/>
        </w:rPr>
      </w:pPr>
      <w:del w:id="90069" w:author="מנוע עיצוב" w:date="2026-10-05T11:33:53Z">
        <w:r>
          <w:rPr>
            <w:rtl/>
          </w:rPr>
          <w:delText xml:space="preserve">•</w:delText>
        </w:r>
      </w:del>
      <w:ins w:id="96211" w:author="מנוע מכני" w:date="2026-10-05T11:32:12Z">
        <w:r>
          <w:rPr>
            <w:rtl/>
          </w:rPr>
          <w:t xml:space="preserve"> </w:t>
        </w:r>
      </w:ins>
      <w:del w:id="96212" w:author="מנוע מכני" w:date="2026-10-05T11:32:12Z">
        <w:r>
          <w:rPr>
            <w:rtl/>
          </w:rPr>
          <w:delText xml:space="preserve">  </w:delText>
        </w:r>
      </w:del>
      <w:del w:id="90070" w:author="מנוע עיצוב" w:date="2026-10-05T11:33:53Z">
        <w:r>
          <w:rPr>
            <w:rtl/>
          </w:rPr>
          <w:delText xml:space="preserve">•</w:delText>
        </w:r>
      </w:del>
      <w:ins w:id="96213" w:author="מנוע מכני" w:date="2026-10-05T11:32:12Z">
        <w:r>
          <w:rPr>
            <w:rtl/>
          </w:rPr>
          <w:t xml:space="preserve"> </w:t>
        </w:r>
      </w:ins>
      <w:del w:id="96214" w:author="מנוע מכני" w:date="2026-10-05T11:32:12Z">
        <w:r>
          <w:rPr>
            <w:rtl/>
          </w:rPr>
          <w:delText xml:space="preserve">  </w:delText>
        </w:r>
      </w:del>
      <w:del w:id="90071" w:author="מנוע עיצוב" w:date="2026-10-05T11:33:53Z">
        <w:r>
          <w:rPr>
            <w:rtl/>
          </w:rPr>
          <w:delText xml:space="preserve">•</w:delText>
        </w:r>
      </w:del>
    </w:p>
    <w:p w14:paraId="6D4A7335" w14:textId="77777777" w:rsidR="00B874E6" w:rsidRDefault="00F63065" w:rsidP="00F0030D">
      <w:pPr>
        <w:pStyle w:val="afffd"/>
        <w:rPr>
          <w:rtl/>
        </w:rPr>
      </w:pPr>
      <w:r>
        <w:rPr>
          <w:rtl/>
        </w:rPr>
        <w:t>והשני ירעה עד שיסתאב וחייב במתנות, ורבי יוסי פוטר</w:t>
      </w:r>
      <w:r w:rsidR="0057284B">
        <w:rPr>
          <w:rtl/>
        </w:rPr>
        <w:t>.</w:t>
      </w:r>
    </w:p>
    <w:p>
      <w:pPr>
        <w:pStyle w:val="38"/>
        <w:rPr>
          <w:ins w:id="99354" w:author="מנוע מכני" w:date="2026-10-05T11:32:12Z"/>
        </w:rPr>
      </w:pPr>
      <w:ins w:id="90963" w:author="מנוע מכני" w:date="2026-10-05T11:32:12Z">
        <w:r>
          <w:t xml:space="preserve">מ"ט</w:t>
        </w:r>
      </w:ins>
      <w:del w:id="90964" w:author="מנוע מכני" w:date="2026-10-05T11:32:12Z">
        <w:r>
          <w:delText xml:space="preserve">מ</w:delText>
        </w:r>
        <w:r w:rsidR="00F0030D">
          <w:delText xml:space="preserve">''ט</w:delText>
        </w:r>
      </w:del>
      <w:r w:rsidR="00F0030D">
        <w:t xml:space="preserve"> </w:t>
      </w:r>
      <w:r>
        <w:t xml:space="preserve">ד</w:t>
      </w:r>
      <w:ins w:id="90965" w:author="מנוע מכני" w:date="2026-10-05T11:32:12Z">
        <w:r>
          <w:t xml:space="preserve">ר"מ</w:t>
        </w:r>
      </w:ins>
      <w:del w:id="90966" w:author="מנוע מכני" w:date="2026-10-05T11:32:12Z">
        <w:r>
          <w:delText xml:space="preserve">ר</w:delText>
        </w:r>
        <w:r w:rsidR="00F0030D">
          <w:delText xml:space="preserve">''מ</w:delText>
        </w:r>
      </w:del>
      <w:r>
        <w:t xml:space="preserve"> א</w:t>
      </w:r>
      <w:r w:rsidR="00F0030D">
        <w:t xml:space="preserve">ר</w:t>
      </w:r>
      <w:ins w:id="90967" w:author="מנוע מכני" w:date="2026-10-05T11:32:12Z">
        <w:r>
          <w:t xml:space="preserve">י"ו</w:t>
        </w:r>
      </w:ins>
      <w:del w:id="90968" w:author="מנוע מכני" w:date="2026-10-05T11:32:12Z">
        <w:r w:rsidR="00F0030D">
          <w:delText xml:space="preserve">י''ו</w:delText>
        </w:r>
      </w:del>
      <w:r>
        <w:t xml:space="preserve">:</w:t>
      </w:r>
    </w:p>
    <w:p w14:paraId="5C32B229" w14:textId="77777777" w:rsidR="00F0030D" w:rsidRDefault="00F63065" w:rsidP="00F0030D">
      <w:pPr>
        <w:rPr>
          <w:rtl/>
        </w:rPr>
      </w:pPr>
      <w:del w:id="993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וכהן בא עליו משני צדדין, </w:t>
      </w:r>
      <w:ins w:id="97793" w:author="מנוע מכני" w:date="2026-10-05T11:32:12Z">
        <w:r>
          <w:rPr>
            <w:rtl/>
          </w:rPr>
          <w:t xml:space="preserve">דאם </w:t>
        </w:r>
      </w:ins>
      <w:del w:id="97794" w:author="מנוע מכני" w:date="2026-10-05T11:32:12Z">
        <w:r>
          <w:rPr>
            <w:rtl/>
          </w:rPr>
          <w:delText xml:space="preserve">דא</w:delText>
        </w:r>
        <w:r w:rsidR="00F0030D">
          <w:rPr>
            <w:rFonts w:hint="cs"/>
            <w:rtl/>
          </w:rPr>
          <w:delText xml:space="preserve">י </w:delText>
        </w:r>
      </w:del>
      <w:r w:rsidR="00F0030D">
        <w:rPr>
          <w:rFonts w:hint="cs"/>
          <w:rtl/>
        </w:rPr>
        <w:t xml:space="preserve">בכור כולו שלי </w:t>
      </w:r>
      <w:ins w:id="97795" w:author="מנוע מכני" w:date="2026-10-05T11:32:12Z">
        <w:r>
          <w:rPr>
            <w:rFonts w:hint="cs"/>
            <w:rtl/>
          </w:rPr>
          <w:t xml:space="preserve">ואם </w:t>
        </w:r>
      </w:ins>
      <w:del w:id="97796" w:author="מנוע מכני" w:date="2026-10-05T11:32:12Z">
        <w:r w:rsidR="00F0030D">
          <w:rPr>
            <w:rFonts w:hint="cs"/>
            <w:rtl/>
          </w:rPr>
          <w:delText xml:space="preserve">ואי </w:delText>
        </w:r>
      </w:del>
      <w:r w:rsidR="00F0030D">
        <w:rPr>
          <w:rFonts w:hint="cs"/>
          <w:rtl/>
        </w:rPr>
        <w:t xml:space="preserve">לא</w:t>
      </w:r>
      <w:r w:rsidR="00F0030D">
        <w:rPr>
          <w:rFonts w:hint="cs"/>
          <w:rtl/>
        </w:rPr>
        <w:t xml:space="preserve"> הב מתנות כהונה </w:t>
      </w:r>
    </w:p>
    <w:p w14:paraId="1FE9BD1E" w14:textId="77777777" w:rsidR="00F0030D" w:rsidRDefault="00F0030D" w:rsidP="00F0030D">
      <w:pPr>
        <w:rPr>
          <w:rtl/>
        </w:rPr>
      </w:pPr>
      <w:r>
        <w:rPr>
          <w:rStyle w:val="2fb"/>
          <w:rFonts w:hint="cs"/>
          <w:rtl/>
        </w:rPr>
        <w:t xml:space="preserve">ולרבי יוסי</w:t>
      </w:r>
      <w:r>
        <w:rPr>
          <w:rFonts w:hint="cs"/>
          <w:rtl/>
        </w:rPr>
        <w:t xml:space="preserve"> </w:t>
      </w:r>
      <w:r w:rsidR="00F63065">
        <w:rPr>
          <w:rtl/>
        </w:rPr>
        <w:t>עשו שאינו זוכה כזוכה, ו</w:t>
      </w:r>
      <w:r w:rsidR="00FA1A10">
        <w:rPr>
          <w:rtl/>
        </w:rPr>
        <w:t>א</w:t>
      </w:r>
      <w:r>
        <w:rPr>
          <w:rFonts w:hint="cs"/>
          <w:rtl/>
        </w:rPr>
        <w:t xml:space="preserve">פי' שלא בא לידו כמי שבא לידו ומכר לישראל במומו </w:t>
      </w:r>
    </w:p>
    <w:p>
      <w:pPr>
        <w:pStyle w:val="38"/>
        <w:rPr>
          <w:ins w:id="99356" w:author="מנוע מכני" w:date="2026-10-05T11:32:12Z"/>
        </w:rPr>
      </w:pPr>
      <w:r>
        <w:t xml:space="preserve">א"ר אלעזר:</w:t>
      </w:r>
    </w:p>
    <w:p w14:paraId="6508E2CA" w14:textId="77777777" w:rsidR="00B874E6" w:rsidRDefault="00F63065" w:rsidP="00F0030D">
      <w:pPr>
        <w:rPr>
          <w:rtl/>
        </w:rPr>
      </w:pPr>
      <w:del w:id="993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בספק בכור שאין חליפין ביד כהן שחייב במתנות</w:t>
      </w:r>
      <w:r w:rsidR="0057284B">
        <w:rPr>
          <w:rtl/>
        </w:rPr>
        <w:t>.</w:t>
      </w:r>
    </w:p>
    <w:p w14:paraId="20F156BF" w14:textId="77777777" w:rsidR="00F0030D" w:rsidRDefault="00F0030D" w:rsidP="00F63065">
      <w:pPr>
        <w:rPr>
          <w:del w:id="90569" w:author="מנוע עיצוב" w:date="2026-10-05T11:33:53Z"/>
          <w:rtl/>
        </w:rPr>
      </w:pPr>
    </w:p>
    <w:p w14:paraId="65999E6C" w14:textId="77777777" w:rsidR="00F0030D" w:rsidRDefault="00F63065" w:rsidP="00F63065">
      <w:pPr>
        <w:rPr>
          <w:rtl/>
        </w:rPr>
      </w:pPr>
      <w:r>
        <w:rPr>
          <w:rtl/>
        </w:rPr>
        <w:t xml:space="preserve">הכל מודים מאן -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, פשיטא! עד כאן </w:t>
      </w:r>
      <w:r>
        <w:rPr>
          <w:rtl/>
        </w:rPr>
        <w:t xml:space="preserve">לא</w:t>
      </w:r>
      <w:r>
        <w:rPr>
          <w:rtl/>
        </w:rPr>
        <w:t xml:space="preserve"> קא פטר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</w:t>
      </w:r>
      <w:ins w:id="93387" w:author="מנוע מכני" w:date="2026-10-05T11:32:12Z">
        <w:r>
          <w:rPr>
            <w:rtl/>
          </w:rPr>
          <w:t xml:space="preserve">שם</w:t>
        </w:r>
      </w:ins>
      <w:del w:id="9338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 אלא דחליפין ביד כהן, דעשו שאינו זוכה כזוכה, אבל אין חליפין ביד כהן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515F888C" w14:textId="77777777" w:rsidR="00F0030D" w:rsidRDefault="00F0030D" w:rsidP="00F0030D">
      <w:pPr>
        <w:rPr>
          <w:rtl/>
        </w:rPr>
      </w:pPr>
      <w:ins w:id="90969" w:author="מנוע מכני" w:date="2026-10-05T11:32:12Z">
        <w:r>
          <w:rPr>
            <w:rFonts w:hint="cs"/>
            <w:rtl/>
          </w:rPr>
          <w:t xml:space="preserve">ס"ד</w:t>
        </w:r>
      </w:ins>
      <w:del w:id="90970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טעמא </w:t>
      </w:r>
      <w:r w:rsidR="00F63065">
        <w:rPr>
          <w:rStyle w:val="2fb"/>
          <w:rtl/>
        </w:rPr>
        <w:t xml:space="preserve">דרבי יוסי</w:t>
      </w:r>
      <w:r w:rsidR="00F63065">
        <w:rPr>
          <w:rtl/>
        </w:rPr>
        <w:t xml:space="preserve"> </w:t>
      </w:r>
      <w:ins w:id="93389" w:author="מנוע מכני" w:date="2026-10-05T11:32:12Z">
        <w:r>
          <w:rPr>
            <w:rtl/>
          </w:rPr>
          <w:t xml:space="preserve">דסבר</w:t>
        </w:r>
      </w:ins>
      <w:del w:id="93390" w:author="מנוע מכני" w:date="2026-10-05T11:32:12Z">
        <w:r w:rsidR="00F63065">
          <w:rPr>
            <w:rtl/>
          </w:rPr>
          <w:delText xml:space="preserve">דקסבר</w:delText>
        </w:r>
      </w:del>
      <w:r w:rsidR="00F63065">
        <w:rPr>
          <w:rtl/>
        </w:rPr>
        <w:t xml:space="preserve"> </w:t>
      </w:r>
      <w:ins w:id="97797" w:author="מנוע מכני" w:date="2026-10-05T11:32:12Z">
        <w:r>
          <w:rPr>
            <w:rtl/>
          </w:rPr>
          <w:t xml:space="preserve">דאם </w:t>
        </w:r>
      </w:ins>
      <w:del w:id="97798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מחייבת </w:t>
      </w:r>
      <w:ins w:id="94723" w:author="מנוע מכני" w:date="2026-10-05T11:32:12Z">
        <w:r>
          <w:rPr>
            <w:rtl/>
          </w:rPr>
          <w:t xml:space="preserve">לו</w:t>
        </w:r>
      </w:ins>
      <w:del w:id="9472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במתנות - אתי </w:t>
      </w:r>
      <w:ins w:id="94725" w:author="מנוע מכני" w:date="2026-10-05T11:32:12Z">
        <w:r>
          <w:rPr>
            <w:rtl/>
          </w:rPr>
          <w:t xml:space="preserve">לו</w:t>
        </w:r>
      </w:ins>
      <w:del w:id="9472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לידי גיזה ועבודה </w:t>
      </w:r>
      <w:ins w:id="95777" w:author="מנוע מכני" w:date="2026-10-05T11:32:12Z">
        <w:r>
          <w:rPr>
            <w:rtl/>
          </w:rPr>
          <w:t xml:space="preserve">אף</w:t>
        </w:r>
      </w:ins>
      <w:del w:id="95778" w:author="מנוע מכני" w:date="2026-10-05T11:32:12Z">
        <w:r w:rsidR="00FA1A10">
          <w:rPr>
            <w:rtl/>
          </w:rPr>
          <w:delText xml:space="preserve">אע"ג</w:delText>
        </w:r>
      </w:del>
      <w:r w:rsidR="00F63065">
        <w:rPr>
          <w:rtl/>
        </w:rPr>
        <w:t xml:space="preserve"> דאין חליפין ביד כהן, </w:t>
      </w:r>
      <w:r w:rsidR="00F63065">
        <w:rPr>
          <w:rtl/>
        </w:rPr>
        <w:t xml:space="preserve">ק</w:t>
      </w:r>
      <w:ins w:id="90971" w:author="מנוע מכני" w:date="2026-10-05T11:32:12Z">
        <w:r>
          <w:rPr>
            <w:rFonts w:hint="cs"/>
            <w:rtl/>
          </w:rPr>
          <w:t xml:space="preserve">מ"ל</w:t>
        </w:r>
      </w:ins>
      <w:del w:id="90972" w:author="מנוע מכני" w:date="2026-10-05T11:32:12Z">
        <w:r>
          <w:rPr>
            <w:rFonts w:hint="cs"/>
            <w:rtl/>
          </w:rPr>
          <w:delText xml:space="preserve">מ''ל</w:delText>
        </w:r>
      </w:del>
    </w:p>
    <w:p>
      <w:pPr>
        <w:pStyle w:val="38"/>
        <w:rPr>
          <w:ins w:id="99358" w:author="מנוע מכני" w:date="2026-10-05T11:32:12Z"/>
        </w:rPr>
      </w:pPr>
      <w:r>
        <w:t xml:space="preserve">ומי מצית אמרת </w:t>
      </w:r>
      <w:ins w:id="94727" w:author="מנוע מכני" w:date="2026-10-05T11:32:12Z">
        <w:r>
          <w:t xml:space="preserve">כך</w:t>
        </w:r>
      </w:ins>
      <w:del w:id="94728" w:author="מנוע מכני" w:date="2026-10-05T11:32:12Z">
        <w:r>
          <w:delText xml:space="preserve">הכי</w:delText>
        </w:r>
      </w:del>
      <w:r>
        <w:t xml:space="preserve">?</w:t>
      </w:r>
    </w:p>
    <w:p>
      <w:pPr>
        <w:rPr>
          <w:ins w:id="90015" w:author="מנוע עיצוב" w:date="2026-10-05T11:40:22Z"/>
          <w:rtl/>
        </w:rPr>
      </w:pPr>
      <w:del w:id="993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והתני סיפא, שהיה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אומר: </w:t>
      </w:r>
    </w:p>
    <w:p>
      <w:pPr>
        <w:pStyle w:val="afff0"/>
        <w:rPr>
          <w:ins w:id="90017" w:author="מנוע עיצוב" w:date="2026-10-05T11:40:22Z"/>
        </w:rPr>
      </w:pPr>
      <w:ins w:id="90018" w:author="מנוע עיצוב" w:date="2026-10-05T11:40:22Z">
        <w:r>
          <w:rPr>
            <w:rFonts w:hint="cs"/>
            <w:rtl/>
          </w:rPr>
          <w:t xml:space="preserve">יח:</w:t>
        </w:r>
      </w:ins>
    </w:p>
    <w:p w14:paraId="5906519A" w14:textId="77777777" w:rsidR="00F0030D" w:rsidRDefault="00F63065" w:rsidP="00F0030D">
      <w:pPr>
        <w:rPr>
          <w:rtl/>
        </w:rPr>
      </w:pPr>
      <w:del w:id="90016" w:author="מנוע עיצוב" w:date="2026-10-05T11:40:22Z">
        <w:r>
          <w:rPr>
            <w:rtl/>
          </w:rPr>
          <w:delText xml:space="preserve">[דף יח עמוד ב] </w:delText>
        </w:r>
      </w:del>
      <w:r>
        <w:rPr>
          <w:rtl/>
        </w:rPr>
        <w:t xml:space="preserve">כל שחליפיו ביד כהן - פטור מן המתנות, </w:t>
      </w:r>
      <w:ins w:id="92821" w:author="מנוע מכני" w:date="2026-10-05T11:32:12Z">
        <w:r>
          <w:rPr>
            <w:rStyle w:val="2fb"/>
            <w:rtl/>
          </w:rPr>
          <w:t xml:space="preserve">ור"מ</w:t>
        </w:r>
      </w:ins>
      <w:del w:id="92822" w:author="מנוע מכני" w:date="2026-10-05T11:32:12Z">
        <w:r>
          <w:rPr>
            <w:rtl/>
          </w:rPr>
          <w:delText xml:space="preserve">ורבי מאיר</w:delText>
        </w:r>
      </w:del>
      <w:r>
        <w:rPr>
          <w:rtl/>
        </w:rPr>
        <w:t xml:space="preserve"> מחייב</w:t>
      </w:r>
      <w:ins w:id="96215" w:author="מנוע מכני" w:date="2026-10-05T11:32:12Z">
        <w:r>
          <w:rPr>
            <w:rtl/>
          </w:rPr>
          <w:t xml:space="preserve">,</w:t>
        </w:r>
      </w:ins>
      <w:del w:id="96216" w:author="מנוע מכני" w:date="2026-10-05T11:32:12Z">
        <w:r w:rsidR="000B5F7F">
          <w:rPr>
            <w:rtl/>
          </w:rPr>
          <w:delText xml:space="preserve">;</w:delText>
        </w:r>
      </w:del>
    </w:p>
    <w:p w14:paraId="62756C9E" w14:textId="77777777" w:rsidR="00F0030D" w:rsidRDefault="00F63065" w:rsidP="00F0030D">
      <w:pPr>
        <w:rPr>
          <w:rtl/>
        </w:rPr>
      </w:pPr>
      <w:r>
        <w:rPr>
          <w:rtl/>
        </w:rPr>
        <w:t xml:space="preserve">חליפין ביד כהן - אין, אין חליפין ביד כהן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4DD4C3E9" w14:textId="77777777" w:rsidR="00F0030D" w:rsidRDefault="00F63065" w:rsidP="00F0030D">
      <w:pPr>
        <w:rPr>
          <w:rtl/>
        </w:rPr>
      </w:pPr>
      <w:r>
        <w:rPr>
          <w:rtl/>
        </w:rPr>
        <w:t xml:space="preserve">מהו דתימא: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לדבריו </w:t>
      </w:r>
      <w:r>
        <w:rPr>
          <w:rStyle w:val="2fb"/>
          <w:rtl/>
        </w:rPr>
        <w:t xml:space="preserve">ד</w:t>
      </w:r>
      <w:ins w:id="90973" w:author="מנוע מכני" w:date="2026-10-05T11:32:12Z">
        <w:r>
          <w:rPr>
            <w:rStyle w:val="2fb"/>
            <w:rtl/>
          </w:rPr>
          <w:t xml:space="preserve">ר"מ</w:t>
        </w:r>
      </w:ins>
      <w:del w:id="90974" w:author="מנוע מכני" w:date="2026-10-05T11:32:12Z">
        <w:r>
          <w:rPr>
            <w:rtl/>
          </w:rPr>
          <w:delText xml:space="preserve">ר</w:delText>
        </w:r>
        <w:r w:rsidR="00F0030D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F0030D">
          <w:rPr>
            <w:rFonts w:hint="cs"/>
            <w:rtl/>
          </w:rPr>
          <w:delText xml:space="preserve">מ</w:delText>
        </w:r>
      </w:del>
      <w:r>
        <w:rPr>
          <w:rtl/>
        </w:rPr>
        <w:t xml:space="preserve"> קאמ</w:t>
      </w:r>
      <w:r w:rsidR="00F0030D">
        <w:rPr>
          <w:rFonts w:hint="cs"/>
          <w:rtl/>
        </w:rPr>
        <w:t>"ל</w:t>
      </w:r>
      <w:r>
        <w:rPr>
          <w:rtl/>
        </w:rPr>
        <w:t xml:space="preserve"> </w:t>
      </w:r>
      <w:ins w:id="94729" w:author="מנוע מכני" w:date="2026-10-05T11:32:12Z">
        <w:r>
          <w:rPr>
            <w:rtl/>
          </w:rPr>
          <w:t xml:space="preserve">לי</w:t>
        </w:r>
      </w:ins>
      <w:del w:id="94730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 - אפי' אין חליפין ביד כהן, </w:t>
      </w:r>
      <w:ins w:id="97799" w:author="מנוע מכני" w:date="2026-10-05T11:32:12Z">
        <w:r>
          <w:rPr>
            <w:rtl/>
          </w:rPr>
          <w:t xml:space="preserve">דאם </w:t>
        </w:r>
      </w:ins>
      <w:del w:id="97800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מחייבת </w:t>
      </w:r>
      <w:ins w:id="94731" w:author="מנוע מכני" w:date="2026-10-05T11:32:12Z">
        <w:r>
          <w:rPr>
            <w:rtl/>
          </w:rPr>
          <w:t xml:space="preserve">לו</w:t>
        </w:r>
      </w:ins>
      <w:del w:id="947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במתנות - אתי </w:t>
      </w:r>
      <w:ins w:id="94733" w:author="מנוע מכני" w:date="2026-10-05T11:32:12Z">
        <w:r>
          <w:rPr>
            <w:rtl/>
          </w:rPr>
          <w:t xml:space="preserve">לו</w:t>
        </w:r>
      </w:ins>
      <w:del w:id="9473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לידי גיזה ועבודה, </w:t>
      </w:r>
    </w:p>
    <w:p w14:paraId="766CABAA" w14:textId="77777777" w:rsidR="00B874E6" w:rsidRDefault="00F63065" w:rsidP="00F0030D">
      <w:pPr>
        <w:rPr>
          <w:rtl/>
        </w:rPr>
      </w:pPr>
      <w:r>
        <w:rPr>
          <w:rtl/>
        </w:rPr>
        <w:t xml:space="preserve">לדידך - אודי לי מיהא </w:t>
      </w:r>
      <w:ins w:id="93391" w:author="מנוע מכני" w:date="2026-10-05T11:32:12Z">
        <w:r>
          <w:rPr>
            <w:rtl/>
          </w:rPr>
          <w:t xml:space="preserve">מקום</w:t>
        </w:r>
      </w:ins>
      <w:del w:id="93392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דחליפין ביד כהן דעשו שאינו זוכה כזוכה! ואמר </w:t>
      </w:r>
      <w:ins w:id="94735" w:author="מנוע מכני" w:date="2026-10-05T11:32:12Z">
        <w:r>
          <w:rPr>
            <w:rtl/>
          </w:rPr>
          <w:t xml:space="preserve">לו</w:t>
        </w:r>
      </w:ins>
      <w:del w:id="9473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ר' מאיר: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420299C9" w14:textId="77777777" w:rsidR="00F0030D" w:rsidRDefault="00F0030D" w:rsidP="00F63065">
      <w:pPr>
        <w:rPr>
          <w:del w:id="90570" w:author="מנוע עיצוב" w:date="2026-10-05T11:33:53Z"/>
          <w:rtl/>
        </w:rPr>
      </w:pPr>
    </w:p>
    <w:p>
      <w:pPr>
        <w:pStyle w:val="38"/>
        <w:rPr>
          <w:ins w:id="99360" w:author="מנוע מכני" w:date="2026-10-05T11:32:12Z"/>
        </w:rPr>
      </w:pPr>
      <w:r w:rsidRPr="00E47E71">
        <w:t xml:space="preserve">וא</w:t>
      </w:r>
      <w:ins w:id="90975" w:author="מנוע מכני" w:date="2026-10-05T11:32:12Z">
        <w:r>
          <w:t xml:space="preserve">ר"פ</w:t>
        </w:r>
      </w:ins>
      <w:del w:id="90976" w:author="מנוע מכני" w:date="2026-10-05T11:32:12Z">
        <w:r w:rsidRPr="00E47E71">
          <w:delText xml:space="preserve">ר''פ</w:delText>
        </w:r>
      </w:del>
      <w:r w:rsidRPr="00E47E71">
        <w:t xml:space="preserve">:</w:t>
      </w:r>
    </w:p>
    <w:p w14:paraId="78D285C3" w14:textId="77777777" w:rsidR="00B874E6" w:rsidRPr="00E47E71" w:rsidRDefault="00F0030D" w:rsidP="00F63065">
      <w:pPr>
        <w:rPr>
          <w:b/>
          <w:bCs/>
          <w:rtl/>
        </w:rPr>
      </w:pPr>
      <w:del w:id="99361" w:author="מנוע מכני" w:date="2026-10-05T11:32:12Z">
        <w:r w:rsidR="00F63065" w:rsidRPr="00E47E71">
          <w:rPr>
            <w:b/>
            <w:bCs/>
            <w:rtl/>
          </w:rPr>
          <w:delText xml:space="preserve"> </w:delText>
        </w:r>
      </w:del>
      <w:r w:rsidR="00F63065" w:rsidRPr="00E47E71">
        <w:rPr>
          <w:b/>
          <w:bCs/>
          <w:rtl/>
        </w:rPr>
        <w:t xml:space="preserve">הכל מודים בספק מעשר שפטור מן המתנות</w:t>
      </w:r>
      <w:r w:rsidR="0057284B" w:rsidRPr="00E47E71">
        <w:rPr>
          <w:b/>
          <w:bCs/>
          <w:rtl/>
        </w:rPr>
        <w:t>.</w:t>
      </w:r>
    </w:p>
    <w:p w14:paraId="3F629090" w14:textId="77777777" w:rsidR="00F0030D" w:rsidRDefault="00F0030D" w:rsidP="00F0030D">
      <w:pPr>
        <w:rPr>
          <w:rtl/>
        </w:rPr>
      </w:pPr>
      <w:r>
        <w:rPr>
          <w:rFonts w:hint="cs"/>
          <w:rtl/>
        </w:rPr>
        <w:t xml:space="preserve">וק</w:t>
      </w:r>
      <w:ins w:id="90977" w:author="מנוע מכני" w:date="2026-10-05T11:32:12Z">
        <w:r>
          <w:rPr>
            <w:rFonts w:hint="cs"/>
            <w:rtl/>
          </w:rPr>
          <w:t xml:space="preserve">מ"ל</w:t>
        </w:r>
      </w:ins>
      <w:del w:id="90978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תימא טעמא </w:t>
      </w:r>
      <w:r>
        <w:rPr>
          <w:rStyle w:val="2fb"/>
          <w:rFonts w:hint="cs"/>
          <w:rtl/>
        </w:rPr>
        <w:t xml:space="preserve">ד</w:t>
      </w:r>
      <w:ins w:id="9097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980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דלא תשתכח תורת מתנות אפ'י ספק מעשר </w:t>
      </w:r>
      <w:ins w:id="93393" w:author="מנוע מכני" w:date="2026-10-05T11:32:12Z">
        <w:r>
          <w:rPr>
            <w:rFonts w:hint="cs"/>
            <w:rtl/>
          </w:rPr>
          <w:t xml:space="preserve">גם</w:t>
        </w:r>
      </w:ins>
      <w:del w:id="93394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ק</w:t>
      </w:r>
      <w:ins w:id="90981" w:author="מנוע מכני" w:date="2026-10-05T11:32:12Z">
        <w:r>
          <w:rPr>
            <w:rFonts w:hint="cs"/>
            <w:rtl/>
          </w:rPr>
          <w:t xml:space="preserve">מ"ל</w:t>
        </w:r>
      </w:ins>
      <w:del w:id="90982" w:author="מנוע מכני" w:date="2026-10-05T11:32:12Z">
        <w:r>
          <w:rPr>
            <w:rFonts w:hint="cs"/>
            <w:rtl/>
          </w:rPr>
          <w:delText xml:space="preserve">מ''ל</w:delText>
        </w:r>
      </w:del>
    </w:p>
    <w:p>
      <w:pPr>
        <w:pStyle w:val="38"/>
        <w:rPr>
          <w:ins w:id="99362" w:author="מנוע מכני" w:date="2026-10-05T11:32:12Z"/>
        </w:rPr>
      </w:pPr>
      <w:r>
        <w:t xml:space="preserve">והך</w:t>
      </w:r>
    </w:p>
    <w:p w14:paraId="4350AE91" w14:textId="77777777" w:rsidR="00F0030D" w:rsidRDefault="00E47E71" w:rsidP="00E47E71">
      <w:pPr>
        <w:rPr>
          <w:rtl/>
        </w:rPr>
      </w:pPr>
      <w:del w:id="9936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סיפא שהיה </w:t>
      </w:r>
      <w:r w:rsidR="00F63065">
        <w:rPr>
          <w:rStyle w:val="2fb"/>
          <w:rtl/>
        </w:rPr>
        <w:t xml:space="preserve">ר' יוסי</w:t>
      </w:r>
      <w:r w:rsidR="00F63065">
        <w:rPr>
          <w:rtl/>
        </w:rPr>
        <w:t xml:space="preserve"> אומר: כל שחליפיו ביד כהן - פטור מן המתנות, </w:t>
      </w:r>
      <w:ins w:id="92823" w:author="מנוע מכני" w:date="2026-10-05T11:32:12Z">
        <w:r>
          <w:rPr>
            <w:rStyle w:val="2fb"/>
            <w:rtl/>
          </w:rPr>
          <w:t xml:space="preserve">ור"מ</w:t>
        </w:r>
      </w:ins>
      <w:del w:id="92824" w:author="מנוע מכני" w:date="2026-10-05T11:32:12Z">
        <w:r w:rsidR="00F63065">
          <w:rPr>
            <w:rtl/>
          </w:rPr>
          <w:delText xml:space="preserve">ורבי מאיר</w:delText>
        </w:r>
      </w:del>
      <w:r w:rsidR="00F63065">
        <w:rPr>
          <w:rtl/>
        </w:rPr>
        <w:t xml:space="preserve"> מחייב! </w:t>
      </w:r>
    </w:p>
    <w:p w14:paraId="0945CABE" w14:textId="77777777" w:rsidR="00B874E6" w:rsidRDefault="00F63065" w:rsidP="00E47E71">
      <w:pPr>
        <w:rPr>
          <w:rtl/>
        </w:rPr>
      </w:pPr>
      <w:r>
        <w:rPr>
          <w:rtl/>
        </w:rPr>
        <w:t>מ</w:t>
      </w:r>
      <w:r w:rsidR="00F0030D">
        <w:rPr>
          <w:rFonts w:hint="cs"/>
          <w:rtl/>
        </w:rPr>
        <w:t xml:space="preserve">הו דתימא </w:t>
      </w:r>
      <w:ins w:id="9098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984" w:author="מנוע מכני" w:date="2026-10-05T11:32:12Z">
        <w:r w:rsidR="00F0030D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- אפי' ספק מעשר מחייב, והא דמיפלגי בחליפין - להודיעך כחו </w:t>
      </w:r>
      <w:r>
        <w:rPr>
          <w:rStyle w:val="2fb"/>
          <w:rtl/>
        </w:rPr>
        <w:t xml:space="preserve">דרבי יוסי</w:t>
      </w:r>
      <w:r>
        <w:rPr>
          <w:rtl/>
        </w:rPr>
        <w:t xml:space="preserve"> דפטר אפי' </w:t>
      </w:r>
      <w:ins w:id="93395" w:author="מנוע מכני" w:date="2026-10-05T11:32:12Z">
        <w:r>
          <w:rPr>
            <w:rtl/>
          </w:rPr>
          <w:t xml:space="preserve">מקום</w:t>
        </w:r>
      </w:ins>
      <w:del w:id="9339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דכהן בא עליו משני צדדין, </w:t>
      </w:r>
      <w:r>
        <w:rPr>
          <w:rtl/>
        </w:rPr>
        <w:t xml:space="preserve">ק</w:t>
      </w:r>
      <w:ins w:id="90985" w:author="מנוע מכני" w:date="2026-10-05T11:32:12Z">
        <w:r>
          <w:rPr>
            <w:rFonts w:hint="cs"/>
            <w:rtl/>
          </w:rPr>
          <w:t xml:space="preserve">מ"ל</w:t>
        </w:r>
      </w:ins>
      <w:del w:id="90986" w:author="מנוע מכני" w:date="2026-10-05T11:32:12Z">
        <w:r w:rsidR="00E47E71">
          <w:rPr>
            <w:rFonts w:hint="cs"/>
            <w:rtl/>
          </w:rPr>
          <w:delText xml:space="preserve">מ''ל</w:delText>
        </w:r>
      </w:del>
      <w:r w:rsidR="0057284B">
        <w:rPr>
          <w:rtl/>
        </w:rPr>
        <w:t>.</w:t>
      </w:r>
    </w:p>
    <w:p w14:paraId="557F9B3C" w14:textId="77777777" w:rsidR="0057284B" w:rsidRDefault="0057284B" w:rsidP="0057284B">
      <w:pPr>
        <w:jc w:val="center"/>
        <w:rPr>
          <w:del w:id="90076" w:author="מנוע עיצוב" w:date="2026-10-05T11:33:53Z"/>
          <w:rtl/>
        </w:rPr>
      </w:pPr>
      <w:del w:id="90073" w:author="מנוע עיצוב" w:date="2026-10-05T11:33:53Z">
        <w:r>
          <w:rPr>
            <w:rtl/>
          </w:rPr>
          <w:delText xml:space="preserve">•</w:delText>
        </w:r>
      </w:del>
      <w:ins w:id="96217" w:author="מנוע מכני" w:date="2026-10-05T11:32:12Z">
        <w:r>
          <w:rPr>
            <w:rtl/>
          </w:rPr>
          <w:t xml:space="preserve"> </w:t>
        </w:r>
      </w:ins>
      <w:del w:id="96218" w:author="מנוע מכני" w:date="2026-10-05T11:32:12Z">
        <w:r>
          <w:rPr>
            <w:rtl/>
          </w:rPr>
          <w:delText xml:space="preserve">  </w:delText>
        </w:r>
      </w:del>
      <w:del w:id="90074" w:author="מנוע עיצוב" w:date="2026-10-05T11:33:53Z">
        <w:r>
          <w:rPr>
            <w:rtl/>
          </w:rPr>
          <w:delText xml:space="preserve">•</w:delText>
        </w:r>
      </w:del>
      <w:ins w:id="96219" w:author="מנוע מכני" w:date="2026-10-05T11:32:12Z">
        <w:r>
          <w:rPr>
            <w:rtl/>
          </w:rPr>
          <w:t xml:space="preserve"> </w:t>
        </w:r>
      </w:ins>
      <w:del w:id="96220" w:author="מנוע מכני" w:date="2026-10-05T11:32:12Z">
        <w:r>
          <w:rPr>
            <w:rtl/>
          </w:rPr>
          <w:delText xml:space="preserve">  </w:delText>
        </w:r>
      </w:del>
      <w:del w:id="90075" w:author="מנוע עיצוב" w:date="2026-10-05T11:33:53Z">
        <w:r>
          <w:rPr>
            <w:rtl/>
          </w:rPr>
          <w:delText xml:space="preserve">•</w:delText>
        </w:r>
      </w:del>
    </w:p>
    <w:p w14:paraId="1B734030" w14:textId="77777777" w:rsidR="00E47E71" w:rsidRDefault="00F63065" w:rsidP="000B360B">
      <w:pPr>
        <w:pStyle w:val="afffd"/>
        <w:rPr>
          <w:rtl/>
        </w:rPr>
      </w:pPr>
      <w:r>
        <w:rPr>
          <w:rtl/>
        </w:rPr>
        <w:t xml:space="preserve">מת אחד מהן רבי טרפון אומר יחלוקו: </w:t>
      </w:r>
    </w:p>
    <w:p w14:paraId="2F7240CA" w14:textId="77777777" w:rsidR="00B874E6" w:rsidRDefault="00E47E71" w:rsidP="00E47E71">
      <w:pPr>
        <w:rPr>
          <w:rtl/>
        </w:rPr>
      </w:pPr>
      <w:r>
        <w:rPr>
          <w:rFonts w:hint="cs"/>
          <w:rtl/>
        </w:rPr>
        <w:t xml:space="preserve">חזר בו </w:t>
      </w:r>
      <w:ins w:id="90987" w:author="מנוע מכני" w:date="2026-10-05T11:32:12Z">
        <w:r>
          <w:rPr>
            <w:rStyle w:val="2fb"/>
            <w:rFonts w:hint="cs"/>
            <w:rtl/>
          </w:rPr>
          <w:t xml:space="preserve">ר"ט</w:t>
        </w:r>
      </w:ins>
      <w:del w:id="90988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ד</w:t>
      </w:r>
      <w:ins w:id="90989" w:author="מנוע מכני" w:date="2026-10-05T11:32:12Z">
        <w:r>
          <w:rPr>
            <w:rFonts w:hint="cs"/>
            <w:rtl/>
          </w:rPr>
          <w:t xml:space="preserve">מ"נ</w:t>
        </w:r>
      </w:ins>
      <w:del w:id="90990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801" w:author="מנוע מכני" w:date="2026-10-05T11:32:12Z">
        <w:r>
          <w:rPr>
            <w:rFonts w:hint="cs"/>
            <w:rtl/>
          </w:rPr>
          <w:t xml:space="preserve">אם </w:t>
        </w:r>
      </w:ins>
      <w:del w:id="9780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שמת מת דכהן הוא </w:t>
      </w:r>
      <w:ins w:id="97803" w:author="מנוע מכני" w:date="2026-10-05T11:32:12Z">
        <w:r>
          <w:rPr>
            <w:rFonts w:hint="cs"/>
            <w:rtl/>
          </w:rPr>
          <w:t xml:space="preserve">ואם </w:t>
        </w:r>
      </w:ins>
      <w:del w:id="97804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כחוש מת דבע</w:t>
      </w:r>
      <w:ins w:id="90991" w:author="מנוע מכני" w:date="2026-10-05T11:32:12Z">
        <w:r>
          <w:rPr>
            <w:rFonts w:hint="cs"/>
            <w:rtl/>
          </w:rPr>
          <w:t xml:space="preserve">ה"ה</w:t>
        </w:r>
      </w:ins>
      <w:del w:id="90992" w:author="מנוע מכני" w:date="2026-10-05T11:32:12Z">
        <w:r>
          <w:rPr>
            <w:rFonts w:hint="cs"/>
            <w:rtl/>
          </w:rPr>
          <w:delText xml:space="preserve">ה''ה</w:delText>
        </w:r>
      </w:del>
      <w:r>
        <w:rPr>
          <w:rFonts w:hint="cs"/>
          <w:rtl/>
        </w:rPr>
        <w:t xml:space="preserve"> מת</w:t>
      </w:r>
    </w:p>
    <w:p w14:paraId="4D2C4692" w14:textId="77777777" w:rsidR="0057284B" w:rsidRDefault="0057284B" w:rsidP="0057284B">
      <w:pPr>
        <w:jc w:val="center"/>
        <w:rPr>
          <w:del w:id="90080" w:author="מנוע עיצוב" w:date="2026-10-05T11:33:53Z"/>
          <w:rtl/>
        </w:rPr>
      </w:pPr>
      <w:del w:id="90077" w:author="מנוע עיצוב" w:date="2026-10-05T11:33:53Z">
        <w:r>
          <w:rPr>
            <w:rtl/>
          </w:rPr>
          <w:delText xml:space="preserve">•</w:delText>
        </w:r>
      </w:del>
      <w:ins w:id="96221" w:author="מנוע מכני" w:date="2026-10-05T11:32:12Z">
        <w:r>
          <w:rPr>
            <w:rtl/>
          </w:rPr>
          <w:t xml:space="preserve"> </w:t>
        </w:r>
      </w:ins>
      <w:del w:id="96222" w:author="מנוע מכני" w:date="2026-10-05T11:32:12Z">
        <w:r>
          <w:rPr>
            <w:rtl/>
          </w:rPr>
          <w:delText xml:space="preserve">  </w:delText>
        </w:r>
      </w:del>
      <w:del w:id="90078" w:author="מנוע עיצוב" w:date="2026-10-05T11:33:53Z">
        <w:r>
          <w:rPr>
            <w:rtl/>
          </w:rPr>
          <w:delText xml:space="preserve">•</w:delText>
        </w:r>
      </w:del>
      <w:ins w:id="96223" w:author="מנוע מכני" w:date="2026-10-05T11:32:12Z">
        <w:r>
          <w:rPr>
            <w:rtl/>
          </w:rPr>
          <w:t xml:space="preserve"> </w:t>
        </w:r>
      </w:ins>
      <w:del w:id="96224" w:author="מנוע מכני" w:date="2026-10-05T11:32:12Z">
        <w:r>
          <w:rPr>
            <w:rtl/>
          </w:rPr>
          <w:delText xml:space="preserve">  </w:delText>
        </w:r>
      </w:del>
      <w:del w:id="90079" w:author="מנוע עיצוב" w:date="2026-10-05T11:33:53Z">
        <w:r>
          <w:rPr>
            <w:rtl/>
          </w:rPr>
          <w:delText xml:space="preserve">•</w:delText>
        </w:r>
      </w:del>
    </w:p>
    <w:p w14:paraId="369C29EE" w14:textId="77777777" w:rsidR="00B874E6" w:rsidRDefault="00F63065" w:rsidP="000B360B">
      <w:pPr>
        <w:pStyle w:val="afffd"/>
        <w:rPr>
          <w:rtl/>
        </w:rPr>
      </w:pPr>
      <w:r>
        <w:rPr>
          <w:rtl/>
        </w:rPr>
        <w:t>ר"ע אומר המוציא מחבירו עליו הראיה</w:t>
      </w:r>
      <w:r w:rsidR="0057284B">
        <w:rPr>
          <w:rtl/>
        </w:rPr>
        <w:t>.</w:t>
      </w:r>
    </w:p>
    <w:p>
      <w:pPr>
        <w:pStyle w:val="38"/>
        <w:rPr>
          <w:ins w:id="99364" w:author="מנוע מכני" w:date="2026-10-05T11:32:12Z"/>
        </w:rPr>
      </w:pPr>
      <w:r>
        <w:t>א</w:t>
      </w:r>
      <w:ins w:id="90993" w:author="מנוע מכני" w:date="2026-10-05T11:32:12Z">
        <w:r>
          <w:t xml:space="preserve">ר"ח</w:t>
        </w:r>
      </w:ins>
      <w:del w:id="90994" w:author="מנוע מכני" w:date="2026-10-05T11:32:12Z">
        <w:r w:rsidR="000B360B">
          <w:delText xml:space="preserve">ר''ח</w:delText>
        </w:r>
      </w:del>
      <w:r>
        <w:t xml:space="preserve">:</w:t>
      </w:r>
    </w:p>
    <w:p w14:paraId="20014F9A" w14:textId="77777777" w:rsidR="000B360B" w:rsidRDefault="00F63065" w:rsidP="000B360B">
      <w:pPr>
        <w:rPr>
          <w:rtl/>
        </w:rPr>
      </w:pPr>
      <w:del w:id="993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משל דר' טרפון למה הדבר דומה - לשנים שהפקידו אצל רועה, שמניח רועה ביניהם ומסתלק</w:t>
      </w:r>
      <w:ins w:id="96225" w:author="מנוע מכני" w:date="2026-10-05T11:32:12Z">
        <w:r>
          <w:rPr>
            <w:rtl/>
          </w:rPr>
          <w:t xml:space="preserve">,</w:t>
        </w:r>
      </w:ins>
      <w:del w:id="96226" w:author="מנוע מכני" w:date="2026-10-05T11:32:12Z">
        <w:r w:rsidR="000B5F7F">
          <w:rPr>
            <w:rtl/>
          </w:rPr>
          <w:delText xml:space="preserve">;</w:delText>
        </w:r>
      </w:del>
    </w:p>
    <w:p w14:paraId="6D578D00" w14:textId="77777777" w:rsidR="00B874E6" w:rsidRDefault="00F63065" w:rsidP="000B360B">
      <w:pPr>
        <w:rPr>
          <w:rtl/>
        </w:rPr>
      </w:pPr>
      <w:r>
        <w:rPr>
          <w:rtl/>
        </w:rPr>
        <w:t xml:space="preserve">ומשל </w:t>
      </w:r>
      <w:r>
        <w:rPr>
          <w:rStyle w:val="2fb"/>
          <w:rtl/>
        </w:rPr>
        <w:t xml:space="preserve">ד</w:t>
      </w:r>
      <w:ins w:id="90995" w:author="מנוע מכני" w:date="2026-10-05T11:32:12Z">
        <w:r>
          <w:rPr>
            <w:rStyle w:val="2fb"/>
            <w:rtl/>
          </w:rPr>
          <w:t xml:space="preserve">ר"ע</w:t>
        </w:r>
      </w:ins>
      <w:del w:id="90996" w:author="מנוע מכני" w:date="2026-10-05T11:32:12Z">
        <w:r>
          <w:rPr>
            <w:rtl/>
          </w:rPr>
          <w:delText xml:space="preserve">ר</w:delText>
        </w:r>
        <w:r w:rsidR="000B360B">
          <w:rPr>
            <w:rFonts w:hint="cs"/>
            <w:rtl/>
          </w:rPr>
          <w:delText xml:space="preserve">''ע</w:delText>
        </w:r>
      </w:del>
      <w:r w:rsidR="000B360B">
        <w:rPr>
          <w:rFonts w:hint="cs"/>
          <w:rtl/>
        </w:rPr>
        <w:t xml:space="preserve"> </w:t>
      </w:r>
      <w:r>
        <w:rPr>
          <w:rtl/>
        </w:rPr>
        <w:t>ל</w:t>
      </w:r>
      <w:ins w:id="90997" w:author="מנוע מכני" w:date="2026-10-05T11:32:12Z">
        <w:r>
          <w:rPr>
            <w:rFonts w:hint="cs"/>
            <w:rtl/>
          </w:rPr>
          <w:t xml:space="preserve">ה"ד</w:t>
        </w:r>
      </w:ins>
      <w:del w:id="90998" w:author="מנוע מכני" w:date="2026-10-05T11:32:12Z">
        <w:r w:rsidR="000B360B">
          <w:rPr>
            <w:rFonts w:hint="cs"/>
            <w:rtl/>
          </w:rPr>
          <w:delText xml:space="preserve">ה''ד</w:delText>
        </w:r>
      </w:del>
      <w:r w:rsidR="000B360B">
        <w:rPr>
          <w:rFonts w:hint="cs"/>
          <w:rtl/>
        </w:rPr>
        <w:t xml:space="preserve"> </w:t>
      </w:r>
      <w:r>
        <w:rPr>
          <w:rtl/>
        </w:rPr>
        <w:t xml:space="preserve">- לאחד שהפקיד אצל </w:t>
      </w:r>
      <w:ins w:id="92825" w:author="מנוע מכני" w:date="2026-10-05T11:32:12Z">
        <w:r>
          <w:rPr>
            <w:rtl/>
          </w:rPr>
          <w:t xml:space="preserve">בעה"ב</w:t>
        </w:r>
      </w:ins>
      <w:del w:id="92826" w:author="מנוע מכני" w:date="2026-10-05T11:32:12Z">
        <w:r>
          <w:rPr>
            <w:rtl/>
          </w:rPr>
          <w:delText xml:space="preserve">בעל הבית</w:delText>
        </w:r>
      </w:del>
      <w:r>
        <w:rPr>
          <w:rtl/>
        </w:rPr>
        <w:t xml:space="preserve">, שהמוציא מחבירו עליו הראיה</w:t>
      </w:r>
      <w:r w:rsidR="0057284B">
        <w:rPr>
          <w:rtl/>
        </w:rPr>
        <w:t>.</w:t>
      </w:r>
    </w:p>
    <w:p>
      <w:pPr>
        <w:pStyle w:val="38"/>
        <w:rPr>
          <w:ins w:id="99366" w:author="מנוע מכני" w:date="2026-10-05T11:32:12Z"/>
        </w:rPr>
      </w:pPr>
      <w:ins w:id="93397" w:author="מנוע מכני" w:date="2026-10-05T11:32:12Z">
        <w:r>
          <w:t xml:space="preserve">וחלקו</w:t>
        </w:r>
      </w:ins>
    </w:p>
    <w:p w14:paraId="52C932D5" w14:textId="77777777" w:rsidR="00B874E6" w:rsidRDefault="000B360B" w:rsidP="000B360B">
      <w:pPr>
        <w:rPr>
          <w:rtl/>
        </w:rPr>
      </w:pPr>
      <w:del w:id="93398" w:author="מנוע מכני" w:date="2026-10-05T11:32:12Z">
        <w:r>
          <w:rPr>
            <w:rFonts w:hint="cs"/>
            <w:rtl/>
          </w:rPr>
          <w:delText xml:space="preserve">ופליגי</w:delText>
        </w:r>
      </w:del>
      <w:del w:id="9936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דל</w:t>
      </w:r>
      <w:ins w:id="90999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000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שנים שהפקידו אצל רועה, שמניח רועה ומסתלק, </w:t>
      </w:r>
      <w:r w:rsidR="00F63065">
        <w:rPr>
          <w:rStyle w:val="2fb"/>
          <w:rtl/>
        </w:rPr>
        <w:t xml:space="preserve">ו</w:t>
      </w:r>
      <w:r>
        <w:rPr>
          <w:rStyle w:val="2fb"/>
          <w:rFonts w:hint="cs"/>
          <w:rtl/>
        </w:rPr>
        <w:t>ל</w:t>
      </w:r>
      <w:ins w:id="91001" w:author="מנוע מכני" w:date="2026-10-05T11:32:12Z">
        <w:r>
          <w:rPr>
            <w:rStyle w:val="2fb"/>
            <w:rtl/>
          </w:rPr>
          <w:t xml:space="preserve">ר"ט</w:t>
        </w:r>
      </w:ins>
      <w:del w:id="91002" w:author="מנוע מכני" w:date="2026-10-05T11:32:12Z">
        <w:r w:rsidR="00F63065">
          <w:rPr>
            <w:rtl/>
          </w:rPr>
          <w:delText xml:space="preserve">ר'</w:delText>
        </w:r>
        <w:r>
          <w:rPr>
            <w:rFonts w:hint="cs"/>
            <w:rtl/>
          </w:rPr>
          <w:delText xml:space="preserve">'ט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באחד שהפקיד אצל </w:t>
      </w:r>
      <w:r w:rsidR="00F63065">
        <w:rPr>
          <w:rtl/>
        </w:rPr>
        <w:t xml:space="preserve">בע</w:t>
      </w:r>
      <w:ins w:id="91003" w:author="מנוע מכני" w:date="2026-10-05T11:32:12Z">
        <w:r>
          <w:rPr>
            <w:rFonts w:hint="cs"/>
            <w:rtl/>
          </w:rPr>
          <w:t xml:space="preserve">ה"ב</w:t>
        </w:r>
      </w:ins>
      <w:del w:id="91004" w:author="מנוע מכני" w:date="2026-10-05T11:32:12Z">
        <w:r>
          <w:rPr>
            <w:rFonts w:hint="cs"/>
            <w:rtl/>
          </w:rPr>
          <w:delText xml:space="preserve">ה''ב</w:delText>
        </w:r>
      </w:del>
    </w:p>
    <w:p w14:paraId="0BAFFCB5" w14:textId="77777777" w:rsidR="000B360B" w:rsidRDefault="000B360B" w:rsidP="000B360B">
      <w:pPr>
        <w:rPr>
          <w:del w:id="90571" w:author="מנוע עיצוב" w:date="2026-10-05T11:33:53Z"/>
          <w:rtl/>
        </w:rPr>
      </w:pPr>
    </w:p>
    <w:p>
      <w:pPr>
        <w:pStyle w:val="38"/>
        <w:rPr>
          <w:ins w:id="99368" w:author="מנוע מכני" w:date="2026-10-05T11:32:12Z"/>
        </w:rPr>
      </w:pPr>
      <w:r>
        <w:t xml:space="preserve">רבא ואיתימא </w:t>
      </w:r>
      <w:ins w:id="92829" w:author="מנוע מכני" w:date="2026-10-05T11:32:12Z">
        <w:r>
          <w:t xml:space="preserve">ר"פ</w:t>
        </w:r>
      </w:ins>
      <w:del w:id="92830" w:author="מנוע מכני" w:date="2026-10-05T11:32:12Z">
        <w:r>
          <w:delText xml:space="preserve">רב פפא</w:delText>
        </w:r>
      </w:del>
      <w:r>
        <w:t xml:space="preserve">:</w:t>
      </w:r>
    </w:p>
    <w:p w14:paraId="797E71BC" w14:textId="77777777" w:rsidR="000B360B" w:rsidRDefault="00F63065" w:rsidP="00F63065">
      <w:pPr>
        <w:rPr>
          <w:rtl/>
        </w:rPr>
      </w:pPr>
      <w:del w:id="993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בשנים שהפקידו אצל רועה - שמניח רועה ביניהם ומסתלק, ובאחד שהפקיד אצל </w:t>
      </w:r>
      <w:ins w:id="92827" w:author="מנוע מכני" w:date="2026-10-05T11:32:12Z">
        <w:r>
          <w:rPr>
            <w:rtl/>
          </w:rPr>
          <w:t xml:space="preserve">בעה"ב</w:t>
        </w:r>
      </w:ins>
      <w:del w:id="92828" w:author="מנוע מכני" w:date="2026-10-05T11:32:12Z">
        <w:r>
          <w:rPr>
            <w:rtl/>
          </w:rPr>
          <w:delText xml:space="preserve">בעל הבית</w:delText>
        </w:r>
      </w:del>
      <w:r>
        <w:rPr>
          <w:rtl/>
        </w:rPr>
        <w:t xml:space="preserve"> - שהמוציא מחבירו עליו הראיה, </w:t>
      </w:r>
    </w:p>
    <w:p w14:paraId="02DE2C2A" w14:textId="77777777" w:rsidR="000B360B" w:rsidRDefault="00F63065" w:rsidP="00F63065">
      <w:pPr>
        <w:rPr>
          <w:rtl/>
        </w:rPr>
      </w:pPr>
      <w:ins w:id="98227" w:author="מנוע מכני" w:date="2026-10-05T11:32:12Z">
        <w:r>
          <w:rPr>
            <w:rtl/>
          </w:rPr>
          <w:t xml:space="preserve">נחלקו רק</w:t>
        </w:r>
      </w:ins>
      <w:del w:id="98228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בחצר </w:t>
      </w:r>
      <w:r>
        <w:rPr>
          <w:rtl/>
        </w:rPr>
        <w:t xml:space="preserve">בעה"ב</w:t>
      </w:r>
      <w:r>
        <w:rPr>
          <w:rtl/>
        </w:rPr>
        <w:t xml:space="preserve"> ורועה כהן,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סבר: אקנויי קא מקני </w:t>
      </w:r>
      <w:ins w:id="94737" w:author="מנוע מכני" w:date="2026-10-05T11:32:12Z">
        <w:r>
          <w:rPr>
            <w:rtl/>
          </w:rPr>
          <w:t xml:space="preserve">לו</w:t>
        </w:r>
      </w:ins>
      <w:del w:id="9473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בחצירו, </w:t>
      </w:r>
    </w:p>
    <w:p w14:paraId="20510C45" w14:textId="77777777" w:rsidR="000B360B" w:rsidRDefault="000B360B" w:rsidP="000B360B">
      <w:pPr>
        <w:rPr>
          <w:rtl/>
        </w:rPr>
      </w:pPr>
      <w:r>
        <w:rPr>
          <w:rFonts w:hint="cs"/>
          <w:rtl/>
        </w:rPr>
        <w:t xml:space="preserve">וני</w:t>
      </w:r>
      <w:ins w:id="91005" w:author="מנוע מכני" w:date="2026-10-05T11:32:12Z">
        <w:r>
          <w:rPr>
            <w:rFonts w:hint="cs"/>
            <w:rtl/>
          </w:rPr>
          <w:t xml:space="preserve">ח"ל</w:t>
        </w:r>
      </w:ins>
      <w:del w:id="91006" w:author="מנוע מכני" w:date="2026-10-05T11:32:12Z">
        <w:r>
          <w:rPr>
            <w:rFonts w:hint="cs"/>
            <w:rtl/>
          </w:rPr>
          <w:delText xml:space="preserve">ח''ל</w:delText>
        </w:r>
      </w:del>
      <w:ins w:id="96229" w:author="מנוע מכני" w:date="2026-10-05T11:32:12Z">
        <w:r>
          <w:rPr>
            <w:rFonts w:hint="cs"/>
            <w:rtl/>
          </w:rPr>
          <w:t xml:space="preserve"> </w:t>
        </w:r>
      </w:ins>
      <w:del w:id="96230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ins w:id="90619" w:author="מנוע סמנטי" w:date="2026-10-05T11:39:44Z">
        <w:r>
          <w:rPr>
            <w:rtl/>
          </w:rPr>
          <w:t xml:space="preserve">שיעשה</w:t>
        </w:r>
      </w:ins>
      <w:del w:id="90620" w:author="מנוע סמנטי" w:date="2026-10-05T11:39:44Z">
        <w:r w:rsidR="00F63065">
          <w:rPr>
            <w:rtl/>
          </w:rPr>
          <w:delText xml:space="preserve">דליתעביד</w:delText>
        </w:r>
      </w:del>
      <w:r w:rsidR="00F63065">
        <w:rPr>
          <w:rtl/>
        </w:rPr>
        <w:t xml:space="preserve"> מצוה בממונ</w:t>
      </w:r>
      <w:r>
        <w:rPr>
          <w:rFonts w:hint="cs"/>
          <w:rtl/>
        </w:rPr>
        <w:t>ו</w:t>
      </w:r>
      <w:r w:rsidR="00F63065">
        <w:rPr>
          <w:rtl/>
        </w:rPr>
        <w:t xml:space="preserve"> וה</w:t>
      </w:r>
      <w:ins w:id="91007" w:author="מנוע מכני" w:date="2026-10-05T11:32:12Z">
        <w:r>
          <w:rPr>
            <w:rtl/>
          </w:rPr>
          <w:t xml:space="preserve">ו"ל</w:t>
        </w:r>
      </w:ins>
      <w:del w:id="91008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כשנים שהפקידו אצל רועה - שמניח רועה ביניהן ומסתלק</w:t>
      </w:r>
      <w:ins w:id="96227" w:author="מנוע מכני" w:date="2026-10-05T11:32:12Z">
        <w:r>
          <w:rPr>
            <w:rtl/>
          </w:rPr>
          <w:t xml:space="preserve">,</w:t>
        </w:r>
      </w:ins>
      <w:del w:id="9622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70" w:author="מנוע מכני" w:date="2026-10-05T11:32:12Z"/>
        </w:rPr>
      </w:pPr>
      <w:r>
        <w:t xml:space="preserve">ור"ע סבר:</w:t>
      </w:r>
    </w:p>
    <w:p w14:paraId="605071B5" w14:textId="77777777" w:rsidR="00B874E6" w:rsidRDefault="00F63065" w:rsidP="000B360B">
      <w:pPr>
        <w:rPr>
          <w:rtl/>
        </w:rPr>
      </w:pPr>
      <w:del w:id="993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כיון ד</w:t>
      </w:r>
      <w:r w:rsidR="000B360B">
        <w:rPr>
          <w:rFonts w:hint="cs"/>
          <w:rtl/>
        </w:rPr>
        <w:t xml:space="preserve">יש לו הפסד </w:t>
      </w:r>
      <w:r>
        <w:rPr>
          <w:rtl/>
        </w:rPr>
        <w:t xml:space="preserve">- </w:t>
      </w:r>
      <w:r>
        <w:rPr>
          <w:rtl/>
        </w:rPr>
        <w:t xml:space="preserve">לא</w:t>
      </w:r>
      <w:r>
        <w:rPr>
          <w:rtl/>
        </w:rPr>
        <w:t xml:space="preserve"> מקני </w:t>
      </w:r>
      <w:ins w:id="94739" w:author="מנוע מכני" w:date="2026-10-05T11:32:12Z">
        <w:r>
          <w:rPr>
            <w:rtl/>
          </w:rPr>
          <w:t xml:space="preserve">לו</w:t>
        </w:r>
      </w:ins>
      <w:del w:id="9474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מידעם, </w:t>
      </w:r>
      <w:ins w:id="98105" w:author="מנוע מכני" w:date="2026-10-05T11:32:12Z">
        <w:r>
          <w:rPr>
            <w:rtl/>
          </w:rPr>
          <w:t xml:space="preserve">והיה</w:t>
        </w:r>
      </w:ins>
      <w:del w:id="98106" w:author="מנוע מכני" w:date="2026-10-05T11:32:12Z">
        <w:r>
          <w:rPr>
            <w:rtl/>
          </w:rPr>
          <w:delText xml:space="preserve">והוה</w:delText>
        </w:r>
      </w:del>
      <w:r>
        <w:rPr>
          <w:rtl/>
        </w:rPr>
        <w:t xml:space="preserve"> </w:t>
      </w:r>
      <w:ins w:id="94741" w:author="מנוע מכני" w:date="2026-10-05T11:32:12Z">
        <w:r>
          <w:rPr>
            <w:rtl/>
          </w:rPr>
          <w:t xml:space="preserve">לו</w:t>
        </w:r>
      </w:ins>
      <w:del w:id="947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כאחד שהפקיד אצל </w:t>
      </w:r>
      <w:r>
        <w:rPr>
          <w:rtl/>
        </w:rPr>
        <w:t xml:space="preserve">בע</w:t>
      </w:r>
      <w:ins w:id="91009" w:author="מנוע מכני" w:date="2026-10-05T11:32:12Z">
        <w:r>
          <w:rPr>
            <w:rFonts w:hint="cs"/>
            <w:rtl/>
          </w:rPr>
          <w:t xml:space="preserve">ה"ב</w:t>
        </w:r>
      </w:ins>
      <w:del w:id="91010" w:author="מנוע מכני" w:date="2026-10-05T11:32:12Z">
        <w:r w:rsidR="000B360B">
          <w:rPr>
            <w:rFonts w:hint="cs"/>
            <w:rtl/>
          </w:rPr>
          <w:delText xml:space="preserve">ה''ב</w:delText>
        </w:r>
      </w:del>
      <w:r w:rsidR="000B360B">
        <w:rPr>
          <w:rFonts w:hint="cs"/>
          <w:rtl/>
        </w:rPr>
        <w:t xml:space="preserve"> דהמ</w:t>
      </w:r>
      <w:ins w:id="91011" w:author="מנוע מכני" w:date="2026-10-05T11:32:12Z">
        <w:r>
          <w:rPr>
            <w:rFonts w:hint="cs"/>
            <w:rtl/>
          </w:rPr>
          <w:t xml:space="preserve">ע"ה</w:t>
        </w:r>
      </w:ins>
      <w:del w:id="91012" w:author="מנוע מכני" w:date="2026-10-05T11:32:12Z">
        <w:r w:rsidR="000B360B">
          <w:rPr>
            <w:rFonts w:hint="cs"/>
            <w:rtl/>
          </w:rPr>
          <w:delText xml:space="preserve">ע''ה</w:delText>
        </w:r>
      </w:del>
      <w:r w:rsidR="0057284B">
        <w:rPr>
          <w:rtl/>
        </w:rPr>
        <w:t>.</w:t>
      </w:r>
    </w:p>
    <w:p w14:paraId="092717E8" w14:textId="77777777" w:rsidR="0057284B" w:rsidRDefault="0057284B" w:rsidP="0057284B">
      <w:pPr>
        <w:pStyle w:val="affffd"/>
        <w:jc w:val="center"/>
        <w:rPr>
          <w:rtl/>
        </w:rPr>
        <w:pPrChange w:id="9038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31" w:author="מנוע מכני" w:date="2026-10-05T11:32:12Z">
        <w:r>
          <w:rPr>
            <w:rtl/>
          </w:rPr>
          <w:t xml:space="preserve"> </w:t>
        </w:r>
      </w:ins>
      <w:del w:id="962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33" w:author="מנוע מכני" w:date="2026-10-05T11:32:12Z">
        <w:r>
          <w:rPr>
            <w:rtl/>
          </w:rPr>
          <w:t xml:space="preserve"> </w:t>
        </w:r>
      </w:ins>
      <w:del w:id="962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BCCC904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A487EF6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שתי רחיליו שלא ביכרו וילדו שני זכרים - שניהם לכהן, </w:t>
      </w:r>
    </w:p>
    <w:p w14:paraId="0A3B7B69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זכר ונקבה - הזכר לכהן, שני זכרים ונקבה - אחד לו ואחד לכהן, </w:t>
      </w:r>
    </w:p>
    <w:p w14:paraId="26FA2F08" w14:textId="77777777" w:rsidR="000B360B" w:rsidRDefault="00F63065" w:rsidP="006B2590">
      <w:pPr>
        <w:pStyle w:val="afff5"/>
        <w:ind w:firstLine="396"/>
        <w:rPr>
          <w:rtl/>
        </w:rPr>
      </w:pPr>
      <w:r>
        <w:rPr>
          <w:rtl/>
        </w:rPr>
        <w:t xml:space="preserve">רבי טרפון אומר: הכהן בורר לו את היפה, </w:t>
      </w:r>
    </w:p>
    <w:p w14:paraId="66EB0F1C" w14:textId="77777777" w:rsidR="006B2590" w:rsidRDefault="00F63065" w:rsidP="006B2590">
      <w:pPr>
        <w:pStyle w:val="afff5"/>
        <w:ind w:firstLine="396"/>
        <w:rPr>
          <w:rtl/>
        </w:rPr>
      </w:pPr>
      <w:ins w:id="91013" w:author="מנוע מכני" w:date="2026-10-05T11:32:12Z">
        <w:r>
          <w:rPr>
            <w:rtl/>
          </w:rPr>
          <w:t xml:space="preserve">ר"ע</w:t>
        </w:r>
      </w:ins>
      <w:del w:id="91014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 w:rsidR="006B2590">
        <w:rPr>
          <w:rFonts w:hint="cs"/>
          <w:rtl/>
        </w:rPr>
        <w:t xml:space="preserve"> </w:t>
      </w:r>
      <w:r>
        <w:rPr>
          <w:rtl/>
        </w:rPr>
        <w:t>אומר: משמנין ביניהן, והשני ירעה עד שיסתאב, וחייב במתנות,</w:t>
      </w:r>
    </w:p>
    <w:p w14:paraId="62AF90C4" w14:textId="77777777" w:rsidR="00B874E6" w:rsidRDefault="00F63065" w:rsidP="006B2590">
      <w:pPr>
        <w:pStyle w:val="afff5"/>
        <w:ind w:firstLine="396"/>
        <w:rPr>
          <w:rtl/>
        </w:rPr>
      </w:pPr>
      <w:r>
        <w:rPr>
          <w:rtl/>
        </w:rPr>
        <w:t xml:space="preserve"> רבי יוסי פוטר</w:t>
      </w:r>
      <w:r w:rsidR="0057284B">
        <w:rPr>
          <w:rtl/>
        </w:rPr>
        <w:t>.</w:t>
      </w:r>
    </w:p>
    <w:p w14:paraId="0451A91E" w14:textId="77777777" w:rsidR="006B2590" w:rsidRDefault="00F63065" w:rsidP="000B360B">
      <w:pPr>
        <w:pStyle w:val="afff5"/>
        <w:rPr>
          <w:rtl/>
        </w:rPr>
      </w:pPr>
      <w:r>
        <w:rPr>
          <w:rtl/>
        </w:rPr>
        <w:t xml:space="preserve">מת אחד מהן, </w:t>
      </w:r>
    </w:p>
    <w:p w14:paraId="4BD18551" w14:textId="77777777" w:rsidR="006B2590" w:rsidRDefault="00F63065" w:rsidP="006B2590">
      <w:pPr>
        <w:pStyle w:val="afff5"/>
        <w:ind w:firstLine="396"/>
        <w:rPr>
          <w:rtl/>
        </w:rPr>
      </w:pPr>
      <w:r>
        <w:rPr>
          <w:rtl/>
        </w:rPr>
        <w:lastRenderedPageBreak/>
        <w:t xml:space="preserve">רבי טרפון אומר: יחלוקו, </w:t>
      </w:r>
    </w:p>
    <w:p w14:paraId="3FF44EB7" w14:textId="77777777" w:rsidR="00B874E6" w:rsidRDefault="00F63065" w:rsidP="006B2590">
      <w:pPr>
        <w:pStyle w:val="afff5"/>
        <w:ind w:firstLine="396"/>
        <w:rPr>
          <w:rtl/>
        </w:rPr>
      </w:pPr>
      <w:r>
        <w:rPr>
          <w:rtl/>
        </w:rPr>
        <w:t>ר' עקיבא אומר: המוציא מחבירו עליו הראיה</w:t>
      </w:r>
      <w:r w:rsidR="0057284B">
        <w:rPr>
          <w:rtl/>
        </w:rPr>
        <w:t>.</w:t>
      </w:r>
    </w:p>
    <w:p w14:paraId="1A7C979A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שתי נקבות וזכר או שני זכרים ושתי נקבות - אין כאן לכהן כלום</w:t>
      </w:r>
      <w:r w:rsidR="0057284B">
        <w:rPr>
          <w:rtl/>
        </w:rPr>
        <w:t>.</w:t>
      </w:r>
    </w:p>
    <w:p w14:paraId="38D0AF9C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אחת ביכרה ואחת לא ביכרה וילדה שני זכרים - אחד לו ואחד לכהן, </w:t>
      </w:r>
    </w:p>
    <w:p w14:paraId="38EDC425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ר' טרפון אומר: הכהן בורר את היפה, </w:t>
      </w:r>
    </w:p>
    <w:p w14:paraId="148A9C6E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ר' עקיבא אומר: משמנין ביניהן, והשני ירעה עד שיסתאב וחייב במתנות, </w:t>
      </w:r>
    </w:p>
    <w:p w14:paraId="249FEB66" w14:textId="77777777" w:rsidR="006B2590" w:rsidRDefault="00F63065" w:rsidP="000B360B">
      <w:pPr>
        <w:pStyle w:val="afff5"/>
        <w:rPr>
          <w:rtl/>
        </w:rPr>
      </w:pPr>
      <w:r>
        <w:rPr>
          <w:rtl/>
        </w:rPr>
        <w:t xml:space="preserve">רבי יוסי פוטר, שרבי יוסי אומר: כל שחליפיו ביד כהן - פטור מן המתנות, </w:t>
      </w:r>
    </w:p>
    <w:p w14:paraId="26166DD1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ורבי מאיר מחייב</w:t>
      </w:r>
      <w:r w:rsidR="0057284B">
        <w:rPr>
          <w:rtl/>
        </w:rPr>
        <w:t>.</w:t>
      </w:r>
    </w:p>
    <w:p w14:paraId="457FA286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מת אחד מהן, ר' טרפון אומר: יחלוקו, </w:t>
      </w:r>
    </w:p>
    <w:p w14:paraId="4C8ABFFA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ר' עקיבא אומר: המוציא מחבירו עליו הראיה</w:t>
      </w:r>
      <w:r w:rsidR="0057284B">
        <w:rPr>
          <w:rtl/>
        </w:rPr>
        <w:t>.</w:t>
      </w:r>
    </w:p>
    <w:p w14:paraId="01F3B6BC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7DB606C3" w14:textId="77777777" w:rsidR="0057284B" w:rsidRDefault="0057284B" w:rsidP="0057284B">
      <w:pPr>
        <w:pStyle w:val="affffd"/>
        <w:jc w:val="center"/>
        <w:rPr>
          <w:rtl/>
        </w:rPr>
        <w:pPrChange w:id="9038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35" w:author="מנוע מכני" w:date="2026-10-05T11:32:12Z">
        <w:r>
          <w:rPr>
            <w:rtl/>
          </w:rPr>
          <w:t xml:space="preserve"> </w:t>
        </w:r>
      </w:ins>
      <w:del w:id="962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37" w:author="מנוע מכני" w:date="2026-10-05T11:32:12Z">
        <w:r>
          <w:rPr>
            <w:rtl/>
          </w:rPr>
          <w:t xml:space="preserve"> </w:t>
        </w:r>
      </w:ins>
      <w:del w:id="962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826" w:author="מנוע מכני" w:date="2026-10-05T11:32:12Z"/>
        </w:rPr>
      </w:pPr>
      <w:r>
        <w:t xml:space="preserve">צריכא,</w:t>
      </w:r>
    </w:p>
    <w:p w14:paraId="4B2E5716" w14:textId="77777777" w:rsidR="006B2590" w:rsidRDefault="00F63065" w:rsidP="006B2590">
      <w:pPr>
        <w:rPr>
          <w:rtl/>
        </w:rPr>
      </w:pPr>
      <w:del w:id="100827" w:author="מנוע מכני" w:date="2026-10-05T11:32:12Z">
        <w:r>
          <w:rPr>
            <w:rtl/>
          </w:rPr>
          <w:delText xml:space="preserve"> </w:delText>
        </w:r>
      </w:del>
      <w:ins w:id="97805" w:author="מנוע מכני" w:date="2026-10-05T11:32:12Z">
        <w:r>
          <w:rPr>
            <w:rtl/>
          </w:rPr>
          <w:t xml:space="preserve">דאם </w:t>
        </w:r>
      </w:ins>
      <w:del w:id="97806" w:author="מנוע מכני" w:date="2026-10-05T11:32:12Z">
        <w:r>
          <w:rPr>
            <w:rtl/>
          </w:rPr>
          <w:delText xml:space="preserve">דאי </w:delText>
        </w:r>
      </w:del>
      <w:ins w:id="90621" w:author="מנוע סמנטי" w:date="2026-10-05T11:39:44Z">
        <w:r>
          <w:rPr>
            <w:rtl/>
          </w:rPr>
          <w:t xml:space="preserve">השמיענו</w:t>
        </w:r>
      </w:ins>
      <w:del w:id="90622" w:author="מנוע סמנטי" w:date="2026-10-05T11:39:44Z">
        <w:r>
          <w:rPr>
            <w:rtl/>
          </w:rPr>
          <w:delText xml:space="preserve">אשמועינן</w:delText>
        </w:r>
      </w:del>
      <w:r>
        <w:rPr>
          <w:rtl/>
        </w:rPr>
        <w:t xml:space="preserve"> </w:t>
      </w:r>
      <w:ins w:id="97547" w:author="מנוע מכני" w:date="2026-10-05T11:32:12Z">
        <w:r>
          <w:rPr>
            <w:rtl/>
          </w:rPr>
          <w:t xml:space="preserve">ראשונה</w:t>
        </w:r>
      </w:ins>
      <w:del w:id="97548" w:author="מנוע מכני" w:date="2026-10-05T11:32:12Z">
        <w:r>
          <w:rPr>
            <w:rtl/>
          </w:rPr>
          <w:delText xml:space="preserve">קמייתא</w:delText>
        </w:r>
      </w:del>
      <w:r>
        <w:rPr>
          <w:rtl/>
        </w:rPr>
        <w:t xml:space="preserve"> - בההיא </w:t>
      </w:r>
      <w:ins w:id="94743" w:author="מנוע מכני" w:date="2026-10-05T11:32:12Z">
        <w:r>
          <w:rPr>
            <w:rtl/>
          </w:rPr>
          <w:t xml:space="preserve">אומר</w:t>
        </w:r>
      </w:ins>
      <w:del w:id="94744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</w:t>
      </w:r>
      <w:ins w:id="91015" w:author="מנוע מכני" w:date="2026-10-05T11:32:12Z">
        <w:r>
          <w:rPr>
            <w:rStyle w:val="2fb"/>
            <w:rtl/>
          </w:rPr>
          <w:t xml:space="preserve">ר"ע</w:t>
        </w:r>
      </w:ins>
      <w:del w:id="91016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, </w:t>
      </w:r>
      <w:ins w:id="94751" w:author="מנוע מכני" w:date="2026-10-05T11:32:12Z">
        <w:r>
          <w:rPr>
            <w:rtl/>
          </w:rPr>
          <w:t xml:space="preserve">דשני</w:t>
        </w:r>
      </w:ins>
      <w:del w:id="94752" w:author="מנוע מכני" w:date="2026-10-05T11:32:12Z">
        <w:r>
          <w:rPr>
            <w:rtl/>
          </w:rPr>
          <w:delText xml:space="preserve">דתרי</w:delText>
        </w:r>
      </w:del>
      <w:r>
        <w:rPr>
          <w:rtl/>
        </w:rPr>
        <w:t xml:space="preserve"> </w:t>
      </w:r>
      <w:ins w:id="94745" w:author="מנוע מכני" w:date="2026-10-05T11:32:12Z">
        <w:r>
          <w:rPr>
            <w:rtl/>
          </w:rPr>
          <w:t xml:space="preserve">מאחת</w:t>
        </w:r>
      </w:ins>
      <w:del w:id="94746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, אבל רחיליו שלא ביכרו, </w:t>
      </w:r>
      <w:ins w:id="94753" w:author="מנוע מכני" w:date="2026-10-05T11:32:12Z">
        <w:r>
          <w:rPr>
            <w:rtl/>
          </w:rPr>
          <w:t xml:space="preserve">דשני</w:t>
        </w:r>
      </w:ins>
      <w:del w:id="94754" w:author="מנוע מכני" w:date="2026-10-05T11:32:12Z">
        <w:r>
          <w:rPr>
            <w:rtl/>
          </w:rPr>
          <w:delText xml:space="preserve">דתרי</w:delText>
        </w:r>
      </w:del>
      <w:r>
        <w:rPr>
          <w:rtl/>
        </w:rPr>
        <w:t xml:space="preserve"> </w:t>
      </w:r>
      <w:ins w:id="94747" w:author="מנוע מכני" w:date="2026-10-05T11:32:12Z">
        <w:r>
          <w:rPr>
            <w:rtl/>
          </w:rPr>
          <w:t xml:space="preserve">מאחת</w:t>
        </w:r>
      </w:ins>
      <w:del w:id="94748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 וחד </w:t>
      </w:r>
      <w:ins w:id="94749" w:author="מנוע מכני" w:date="2026-10-05T11:32:12Z">
        <w:r>
          <w:rPr>
            <w:rtl/>
          </w:rPr>
          <w:t xml:space="preserve">מאחת</w:t>
        </w:r>
      </w:ins>
      <w:del w:id="94750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 - אימא מודי לר' טרפון דהך דילידא חד - שביח </w:t>
      </w:r>
      <w:ins w:id="98449" w:author="מנוע מכני" w:date="2026-10-05T11:32:12Z">
        <w:r>
          <w:rPr>
            <w:rtl/>
          </w:rPr>
          <w:t xml:space="preserve">יותר</w:t>
        </w:r>
      </w:ins>
      <w:del w:id="98450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, </w:t>
      </w:r>
    </w:p>
    <w:p w14:paraId="4BCFB54B" w14:textId="77777777" w:rsidR="00B874E6" w:rsidRDefault="00F63065" w:rsidP="006B2590">
      <w:pPr>
        <w:rPr>
          <w:rtl/>
        </w:rPr>
      </w:pPr>
      <w:ins w:id="97807" w:author="מנוע מכני" w:date="2026-10-05T11:32:12Z">
        <w:r>
          <w:rPr>
            <w:rtl/>
          </w:rPr>
          <w:t xml:space="preserve">ואם </w:t>
        </w:r>
      </w:ins>
      <w:del w:id="97808" w:author="מנוע מכני" w:date="2026-10-05T11:32:12Z">
        <w:r>
          <w:rPr>
            <w:rtl/>
          </w:rPr>
          <w:delText xml:space="preserve">ואי </w:delText>
        </w:r>
      </w:del>
      <w:ins w:id="90623" w:author="מנוע סמנטי" w:date="2026-10-05T11:39:44Z">
        <w:r>
          <w:rPr>
            <w:rtl/>
          </w:rPr>
          <w:t xml:space="preserve">השמיענו</w:t>
        </w:r>
      </w:ins>
      <w:del w:id="90624" w:author="מנוע סמנטי" w:date="2026-10-05T11:39:44Z">
        <w:r>
          <w:rPr>
            <w:rtl/>
          </w:rPr>
          <w:delText xml:space="preserve">אשמועינן</w:delText>
        </w:r>
      </w:del>
      <w:r>
        <w:rPr>
          <w:rtl/>
        </w:rPr>
        <w:t xml:space="preserve"> הא - </w:t>
      </w:r>
      <w:ins w:id="98107" w:author="מנוע מכני" w:date="2026-10-05T11:32:12Z">
        <w:r>
          <w:rPr>
            <w:rtl/>
          </w:rPr>
          <w:t xml:space="preserve">בזה</w:t>
        </w:r>
      </w:ins>
      <w:del w:id="9810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4755" w:author="מנוע מכני" w:date="2026-10-05T11:32:12Z">
        <w:r>
          <w:rPr>
            <w:rtl/>
          </w:rPr>
          <w:t xml:space="preserve">אומר</w:t>
        </w:r>
      </w:ins>
      <w:del w:id="94756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</w:t>
      </w:r>
      <w:ins w:id="91017" w:author="מנוע מכני" w:date="2026-10-05T11:32:12Z">
        <w:r>
          <w:rPr>
            <w:rStyle w:val="2fb"/>
            <w:rtl/>
          </w:rPr>
          <w:t xml:space="preserve">ר"ע</w:t>
        </w:r>
      </w:ins>
      <w:del w:id="91018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 w:rsidR="006B2590">
        <w:rPr>
          <w:rFonts w:hint="cs"/>
          <w:rtl/>
        </w:rPr>
        <w:t xml:space="preserve"> </w:t>
      </w:r>
      <w:ins w:id="93399" w:author="מנוע מכני" w:date="2026-10-05T11:32:12Z">
        <w:r>
          <w:rPr>
            <w:rtl/>
          </w:rPr>
          <w:t xml:space="preserve">דשניהם</w:t>
        </w:r>
      </w:ins>
      <w:del w:id="93400" w:author="מנוע מכני" w:date="2026-10-05T11:32:12Z">
        <w:r>
          <w:rPr>
            <w:rtl/>
          </w:rPr>
          <w:delText xml:space="preserve">דתרוייהו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ביכרו, אבל אחת ביכרה ואחת שלא ביכרה וילדו שני זכרים - אימא מודי </w:t>
      </w:r>
      <w:r>
        <w:rPr>
          <w:rStyle w:val="2fb"/>
          <w:rtl/>
        </w:rPr>
        <w:t xml:space="preserve">ל</w:t>
      </w:r>
      <w:ins w:id="91019" w:author="מנוע מכני" w:date="2026-10-05T11:32:12Z">
        <w:r>
          <w:rPr>
            <w:rStyle w:val="2fb"/>
            <w:rtl/>
          </w:rPr>
          <w:t xml:space="preserve">ר"ט</w:t>
        </w:r>
      </w:ins>
      <w:del w:id="91020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6B2590">
          <w:rPr>
            <w:rFonts w:hint="cs"/>
            <w:rtl/>
          </w:rPr>
          <w:delText xml:space="preserve">ט</w:delText>
        </w:r>
      </w:del>
      <w:r>
        <w:rPr>
          <w:rtl/>
        </w:rPr>
        <w:t xml:space="preserve"> דהך דלא ביכרה שביח </w:t>
      </w:r>
      <w:ins w:id="98451" w:author="מנוע מכני" w:date="2026-10-05T11:32:12Z">
        <w:r>
          <w:rPr>
            <w:rtl/>
          </w:rPr>
          <w:t xml:space="preserve">יותר</w:t>
        </w:r>
      </w:ins>
      <w:del w:id="98452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, צריכא</w:t>
      </w:r>
      <w:r w:rsidR="0057284B">
        <w:rPr>
          <w:rtl/>
        </w:rPr>
        <w:t>.</w:t>
      </w:r>
    </w:p>
    <w:p w14:paraId="7A6AD0F7" w14:textId="77777777" w:rsidR="0057284B" w:rsidRDefault="0057284B" w:rsidP="0057284B">
      <w:pPr>
        <w:pStyle w:val="affffd"/>
        <w:jc w:val="center"/>
        <w:rPr>
          <w:rtl/>
        </w:rPr>
        <w:pPrChange w:id="9038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39" w:author="מנוע מכני" w:date="2026-10-05T11:32:12Z">
        <w:r>
          <w:rPr>
            <w:rtl/>
          </w:rPr>
          <w:t xml:space="preserve"> </w:t>
        </w:r>
      </w:ins>
      <w:del w:id="962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1" w:author="מנוע מכני" w:date="2026-10-05T11:32:12Z">
        <w:r>
          <w:rPr>
            <w:rtl/>
          </w:rPr>
          <w:t xml:space="preserve"> </w:t>
        </w:r>
      </w:ins>
      <w:del w:id="962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EDF81F3" w14:textId="77777777" w:rsidR="006B2590" w:rsidRDefault="006B2590" w:rsidP="006B259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יט. </w:t>
      </w:r>
    </w:p>
    <w:p w14:paraId="0F89289D" w14:textId="77777777" w:rsidR="00B874E6" w:rsidRDefault="00F63065" w:rsidP="006B259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BE7C0B7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יוצא דופן והבא אחריו, </w:t>
      </w:r>
    </w:p>
    <w:p w14:paraId="24D8F05E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רבי טרפון אומר: שניהם ירעו עד שיסתאבו, ויאכלו במומן לבעלים, </w:t>
      </w:r>
    </w:p>
    <w:p w14:paraId="318A0F5B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רבי עקיבא אומר: שניהן אינן בכור, הראשון - מפני שאינו פטר רחם, </w:t>
      </w:r>
    </w:p>
    <w:p w14:paraId="187BDB4C" w14:textId="77777777" w:rsidR="00B874E6" w:rsidRDefault="006B2590" w:rsidP="006B2590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והשני - מפני שקדמו אחר</w:t>
      </w:r>
      <w:r w:rsidR="0057284B">
        <w:rPr>
          <w:rtl/>
        </w:rPr>
        <w:t>.</w:t>
      </w:r>
    </w:p>
    <w:p w14:paraId="62989FCA" w14:textId="77777777" w:rsidR="0057284B" w:rsidRDefault="0057284B" w:rsidP="0057284B">
      <w:pPr>
        <w:pStyle w:val="affffd"/>
        <w:jc w:val="center"/>
        <w:rPr>
          <w:rtl/>
        </w:rPr>
        <w:pPrChange w:id="9038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43" w:author="מנוע מכני" w:date="2026-10-05T11:32:12Z">
        <w:r>
          <w:rPr>
            <w:rtl/>
          </w:rPr>
          <w:t xml:space="preserve"> </w:t>
        </w:r>
      </w:ins>
      <w:del w:id="9624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5" w:author="מנוע מכני" w:date="2026-10-05T11:32:12Z">
        <w:r>
          <w:rPr>
            <w:rtl/>
          </w:rPr>
          <w:t xml:space="preserve"> </w:t>
        </w:r>
      </w:ins>
      <w:del w:id="962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436F688" w14:textId="77777777" w:rsidR="006B2590" w:rsidRDefault="006B2590" w:rsidP="006B2590">
      <w:pPr>
        <w:rPr>
          <w:rtl/>
        </w:rPr>
      </w:pPr>
      <w:ins w:id="91021" w:author="מנוע מכני" w:date="2026-10-05T11:32:12Z">
        <w:r>
          <w:rPr>
            <w:rStyle w:val="2fb"/>
            <w:rFonts w:hint="cs"/>
            <w:rtl/>
          </w:rPr>
          <w:t xml:space="preserve">ר"ט</w:t>
        </w:r>
      </w:ins>
      <w:del w:id="91022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מספ</w:t>
      </w:r>
      <w:ins w:id="91023" w:author="מנוע מכני" w:date="2026-10-05T11:32:12Z">
        <w:r>
          <w:rPr>
            <w:rFonts w:hint="cs"/>
            <w:rtl/>
          </w:rPr>
          <w:t xml:space="preserve">ק"ל</w:t>
        </w:r>
      </w:ins>
      <w:del w:id="91024" w:author="מנוע מכני" w:date="2026-10-05T11:32:12Z">
        <w:r>
          <w:rPr>
            <w:rFonts w:hint="cs"/>
            <w:rtl/>
          </w:rPr>
          <w:delText xml:space="preserve">ק''ל</w:delText>
        </w:r>
      </w:del>
      <w:r w:rsidR="00F63065">
        <w:rPr>
          <w:rtl/>
        </w:rPr>
        <w:t xml:space="preserve">: בכור לדבר אחד, </w:t>
      </w:r>
      <w:ins w:id="97809" w:author="מנוע מכני" w:date="2026-10-05T11:32:12Z">
        <w:r>
          <w:rPr>
            <w:rtl/>
          </w:rPr>
          <w:t xml:space="preserve">אם </w:t>
        </w:r>
      </w:ins>
      <w:del w:id="9781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הוי בכור </w:t>
      </w:r>
      <w:ins w:id="97811" w:author="מנוע מכני" w:date="2026-10-05T11:32:12Z">
        <w:r>
          <w:rPr>
            <w:rtl/>
          </w:rPr>
          <w:t xml:space="preserve">אם </w:t>
        </w:r>
      </w:ins>
      <w:del w:id="9781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הוי בכור, </w:t>
      </w:r>
      <w:r>
        <w:rPr>
          <w:rStyle w:val="2fb"/>
          <w:rFonts w:hint="cs"/>
          <w:rtl/>
        </w:rPr>
        <w:t xml:space="preserve">ול</w:t>
      </w:r>
      <w:ins w:id="91025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026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פשיטא דלדבר אחד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הוי בכור </w:t>
      </w:r>
    </w:p>
    <w:p>
      <w:pPr>
        <w:pStyle w:val="38"/>
        <w:rPr>
          <w:ins w:id="99372" w:author="מנוע מכני" w:date="2026-10-05T11:32:12Z"/>
        </w:rPr>
      </w:pPr>
      <w:r>
        <w:t xml:space="preserve">תנו רבנן:</w:t>
      </w:r>
    </w:p>
    <w:p w14:paraId="1B9C7356" w14:textId="77777777" w:rsidR="006B2590" w:rsidRDefault="00F63065" w:rsidP="006B2590">
      <w:pPr>
        <w:rPr>
          <w:rtl/>
        </w:rPr>
      </w:pPr>
      <w:del w:id="993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מכלל הצריך לפרט ומפרט הצריך לכלל, </w:t>
      </w:r>
    </w:p>
    <w:p w14:paraId="5C0158FF" w14:textId="77777777" w:rsidR="00B874E6" w:rsidRDefault="006B2590" w:rsidP="006B2590">
      <w:pPr>
        <w:rPr>
          <w:rtl/>
        </w:rPr>
      </w:pPr>
      <w:r>
        <w:rPr>
          <w:rFonts w:hint="cs"/>
          <w:rtl/>
        </w:rPr>
        <w:t>'</w:t>
      </w:r>
      <w:ins w:id="90221" w:author="מנוע סמנטי" w:date="2026-10-05T11:39:44Z">
        <w:r>
          <w:rPr>
            <w:rStyle w:val="afffff0"/>
            <w:rtl/>
          </w:rPr>
          <w:t xml:space="preserve">קַדֶּשׁ לִי כָּל בְּכוֹר</w:t>
        </w:r>
      </w:ins>
      <w:del w:id="90222" w:author="מנוע סמנטי" w:date="2026-10-05T11:39:44Z">
        <w:r w:rsidR="00F63065">
          <w:rPr>
            <w:rtl/>
          </w:rPr>
          <w:delText xml:space="preserve">קדש לי כל בכור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</w:t>
      </w:r>
      <w:r>
        <w:rPr>
          <w:rFonts w:hint="cs"/>
          <w:rtl/>
        </w:rPr>
        <w:t>'</w:t>
      </w:r>
      <w:ins w:id="90219" w:author="מנוע סמנטי" w:date="2026-10-05T11:39:44Z">
        <w:r>
          <w:rPr>
            <w:rStyle w:val="afffff0"/>
            <w:rtl/>
          </w:rPr>
          <w:t xml:space="preserve">זָכָר</w:t>
        </w:r>
      </w:ins>
      <w:del w:id="90220" w:author="מנוע סמנטי" w:date="2026-10-05T11:39:44Z">
        <w:r w:rsidR="00F63065">
          <w:rPr>
            <w:rtl/>
          </w:rPr>
          <w:delText xml:space="preserve">זכר</w:delText>
        </w:r>
      </w:del>
      <w:r>
        <w:rPr>
          <w:rFonts w:hint="cs"/>
          <w:rtl/>
        </w:rPr>
        <w:t>'- ולא נקבה,</w:t>
      </w:r>
      <w:r>
        <w:rPr>
          <w:rtl/>
        </w:rPr>
        <w:t xml:space="preserve"> </w:t>
      </w:r>
      <w:r>
        <w:rPr>
          <w:rFonts w:hint="cs"/>
          <w:rtl/>
        </w:rPr>
        <w:t xml:space="preserve">'</w:t>
      </w:r>
      <w:ins w:id="90217" w:author="מנוע סמנטי" w:date="2026-10-05T11:39:44Z">
        <w:r>
          <w:rPr>
            <w:rStyle w:val="afffff0"/>
            <w:rFonts w:hint="cs"/>
            <w:rtl/>
          </w:rPr>
          <w:t xml:space="preserve">פֶּטֶר רֶחֶם</w:t>
        </w:r>
      </w:ins>
      <w:del w:id="90218" w:author="מנוע סמנטי" w:date="2026-10-05T11:39:44Z">
        <w:r>
          <w:rPr>
            <w:rFonts w:hint="cs"/>
            <w:rtl/>
          </w:rPr>
          <w:delText xml:space="preserve">פטר רחם</w:delText>
        </w:r>
      </w:del>
      <w:r>
        <w:rPr>
          <w:rFonts w:hint="cs"/>
          <w:rtl/>
        </w:rPr>
        <w:t xml:space="preserve">' ולא שיצאה נקבה לפניו, '</w:t>
      </w:r>
      <w:ins w:id="90215" w:author="מנוע סמנטי" w:date="2026-10-05T11:39:44Z">
        <w:r>
          <w:rPr>
            <w:rStyle w:val="afffff0"/>
            <w:rFonts w:hint="cs"/>
            <w:rtl/>
          </w:rPr>
          <w:t xml:space="preserve">בְּכוֹר</w:t>
        </w:r>
      </w:ins>
      <w:del w:id="90216" w:author="מנוע סמנטי" w:date="2026-10-05T11:39:44Z">
        <w:r>
          <w:rPr>
            <w:rFonts w:hint="cs"/>
            <w:rtl/>
          </w:rPr>
          <w:delText xml:space="preserve">בכור</w:delText>
        </w:r>
      </w:del>
      <w:r>
        <w:rPr>
          <w:rFonts w:hint="cs"/>
          <w:rtl/>
        </w:rPr>
        <w:t xml:space="preserve">' ולא יוצא דופן </w:t>
      </w:r>
    </w:p>
    <w:p w14:paraId="3AC015AA" w14:textId="77777777" w:rsidR="006B2590" w:rsidRDefault="006B2590" w:rsidP="006B2590">
      <w:pPr>
        <w:rPr>
          <w:rtl/>
        </w:rPr>
      </w:pPr>
      <w:r>
        <w:rPr>
          <w:rFonts w:hint="cs"/>
          <w:rtl/>
        </w:rPr>
        <w:t>ו</w:t>
      </w:r>
      <w:r w:rsidR="00F63065">
        <w:rPr>
          <w:rtl/>
        </w:rPr>
        <w:t xml:space="preserve">לעולם בכור לדבר אחד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הוי בכור, </w:t>
      </w:r>
      <w:r>
        <w:rPr>
          <w:rFonts w:hint="cs"/>
          <w:rtl/>
        </w:rPr>
        <w:t xml:space="preserve">ורישא פטר רחם ולא יוצא דופן </w:t>
      </w:r>
    </w:p>
    <w:p>
      <w:pPr>
        <w:pStyle w:val="38"/>
        <w:rPr>
          <w:ins w:id="99374" w:author="מנוע מכני" w:date="2026-10-05T11:32:12Z"/>
        </w:rPr>
      </w:pPr>
      <w:r>
        <w:t xml:space="preserve">רבינא:</w:t>
      </w:r>
    </w:p>
    <w:p w14:paraId="760BEB3A" w14:textId="77777777" w:rsidR="006B2590" w:rsidRDefault="00F63065" w:rsidP="006B2590">
      <w:pPr>
        <w:rPr>
          <w:rtl/>
        </w:rPr>
      </w:pPr>
      <w:del w:id="993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לדבר אחד הוי בכור, וסיפא </w:t>
      </w:r>
      <w:r>
        <w:rPr>
          <w:rtl/>
        </w:rPr>
        <w:t xml:space="preserve">ה"ק</w:t>
      </w:r>
      <w:r>
        <w:rPr>
          <w:rtl/>
        </w:rPr>
        <w:t xml:space="preserve">, </w:t>
      </w:r>
      <w:ins w:id="97813" w:author="מנוע מכני" w:date="2026-10-05T11:32:12Z">
        <w:r>
          <w:rPr>
            <w:rtl/>
          </w:rPr>
          <w:t xml:space="preserve">אם </w:t>
        </w:r>
      </w:ins>
      <w:del w:id="97814" w:author="מנוע מכני" w:date="2026-10-05T11:32:12Z">
        <w:r>
          <w:rPr>
            <w:rtl/>
          </w:rPr>
          <w:delText xml:space="preserve">אי </w:delText>
        </w:r>
      </w:del>
      <w:ins w:id="92831" w:author="מנוע מכני" w:date="2026-10-05T11:32:12Z">
        <w:r>
          <w:rPr>
            <w:rtl/>
          </w:rPr>
          <w:t xml:space="preserve">ס"ד</w:t>
        </w:r>
      </w:ins>
      <w:del w:id="92832" w:author="מנוע מכני" w:date="2026-10-05T11:32:12Z">
        <w:r>
          <w:rPr>
            <w:rtl/>
          </w:rPr>
          <w:delText xml:space="preserve">סלקא דעתך</w:delText>
        </w:r>
      </w:del>
      <w:r>
        <w:rPr>
          <w:rtl/>
        </w:rPr>
        <w:t xml:space="preserve"> יצא אחר יוצא דופן קדוש, </w:t>
      </w:r>
    </w:p>
    <w:p w14:paraId="424C136B" w14:textId="77777777" w:rsidR="006B2590" w:rsidRDefault="00F63065" w:rsidP="006B2590">
      <w:pPr>
        <w:rPr>
          <w:rtl/>
        </w:rPr>
      </w:pPr>
      <w:r>
        <w:rPr>
          <w:rtl/>
        </w:rPr>
        <w:lastRenderedPageBreak/>
        <w:t xml:space="preserve">בכור </w:t>
      </w:r>
      <w:ins w:id="94757" w:author="מנוע מכני" w:date="2026-10-05T11:32:12Z">
        <w:r>
          <w:rPr>
            <w:rtl/>
          </w:rPr>
          <w:t xml:space="preserve">דהתורה</w:t>
        </w:r>
      </w:ins>
      <w:del w:id="94758" w:author="מנוע מכני" w:date="2026-10-05T11:32:12Z">
        <w:r>
          <w:rPr>
            <w:rtl/>
          </w:rPr>
          <w:lastRenderedPageBreak/>
          <w:delText xml:space="preserve">ד</w:delText>
        </w:r>
        <w:r w:rsidR="006B2590">
          <w:rPr>
            <w:rFonts w:hint="cs"/>
            <w:rtl/>
          </w:rPr>
          <w:delText xml:space="preserve">רחמנא</w:delText>
        </w:r>
      </w:del>
      <w:r w:rsidR="006B2590">
        <w:rPr>
          <w:rFonts w:hint="cs"/>
          <w:rtl/>
        </w:rPr>
        <w:t xml:space="preserve"> </w:t>
      </w:r>
      <w:ins w:id="93401" w:author="מנוע מכני" w:date="2026-10-05T11:32:12Z">
        <w:r>
          <w:rPr>
            <w:rFonts w:hint="cs"/>
            <w:rtl/>
          </w:rPr>
          <w:t xml:space="preserve">לא</w:t>
        </w:r>
      </w:ins>
      <w:del w:id="93402" w:author="מנוע מכני" w:date="2026-10-05T11:32:12Z">
        <w:r w:rsidR="006B2590">
          <w:rPr>
            <w:rFonts w:hint="cs"/>
            <w:rtl/>
          </w:rPr>
          <w:delText xml:space="preserve">לאו</w:delText>
        </w:r>
      </w:del>
      <w:r w:rsidR="006B2590">
        <w:rPr>
          <w:rFonts w:hint="cs"/>
          <w:rtl/>
        </w:rPr>
        <w:t xml:space="preserve"> למעוטי נקבה דלפניו דמפטר רחם נפקא אלא </w:t>
      </w:r>
      <w:ins w:id="91027" w:author="מנוע מכני" w:date="2026-10-05T11:32:12Z">
        <w:r>
          <w:rPr>
            <w:rFonts w:hint="cs"/>
            <w:rtl/>
          </w:rPr>
          <w:t xml:space="preserve">ש"מ</w:t>
        </w:r>
      </w:ins>
      <w:del w:id="91028" w:author="מנוע מכני" w:date="2026-10-05T11:32:12Z">
        <w:r w:rsidR="006B2590">
          <w:rPr>
            <w:rFonts w:hint="cs"/>
            <w:rtl/>
          </w:rPr>
          <w:delText xml:space="preserve">ש''מ</w:delText>
        </w:r>
      </w:del>
      <w:r w:rsidR="006B2590">
        <w:rPr>
          <w:rFonts w:hint="cs"/>
          <w:rtl/>
        </w:rPr>
        <w:t xml:space="preserve"> בכור למעוטי יוצא אחר יוצא דופן </w:t>
      </w:r>
    </w:p>
    <w:p w14:paraId="7B91D9BE" w14:textId="77777777" w:rsidR="006B2590" w:rsidRDefault="006B2590" w:rsidP="006B259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יט: </w:t>
      </w:r>
    </w:p>
    <w:p>
      <w:pPr>
        <w:pStyle w:val="38"/>
        <w:rPr>
          <w:ins w:id="99376" w:author="מנוע מכני" w:date="2026-10-05T11:32:12Z"/>
        </w:rPr>
      </w:pPr>
      <w:ins w:id="91029" w:author="מנוע מכני" w:date="2026-10-05T11:32:12Z">
        <w:r>
          <w:t xml:space="preserve">א"ל</w:t>
        </w:r>
      </w:ins>
      <w:del w:id="91030" w:author="מנוע מכני" w:date="2026-10-05T11:32:12Z">
        <w:r>
          <w:delText xml:space="preserve">א</w:delText>
        </w:r>
        <w:r w:rsidR="006B2590">
          <w:delText xml:space="preserve">''ל</w:delText>
        </w:r>
      </w:del>
      <w:r w:rsidR="006B2590">
        <w:t xml:space="preserve"> </w:t>
      </w:r>
      <w:ins w:id="91031" w:author="מנוע מכני" w:date="2026-10-05T11:32:12Z">
        <w:r>
          <w:t xml:space="preserve">ר"א</w:t>
        </w:r>
      </w:ins>
      <w:del w:id="91032" w:author="מנוע מכני" w:date="2026-10-05T11:32:12Z">
        <w:r w:rsidR="006B2590">
          <w:delText xml:space="preserve">ר''א</w:delText>
        </w:r>
      </w:del>
      <w:r w:rsidR="006B2590">
        <w:t xml:space="preserve"> </w:t>
      </w:r>
      <w:r>
        <w:t xml:space="preserve">מדפתי לרבינא:</w:t>
      </w:r>
    </w:p>
    <w:p w14:paraId="255B411E" w14:textId="77777777" w:rsidR="006B2590" w:rsidRDefault="00F63065" w:rsidP="006B2590">
      <w:pPr>
        <w:rPr>
          <w:rtl/>
        </w:rPr>
      </w:pPr>
      <w:del w:id="99377" w:author="מנוע מכני" w:date="2026-10-05T11:32:12Z">
        <w:r>
          <w:rPr>
            <w:rtl/>
          </w:rPr>
          <w:delText xml:space="preserve"> </w:delText>
        </w:r>
      </w:del>
      <w:ins w:id="97815" w:author="מנוע מכני" w:date="2026-10-05T11:32:12Z">
        <w:r>
          <w:rPr>
            <w:rtl/>
          </w:rPr>
          <w:t xml:space="preserve">אם </w:t>
        </w:r>
      </w:ins>
      <w:del w:id="97816" w:author="מנוע מכני" w:date="2026-10-05T11:32:12Z">
        <w:r>
          <w:rPr>
            <w:rtl/>
          </w:rPr>
          <w:delText xml:space="preserve">אי </w:delText>
        </w:r>
      </w:del>
      <w:ins w:id="91033" w:author="מנוע מכני" w:date="2026-10-05T11:32:12Z">
        <w:r>
          <w:rPr>
            <w:rtl/>
          </w:rPr>
          <w:t xml:space="preserve">ס"ד</w:t>
        </w:r>
      </w:ins>
      <w:del w:id="91034" w:author="מנוע מכני" w:date="2026-10-05T11:32:12Z">
        <w:r>
          <w:rPr>
            <w:rtl/>
          </w:rPr>
          <w:delText xml:space="preserve">ס</w:delText>
        </w:r>
        <w:r w:rsidR="006B2590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בכור לדבר אחד הוי בכור, תינח </w:t>
      </w:r>
      <w:ins w:id="93403" w:author="מנוע מכני" w:date="2026-10-05T11:32:12Z">
        <w:r>
          <w:rPr>
            <w:rtl/>
          </w:rPr>
          <w:t xml:space="preserve">מקום</w:t>
        </w:r>
      </w:ins>
      <w:del w:id="9340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דיצא זכר יוצא דופן וזכר דרך רחם - דלא קדוש, דא</w:t>
      </w:r>
      <w:r w:rsidR="006B2590">
        <w:rPr>
          <w:rtl/>
        </w:rPr>
        <w:t xml:space="preserve">ימעוט לידה מבכור, דבכור לרחמים </w:t>
      </w:r>
      <w:ins w:id="93405" w:author="מנוע מכני" w:date="2026-10-05T11:32:12Z">
        <w:r>
          <w:rPr>
            <w:rtl/>
          </w:rPr>
          <w:t xml:space="preserve">יש</w:t>
        </w:r>
      </w:ins>
      <w:del w:id="93406" w:author="מנוע מכני" w:date="2026-10-05T11:32:12Z">
        <w:r w:rsidR="006B2590">
          <w:rPr>
            <w:rtl/>
          </w:rPr>
          <w:delText xml:space="preserve">איכא</w:delText>
        </w:r>
      </w:del>
      <w:r w:rsidR="006B2590">
        <w:rPr>
          <w:rtl/>
        </w:rPr>
        <w:t xml:space="preserve">, בכור לזכרים </w:t>
      </w:r>
      <w:ins w:id="93407" w:author="מנוע מכני" w:date="2026-10-05T11:32:12Z">
        <w:r>
          <w:rPr>
            <w:rtl/>
          </w:rPr>
          <w:t xml:space="preserve">אין</w:t>
        </w:r>
      </w:ins>
      <w:del w:id="93408" w:author="מנוע מכני" w:date="2026-10-05T11:32:12Z">
        <w:r>
          <w:rPr>
            <w:rtl/>
          </w:rPr>
          <w:delText xml:space="preserve">ליכא</w:delText>
        </w:r>
      </w:del>
      <w:r>
        <w:rPr>
          <w:rtl/>
        </w:rPr>
        <w:t xml:space="preserve">, </w:t>
      </w:r>
    </w:p>
    <w:p>
      <w:pPr>
        <w:pStyle w:val="38"/>
        <w:rPr>
          <w:ins w:id="99378" w:author="מנוע מכני" w:date="2026-10-05T11:32:12Z"/>
        </w:rPr>
      </w:pPr>
      <w:r>
        <w:t xml:space="preserve">אלא</w:t>
      </w:r>
    </w:p>
    <w:p w14:paraId="38DDCF60" w14:textId="77777777" w:rsidR="00B874E6" w:rsidRDefault="00F63065" w:rsidP="006B2590">
      <w:pPr>
        <w:rPr>
          <w:rtl/>
        </w:rPr>
      </w:pPr>
      <w:del w:id="99379" w:author="מנוע מכני" w:date="2026-10-05T11:32:12Z">
        <w:r>
          <w:rPr>
            <w:rtl/>
          </w:rPr>
          <w:delText xml:space="preserve"> </w:delText>
        </w:r>
      </w:del>
      <w:ins w:id="93409" w:author="מנוע מכני" w:date="2026-10-05T11:32:12Z">
        <w:r>
          <w:rPr>
            <w:rtl/>
          </w:rPr>
          <w:t xml:space="preserve">מקום</w:t>
        </w:r>
      </w:ins>
      <w:del w:id="9341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די</w:t>
      </w:r>
      <w:r w:rsidR="006B2590">
        <w:rPr>
          <w:rtl/>
        </w:rPr>
        <w:t>צתה נקבה דרך דופן וזכר דרך רחם</w:t>
      </w:r>
      <w:r>
        <w:rPr>
          <w:rtl/>
        </w:rPr>
        <w:t xml:space="preserve"> ליקדש, </w:t>
      </w:r>
      <w:ins w:id="93413" w:author="מנוע מכני" w:date="2026-10-05T11:32:12Z">
        <w:r>
          <w:rPr>
            <w:rtl/>
          </w:rPr>
          <w:t xml:space="preserve">שהרי</w:t>
        </w:r>
      </w:ins>
      <w:del w:id="9341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3411" w:author="מנוע מכני" w:date="2026-10-05T11:32:12Z">
        <w:r>
          <w:rPr>
            <w:rtl/>
          </w:rPr>
          <w:t xml:space="preserve">יש</w:t>
        </w:r>
      </w:ins>
      <w:del w:id="9341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בכור לזכרים ובכור לרחם! אלא </w:t>
      </w:r>
      <w:ins w:id="90625" w:author="מנוע סמנטי" w:date="2026-10-05T11:39:44Z">
        <w:r>
          <w:rPr>
            <w:rtl/>
          </w:rPr>
          <w:t xml:space="preserve">ברור</w:t>
        </w:r>
      </w:ins>
      <w:del w:id="90626" w:author="מנוע סמנטי" w:date="2026-10-05T11:39:44Z">
        <w:r>
          <w:rPr>
            <w:rtl/>
          </w:rPr>
          <w:delText xml:space="preserve">מחוורתא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כדאביי</w:t>
      </w:r>
      <w:r w:rsidR="0057284B">
        <w:rPr>
          <w:rtl/>
        </w:rPr>
        <w:t>.</w:t>
      </w:r>
    </w:p>
    <w:p w14:paraId="3069678C" w14:textId="77777777" w:rsidR="0057284B" w:rsidRDefault="00F63065" w:rsidP="006B2590">
      <w:pPr>
        <w:pStyle w:val="afffb"/>
        <w:rPr>
          <w:rtl/>
        </w:rPr>
      </w:pPr>
      <w:r>
        <w:rPr>
          <w:rtl/>
        </w:rPr>
        <w:t>הדרן עלך הלוקח עובר פרתו</w:t>
      </w:r>
      <w:r w:rsidR="0057284B">
        <w:rPr>
          <w:rtl/>
        </w:rPr>
        <w:t>.</w:t>
      </w:r>
    </w:p>
    <w:p w14:paraId="56B63F3F" w14:textId="77777777" w:rsidR="00F63065" w:rsidRDefault="00F63065" w:rsidP="00F63065">
      <w:p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8A5487A" w14:textId="77777777" w:rsidR="00F63065" w:rsidRDefault="00F63065" w:rsidP="00023BF3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שלישי </w:t>
      </w:r>
    </w:p>
    <w:p w14:paraId="67DA3C12" w14:textId="77777777" w:rsidR="00F63065" w:rsidRDefault="00F63065" w:rsidP="00023BF3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הלוקח בהמה </w:t>
      </w:r>
    </w:p>
    <w:p w14:paraId="3A3F70E1" w14:textId="77777777" w:rsidR="00B874E6" w:rsidRDefault="00F63065" w:rsidP="00023BF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EDA489F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הלוקח בהמה מן </w:t>
      </w:r>
      <w:r w:rsidR="00824319">
        <w:rPr>
          <w:rtl/>
        </w:rPr>
        <w:t>העכו"ם</w:t>
      </w:r>
      <w:r>
        <w:rPr>
          <w:rtl/>
        </w:rPr>
        <w:t xml:space="preserve">, ואינו יודע אם ביכרה אם לא ביכרה, </w:t>
      </w:r>
    </w:p>
    <w:p w14:paraId="0720D049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רבי ישמעאל אומר: עז בת שנתה - ודאי לכהן, מכאן ואילך - ספק, </w:t>
      </w:r>
    </w:p>
    <w:p w14:paraId="10E32FCD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רחל בת שתים - ודאי לכהן, מכאן ואילך - ספק, </w:t>
      </w:r>
    </w:p>
    <w:p w14:paraId="76AD968C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פרה וחמור בנות שלש - ודאי לכהן, מכאן ואילך - ספק, </w:t>
      </w:r>
    </w:p>
    <w:p w14:paraId="7C757935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אמר לו רבי עקיבא: אילו בוולד בלבד הבהמה נפטרת - כדבריך, </w:t>
      </w:r>
    </w:p>
    <w:p w14:paraId="41B7EC4D" w14:textId="77777777" w:rsidR="00B874E6" w:rsidRDefault="00023BF3" w:rsidP="00023BF3">
      <w:pPr>
        <w:pStyle w:val="afff5"/>
        <w:rPr>
          <w:rtl/>
        </w:rPr>
      </w:pPr>
      <w:r>
        <w:rPr>
          <w:rtl/>
        </w:rPr>
        <w:t xml:space="preserve">אלא אמרו סימן הוולד בבהמה דקה טינוף, ובגסה שיליא, ובאשה </w:t>
      </w:r>
      <w:r w:rsidR="00F63065">
        <w:rPr>
          <w:rtl/>
        </w:rPr>
        <w:t>שפיר ושיליא</w:t>
      </w:r>
      <w:r w:rsidR="0057284B">
        <w:rPr>
          <w:rtl/>
        </w:rPr>
        <w:t>.</w:t>
      </w:r>
    </w:p>
    <w:p w14:paraId="47F11E2A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זה הכלל: כל שידוע שביכרה - אין כאן לכהן כלום, </w:t>
      </w:r>
    </w:p>
    <w:p w14:paraId="081F0315" w14:textId="77777777" w:rsidR="00B874E6" w:rsidRDefault="00F63065" w:rsidP="00023BF3">
      <w:pPr>
        <w:pStyle w:val="afff5"/>
        <w:rPr>
          <w:rtl/>
        </w:rPr>
      </w:pPr>
      <w:r>
        <w:rPr>
          <w:rtl/>
        </w:rPr>
        <w:t>וכל שלא ביכרה - הרי זה לכהן, ואם ספק - יאכל במומו לבעלים</w:t>
      </w:r>
      <w:r w:rsidR="0057284B">
        <w:rPr>
          <w:rtl/>
        </w:rPr>
        <w:t>.</w:t>
      </w:r>
    </w:p>
    <w:p w14:paraId="28C5FD98" w14:textId="77777777" w:rsidR="0057284B" w:rsidRDefault="0057284B" w:rsidP="0057284B">
      <w:pPr>
        <w:pStyle w:val="affffd"/>
        <w:jc w:val="center"/>
        <w:rPr>
          <w:rtl/>
        </w:rPr>
        <w:pPrChange w:id="9038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47" w:author="מנוע מכני" w:date="2026-10-05T11:32:12Z">
        <w:r>
          <w:rPr>
            <w:rtl/>
          </w:rPr>
          <w:t xml:space="preserve"> </w:t>
        </w:r>
      </w:ins>
      <w:del w:id="962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9" w:author="מנוע מכני" w:date="2026-10-05T11:32:12Z">
        <w:r>
          <w:rPr>
            <w:rtl/>
          </w:rPr>
          <w:t xml:space="preserve"> </w:t>
        </w:r>
      </w:ins>
      <w:del w:id="962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E9E7634" w14:textId="77777777" w:rsidR="00651458" w:rsidRDefault="00F63065" w:rsidP="00F63065">
      <w:pPr>
        <w:rPr>
          <w:rtl/>
        </w:rPr>
      </w:pPr>
      <w:r>
        <w:rPr>
          <w:rtl/>
        </w:rPr>
        <w:t xml:space="preserve">מיכן ואילך </w:t>
      </w:r>
      <w:ins w:id="94761" w:author="מנוע מכני" w:date="2026-10-05T11:32:12Z">
        <w:r>
          <w:rPr>
            <w:rtl/>
          </w:rPr>
          <w:t xml:space="preserve">למה</w:t>
        </w:r>
      </w:ins>
      <w:del w:id="94762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ספק? הלך אחר רוב בהמות, ורוב בהמות מתעברות ויולדות בתוך שנתן </w:t>
      </w:r>
      <w:ins w:id="94759" w:author="מנוע מכני" w:date="2026-10-05T11:32:12Z">
        <w:r>
          <w:rPr>
            <w:rtl/>
          </w:rPr>
          <w:t xml:space="preserve">הם</w:t>
        </w:r>
      </w:ins>
      <w:del w:id="94760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והא ודאי מילד אוליד, לימא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כר' מאיר </w:t>
      </w:r>
      <w:ins w:id="98013" w:author="מנוע מכני" w:date="2026-10-05T11:32:12Z">
        <w:r>
          <w:rPr>
            <w:rtl/>
          </w:rPr>
          <w:t xml:space="preserve">סבר</w:t>
        </w:r>
      </w:ins>
      <w:del w:id="98014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, דחייש </w:t>
      </w:r>
      <w:ins w:id="93415" w:author="מנוע מכני" w:date="2026-10-05T11:32:12Z">
        <w:r>
          <w:rPr>
            <w:rtl/>
          </w:rPr>
          <w:t xml:space="preserve">למיעוט</w:t>
        </w:r>
      </w:ins>
      <w:del w:id="93416" w:author="מנוע מכני" w:date="2026-10-05T11:32:12Z">
        <w:r>
          <w:rPr>
            <w:rtl/>
          </w:rPr>
          <w:delText xml:space="preserve">למיעוטא</w:delText>
        </w:r>
      </w:del>
      <w:r>
        <w:rPr>
          <w:rtl/>
        </w:rPr>
        <w:t xml:space="preserve">! </w:t>
      </w:r>
    </w:p>
    <w:p>
      <w:pPr>
        <w:pStyle w:val="38"/>
        <w:rPr>
          <w:ins w:id="99380" w:author="מנוע מכני" w:date="2026-10-05T11:32:12Z"/>
        </w:rPr>
      </w:pPr>
      <w:r>
        <w:t xml:space="preserve">ואין לומר</w:t>
      </w:r>
    </w:p>
    <w:p w14:paraId="30297565" w14:textId="77777777" w:rsidR="00307062" w:rsidRDefault="00307062" w:rsidP="00543860">
      <w:pPr>
        <w:pStyle w:val="011"/>
        <w:rPr>
          <w:rtl/>
        </w:rPr>
      </w:pPr>
      <w:del w:id="9938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דאפי' כר</w:t>
      </w:r>
      <w:r w:rsidR="00F63065">
        <w:rPr>
          <w:rtl/>
        </w:rPr>
        <w:t xml:space="preserve">בנן, </w:t>
      </w:r>
      <w:r>
        <w:rPr>
          <w:rFonts w:hint="cs"/>
          <w:rtl/>
        </w:rPr>
        <w:t xml:space="preserve">והך דאזלי' בתר </w:t>
      </w:r>
      <w:ins w:id="93417" w:author="מנוע מכני" w:date="2026-10-05T11:32:12Z">
        <w:r>
          <w:rPr>
            <w:rFonts w:hint="cs"/>
            <w:rtl/>
          </w:rPr>
          <w:t xml:space="preserve">רוב</w:t>
        </w:r>
      </w:ins>
      <w:del w:id="93418" w:author="מנוע מכני" w:date="2026-10-05T11:32:12Z">
        <w:r>
          <w:rPr>
            <w:rFonts w:hint="cs"/>
            <w:rtl/>
          </w:rPr>
          <w:delText xml:space="preserve">רובא</w:delText>
        </w:r>
      </w:del>
      <w:r>
        <w:rPr>
          <w:rFonts w:hint="cs"/>
          <w:rtl/>
        </w:rPr>
        <w:t xml:space="preserve"> דווקא ברובא </w:t>
      </w:r>
      <w:ins w:id="98015" w:author="מנוע מכני" w:date="2026-10-05T11:32:12Z">
        <w:r>
          <w:rPr>
            <w:rFonts w:hint="cs"/>
            <w:rtl/>
          </w:rPr>
          <w:t xml:space="preserve">דישנו</w:t>
        </w:r>
      </w:ins>
      <w:del w:id="98016" w:author="מנוע מכני" w:date="2026-10-05T11:32:12Z">
        <w:r>
          <w:rPr>
            <w:rFonts w:hint="cs"/>
            <w:rtl/>
          </w:rPr>
          <w:delText xml:space="preserve">דאיתיה</w:delText>
        </w:r>
      </w:del>
      <w:r>
        <w:rPr>
          <w:rFonts w:hint="cs"/>
          <w:rtl/>
        </w:rPr>
        <w:t xml:space="preserve"> קמן </w:t>
      </w:r>
      <w:r w:rsidR="00F63065">
        <w:rPr>
          <w:rtl/>
        </w:rPr>
        <w:t xml:space="preserve">כגון תשע חנויות, וסנהדרין, </w:t>
      </w:r>
    </w:p>
    <w:p w14:paraId="418968A0" w14:textId="77777777" w:rsidR="00651458" w:rsidRDefault="00307062" w:rsidP="00307062">
      <w:pPr>
        <w:rPr>
          <w:rtl/>
        </w:rPr>
      </w:pPr>
      <w:ins w:id="93423" w:author="מנוע מכני" w:date="2026-10-05T11:32:12Z">
        <w:r>
          <w:rPr>
            <w:rFonts w:hint="cs"/>
            <w:rtl/>
          </w:rPr>
          <w:t xml:space="preserve">שהרי</w:t>
        </w:r>
      </w:ins>
      <w:del w:id="9342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קטן וקטנה, </w:t>
      </w:r>
      <w:ins w:id="93419" w:author="מנוע מכני" w:date="2026-10-05T11:32:12Z">
        <w:r>
          <w:rPr>
            <w:rtl/>
          </w:rPr>
          <w:t xml:space="preserve">דרוב</w:t>
        </w:r>
      </w:ins>
      <w:del w:id="93420" w:author="מנוע מכני" w:date="2026-10-05T11:32:12Z">
        <w:r w:rsidR="00F63065">
          <w:rPr>
            <w:rtl/>
          </w:rPr>
          <w:delText xml:space="preserve">דרובא</w:delText>
        </w:r>
      </w:del>
      <w:r w:rsidR="00F63065">
        <w:rPr>
          <w:rtl/>
        </w:rPr>
        <w:t xml:space="preserve"> </w:t>
      </w:r>
      <w:ins w:id="98017" w:author="מנוע מכני" w:date="2026-10-05T11:32:12Z">
        <w:r>
          <w:rPr>
            <w:rtl/>
          </w:rPr>
          <w:t xml:space="preserve">דאינו</w:t>
        </w:r>
      </w:ins>
      <w:del w:id="98018" w:author="מנוע מכני" w:date="2026-10-05T11:32:12Z">
        <w:r w:rsidR="00F63065">
          <w:rPr>
            <w:rtl/>
          </w:rPr>
          <w:delText xml:space="preserve">דליתיה</w:delText>
        </w:r>
      </w:del>
      <w:r w:rsidR="00F63065">
        <w:rPr>
          <w:rtl/>
        </w:rPr>
        <w:t xml:space="preserve"> קמן - וקאזלי רבנן בתר </w:t>
      </w:r>
      <w:ins w:id="93421" w:author="מנוע מכני" w:date="2026-10-05T11:32:12Z">
        <w:r>
          <w:rPr>
            <w:rtl/>
          </w:rPr>
          <w:t xml:space="preserve">רוב</w:t>
        </w:r>
      </w:ins>
      <w:del w:id="93422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</w:t>
      </w:r>
    </w:p>
    <w:p>
      <w:pPr>
        <w:pStyle w:val="38"/>
        <w:rPr>
          <w:ins w:id="99382" w:author="מנוע מכני" w:date="2026-10-05T11:32:12Z"/>
        </w:rPr>
      </w:pPr>
      <w:r>
        <w:t xml:space="preserve">דתנן</w:t>
      </w:r>
      <w:r>
        <w:t xml:space="preserve">:</w:t>
      </w:r>
    </w:p>
    <w:p w14:paraId="4F7FA029" w14:textId="77777777" w:rsidR="00651458" w:rsidRDefault="00F63065" w:rsidP="00651458">
      <w:pPr>
        <w:rPr>
          <w:rtl/>
        </w:rPr>
      </w:pPr>
      <w:del w:id="993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קטן וקטנה </w:t>
      </w:r>
      <w:r w:rsidR="00651458">
        <w:rPr>
          <w:rtl/>
        </w:rPr>
        <w:t>–</w:t>
      </w:r>
      <w:r>
        <w:rPr>
          <w:rtl/>
        </w:rPr>
        <w:t xml:space="preserve"> </w:t>
      </w:r>
      <w:r w:rsidR="00651458">
        <w:rPr>
          <w:rStyle w:val="2fb"/>
          <w:rFonts w:hint="cs"/>
          <w:rtl/>
        </w:rPr>
        <w:t xml:space="preserve">ל</w:t>
      </w:r>
      <w:ins w:id="9103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036" w:author="מנוע מכני" w:date="2026-10-05T11:32:12Z">
        <w:r w:rsidR="00651458">
          <w:rPr>
            <w:rFonts w:hint="cs"/>
            <w:rtl/>
          </w:rPr>
          <w:delText xml:space="preserve">ר''מ</w:delText>
        </w:r>
      </w:del>
      <w:r w:rsidR="0065145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חולצין ולא מייבמין, </w:t>
      </w:r>
    </w:p>
    <w:p>
      <w:pPr>
        <w:pStyle w:val="38"/>
        <w:rPr>
          <w:ins w:id="99384" w:author="מנוע מכני" w:date="2026-10-05T11:32:12Z"/>
        </w:rPr>
      </w:pPr>
      <w:r>
        <w:t xml:space="preserve">אמרו לו:</w:t>
      </w:r>
    </w:p>
    <w:p w14:paraId="6E301D28" w14:textId="77777777" w:rsidR="00307062" w:rsidRDefault="00F63065" w:rsidP="00651458">
      <w:pPr>
        <w:rPr>
          <w:rtl/>
        </w:rPr>
      </w:pPr>
      <w:del w:id="993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יפה אמרת שאין חולצין - איש כתוב בפרשה, </w:t>
      </w:r>
      <w:ins w:id="90627" w:author="מנוע סמנטי" w:date="2026-10-05T11:39:44Z">
        <w:r>
          <w:rPr>
            <w:rtl/>
          </w:rPr>
          <w:t xml:space="preserve">ומקישים</w:t>
        </w:r>
      </w:ins>
      <w:del w:id="90628" w:author="מנוע סמנטי" w:date="2026-10-05T11:39:44Z">
        <w:r>
          <w:rPr>
            <w:rtl/>
          </w:rPr>
          <w:delText xml:space="preserve">ומקשינן</w:delText>
        </w:r>
      </w:del>
      <w:r>
        <w:rPr>
          <w:rtl/>
        </w:rPr>
        <w:t xml:space="preserve"> אשה לאיש, </w:t>
      </w:r>
    </w:p>
    <w:p w14:paraId="46DB86AF" w14:textId="77777777" w:rsidR="00651458" w:rsidRDefault="00307062" w:rsidP="00543860">
      <w:pPr>
        <w:pStyle w:val="021"/>
        <w:rPr>
          <w:rtl/>
        </w:rPr>
      </w:pPr>
      <w:r>
        <w:rPr>
          <w:rtl/>
        </w:rPr>
        <w:t xml:space="preserve">מה טעם אין מייבמין? </w:t>
      </w:r>
      <w:r>
        <w:rPr>
          <w:rtl/>
        </w:rPr>
        <w:t xml:space="preserve">א</w:t>
      </w:r>
      <w:r>
        <w:rPr>
          <w:rFonts w:hint="cs"/>
          <w:rtl/>
        </w:rPr>
        <w:t>"ל</w:t>
      </w:r>
      <w:r w:rsidR="00F63065">
        <w:rPr>
          <w:rtl/>
        </w:rPr>
        <w:t xml:space="preserve">: קטן - שמא ימצא סריס, קטנה - שמא תמצא איילונית ונמצאו פוגעין בערוה, </w:t>
      </w:r>
    </w:p>
    <w:p w14:paraId="6ECACADA" w14:textId="77777777" w:rsidR="00307062" w:rsidRDefault="00F63065" w:rsidP="00543860">
      <w:pPr>
        <w:pStyle w:val="021"/>
        <w:rPr>
          <w:rtl/>
        </w:rPr>
      </w:pPr>
      <w:r>
        <w:rPr>
          <w:rtl/>
        </w:rPr>
        <w:t xml:space="preserve">ורבנן זיל בתר </w:t>
      </w:r>
      <w:r w:rsidR="00651458">
        <w:rPr>
          <w:rFonts w:hint="cs"/>
          <w:rtl/>
        </w:rPr>
        <w:t>רוב</w:t>
      </w:r>
      <w:r>
        <w:rPr>
          <w:rtl/>
        </w:rPr>
        <w:t xml:space="preserve"> קטנים, ורוב קטנים </w:t>
      </w:r>
      <w:ins w:id="93425" w:author="מנוע מכני" w:date="2026-10-05T11:32:12Z">
        <w:r>
          <w:rPr>
            <w:rtl/>
          </w:rPr>
          <w:t xml:space="preserve">לא</w:t>
        </w:r>
      </w:ins>
      <w:del w:id="93426" w:author="מנוע מכני" w:date="2026-10-05T11:32:12Z">
        <w:r>
          <w:rPr>
            <w:rtl/>
          </w:rPr>
          <w:delText xml:space="preserve">לא</w:delText>
        </w:r>
        <w:r w:rsidR="00307062">
          <w:rPr>
            <w:rtl/>
          </w:rPr>
          <w:delText xml:space="preserve">ו</w:delText>
        </w:r>
      </w:del>
      <w:r w:rsidR="00307062">
        <w:rPr>
          <w:rtl/>
        </w:rPr>
        <w:t xml:space="preserve"> סריסים </w:t>
      </w:r>
      <w:ins w:id="94763" w:author="מנוע מכני" w:date="2026-10-05T11:32:12Z">
        <w:r>
          <w:rPr>
            <w:rtl/>
          </w:rPr>
          <w:t xml:space="preserve">הם</w:t>
        </w:r>
      </w:ins>
      <w:del w:id="94764" w:author="מנוע מכני" w:date="2026-10-05T11:32:12Z">
        <w:r w:rsidR="00307062">
          <w:rPr>
            <w:rtl/>
          </w:rPr>
          <w:delText xml:space="preserve">נינהו</w:delText>
        </w:r>
      </w:del>
      <w:r w:rsidR="00307062">
        <w:rPr>
          <w:rtl/>
        </w:rPr>
        <w:t xml:space="preserve">, זיל בתר קטנות </w:t>
      </w:r>
      <w:r>
        <w:rPr>
          <w:rtl/>
        </w:rPr>
        <w:t xml:space="preserve">ורוב קטנות </w:t>
      </w:r>
      <w:ins w:id="93427" w:author="מנוע מכני" w:date="2026-10-05T11:32:12Z">
        <w:r>
          <w:rPr>
            <w:rtl/>
          </w:rPr>
          <w:t xml:space="preserve">לא</w:t>
        </w:r>
      </w:ins>
      <w:del w:id="9342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איילונית </w:t>
      </w:r>
      <w:ins w:id="94765" w:author="מנוע מכני" w:date="2026-10-05T11:32:12Z">
        <w:r>
          <w:rPr>
            <w:rtl/>
          </w:rPr>
          <w:t xml:space="preserve">הם</w:t>
        </w:r>
      </w:ins>
      <w:del w:id="94766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</w:t>
      </w:r>
    </w:p>
    <w:p w14:paraId="74D500E2" w14:textId="77777777" w:rsidR="00307062" w:rsidRDefault="00307062" w:rsidP="00307062">
      <w:pPr>
        <w:pStyle w:val="afff0"/>
        <w:framePr w:wrap="around"/>
        <w:rPr>
          <w:rtl/>
        </w:rPr>
      </w:pPr>
      <w:r>
        <w:rPr>
          <w:rFonts w:hint="cs"/>
          <w:rtl/>
        </w:rPr>
        <w:t>כ.</w:t>
      </w:r>
    </w:p>
    <w:p>
      <w:pPr>
        <w:pStyle w:val="38"/>
        <w:rPr>
          <w:ins w:id="99386" w:author="מנוע מכני" w:date="2026-10-05T11:32:12Z"/>
        </w:rPr>
      </w:pPr>
      <w:r>
        <w:t xml:space="preserve">אלא רבא:</w:t>
      </w:r>
    </w:p>
    <w:p w14:paraId="2A8FC953" w14:textId="77777777" w:rsidR="00B874E6" w:rsidRDefault="00F63065" w:rsidP="00307062">
      <w:pPr>
        <w:rPr>
          <w:rtl/>
        </w:rPr>
      </w:pPr>
      <w:del w:id="99387" w:author="מנוע מכני" w:date="2026-10-05T11:32:12Z">
        <w:r>
          <w:rPr>
            <w:rtl/>
          </w:rPr>
          <w:delText xml:space="preserve"> </w:delText>
        </w:r>
      </w:del>
      <w:ins w:id="90629" w:author="מנוע סמנטי" w:date="2026-10-05T11:39:44Z">
        <w:r>
          <w:rPr>
            <w:rtl/>
          </w:rPr>
          <w:t xml:space="preserve">ברור</w:t>
        </w:r>
      </w:ins>
      <w:del w:id="90630" w:author="מנוע סמנטי" w:date="2026-10-05T11:39:44Z">
        <w:r>
          <w:rPr>
            <w:rtl/>
          </w:rPr>
          <w:delText xml:space="preserve">מחוורתא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ר' ישמעאל</w:t>
      </w:r>
      <w:r>
        <w:rPr>
          <w:rtl/>
        </w:rPr>
        <w:t xml:space="preserve"> </w:t>
      </w:r>
      <w:r>
        <w:rPr>
          <w:rStyle w:val="2fb"/>
          <w:rtl/>
        </w:rPr>
        <w:t xml:space="preserve">כ</w:t>
      </w:r>
      <w:ins w:id="91037" w:author="מנוע מכני" w:date="2026-10-05T11:32:12Z">
        <w:r>
          <w:rPr>
            <w:rStyle w:val="2fb"/>
            <w:rtl/>
          </w:rPr>
          <w:t xml:space="preserve">ר"מ</w:t>
        </w:r>
      </w:ins>
      <w:del w:id="91038" w:author="מנוע מכני" w:date="2026-10-05T11:32:12Z">
        <w:r>
          <w:rPr>
            <w:rtl/>
          </w:rPr>
          <w:delText xml:space="preserve">ר</w:delText>
        </w:r>
        <w:r w:rsidR="00307062">
          <w:rPr>
            <w:rFonts w:hint="cs"/>
            <w:rtl/>
          </w:rPr>
          <w:delText xml:space="preserve">''מ</w:delText>
        </w:r>
      </w:del>
      <w:r w:rsidR="00307062">
        <w:rPr>
          <w:rFonts w:hint="cs"/>
          <w:rtl/>
        </w:rPr>
        <w:t xml:space="preserve"> </w:t>
      </w:r>
      <w:ins w:id="91039" w:author="מנוע מכני" w:date="2026-10-05T11:32:12Z">
        <w:ins w:id="9801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2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040" w:author="מנוע מכני" w:date="2026-10-05T11:32:12Z">
        <w:r w:rsidR="00307062">
          <w:rPr>
            <w:rFonts w:hint="cs"/>
            <w:rtl/>
          </w:rPr>
          <w:delText xml:space="preserve">ס''ל</w:delText>
        </w:r>
      </w:del>
      <w:r w:rsidR="00307062">
        <w:rPr>
          <w:rFonts w:hint="cs"/>
          <w:rtl/>
        </w:rPr>
        <w:t xml:space="preserve"> דחייש </w:t>
      </w:r>
      <w:ins w:id="93429" w:author="מנוע מכני" w:date="2026-10-05T11:32:12Z">
        <w:r>
          <w:rPr>
            <w:rFonts w:hint="cs"/>
            <w:rtl/>
          </w:rPr>
          <w:t xml:space="preserve">למיעוט</w:t>
        </w:r>
      </w:ins>
      <w:del w:id="93430" w:author="מנוע מכני" w:date="2026-10-05T11:32:12Z">
        <w:r w:rsidR="00307062">
          <w:rPr>
            <w:rFonts w:hint="cs"/>
            <w:rtl/>
          </w:rPr>
          <w:delText xml:space="preserve">למיעוטא</w:delText>
        </w:r>
      </w:del>
      <w:r w:rsidR="0057284B">
        <w:rPr>
          <w:rtl/>
        </w:rPr>
        <w:t>.</w:t>
      </w:r>
    </w:p>
    <w:p>
      <w:pPr>
        <w:pStyle w:val="38"/>
        <w:rPr>
          <w:ins w:id="99388" w:author="מנוע מכני" w:date="2026-10-05T11:32:12Z"/>
        </w:rPr>
      </w:pPr>
      <w:r>
        <w:t xml:space="preserve">רבינא</w:t>
      </w:r>
      <w:del w:id="100902" w:author="מנוע מכני" w:date="2026-10-05T11:32:12Z">
        <w:r>
          <w:delText xml:space="preserve"> אמר</w:delText>
        </w:r>
      </w:del>
      <w:r>
        <w:t xml:space="preserve">:</w:t>
      </w:r>
    </w:p>
    <w:p w14:paraId="692B4C4B" w14:textId="77777777" w:rsidR="00B874E6" w:rsidRDefault="00307062" w:rsidP="00543860">
      <w:pPr>
        <w:pStyle w:val="021"/>
        <w:rPr>
          <w:rtl/>
        </w:rPr>
      </w:pPr>
      <w:del w:id="99389" w:author="מנוע מכני" w:date="2026-10-05T11:32:12Z">
        <w:r>
          <w:rPr>
            <w:rtl/>
          </w:rPr>
          <w:delText xml:space="preserve"> </w:delText>
        </w:r>
      </w:del>
      <w:ins w:id="92833" w:author="מנוע מכני" w:date="2026-10-05T11:32:12Z">
        <w:r>
          <w:rPr>
            <w:rtl/>
          </w:rPr>
          <w:t xml:space="preserve">אפי'</w:t>
        </w:r>
      </w:ins>
      <w:del w:id="92834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r>
        <w:rPr>
          <w:rFonts w:hint="cs"/>
          <w:rtl/>
        </w:rPr>
        <w:t>כ</w:t>
      </w:r>
      <w:r w:rsidR="00F63065">
        <w:rPr>
          <w:rtl/>
        </w:rPr>
        <w:t xml:space="preserve">רבנן, כי אזלי רבנן בתר </w:t>
      </w:r>
      <w:ins w:id="93431" w:author="מנוע מכני" w:date="2026-10-05T11:32:12Z">
        <w:r>
          <w:rPr>
            <w:rtl/>
          </w:rPr>
          <w:t xml:space="preserve">רוב</w:t>
        </w:r>
      </w:ins>
      <w:del w:id="93432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ב</w:t>
      </w:r>
      <w:r w:rsidR="00F63065">
        <w:rPr>
          <w:rtl/>
        </w:rPr>
        <w:t xml:space="preserve">דלא תלי במעשה, אבל </w:t>
      </w:r>
      <w:ins w:id="93433" w:author="מנוע מכני" w:date="2026-10-05T11:32:12Z">
        <w:r>
          <w:rPr>
            <w:rtl/>
          </w:rPr>
          <w:t xml:space="preserve">רוב</w:t>
        </w:r>
      </w:ins>
      <w:del w:id="93434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דתלי במעשה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3D1ABC9A" w14:textId="77777777" w:rsidR="00307062" w:rsidRDefault="00307062" w:rsidP="00F63065">
      <w:pPr>
        <w:rPr>
          <w:del w:id="90572" w:author="מנוע עיצוב" w:date="2026-10-05T11:33:53Z"/>
          <w:rtl/>
        </w:rPr>
      </w:pPr>
    </w:p>
    <w:p>
      <w:pPr>
        <w:pStyle w:val="38"/>
        <w:rPr>
          <w:ins w:id="99390" w:author="מנוע מכני" w:date="2026-10-05T11:32:12Z"/>
        </w:rPr>
      </w:pPr>
      <w:r w:rsidRPr="00543860">
        <w:t xml:space="preserve">ת"ר:</w:t>
      </w:r>
    </w:p>
    <w:p w14:paraId="45C2343D" w14:textId="77777777" w:rsidR="00307062" w:rsidRDefault="004B366D" w:rsidP="00F63065">
      <w:pPr>
        <w:rPr>
          <w:rtl/>
        </w:rPr>
      </w:pPr>
      <w:del w:id="99391" w:author="מנוע מכני" w:date="2026-10-05T11:32:12Z">
        <w:r w:rsidRPr="00543860">
          <w:rPr>
            <w:b/>
            <w:bCs/>
            <w:rtl/>
          </w:rPr>
          <w:delText xml:space="preserve"> </w:delText>
        </w:r>
      </w:del>
      <w:r>
        <w:rPr>
          <w:rtl/>
        </w:rPr>
        <w:t xml:space="preserve">עז בת שנתה </w:t>
      </w:r>
      <w:r w:rsidR="00F63065">
        <w:rPr>
          <w:rtl/>
        </w:rPr>
        <w:t>ודאי לכהן, מיכן ולהלן - ספק, רחל בת שתים - ודאי לכהן, מיכן ולהלן - ספק,</w:t>
      </w:r>
    </w:p>
    <w:p w14:paraId="465AEF43" w14:textId="77777777" w:rsidR="008B6CD9" w:rsidRDefault="00F63065" w:rsidP="008B6CD9">
      <w:pPr>
        <w:rPr>
          <w:rtl/>
        </w:rPr>
      </w:pPr>
      <w:del w:id="9271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פרה בת שלש - ודאי לכהן, מיכן ולהלן - ספק, חמורה - כפרה, </w:t>
      </w:r>
    </w:p>
    <w:p>
      <w:pPr>
        <w:pStyle w:val="38"/>
        <w:rPr>
          <w:ins w:id="99392" w:author="מנוע מכני" w:date="2026-10-05T11:32:12Z"/>
        </w:rPr>
      </w:pPr>
      <w:r>
        <w:t xml:space="preserve">רי</w:t>
      </w:r>
      <w:ins w:id="91041" w:author="מנוע מכני" w:date="2026-10-05T11:32:12Z">
        <w:r>
          <w:t xml:space="preserve">ב"י</w:t>
        </w:r>
      </w:ins>
      <w:del w:id="91042" w:author="מנוע מכני" w:date="2026-10-05T11:32:12Z">
        <w:r>
          <w:delText xml:space="preserve">ב''י</w:delText>
        </w:r>
      </w:del>
      <w:del w:id="100903" w:author="מנוע מכני" w:date="2026-10-05T11:32:12Z">
        <w:r>
          <w:delText xml:space="preserve"> </w:delText>
        </w:r>
        <w:r w:rsidR="00F63065">
          <w:delText xml:space="preserve">אומר</w:delText>
        </w:r>
      </w:del>
      <w:r w:rsidR="00F63065">
        <w:t xml:space="preserve">:</w:t>
      </w:r>
    </w:p>
    <w:p w14:paraId="2999B4C8" w14:textId="77777777" w:rsidR="00307062" w:rsidRDefault="00307062" w:rsidP="00307062">
      <w:pPr>
        <w:rPr>
          <w:rtl/>
        </w:rPr>
      </w:pPr>
      <w:del w:id="993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חמורה בת ארבע שנים, עד כאן דברי </w:t>
      </w:r>
      <w:r w:rsidR="00F63065">
        <w:rPr>
          <w:rStyle w:val="2fb"/>
          <w:rtl/>
        </w:rPr>
        <w:t xml:space="preserve">רבי ישמעאל</w:t>
      </w:r>
      <w:ins w:id="96251" w:author="מנוע מכני" w:date="2026-10-05T11:32:12Z">
        <w:r>
          <w:rPr>
            <w:rtl/>
          </w:rPr>
          <w:t xml:space="preserve">,</w:t>
        </w:r>
      </w:ins>
      <w:del w:id="96252" w:author="מנוע מכני" w:date="2026-10-05T11:32:12Z">
        <w:r w:rsidR="000B5F7F">
          <w:rPr>
            <w:rtl/>
          </w:rPr>
          <w:delText xml:space="preserve">;</w:delText>
        </w:r>
      </w:del>
    </w:p>
    <w:p w14:paraId="08B93586" w14:textId="77777777" w:rsidR="004B366D" w:rsidRDefault="00F63065" w:rsidP="00307062">
      <w:pPr>
        <w:rPr>
          <w:rtl/>
        </w:rPr>
      </w:pPr>
      <w:r>
        <w:rPr>
          <w:rtl/>
        </w:rPr>
        <w:t xml:space="preserve">וכשנאמרו דברים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יהושע, </w:t>
      </w:r>
      <w:r>
        <w:rPr>
          <w:rtl/>
        </w:rPr>
        <w:t xml:space="preserve">אמר</w:t>
      </w:r>
      <w:r>
        <w:rPr>
          <w:rtl/>
        </w:rPr>
        <w:t xml:space="preserve"> להן</w:t>
      </w:r>
      <w:ins w:id="96253" w:author="מנוע מכני" w:date="2026-10-05T11:32:12Z">
        <w:r>
          <w:rPr>
            <w:rtl/>
          </w:rPr>
          <w:t xml:space="preserve">,</w:t>
        </w:r>
      </w:ins>
      <w:del w:id="9625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צאו </w:t>
      </w:r>
    </w:p>
    <w:p w14:paraId="4447197D" w14:textId="77777777" w:rsidR="004B366D" w:rsidRDefault="00F63065" w:rsidP="00307062">
      <w:pPr>
        <w:rPr>
          <w:rtl/>
        </w:rPr>
      </w:pPr>
      <w:r>
        <w:rPr>
          <w:rtl/>
        </w:rPr>
        <w:t xml:space="preserve">אמרו לו </w:t>
      </w:r>
      <w:r>
        <w:rPr>
          <w:rStyle w:val="2fb"/>
          <w:rtl/>
        </w:rPr>
        <w:t xml:space="preserve">לר' ישמעאל</w:t>
      </w:r>
      <w:r>
        <w:rPr>
          <w:rtl/>
        </w:rPr>
        <w:t xml:space="preserve"> טעית! אילו בוולד בלבד הבהמה נפטרת - היה כדבריך, </w:t>
      </w:r>
    </w:p>
    <w:p w14:paraId="76A9B902" w14:textId="77777777" w:rsidR="00B874E6" w:rsidRDefault="00307062" w:rsidP="00307062">
      <w:pPr>
        <w:rPr>
          <w:rtl/>
        </w:rPr>
      </w:pPr>
      <w:r>
        <w:rPr>
          <w:rtl/>
        </w:rPr>
        <w:t>אבל אמרו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סימן הוולד בבהמה דקה - טינוף, ובגסה שליא, ובאשה - </w:t>
      </w:r>
      <w:ins w:id="98453" w:author="מנוע מכני" w:date="2026-10-05T11:32:12Z">
        <w:r>
          <w:rPr>
            <w:rtl/>
          </w:rPr>
          <w:t xml:space="preserve">יפה</w:t>
        </w:r>
      </w:ins>
      <w:del w:id="98454" w:author="מנוע מכני" w:date="2026-10-05T11:32:12Z">
        <w:r w:rsidR="00F63065">
          <w:rPr>
            <w:rtl/>
          </w:rPr>
          <w:delText xml:space="preserve">שפיר</w:delText>
        </w:r>
      </w:del>
      <w:r w:rsidR="00F63065">
        <w:rPr>
          <w:rtl/>
        </w:rPr>
        <w:t xml:space="preserve"> ושליא</w:t>
      </w:r>
      <w:r w:rsidR="0057284B">
        <w:rPr>
          <w:rtl/>
        </w:rPr>
        <w:t>.</w:t>
      </w:r>
    </w:p>
    <w:p w14:paraId="682B7171" w14:textId="77777777" w:rsidR="008B6CD9" w:rsidRDefault="00F63065" w:rsidP="00F63065">
      <w:pPr>
        <w:rPr>
          <w:rtl/>
        </w:rPr>
      </w:pPr>
      <w:r>
        <w:rPr>
          <w:rtl/>
        </w:rPr>
        <w:t>ואני אין אני אומר כן, אלא: עז שטינ</w:t>
      </w:r>
      <w:r w:rsidR="00307062">
        <w:rPr>
          <w:rtl/>
        </w:rPr>
        <w:t>פה בת ששה</w:t>
      </w:r>
      <w:r>
        <w:rPr>
          <w:rtl/>
        </w:rPr>
        <w:t xml:space="preserve"> יולדת בתוך שנתה, </w:t>
      </w:r>
    </w:p>
    <w:p w14:paraId="65ABF5A8" w14:textId="77777777" w:rsidR="00B874E6" w:rsidRDefault="008B6CD9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רחל שטינפה בת שנתה - יולדת בתוך שתים</w:t>
      </w:r>
      <w:r w:rsidR="0057284B">
        <w:rPr>
          <w:rtl/>
        </w:rPr>
        <w:t>.</w:t>
      </w:r>
    </w:p>
    <w:p>
      <w:pPr>
        <w:pStyle w:val="38"/>
        <w:rPr>
          <w:ins w:id="99394" w:author="מנוע מכני" w:date="2026-10-05T11:32:12Z"/>
        </w:rPr>
      </w:pPr>
      <w:r>
        <w:t>·</w:t>
      </w:r>
      <w:r>
        <w:t xml:space="preserve"> </w:t>
      </w:r>
      <w:r w:rsidR="00307062">
        <w:t xml:space="preserve">א</w:t>
      </w:r>
      <w:ins w:id="91043" w:author="מנוע מכני" w:date="2026-10-05T11:32:12Z">
        <w:r>
          <w:t xml:space="preserve">ר"ע</w:t>
        </w:r>
      </w:ins>
      <w:del w:id="91044" w:author="מנוע מכני" w:date="2026-10-05T11:32:12Z">
        <w:r w:rsidR="00307062">
          <w:delText xml:space="preserve">ר''ע</w:delText>
        </w:r>
      </w:del>
      <w:ins w:id="97673" w:author="מנוע מכני" w:date="2026-10-05T11:32:12Z">
        <w:r>
          <w:t xml:space="preserve">:</w:t>
        </w:r>
      </w:ins>
    </w:p>
    <w:p w14:paraId="10FC26AB" w14:textId="77777777" w:rsidR="00E71A0C" w:rsidRDefault="00543860" w:rsidP="00F63065">
      <w:pPr>
        <w:rPr>
          <w:rtl/>
        </w:rPr>
      </w:pPr>
      <w:del w:id="97674" w:author="מנוע מכני" w:date="2026-10-05T11:32:12Z">
        <w:r w:rsidR="00307062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93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אני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באתי ליד</w:t>
      </w:r>
      <w:r w:rsidR="00E71A0C">
        <w:rPr>
          <w:rtl/>
        </w:rPr>
        <w:t xml:space="preserve">י מדה זו, אלא כל שידוע שביכרה </w:t>
      </w:r>
      <w:r w:rsidR="00F63065">
        <w:rPr>
          <w:rtl/>
        </w:rPr>
        <w:t xml:space="preserve">אין כאן לכהן כלום, </w:t>
      </w:r>
    </w:p>
    <w:p w14:paraId="34643288" w14:textId="77777777" w:rsidR="00B874E6" w:rsidRDefault="00E71A0C" w:rsidP="00F63065">
      <w:pPr>
        <w:rPr>
          <w:rtl/>
        </w:rPr>
      </w:pPr>
      <w:r>
        <w:rPr>
          <w:rtl/>
        </w:rPr>
        <w:lastRenderedPageBreak/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וכל שלא ביכרה - הרי זו לכהן, ספק - יאכל במומו לבעלים</w:t>
      </w:r>
      <w:r w:rsidR="0057284B">
        <w:rPr>
          <w:rtl/>
        </w:rPr>
        <w:t>.</w:t>
      </w:r>
    </w:p>
    <w:p w14:paraId="02F35F08" w14:textId="77777777" w:rsidR="00E71A0C" w:rsidRDefault="00F63065" w:rsidP="00E71A0C">
      <w:pPr>
        <w:rPr>
          <w:rtl/>
        </w:rPr>
      </w:pPr>
      <w:r>
        <w:rPr>
          <w:rtl/>
        </w:rPr>
        <w:t xml:space="preserve">לימא בטינוף פוטר </w:t>
      </w:r>
      <w:ins w:id="98109" w:author="מנוע מכני" w:date="2026-10-05T11:32:12Z">
        <w:r>
          <w:rPr>
            <w:rtl/>
          </w:rPr>
          <w:t xml:space="preserve">חלקו</w:t>
        </w:r>
      </w:ins>
      <w:del w:id="98110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</w:t>
      </w:r>
      <w:ins w:id="96255" w:author="מנוע מכני" w:date="2026-10-05T11:32:12Z">
        <w:r>
          <w:rPr>
            <w:rtl/>
          </w:rPr>
          <w:t xml:space="preserve"> </w:t>
        </w:r>
      </w:ins>
      <w:del w:id="96256" w:author="מנוע מכני" w:date="2026-10-05T11:32:12Z">
        <w:r>
          <w:rPr>
            <w:rtl/>
          </w:rPr>
          <w:delText xml:space="preserve"> </w:delText>
        </w:r>
        <w:r w:rsidR="00E71A0C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 xml:space="preserve">רבי ישמעאל</w:t>
      </w:r>
      <w:r>
        <w:rPr>
          <w:rtl/>
        </w:rPr>
        <w:t xml:space="preserve"> סבר: טינוף אינו פוטר, </w:t>
      </w:r>
      <w:r>
        <w:rPr>
          <w:rStyle w:val="2fb"/>
          <w:rtl/>
        </w:rPr>
        <w:t xml:space="preserve">ורבי</w:t>
      </w:r>
      <w:r>
        <w:rPr>
          <w:rtl/>
        </w:rPr>
        <w:t xml:space="preserve"> יהושע סבר: טינוף פוטר, </w:t>
      </w:r>
    </w:p>
    <w:p>
      <w:pPr>
        <w:pStyle w:val="38"/>
        <w:rPr>
          <w:ins w:id="99396" w:author="מנוע מכני" w:date="2026-10-05T11:32:12Z"/>
        </w:rPr>
      </w:pPr>
      <w:r>
        <w:t xml:space="preserve">ודחי'</w:t>
      </w:r>
    </w:p>
    <w:p w14:paraId="4D915E4B" w14:textId="77777777" w:rsidR="00E71A0C" w:rsidRDefault="00E71A0C" w:rsidP="00E71A0C">
      <w:pPr>
        <w:rPr>
          <w:rtl/>
        </w:rPr>
      </w:pPr>
      <w:del w:id="99397" w:author="מנוע מכני" w:date="2026-10-05T11:32:12Z">
        <w:r>
          <w:rPr>
            <w:rFonts w:hint="cs"/>
            <w:rtl/>
          </w:rPr>
          <w:delText xml:space="preserve"> </w:delText>
        </w:r>
      </w:del>
      <w:ins w:id="97817" w:author="מנוע מכני" w:date="2026-10-05T11:32:12Z">
        <w:r>
          <w:rPr>
            <w:rFonts w:hint="cs"/>
            <w:rtl/>
          </w:rPr>
          <w:t xml:space="preserve">דאם </w:t>
        </w:r>
      </w:ins>
      <w:del w:id="97818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דחזינן דטינוף </w:t>
      </w:r>
      <w:r>
        <w:rPr>
          <w:rtl/>
        </w:rPr>
        <w:t>–</w:t>
      </w:r>
      <w:r w:rsidR="00F63065">
        <w:rPr>
          <w:rtl/>
        </w:rPr>
        <w:t xml:space="preserve"> </w:t>
      </w:r>
      <w:r>
        <w:rPr>
          <w:rFonts w:hint="cs"/>
          <w:rtl/>
        </w:rPr>
        <w:t xml:space="preserve">דכ</w:t>
      </w:r>
      <w:ins w:id="91045" w:author="מנוע מכני" w:date="2026-10-05T11:32:12Z">
        <w:r>
          <w:rPr>
            <w:rFonts w:hint="cs"/>
            <w:rtl/>
          </w:rPr>
          <w:t xml:space="preserve">ו"ע</w:t>
        </w:r>
      </w:ins>
      <w:del w:id="91046" w:author="מנוע מכני" w:date="2026-10-05T11:32:12Z">
        <w:r>
          <w:rPr>
            <w:rFonts w:hint="cs"/>
            <w:rtl/>
          </w:rPr>
          <w:delText xml:space="preserve">ו''ע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3435" w:author="מנוע מכני" w:date="2026-10-05T11:32:12Z">
        <w:r>
          <w:rPr>
            <w:rtl/>
          </w:rPr>
          <w:t xml:space="preserve">חלקו</w:t>
        </w:r>
      </w:ins>
      <w:del w:id="93436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דטינוף פוטר, </w:t>
      </w:r>
      <w:ins w:id="93439" w:author="מנוע מכני" w:date="2026-10-05T11:32:12Z">
        <w:r>
          <w:rPr>
            <w:rtl/>
          </w:rPr>
          <w:t xml:space="preserve">וכאן</w:t>
        </w:r>
      </w:ins>
      <w:del w:id="93440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בחוששין לטינוף </w:t>
      </w:r>
      <w:ins w:id="93437" w:author="מנוע מכני" w:date="2026-10-05T11:32:12Z">
        <w:r>
          <w:rPr>
            <w:rFonts w:hint="cs"/>
            <w:rtl/>
          </w:rPr>
          <w:t xml:space="preserve">חלקו</w:t>
        </w:r>
      </w:ins>
      <w:del w:id="93438" w:author="מנוע מכני" w:date="2026-10-05T11:32:12Z">
        <w:r>
          <w:rPr>
            <w:rFonts w:hint="cs"/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398" w:author="מנוע מכני" w:date="2026-10-05T11:32:12Z"/>
        </w:rPr>
      </w:pPr>
      <w:r>
        <w:t xml:space="preserve">רבי ישמעאל סבר:</w:t>
      </w:r>
    </w:p>
    <w:p w14:paraId="5CDB396A" w14:textId="77777777" w:rsidR="00B874E6" w:rsidRDefault="00F63065" w:rsidP="00E71A0C">
      <w:pPr>
        <w:rPr>
          <w:rtl/>
        </w:rPr>
      </w:pPr>
      <w:del w:id="993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חוששין לטינוף, </w:t>
      </w:r>
      <w:r>
        <w:rPr>
          <w:rStyle w:val="2fb"/>
          <w:rtl/>
        </w:rPr>
        <w:t xml:space="preserve">ור' יהושע</w:t>
      </w:r>
      <w:r>
        <w:rPr>
          <w:rtl/>
        </w:rPr>
        <w:t xml:space="preserve"> סבר: חוששין לטינוף</w:t>
      </w:r>
      <w:r w:rsidR="0057284B">
        <w:rPr>
          <w:rtl/>
        </w:rPr>
        <w:t>.</w:t>
      </w:r>
    </w:p>
    <w:p w14:paraId="61368401" w14:textId="77777777" w:rsidR="00E71A0C" w:rsidRDefault="00E71A0C" w:rsidP="00F63065">
      <w:pPr>
        <w:rPr>
          <w:del w:id="90573" w:author="מנוע עיצוב" w:date="2026-10-05T11:33:53Z"/>
          <w:rtl/>
        </w:rPr>
      </w:pPr>
    </w:p>
    <w:p>
      <w:pPr>
        <w:pStyle w:val="38"/>
        <w:rPr>
          <w:ins w:id="99400" w:author="מנוע מכני" w:date="2026-10-05T11:32:12Z"/>
        </w:rPr>
      </w:pPr>
      <w:r>
        <w:t xml:space="preserve">והך</w:t>
      </w:r>
    </w:p>
    <w:p w14:paraId="0372F4CE" w14:textId="77777777" w:rsidR="008B6CD9" w:rsidRDefault="008B6CD9" w:rsidP="008B6CD9">
      <w:pPr>
        <w:rPr>
          <w:rtl/>
        </w:rPr>
      </w:pPr>
      <w:del w:id="9940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דחייש א. לחומרא אבל לקולא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חייש</w:t>
      </w:r>
    </w:p>
    <w:p>
      <w:pPr>
        <w:pStyle w:val="38"/>
        <w:rPr>
          <w:ins w:id="99402" w:author="מנוע מכני" w:date="2026-10-05T11:32:12Z"/>
        </w:rPr>
      </w:pPr>
      <w:r>
        <w:t xml:space="preserve">וא</w:t>
      </w:r>
      <w:ins w:id="91047" w:author="מנוע מכני" w:date="2026-10-05T11:32:12Z">
        <w:r>
          <w:t xml:space="preserve">ב"א</w:t>
        </w:r>
      </w:ins>
      <w:del w:id="91048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C263F87" w14:textId="77777777" w:rsidR="008B6CD9" w:rsidRDefault="008B6CD9" w:rsidP="008B6CD9">
      <w:pPr>
        <w:rPr>
          <w:rtl/>
        </w:rPr>
      </w:pPr>
      <w:del w:id="994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לקולא בין לחומרא חייש, </w:t>
      </w:r>
      <w:ins w:id="93441" w:author="מנוע מכני" w:date="2026-10-05T11:32:12Z">
        <w:r>
          <w:rPr>
            <w:rtl/>
          </w:rPr>
          <w:t xml:space="preserve">וכאן</w:t>
        </w:r>
      </w:ins>
      <w:del w:id="93442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במטנפת וחוזרת ויולדת בתוך שנתה </w:t>
      </w:r>
      <w:ins w:id="98111" w:author="מנוע מכני" w:date="2026-10-05T11:32:12Z">
        <w:r>
          <w:rPr>
            <w:rtl/>
          </w:rPr>
          <w:t xml:space="preserve">חלקו</w:t>
        </w:r>
      </w:ins>
      <w:del w:id="98112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404" w:author="מנוע מכני" w:date="2026-10-05T11:32:12Z"/>
        </w:rPr>
      </w:pPr>
      <w:r>
        <w:t xml:space="preserve">רבי ישמעאל סבר:</w:t>
      </w:r>
    </w:p>
    <w:p w14:paraId="125FFCD5" w14:textId="77777777" w:rsidR="00E71A0C" w:rsidRDefault="00F63065" w:rsidP="008B6CD9">
      <w:pPr>
        <w:rPr>
          <w:rtl/>
        </w:rPr>
      </w:pPr>
      <w:del w:id="994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מטנפת אינה חוזרת ויולדת בתוך שנתה, והא מדאוליד - ודאי </w:t>
      </w:r>
      <w:r>
        <w:rPr>
          <w:rtl/>
        </w:rPr>
        <w:t xml:space="preserve">לא</w:t>
      </w:r>
      <w:r>
        <w:rPr>
          <w:rtl/>
        </w:rPr>
        <w:t xml:space="preserve"> טניף, </w:t>
      </w:r>
    </w:p>
    <w:p>
      <w:pPr>
        <w:pStyle w:val="38"/>
        <w:rPr>
          <w:ins w:id="99406" w:author="מנוע מכני" w:date="2026-10-05T11:32:12Z"/>
        </w:rPr>
      </w:pPr>
      <w:r>
        <w:t xml:space="preserve">ור' יהושע סבר:</w:t>
      </w:r>
    </w:p>
    <w:p w14:paraId="07732251" w14:textId="77777777" w:rsidR="00E71A0C" w:rsidRDefault="00F63065" w:rsidP="00F63065">
      <w:pPr>
        <w:rPr>
          <w:rtl/>
        </w:rPr>
      </w:pPr>
      <w:del w:id="994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מטנפת חוזרת ויולדת בתוך שנתה ואני איני אומר כן, אלא עז שטינפה בת ששה - יולדת תוך שנתה, </w:t>
      </w:r>
    </w:p>
    <w:p w14:paraId="66F833F9" w14:textId="77777777" w:rsidR="008B6CD9" w:rsidRDefault="00F63065" w:rsidP="00F63065">
      <w:pPr>
        <w:rPr>
          <w:rtl/>
        </w:rPr>
      </w:pPr>
      <w:r>
        <w:rPr>
          <w:rtl/>
        </w:rPr>
        <w:t xml:space="preserve">רחל שטינפה בת שנתה - יולדת בתוך שתים </w:t>
      </w:r>
    </w:p>
    <w:p w14:paraId="5AEEBA49" w14:textId="77777777" w:rsidR="00E71A0C" w:rsidRDefault="00F63065" w:rsidP="00F63065">
      <w:pPr>
        <w:rPr>
          <w:rtl/>
        </w:rPr>
      </w:pPr>
      <w:ins w:id="94767" w:author="מנוע מכני" w:date="2026-10-05T11:32:12Z">
        <w:r>
          <w:rPr>
            <w:rtl/>
          </w:rPr>
          <w:t xml:space="preserve">מה</w:t>
        </w:r>
      </w:ins>
      <w:del w:id="9476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43" w:author="מנוע מכני" w:date="2026-10-05T11:32:12Z">
        <w:r>
          <w:rPr>
            <w:rtl/>
          </w:rPr>
          <w:t xml:space="preserve">יש</w:t>
        </w:r>
      </w:ins>
      <w:del w:id="9344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גמריה לסבריה? שטינפה בסוף ששה, </w:t>
      </w:r>
    </w:p>
    <w:p>
      <w:pPr>
        <w:pStyle w:val="38"/>
        <w:rPr>
          <w:ins w:id="99408" w:author="מנוע מכני" w:date="2026-10-05T11:32:12Z"/>
        </w:rPr>
      </w:pPr>
      <w:ins w:id="93445" w:author="מנוע מכני" w:date="2026-10-05T11:32:12Z">
        <w:r>
          <w:t xml:space="preserve">ויש</w:t>
        </w:r>
      </w:ins>
      <w:del w:id="93446" w:author="מנוע מכני" w:date="2026-10-05T11:32:12Z">
        <w:r>
          <w:delText xml:space="preserve">ואיכא</w:delText>
        </w:r>
      </w:del>
      <w:r>
        <w:t xml:space="preserve"> </w:t>
      </w:r>
      <w:ins w:id="90631" w:author="מנוע סמנטי" w:date="2026-10-05T11:39:44Z">
        <w:r>
          <w:t xml:space="preserve">ביניהם</w:t>
        </w:r>
      </w:ins>
      <w:del w:id="90632" w:author="מנוע סמנטי" w:date="2026-10-05T11:39:44Z">
        <w:r>
          <w:delText xml:space="preserve">בינייהו</w:delText>
        </w:r>
      </w:del>
      <w:r>
        <w:t xml:space="preserve"> דזעירי</w:t>
      </w:r>
      <w:r w:rsidR="00F63065">
        <w:t xml:space="preserve">:</w:t>
      </w:r>
    </w:p>
    <w:p w14:paraId="136D72C4" w14:textId="77777777" w:rsidR="00B874E6" w:rsidRDefault="008B6CD9" w:rsidP="00543860">
      <w:pPr>
        <w:pStyle w:val="011"/>
        <w:rPr>
          <w:rtl/>
        </w:rPr>
      </w:pPr>
      <w:del w:id="994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</w:t>
      </w:r>
      <w:r>
        <w:rPr>
          <w:rtl/>
        </w:rPr>
        <w:t xml:space="preserve">טינוף פחות משלשים יום, לגמריה </w:t>
      </w:r>
      <w:ins w:id="94775" w:author="מנוע מכני" w:date="2026-10-05T11:32:12Z">
        <w:r>
          <w:rPr>
            <w:rtl/>
          </w:rPr>
          <w:t xml:space="preserve">יש</w:t>
        </w:r>
      </w:ins>
      <w:del w:id="94776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4769" w:author="מנוע מכני" w:date="2026-10-05T11:32:12Z">
        <w:r>
          <w:rPr>
            <w:rtl/>
          </w:rPr>
          <w:t xml:space="preserve">לו</w:t>
        </w:r>
      </w:ins>
      <w:del w:id="947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לסבריה </w:t>
      </w:r>
      <w:ins w:id="94773" w:author="מנוע מכני" w:date="2026-10-05T11:32:12Z">
        <w:r>
          <w:rPr>
            <w:rtl/>
          </w:rPr>
          <w:t xml:space="preserve">אין</w:t>
        </w:r>
      </w:ins>
      <w:del w:id="94774" w:author="מנוע מכני" w:date="2026-10-05T11:32:12Z">
        <w:r w:rsidR="00F63065">
          <w:rPr>
            <w:rtl/>
          </w:rPr>
          <w:delText xml:space="preserve">לית</w:delText>
        </w:r>
      </w:del>
      <w:r w:rsidR="00F63065">
        <w:rPr>
          <w:rtl/>
        </w:rPr>
        <w:t xml:space="preserve"> </w:t>
      </w:r>
      <w:ins w:id="94771" w:author="מנוע מכני" w:date="2026-10-05T11:32:12Z">
        <w:r>
          <w:rPr>
            <w:rtl/>
          </w:rPr>
          <w:t xml:space="preserve">לו</w:t>
        </w:r>
      </w:ins>
      <w:del w:id="9477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57284B">
        <w:rPr>
          <w:rtl/>
        </w:rPr>
        <w:t>.</w:t>
      </w:r>
    </w:p>
    <w:p>
      <w:pPr>
        <w:pStyle w:val="38"/>
        <w:rPr>
          <w:ins w:id="99410" w:author="מנוע מכני" w:date="2026-10-05T11:32:12Z"/>
        </w:rPr>
      </w:pPr>
      <w:r>
        <w:t xml:space="preserve">וא</w:t>
      </w:r>
      <w:ins w:id="91049" w:author="מנוע מכני" w:date="2026-10-05T11:32:12Z">
        <w:r>
          <w:t xml:space="preserve">ב"א</w:t>
        </w:r>
      </w:ins>
      <w:del w:id="9105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8D8806C" w14:textId="77777777" w:rsidR="00E71A0C" w:rsidRDefault="008B6CD9" w:rsidP="00E71A0C">
      <w:pPr>
        <w:rPr>
          <w:rtl/>
        </w:rPr>
      </w:pPr>
      <w:del w:id="994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51" w:author="מנוע מכני" w:date="2026-10-05T11:32:12Z">
        <w:r>
          <w:rPr>
            <w:rtl/>
          </w:rPr>
          <w:t xml:space="preserve">ו"ע</w:t>
        </w:r>
      </w:ins>
      <w:del w:id="91052" w:author="מנוע מכני" w:date="2026-10-05T11:32:12Z">
        <w:r w:rsidR="00F63065">
          <w:rPr>
            <w:rtl/>
          </w:rPr>
          <w:delText xml:space="preserve">ו</w:delText>
        </w:r>
        <w:r w:rsidR="00E71A0C">
          <w:rPr>
            <w:rFonts w:hint="cs"/>
            <w:rtl/>
          </w:rPr>
          <w:delText xml:space="preserve">''ע</w:delText>
        </w:r>
      </w:del>
      <w:r w:rsidR="00E71A0C">
        <w:rPr>
          <w:rFonts w:hint="cs"/>
          <w:rtl/>
        </w:rPr>
        <w:t xml:space="preserve"> </w:t>
      </w:r>
      <w:ins w:id="94777" w:author="מנוע מכני" w:date="2026-10-05T11:32:12Z">
        <w:r>
          <w:rPr>
            <w:rtl/>
          </w:rPr>
          <w:t xml:space="preserve">יש</w:t>
        </w:r>
      </w:ins>
      <w:del w:id="94778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7469" w:author="מנוע מכני" w:date="2026-10-05T11:32:12Z">
        <w:r>
          <w:rPr>
            <w:rtl/>
          </w:rPr>
          <w:t xml:space="preserve">להם</w:t>
        </w:r>
      </w:ins>
      <w:del w:id="97470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F63065">
        <w:rPr>
          <w:rtl/>
        </w:rPr>
        <w:t xml:space="preserve">, </w:t>
      </w:r>
      <w:ins w:id="93447" w:author="מנוע מכני" w:date="2026-10-05T11:32:12Z">
        <w:r>
          <w:rPr>
            <w:rtl/>
          </w:rPr>
          <w:t xml:space="preserve">וכאן</w:t>
        </w:r>
      </w:ins>
      <w:del w:id="93448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ביולדת למקוטעין </w:t>
      </w:r>
      <w:ins w:id="98113" w:author="מנוע מכני" w:date="2026-10-05T11:32:12Z">
        <w:r>
          <w:rPr>
            <w:rtl/>
          </w:rPr>
          <w:t xml:space="preserve">חלקו</w:t>
        </w:r>
      </w:ins>
      <w:del w:id="98114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54C3AA6A" w14:textId="77777777" w:rsidR="00E71A0C" w:rsidRDefault="00E71A0C" w:rsidP="00E71A0C">
      <w:pPr>
        <w:pStyle w:val="afff0"/>
        <w:framePr w:wrap="around"/>
        <w:rPr>
          <w:rtl/>
        </w:rPr>
      </w:pPr>
      <w:r>
        <w:rPr>
          <w:rFonts w:hint="cs"/>
          <w:rtl/>
        </w:rPr>
        <w:t>כ:</w:t>
      </w:r>
    </w:p>
    <w:p w14:paraId="716D9605" w14:textId="77777777" w:rsidR="00B874E6" w:rsidRDefault="00F63065" w:rsidP="00E71A0C">
      <w:pPr>
        <w:rPr>
          <w:rtl/>
        </w:rPr>
      </w:pPr>
      <w:r>
        <w:rPr>
          <w:rtl/>
        </w:rPr>
        <w:t xml:space="preserve">לגמריה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49" w:author="מנוע מכני" w:date="2026-10-05T11:32:12Z">
        <w:r>
          <w:rPr>
            <w:rtl/>
          </w:rPr>
          <w:t xml:space="preserve">אומרים</w:t>
        </w:r>
      </w:ins>
      <w:del w:id="9345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יולדת למקוטעין, לסבריה - </w:t>
      </w:r>
      <w:ins w:id="93451" w:author="מנוע מכני" w:date="2026-10-05T11:32:12Z">
        <w:r>
          <w:rPr>
            <w:rtl/>
          </w:rPr>
          <w:t xml:space="preserve">אומרים</w:t>
        </w:r>
      </w:ins>
      <w:del w:id="93452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יולדת למקוטעין</w:t>
      </w:r>
      <w:r w:rsidR="0057284B">
        <w:rPr>
          <w:rtl/>
        </w:rPr>
        <w:t>.</w:t>
      </w:r>
    </w:p>
    <w:p>
      <w:pPr>
        <w:pStyle w:val="38"/>
        <w:rPr>
          <w:ins w:id="99412" w:author="מנוע מכני" w:date="2026-10-05T11:32:12Z"/>
        </w:rPr>
      </w:pPr>
      <w:r>
        <w:t>וא</w:t>
      </w:r>
      <w:ins w:id="91053" w:author="מנוע מכני" w:date="2026-10-05T11:32:12Z">
        <w:r>
          <w:t xml:space="preserve">ב"א</w:t>
        </w:r>
      </w:ins>
      <w:del w:id="9105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14214524" w14:textId="77777777" w:rsidR="00E71A0C" w:rsidRDefault="00E71A0C" w:rsidP="00F63065">
      <w:pPr>
        <w:rPr>
          <w:rtl/>
        </w:rPr>
      </w:pPr>
      <w:del w:id="994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3453" w:author="מנוע מכני" w:date="2026-10-05T11:32:12Z">
        <w:r>
          <w:rPr>
            <w:rtl/>
          </w:rPr>
          <w:t xml:space="preserve">אומרים</w:t>
        </w:r>
      </w:ins>
      <w:del w:id="93454" w:author="מנוע מכני" w:date="2026-10-05T11:32:12Z">
        <w:r w:rsidR="00F63065">
          <w:rPr>
            <w:rtl/>
          </w:rPr>
          <w:delText xml:space="preserve">אמרינן</w:delText>
        </w:r>
      </w:del>
      <w:r w:rsidR="00F63065">
        <w:rPr>
          <w:rtl/>
        </w:rPr>
        <w:t xml:space="preserve"> יולדת </w:t>
      </w:r>
      <w:ins w:id="93455" w:author="מנוע מכני" w:date="2026-10-05T11:32:12Z">
        <w:r>
          <w:rPr>
            <w:rtl/>
          </w:rPr>
          <w:t xml:space="preserve">וכאן</w:t>
        </w:r>
      </w:ins>
      <w:del w:id="93456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במקצת היום ככולו </w:t>
      </w:r>
      <w:ins w:id="98115" w:author="מנוע מכני" w:date="2026-10-05T11:32:12Z">
        <w:r>
          <w:rPr>
            <w:rtl/>
          </w:rPr>
          <w:t xml:space="preserve">חלקו</w:t>
        </w:r>
      </w:ins>
      <w:del w:id="98116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5B662B5A" w14:textId="77777777" w:rsidR="00B874E6" w:rsidRDefault="00F63065" w:rsidP="00F63065">
      <w:pPr>
        <w:rPr>
          <w:rtl/>
        </w:rPr>
      </w:pPr>
      <w:r>
        <w:rPr>
          <w:rtl/>
        </w:rPr>
        <w:t xml:space="preserve">לסבריה - </w:t>
      </w:r>
      <w:ins w:id="93457" w:author="מנוע מכני" w:date="2026-10-05T11:32:12Z">
        <w:r>
          <w:rPr>
            <w:rtl/>
          </w:rPr>
          <w:t xml:space="preserve">אומרים</w:t>
        </w:r>
      </w:ins>
      <w:del w:id="9345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ככולו, לגמריה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59" w:author="מנוע מכני" w:date="2026-10-05T11:32:12Z">
        <w:r>
          <w:rPr>
            <w:rtl/>
          </w:rPr>
          <w:t xml:space="preserve">אומרים</w:t>
        </w:r>
      </w:ins>
      <w:del w:id="9346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</w:t>
      </w:r>
      <w:r w:rsidR="0057284B">
        <w:rPr>
          <w:rtl/>
        </w:rPr>
        <w:t>.</w:t>
      </w:r>
    </w:p>
    <w:p w14:paraId="7999FB27" w14:textId="77777777" w:rsidR="00E71A0C" w:rsidRDefault="00E71A0C" w:rsidP="00F63065">
      <w:pPr>
        <w:rPr>
          <w:del w:id="90574" w:author="מנוע עיצוב" w:date="2026-10-05T11:33:53Z"/>
          <w:rtl/>
        </w:rPr>
      </w:pPr>
    </w:p>
    <w:p w14:paraId="2344F0BE" w14:textId="77777777" w:rsidR="00B874E6" w:rsidRPr="00E71A0C" w:rsidRDefault="00F63065" w:rsidP="00F63065">
      <w:pPr>
        <w:rPr>
          <w:b/>
          <w:bCs/>
          <w:rtl/>
        </w:rPr>
      </w:pPr>
      <w:r w:rsidRPr="00E71A0C">
        <w:rPr>
          <w:b/>
          <w:bCs/>
          <w:rtl/>
        </w:rPr>
        <w:t xml:space="preserve">אמר</w:t>
      </w:r>
      <w:r w:rsidRPr="00E71A0C">
        <w:rPr>
          <w:b/>
          <w:bCs/>
          <w:rtl/>
        </w:rPr>
        <w:t xml:space="preserve"> ר' עקיבא אני </w:t>
      </w:r>
      <w:r w:rsidRPr="00E71A0C">
        <w:rPr>
          <w:b/>
          <w:bCs/>
          <w:rtl/>
        </w:rPr>
        <w:t xml:space="preserve">לא</w:t>
      </w:r>
      <w:r w:rsidRPr="00E71A0C">
        <w:rPr>
          <w:b/>
          <w:bCs/>
          <w:rtl/>
        </w:rPr>
        <w:t xml:space="preserve"> באתי לידי מדה זו אלא כל שידוע כו'</w:t>
      </w:r>
      <w:r w:rsidR="0057284B" w:rsidRPr="00E71A0C">
        <w:rPr>
          <w:b/>
          <w:bCs/>
          <w:rtl/>
        </w:rPr>
        <w:t>.</w:t>
      </w:r>
    </w:p>
    <w:p w14:paraId="26D48051" w14:textId="77777777" w:rsidR="00A40CD2" w:rsidRDefault="00F63065" w:rsidP="00A40CD2">
      <w:pPr>
        <w:rPr>
          <w:rtl/>
        </w:rPr>
      </w:pPr>
      <w:ins w:id="94779" w:author="מנוע מכני" w:date="2026-10-05T11:32:12Z">
        <w:r>
          <w:rPr>
            <w:rtl/>
          </w:rPr>
          <w:t xml:space="preserve">מה</w:t>
        </w:r>
      </w:ins>
      <w:del w:id="9478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61" w:author="מנוע מכני" w:date="2026-10-05T11:32:12Z">
        <w:r>
          <w:rPr>
            <w:rtl/>
          </w:rPr>
          <w:t xml:space="preserve">יש</w:t>
        </w:r>
      </w:ins>
      <w:del w:id="9346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ר' עקיבא </w:t>
      </w:r>
      <w:r>
        <w:rPr>
          <w:rStyle w:val="2fb"/>
          <w:rtl/>
        </w:rPr>
        <w:t xml:space="preserve">לר' יהושע</w:t>
      </w:r>
      <w:r>
        <w:rPr>
          <w:rtl/>
        </w:rPr>
        <w:t xml:space="preserve">? </w:t>
      </w:r>
      <w:r>
        <w:rPr>
          <w:rStyle w:val="2fb"/>
          <w:rtl/>
        </w:rPr>
        <w:t xml:space="preserve">א</w:t>
      </w:r>
      <w:ins w:id="9105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056" w:author="מנוע מכני" w:date="2026-10-05T11:32:12Z">
        <w:r w:rsidR="00A40CD2">
          <w:rPr>
            <w:rFonts w:hint="cs"/>
            <w:rtl/>
          </w:rPr>
          <w:delText xml:space="preserve">ר''ח</w:delText>
        </w:r>
      </w:del>
      <w:r w:rsidR="00A40CD2">
        <w:rPr>
          <w:rFonts w:hint="cs"/>
          <w:rtl/>
        </w:rPr>
        <w:t xml:space="preserve"> מסורא</w:t>
      </w:r>
      <w:r>
        <w:rPr>
          <w:rtl/>
        </w:rPr>
        <w:t xml:space="preserve">: חלב פוטר </w:t>
      </w:r>
      <w:ins w:id="93463" w:author="מנוע מכני" w:date="2026-10-05T11:32:12Z">
        <w:r>
          <w:rPr>
            <w:rtl/>
          </w:rPr>
          <w:t xml:space="preserve">יש</w:t>
        </w:r>
      </w:ins>
      <w:del w:id="9346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223" w:author="מנוע סמנטי" w:date="2026-10-05T11:39:44Z">
        <w:r>
          <w:rPr>
            <w:rtl/>
          </w:rPr>
          <w:t xml:space="preserve">ביניהם</w:t>
        </w:r>
      </w:ins>
      <w:del w:id="90224" w:author="מנוע סמנטי" w:date="2026-10-05T11:39:44Z">
        <w:r>
          <w:rPr>
            <w:rtl/>
          </w:rPr>
          <w:delText xml:space="preserve">בינייהו</w:delText>
        </w:r>
      </w:del>
      <w:r>
        <w:rPr>
          <w:rtl/>
        </w:rPr>
        <w:t xml:space="preserve">, </w:t>
      </w:r>
    </w:p>
    <w:p>
      <w:pPr>
        <w:pStyle w:val="38"/>
        <w:rPr>
          <w:ins w:id="99414" w:author="מנוע מכני" w:date="2026-10-05T11:32:12Z"/>
        </w:rPr>
      </w:pPr>
      <w:r>
        <w:t xml:space="preserve">ר' עקיבא סבר:</w:t>
      </w:r>
    </w:p>
    <w:p w14:paraId="414B6E5B" w14:textId="77777777" w:rsidR="00A40CD2" w:rsidRDefault="00F63065" w:rsidP="00A40CD2">
      <w:pPr>
        <w:rPr>
          <w:rtl/>
        </w:rPr>
      </w:pPr>
      <w:del w:id="994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חלב פוטר, הלך אחר רוב בהמות, ורוב בהמות אין חולבות אלא אם כן יולדות, </w:t>
      </w:r>
    </w:p>
    <w:p>
      <w:pPr>
        <w:pStyle w:val="38"/>
        <w:rPr>
          <w:ins w:id="99416" w:author="מנוע מכני" w:date="2026-10-05T11:32:12Z"/>
        </w:rPr>
      </w:pPr>
      <w:r>
        <w:t xml:space="preserve">ור' יהושע סבר:</w:t>
      </w:r>
    </w:p>
    <w:p w14:paraId="05D5651D" w14:textId="77777777" w:rsidR="00B874E6" w:rsidRDefault="00F63065" w:rsidP="00A40CD2">
      <w:pPr>
        <w:rPr>
          <w:rtl/>
        </w:rPr>
      </w:pPr>
      <w:del w:id="994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</w:t>
      </w:r>
      <w:ins w:id="93467" w:author="מנוע מכני" w:date="2026-10-05T11:32:12Z">
        <w:r>
          <w:rPr>
            <w:rtl/>
          </w:rPr>
          <w:t xml:space="preserve">יש</w:t>
        </w:r>
      </w:ins>
      <w:del w:id="9346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3465" w:author="מנוע מכני" w:date="2026-10-05T11:32:12Z">
        <w:r>
          <w:rPr>
            <w:rtl/>
          </w:rPr>
          <w:t xml:space="preserve">מיעוט</w:t>
        </w:r>
      </w:ins>
      <w:del w:id="93466" w:author="מנוע מכני" w:date="2026-10-05T11:32:12Z">
        <w:r>
          <w:rPr>
            <w:rtl/>
          </w:rPr>
          <w:delText xml:space="preserve">מיעוטא</w:delText>
        </w:r>
      </w:del>
      <w:r>
        <w:rPr>
          <w:rtl/>
        </w:rPr>
        <w:t xml:space="preserve"> דחולבות </w:t>
      </w:r>
      <w:ins w:id="95779" w:author="מנוע מכני" w:date="2026-10-05T11:32:12Z">
        <w:r>
          <w:rPr>
            <w:rtl/>
          </w:rPr>
          <w:t xml:space="preserve">אף</w:t>
        </w:r>
      </w:ins>
      <w:del w:id="9578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שאין יולדות</w:t>
      </w:r>
      <w:r w:rsidR="0057284B">
        <w:rPr>
          <w:rtl/>
        </w:rPr>
        <w:t>.</w:t>
      </w:r>
    </w:p>
    <w:p w14:paraId="6694CB05" w14:textId="77777777" w:rsidR="00A40CD2" w:rsidRDefault="00F63065" w:rsidP="00F63065">
      <w:pPr>
        <w:rPr>
          <w:rtl/>
        </w:rPr>
      </w:pPr>
      <w:r>
        <w:rPr>
          <w:rtl/>
        </w:rPr>
        <w:t xml:space="preserve">ומי חייש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למיעוט? והתנן: היתה לה חמותה - אינה חוששת, יצאה מליאה - חוששת, </w:t>
      </w:r>
    </w:p>
    <w:p w14:paraId="753D7593" w14:textId="77777777" w:rsidR="00A40CD2" w:rsidRDefault="00F63065" w:rsidP="00A40CD2">
      <w:pPr>
        <w:rPr>
          <w:rtl/>
        </w:rPr>
      </w:pPr>
      <w:r>
        <w:rPr>
          <w:rStyle w:val="2fb"/>
          <w:rtl/>
        </w:rPr>
        <w:t xml:space="preserve">ר' יהושע</w:t>
      </w:r>
      <w:r>
        <w:rPr>
          <w:rtl/>
        </w:rPr>
        <w:t xml:space="preserve"> אומר אינה חוששת, </w:t>
      </w:r>
      <w:ins w:id="93471" w:author="מנוע מכני" w:date="2026-10-05T11:32:12Z">
        <w:r>
          <w:rPr>
            <w:rtl/>
          </w:rPr>
          <w:t xml:space="preserve">ואומרים</w:t>
        </w:r>
      </w:ins>
      <w:del w:id="93472" w:author="מנוע מכני" w:date="2026-10-05T11:32:12Z">
        <w:r>
          <w:rPr>
            <w:rtl/>
          </w:rPr>
          <w:delText xml:space="preserve">ואמרינן</w:delText>
        </w:r>
      </w:del>
      <w:r>
        <w:rPr>
          <w:rtl/>
        </w:rPr>
        <w:t xml:space="preserve">, </w:t>
      </w:r>
      <w:ins w:id="91057" w:author="מנוע מכני" w:date="2026-10-05T11:32:12Z">
        <w:r>
          <w:rPr>
            <w:rtl/>
          </w:rPr>
          <w:t xml:space="preserve">מ"ט</w:t>
        </w:r>
      </w:ins>
      <w:del w:id="91058" w:author="מנוע מכני" w:date="2026-10-05T11:32:12Z">
        <w:r>
          <w:rPr>
            <w:rtl/>
          </w:rPr>
          <w:delText xml:space="preserve">מ</w:delText>
        </w:r>
        <w:r w:rsidR="00A40CD2">
          <w:rPr>
            <w:rFonts w:hint="cs"/>
            <w:rtl/>
          </w:rPr>
          <w:delText xml:space="preserve">''ט</w:delText>
        </w:r>
      </w:del>
      <w:r w:rsidR="00A40CD2">
        <w:rPr>
          <w:rFonts w:hint="cs"/>
          <w:rtl/>
        </w:rPr>
        <w:t xml:space="preserve"> </w:t>
      </w:r>
      <w:r w:rsidR="00A40CD2">
        <w:rPr>
          <w:rStyle w:val="2fb"/>
          <w:rFonts w:hint="cs"/>
          <w:rtl/>
        </w:rPr>
        <w:t xml:space="preserve">ד</w:t>
      </w:r>
      <w:ins w:id="9105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060" w:author="מנוע מכני" w:date="2026-10-05T11:32:12Z">
        <w:r w:rsidR="00A40CD2">
          <w:rPr>
            <w:rFonts w:hint="cs"/>
            <w:rtl/>
          </w:rPr>
          <w:delText xml:space="preserve">ר''י</w:delText>
        </w:r>
      </w:del>
      <w:r w:rsidR="00A40CD2">
        <w:rPr>
          <w:rStyle w:val="2fb"/>
          <w:rFonts w:hint="cs"/>
          <w:rtl/>
        </w:rPr>
        <w:t xml:space="preserve">ה</w:t>
      </w:r>
      <w:r>
        <w:rPr>
          <w:rtl/>
        </w:rPr>
        <w:t xml:space="preserve"> </w:t>
      </w:r>
      <w:ins w:id="93473" w:author="מנוע מכני" w:date="2026-10-05T11:32:12Z">
        <w:r>
          <w:rPr>
            <w:rtl/>
          </w:rPr>
          <w:t xml:space="preserve">סבר</w:t>
        </w:r>
      </w:ins>
      <w:del w:id="9347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רוב מעוברות יולדות, ומיעוט מפילות, וכל היולדות - מחצה זכרים ומחצה נקבות, סמוך </w:t>
      </w:r>
      <w:ins w:id="93469" w:author="מנוע מכני" w:date="2026-10-05T11:32:12Z">
        <w:r>
          <w:rPr>
            <w:rtl/>
          </w:rPr>
          <w:t xml:space="preserve">מיעוט</w:t>
        </w:r>
      </w:ins>
      <w:del w:id="93470" w:author="מנוע מכני" w:date="2026-10-05T11:32:12Z">
        <w:r>
          <w:rPr>
            <w:rtl/>
          </w:rPr>
          <w:delText xml:space="preserve">מיעוטא</w:delText>
        </w:r>
      </w:del>
      <w:r>
        <w:rPr>
          <w:rtl/>
        </w:rPr>
        <w:t xml:space="preserve"> דמפילות למחצה דנקבות </w:t>
      </w:r>
      <w:r w:rsidR="00A40CD2">
        <w:rPr>
          <w:rtl/>
        </w:rPr>
        <w:t>–</w:t>
      </w:r>
      <w:r>
        <w:rPr>
          <w:rtl/>
        </w:rPr>
        <w:t xml:space="preserve"> </w:t>
      </w:r>
    </w:p>
    <w:p w14:paraId="51D484C8" w14:textId="77777777" w:rsidR="00A40CD2" w:rsidRDefault="00A40CD2" w:rsidP="00A40CD2">
      <w:pPr>
        <w:rPr>
          <w:rtl/>
        </w:rPr>
      </w:pPr>
      <w:r>
        <w:rPr>
          <w:rFonts w:hint="cs"/>
          <w:rtl/>
        </w:rPr>
        <w:t xml:space="preserve">וה</w:t>
      </w:r>
      <w:ins w:id="91061" w:author="מנוע מכני" w:date="2026-10-05T11:32:12Z">
        <w:r>
          <w:rPr>
            <w:rFonts w:hint="cs"/>
            <w:rtl/>
          </w:rPr>
          <w:t xml:space="preserve">ו"ל</w:t>
        </w:r>
      </w:ins>
      <w:del w:id="91062" w:author="מנוע מכני" w:date="2026-10-05T11:32:12Z">
        <w:r>
          <w:rPr>
            <w:rFonts w:hint="cs"/>
            <w:rtl/>
          </w:rPr>
          <w:delText xml:space="preserve">ו''ל</w:delText>
        </w:r>
      </w:del>
      <w:r w:rsidR="00F63065">
        <w:rPr>
          <w:rtl/>
        </w:rPr>
        <w:t xml:space="preserve"> זכרים </w:t>
      </w:r>
      <w:ins w:id="93475" w:author="מנוע מכני" w:date="2026-10-05T11:32:12Z">
        <w:r>
          <w:rPr>
            <w:rtl/>
          </w:rPr>
          <w:t xml:space="preserve">מיעוט</w:t>
        </w:r>
      </w:ins>
      <w:del w:id="93476" w:author="מנוע מכני" w:date="2026-10-05T11:32:12Z">
        <w:r w:rsidR="00F63065">
          <w:rPr>
            <w:rtl/>
          </w:rPr>
          <w:delText xml:space="preserve">מיעוטא</w:delText>
        </w:r>
      </w:del>
      <w:r w:rsidR="00F63065">
        <w:rPr>
          <w:rtl/>
        </w:rPr>
        <w:t xml:space="preserve">, </w:t>
      </w:r>
      <w:ins w:id="93477" w:author="מנוע מכני" w:date="2026-10-05T11:32:12Z">
        <w:r>
          <w:rPr>
            <w:rtl/>
          </w:rPr>
          <w:t xml:space="preserve">ולמיעוט</w:t>
        </w:r>
      </w:ins>
      <w:del w:id="93478" w:author="מנוע מכני" w:date="2026-10-05T11:32:12Z">
        <w:r w:rsidR="00F63065">
          <w:rPr>
            <w:rtl/>
          </w:rPr>
          <w:delText xml:space="preserve">ולמיעוטא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781" w:author="מנוע מכני" w:date="2026-10-05T11:32:12Z">
        <w:r>
          <w:rPr>
            <w:rtl/>
          </w:rPr>
          <w:t xml:space="preserve">חוששים</w:t>
        </w:r>
      </w:ins>
      <w:del w:id="94782" w:author="מנוע מכני" w:date="2026-10-05T11:32:12Z">
        <w:r w:rsidR="00F63065">
          <w:rPr>
            <w:rtl/>
          </w:rPr>
          <w:delText xml:space="preserve">חיישינן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99418" w:author="מנוע מכני" w:date="2026-10-05T11:32:12Z"/>
        </w:rPr>
      </w:pPr>
      <w:r>
        <w:t xml:space="preserve">אלא איפוך, והתניא:</w:t>
      </w:r>
    </w:p>
    <w:p w14:paraId="60F6DA93" w14:textId="77777777" w:rsidR="00B874E6" w:rsidRDefault="00F63065" w:rsidP="00A40CD2">
      <w:pPr>
        <w:rPr>
          <w:rtl/>
        </w:rPr>
      </w:pPr>
      <w:del w:id="994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חלב פוטר דברי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, </w:t>
      </w:r>
      <w:ins w:id="92835" w:author="מנוע מכני" w:date="2026-10-05T11:32:12Z">
        <w:r>
          <w:rPr>
            <w:rStyle w:val="2fb"/>
            <w:rtl/>
          </w:rPr>
          <w:t xml:space="preserve">ר"ע</w:t>
        </w:r>
      </w:ins>
      <w:del w:id="92836" w:author="מנוע מכני" w:date="2026-10-05T11:32:12Z">
        <w:r>
          <w:rPr>
            <w:rtl/>
          </w:rPr>
          <w:delText xml:space="preserve">רבי עקיבא</w:delText>
        </w:r>
      </w:del>
      <w:r>
        <w:rPr>
          <w:rtl/>
        </w:rPr>
        <w:t xml:space="preserve"> אומר: חלב אינו פוטר</w:t>
      </w:r>
      <w:r w:rsidR="0057284B">
        <w:rPr>
          <w:rtl/>
        </w:rPr>
        <w:t>.</w:t>
      </w:r>
    </w:p>
    <w:p w14:paraId="792C2525" w14:textId="77777777" w:rsidR="00A40CD2" w:rsidRDefault="00A40CD2" w:rsidP="00F63065">
      <w:pPr>
        <w:rPr>
          <w:del w:id="90575" w:author="מנוע עיצוב" w:date="2026-10-05T11:33:53Z"/>
          <w:rtl/>
        </w:rPr>
      </w:pPr>
    </w:p>
    <w:p>
      <w:pPr>
        <w:pStyle w:val="38"/>
        <w:rPr>
          <w:ins w:id="99420" w:author="מנוע מכני" w:date="2026-10-05T11:32:12Z"/>
        </w:rPr>
      </w:pPr>
      <w:r>
        <w:t xml:space="preserve">ת"ר:</w:t>
      </w:r>
    </w:p>
    <w:p w14:paraId="2D9A044A" w14:textId="77777777" w:rsidR="00A40CD2" w:rsidRDefault="00F63065" w:rsidP="00F63065">
      <w:pPr>
        <w:rPr>
          <w:rtl/>
        </w:rPr>
      </w:pPr>
      <w:del w:id="994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גדייה שילדה שלש בנות, וכל בנותיה ילדו שלש שלש - כולן נכנסות לדיר להתעשר, </w:t>
      </w:r>
    </w:p>
    <w:p>
      <w:pPr>
        <w:pStyle w:val="38"/>
        <w:rPr>
          <w:ins w:id="99422" w:author="מנוע מכני" w:date="2026-10-05T11:32:12Z"/>
        </w:rPr>
      </w:pPr>
      <w:r>
        <w:t xml:space="preserve">א"ר שמעון:</w:t>
      </w:r>
    </w:p>
    <w:p w14:paraId="08A34A80" w14:textId="77777777" w:rsidR="00B874E6" w:rsidRDefault="00F63065" w:rsidP="00F63065">
      <w:pPr>
        <w:rPr>
          <w:rtl/>
        </w:rPr>
      </w:pPr>
      <w:del w:id="994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אני ראיתי שעישרה בתוך שנתה</w:t>
      </w:r>
      <w:r w:rsidR="0057284B">
        <w:rPr>
          <w:rtl/>
        </w:rPr>
        <w:t>.</w:t>
      </w:r>
    </w:p>
    <w:p w14:paraId="7B6DCC24" w14:textId="77777777" w:rsidR="00A40CD2" w:rsidRDefault="00F63065" w:rsidP="00A40CD2">
      <w:pPr>
        <w:rPr>
          <w:rtl/>
        </w:rPr>
      </w:pPr>
      <w:ins w:id="91063" w:author="מנוע מכני" w:date="2026-10-05T11:32:12Z">
        <w:r>
          <w:rPr>
            <w:rtl/>
          </w:rPr>
          <w:t xml:space="preserve">ל"ל</w:t>
        </w:r>
      </w:ins>
      <w:del w:id="91064" w:author="מנוע מכני" w:date="2026-10-05T11:32:12Z">
        <w:r>
          <w:rPr>
            <w:rtl/>
          </w:rPr>
          <w:lastRenderedPageBreak/>
          <w:delText xml:space="preserve">ל</w:delText>
        </w:r>
        <w:r w:rsidR="00A40CD2">
          <w:rPr>
            <w:rFonts w:hint="cs"/>
            <w:rtl/>
          </w:rPr>
          <w:delText xml:space="preserve">''ל</w:delText>
        </w:r>
      </w:del>
      <w:r w:rsidR="00A40CD2">
        <w:rPr>
          <w:rFonts w:hint="cs"/>
          <w:rtl/>
        </w:rPr>
        <w:t xml:space="preserve"> </w:t>
      </w:r>
      <w:ins w:id="98721" w:author="מנוע מכני" w:date="2026-10-05T11:32:12Z">
        <w:r>
          <w:rPr>
            <w:rFonts w:hint="cs"/>
            <w:rtl/>
          </w:rPr>
          <w:t xml:space="preserve">לשנות</w:t>
        </w:r>
      </w:ins>
      <w:del w:id="98722" w:author="מנוע מכני" w:date="2026-10-05T11:32:12Z">
        <w:r w:rsidR="00A40CD2">
          <w:rPr>
            <w:rFonts w:hint="cs"/>
            <w:rtl/>
          </w:rPr>
          <w:delText xml:space="preserve">למיתני</w:delText>
        </w:r>
      </w:del>
      <w:r>
        <w:rPr>
          <w:rtl/>
        </w:rPr>
        <w:t xml:space="preserve"> שלש שלש? תוליד חד </w:t>
      </w:r>
      <w:ins w:id="94783" w:author="מנוע מכני" w:date="2026-10-05T11:32:12Z">
        <w:r>
          <w:rPr>
            <w:rtl/>
          </w:rPr>
          <w:t xml:space="preserve">מהם</w:t>
        </w:r>
      </w:ins>
      <w:del w:id="94784" w:author="מנוע מכני" w:date="2026-10-05T11:32:12Z">
        <w:r>
          <w:rPr>
            <w:rtl/>
          </w:rPr>
          <w:delText xml:space="preserve">מינייהו</w:delText>
        </w:r>
      </w:del>
      <w:r>
        <w:rPr>
          <w:rtl/>
        </w:rPr>
        <w:t xml:space="preserve"> תלת, ואינך תרתי תרתי! </w:t>
      </w:r>
    </w:p>
    <w:p w14:paraId="3E3D7165" w14:textId="77777777" w:rsidR="00A40CD2" w:rsidRDefault="00F63065" w:rsidP="00A40CD2">
      <w:pPr>
        <w:rPr>
          <w:rtl/>
        </w:rPr>
      </w:pPr>
      <w:r>
        <w:rPr>
          <w:rtl/>
        </w:rPr>
        <w:t xml:space="preserve">איידי </w:t>
      </w:r>
      <w:ins w:id="93481" w:author="מנוע מכני" w:date="2026-10-05T11:32:12Z">
        <w:r>
          <w:rPr>
            <w:rtl/>
          </w:rPr>
          <w:t xml:space="preserve">דיש</w:t>
        </w:r>
      </w:ins>
      <w:del w:id="93482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4785" w:author="מנוע מכני" w:date="2026-10-05T11:32:12Z">
        <w:r>
          <w:rPr>
            <w:rtl/>
          </w:rPr>
          <w:t xml:space="preserve">אחת</w:t>
        </w:r>
      </w:ins>
      <w:del w:id="9478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דלא סגיא בלא שלש, תנא </w:t>
      </w:r>
      <w:ins w:id="93479" w:author="מנוע מכני" w:date="2026-10-05T11:32:12Z">
        <w:r>
          <w:rPr>
            <w:rtl/>
          </w:rPr>
          <w:t xml:space="preserve">כולם</w:t>
        </w:r>
      </w:ins>
      <w:del w:id="93480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דילדו שלש שלש</w:t>
      </w:r>
      <w:ins w:id="96257" w:author="מנוע מכני" w:date="2026-10-05T11:32:12Z">
        <w:r>
          <w:rPr>
            <w:rtl/>
          </w:rPr>
          <w:t xml:space="preserve">,</w:t>
        </w:r>
      </w:ins>
      <w:del w:id="96258" w:author="מנוע מכני" w:date="2026-10-05T11:32:12Z">
        <w:r w:rsidR="000B5F7F">
          <w:rPr>
            <w:rtl/>
          </w:rPr>
          <w:delText xml:space="preserve">;</w:delText>
        </w:r>
      </w:del>
    </w:p>
    <w:p w14:paraId="56341452" w14:textId="77777777" w:rsidR="00A40CD2" w:rsidRDefault="00A40CD2" w:rsidP="00F63065">
      <w:pPr>
        <w:rPr>
          <w:rtl/>
        </w:rPr>
      </w:pPr>
      <w:r>
        <w:rPr>
          <w:rFonts w:hint="cs"/>
          <w:rtl/>
        </w:rPr>
        <w:t xml:space="preserve">ו</w:t>
      </w:r>
      <w:ins w:id="91065" w:author="מנוע מכני" w:date="2026-10-05T11:32:12Z">
        <w:r>
          <w:rPr>
            <w:rFonts w:hint="cs"/>
            <w:rtl/>
          </w:rPr>
          <w:t xml:space="preserve">ל"ל</w:t>
        </w:r>
      </w:ins>
      <w:del w:id="91066" w:author="מנוע מכני" w:date="2026-10-05T11:32:12Z">
        <w:r>
          <w:rPr>
            <w:rFonts w:hint="cs"/>
            <w:rtl/>
          </w:rPr>
          <w:delText xml:space="preserve">ל''ל</w:delText>
        </w:r>
      </w:del>
      <w:r w:rsidR="00F63065">
        <w:rPr>
          <w:rtl/>
        </w:rPr>
        <w:t xml:space="preserve"> </w:t>
      </w:r>
      <w:ins w:id="98723" w:author="מנוע מכני" w:date="2026-10-05T11:32:12Z">
        <w:r>
          <w:rPr>
            <w:rtl/>
          </w:rPr>
          <w:t xml:space="preserve">לשנות</w:t>
        </w:r>
      </w:ins>
      <w:del w:id="98724" w:author="מנוע מכני" w:date="2026-10-05T11:32:12Z">
        <w:r w:rsidR="00F63065">
          <w:rPr>
            <w:rtl/>
          </w:rPr>
          <w:delText xml:space="preserve">למיתני</w:delText>
        </w:r>
      </w:del>
      <w:r w:rsidR="00F63065">
        <w:rPr>
          <w:rtl/>
        </w:rPr>
        <w:t xml:space="preserve"> שלש כלל? לילדו </w:t>
      </w:r>
      <w:ins w:id="93483" w:author="מנוע מכני" w:date="2026-10-05T11:32:12Z">
        <w:r>
          <w:rPr>
            <w:rtl/>
          </w:rPr>
          <w:t xml:space="preserve">כולם</w:t>
        </w:r>
      </w:ins>
      <w:del w:id="93484" w:author="מנוע מכני" w:date="2026-10-05T11:32:12Z">
        <w:r w:rsidR="00F63065">
          <w:rPr>
            <w:rtl/>
          </w:rPr>
          <w:delText xml:space="preserve">כולהו</w:delText>
        </w:r>
      </w:del>
      <w:r w:rsidR="00F63065">
        <w:rPr>
          <w:rtl/>
        </w:rPr>
        <w:t xml:space="preserve"> תרתי, ותיהדר </w:t>
      </w:r>
      <w:ins w:id="98455" w:author="מנוע מכני" w:date="2026-10-05T11:32:12Z">
        <w:r>
          <w:rPr>
            <w:rtl/>
          </w:rPr>
          <w:t xml:space="preserve">היא</w:t>
        </w:r>
      </w:ins>
      <w:del w:id="98456" w:author="מנוע מכני" w:date="2026-10-05T11:32:12Z">
        <w:r w:rsidR="00F63065">
          <w:rPr>
            <w:rtl/>
          </w:rPr>
          <w:delText xml:space="preserve">איהי</w:delText>
        </w:r>
      </w:del>
      <w:r w:rsidR="00F63065">
        <w:rPr>
          <w:rtl/>
        </w:rPr>
        <w:t xml:space="preserve"> ותוליד בהדיהן! </w:t>
      </w:r>
    </w:p>
    <w:p w14:paraId="26FC6575" w14:textId="77777777" w:rsidR="00A40CD2" w:rsidRDefault="00A40CD2" w:rsidP="00A40CD2">
      <w:pPr>
        <w:pStyle w:val="afff0"/>
        <w:framePr w:wrap="around"/>
        <w:rPr>
          <w:rtl/>
        </w:rPr>
      </w:pPr>
      <w:r>
        <w:rPr>
          <w:rFonts w:hint="cs"/>
          <w:rtl/>
        </w:rPr>
        <w:t>כא.</w:t>
      </w:r>
    </w:p>
    <w:p w14:paraId="3BCD00E9" w14:textId="77777777" w:rsidR="00B874E6" w:rsidRDefault="00F63065" w:rsidP="00F63065">
      <w:pPr>
        <w:rPr>
          <w:rtl/>
        </w:rPr>
      </w:pPr>
      <w:r>
        <w:rPr>
          <w:rtl/>
        </w:rPr>
        <w:t xml:space="preserve">לימא </w:t>
      </w:r>
      <w:ins w:id="93485" w:author="מנוע מכני" w:date="2026-10-05T11:32:12Z">
        <w:r>
          <w:rPr>
            <w:rtl/>
          </w:rPr>
          <w:t xml:space="preserve">סבר</w:t>
        </w:r>
      </w:ins>
      <w:del w:id="93486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מטנפת אינה חוזרת ויולדת בתוך שנתה אם תימצי לומר מטנפת חוזרת ויולדת בתוך שנתה, יולדת - ודאי אינה חוזרת ויולדת בתוך שנתה</w:t>
      </w:r>
      <w:r w:rsidR="0057284B">
        <w:rPr>
          <w:rtl/>
        </w:rPr>
        <w:t>.</w:t>
      </w:r>
    </w:p>
    <w:p w14:paraId="42A8C874" w14:textId="77777777" w:rsidR="00A40CD2" w:rsidRDefault="00A40CD2" w:rsidP="00F63065">
      <w:pPr>
        <w:rPr>
          <w:del w:id="90576" w:author="מנוע עיצוב" w:date="2026-10-05T11:33:53Z"/>
          <w:rtl/>
        </w:rPr>
      </w:pPr>
    </w:p>
    <w:p w14:paraId="601EF3DD" w14:textId="77777777" w:rsidR="00B874E6" w:rsidRDefault="00F63065" w:rsidP="00A40CD2">
      <w:pPr>
        <w:pStyle w:val="afffd"/>
        <w:rPr>
          <w:rtl/>
        </w:rPr>
      </w:pPr>
      <w:r>
        <w:rPr>
          <w:rtl/>
        </w:rPr>
        <w:t>אמר רבי שמעון אני ראיתי גדייה כו'</w:t>
      </w:r>
      <w:r w:rsidR="0057284B">
        <w:rPr>
          <w:rtl/>
        </w:rPr>
        <w:t>.</w:t>
      </w:r>
    </w:p>
    <w:p w14:paraId="1E7E4A71" w14:textId="77777777" w:rsidR="00A40CD2" w:rsidRDefault="00F63065" w:rsidP="00B05860">
      <w:pPr>
        <w:rPr>
          <w:rtl/>
        </w:rPr>
      </w:pPr>
      <w:ins w:id="94787" w:author="מנוע מכני" w:date="2026-10-05T11:32:12Z">
        <w:r>
          <w:rPr>
            <w:rtl/>
          </w:rPr>
          <w:t xml:space="preserve">מה</w:t>
        </w:r>
      </w:ins>
      <w:del w:id="9478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87" w:author="מנוע מכני" w:date="2026-10-05T11:32:12Z">
        <w:r>
          <w:rPr>
            <w:rtl/>
          </w:rPr>
          <w:t xml:space="preserve">יש</w:t>
        </w:r>
      </w:ins>
      <w:del w:id="9348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תנא </w:t>
      </w:r>
      <w:ins w:id="97549" w:author="מנוע מכני" w:date="2026-10-05T11:32:12Z">
        <w:r>
          <w:rPr>
            <w:rtl/>
          </w:rPr>
          <w:t xml:space="preserve">ראשון</w:t>
        </w:r>
      </w:ins>
      <w:del w:id="97550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ל</w:t>
      </w:r>
      <w:ins w:id="91067" w:author="מנוע מכני" w:date="2026-10-05T11:32:12Z">
        <w:r>
          <w:rPr>
            <w:rStyle w:val="2fb"/>
            <w:rtl/>
          </w:rPr>
          <w:t xml:space="preserve">ר"ש</w:t>
        </w:r>
      </w:ins>
      <w:del w:id="91068" w:author="מנוע מכני" w:date="2026-10-05T11:32:12Z">
        <w:r>
          <w:rPr>
            <w:rtl/>
          </w:rPr>
          <w:delText xml:space="preserve">ר</w:delText>
        </w:r>
        <w:r w:rsidR="00B05860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</w:p>
    <w:p w14:paraId="6DFA8CC4" w14:textId="77777777" w:rsidR="00B874E6" w:rsidRDefault="00F63065" w:rsidP="00A40CD2">
      <w:pPr>
        <w:rPr>
          <w:rtl/>
        </w:rPr>
      </w:pPr>
      <w:ins w:id="93489" w:author="מנוע מכני" w:date="2026-10-05T11:32:12Z">
        <w:r>
          <w:rPr>
            <w:rtl/>
          </w:rPr>
          <w:t xml:space="preserve">יש</w:t>
        </w:r>
      </w:ins>
      <w:del w:id="9349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633" w:author="מנוע סמנטי" w:date="2026-10-05T11:39:44Z">
        <w:r>
          <w:rPr>
            <w:rtl/>
          </w:rPr>
          <w:t xml:space="preserve">ביניהם</w:t>
        </w:r>
      </w:ins>
      <w:del w:id="90634" w:author="מנוע סמנטי" w:date="2026-10-05T11:39:44Z">
        <w:r>
          <w:rPr>
            <w:rtl/>
          </w:rPr>
          <w:delText xml:space="preserve">בינייהו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</w:t>
      </w:r>
      <w:ins w:id="91069" w:author="מנוע מכני" w:date="2026-10-05T11:32:12Z">
        <w:r>
          <w:rPr>
            <w:rStyle w:val="2fb"/>
            <w:rFonts w:hint="cs"/>
            <w:rtl/>
          </w:rPr>
          <w:t xml:space="preserve">ת"ק</w:t>
        </w:r>
      </w:ins>
      <w:del w:id="91070" w:author="מנוע מכני" w:date="2026-10-05T11:32:12Z">
        <w:r w:rsidR="00A40CD2">
          <w:rPr>
            <w:rFonts w:hint="cs"/>
            <w:rtl/>
          </w:rPr>
          <w:delText xml:space="preserve">ת''ק</w:delText>
        </w:r>
      </w:del>
      <w:r>
        <w:rPr>
          <w:rtl/>
        </w:rPr>
        <w:t xml:space="preserve"> - </w:t>
      </w:r>
      <w:ins w:id="94795" w:author="מנוע מכני" w:date="2026-10-05T11:32:12Z">
        <w:r>
          <w:rPr>
            <w:rtl/>
          </w:rPr>
          <w:t xml:space="preserve">יש</w:t>
        </w:r>
      </w:ins>
      <w:del w:id="94796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4789" w:author="מנוע מכני" w:date="2026-10-05T11:32:12Z">
        <w:r>
          <w:rPr>
            <w:rtl/>
          </w:rPr>
          <w:t xml:space="preserve">לו</w:t>
        </w:r>
      </w:ins>
      <w:del w:id="9479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</w:t>
      </w:r>
      <w:r>
        <w:rPr>
          <w:rStyle w:val="2fb"/>
          <w:rtl/>
        </w:rPr>
        <w:t xml:space="preserve">ור' שמעון</w:t>
      </w:r>
      <w:r>
        <w:rPr>
          <w:rtl/>
        </w:rPr>
        <w:t xml:space="preserve"> - </w:t>
      </w:r>
      <w:ins w:id="94793" w:author="מנוע מכני" w:date="2026-10-05T11:32:12Z">
        <w:r>
          <w:rPr>
            <w:rtl/>
          </w:rPr>
          <w:t xml:space="preserve">אין</w:t>
        </w:r>
      </w:ins>
      <w:del w:id="94794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4791" w:author="מנוע מכני" w:date="2026-10-05T11:32:12Z">
        <w:r>
          <w:rPr>
            <w:rtl/>
          </w:rPr>
          <w:t xml:space="preserve">לו</w:t>
        </w:r>
      </w:ins>
      <w:del w:id="9479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 w:rsidR="0057284B">
        <w:rPr>
          <w:rtl/>
        </w:rPr>
        <w:t>.</w:t>
      </w:r>
    </w:p>
    <w:p>
      <w:pPr>
        <w:pStyle w:val="38"/>
        <w:rPr>
          <w:ins w:id="99424" w:author="מנוע מכני" w:date="2026-10-05T11:32:12Z"/>
        </w:rPr>
      </w:pPr>
      <w:r>
        <w:t>וא</w:t>
      </w:r>
      <w:ins w:id="91071" w:author="מנוע מכני" w:date="2026-10-05T11:32:12Z">
        <w:r>
          <w:t xml:space="preserve">ב"א</w:t>
        </w:r>
      </w:ins>
      <w:del w:id="9107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3FF7327D" w14:textId="77777777" w:rsidR="00A40CD2" w:rsidRDefault="00A40CD2" w:rsidP="00A40CD2">
      <w:pPr>
        <w:rPr>
          <w:rtl/>
        </w:rPr>
      </w:pPr>
      <w:del w:id="994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73" w:author="מנוע מכני" w:date="2026-10-05T11:32:12Z">
        <w:r>
          <w:rPr>
            <w:rtl/>
          </w:rPr>
          <w:t xml:space="preserve">ו"ע</w:t>
        </w:r>
      </w:ins>
      <w:del w:id="91074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''ע</w:delText>
        </w:r>
      </w:del>
      <w:r w:rsidR="00F63065">
        <w:rPr>
          <w:rtl/>
        </w:rPr>
        <w:t xml:space="preserve"> </w:t>
      </w:r>
      <w:ins w:id="94797" w:author="מנוע מכני" w:date="2026-10-05T11:32:12Z">
        <w:r>
          <w:rPr>
            <w:rtl/>
          </w:rPr>
          <w:t xml:space="preserve">יש</w:t>
        </w:r>
      </w:ins>
      <w:del w:id="94798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7471" w:author="מנוע מכני" w:date="2026-10-05T11:32:12Z">
        <w:r>
          <w:rPr>
            <w:rtl/>
          </w:rPr>
          <w:t xml:space="preserve">להם</w:t>
        </w:r>
      </w:ins>
      <w:del w:id="97472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F63065">
        <w:rPr>
          <w:rtl/>
        </w:rPr>
        <w:t xml:space="preserve">, </w:t>
      </w:r>
      <w:ins w:id="93491" w:author="מנוע מכני" w:date="2026-10-05T11:32:12Z">
        <w:r>
          <w:rPr>
            <w:rtl/>
          </w:rPr>
          <w:t xml:space="preserve">וכאן</w:t>
        </w:r>
      </w:ins>
      <w:del w:id="93492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ביולדת למקוטעין קא מיפלגי, </w:t>
      </w:r>
    </w:p>
    <w:p w14:paraId="0958C5D9" w14:textId="77777777" w:rsidR="00B874E6" w:rsidRDefault="00D84FE5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לתנא </w:t>
      </w:r>
      <w:ins w:id="97551" w:author="מנוע מכני" w:date="2026-10-05T11:32:12Z">
        <w:r>
          <w:rPr>
            <w:rtl/>
          </w:rPr>
          <w:t xml:space="preserve">ראשון</w:t>
        </w:r>
      </w:ins>
      <w:del w:id="97552" w:author="מנוע מכני" w:date="2026-10-05T11:32:12Z">
        <w:r w:rsidR="00F63065">
          <w:rPr>
            <w:rtl/>
          </w:rPr>
          <w:delText xml:space="preserve">קמא</w:delText>
        </w:r>
      </w:del>
      <w:r w:rsidR="00F63065">
        <w:rPr>
          <w:rtl/>
        </w:rPr>
        <w:t xml:space="preserve"> - אינה יולדת למקוטעין, </w:t>
      </w:r>
      <w:ins w:id="92837" w:author="מנוע מכני" w:date="2026-10-05T11:32:12Z">
        <w:r>
          <w:rPr>
            <w:rStyle w:val="2fb"/>
            <w:rtl/>
          </w:rPr>
          <w:t xml:space="preserve">לר"ש</w:t>
        </w:r>
      </w:ins>
      <w:del w:id="92838" w:author="מנוע מכני" w:date="2026-10-05T11:32:12Z">
        <w:r w:rsidR="00F63065">
          <w:rPr>
            <w:rtl/>
          </w:rPr>
          <w:delText xml:space="preserve">לרבי שמעון</w:delText>
        </w:r>
      </w:del>
      <w:r w:rsidR="00F63065">
        <w:rPr>
          <w:rtl/>
        </w:rPr>
        <w:t xml:space="preserve"> - יולדת</w:t>
      </w:r>
      <w:r w:rsidR="0057284B">
        <w:rPr>
          <w:rtl/>
        </w:rPr>
        <w:t>.</w:t>
      </w:r>
    </w:p>
    <w:p>
      <w:pPr>
        <w:pStyle w:val="38"/>
        <w:rPr>
          <w:ins w:id="99426" w:author="מנוע מכני" w:date="2026-10-05T11:32:12Z"/>
        </w:rPr>
      </w:pPr>
      <w:r>
        <w:t>וא</w:t>
      </w:r>
      <w:ins w:id="91075" w:author="מנוע מכני" w:date="2026-10-05T11:32:12Z">
        <w:r>
          <w:t xml:space="preserve">ב"א</w:t>
        </w:r>
      </w:ins>
      <w:del w:id="91076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2DAAC08B" w14:textId="77777777" w:rsidR="00B05860" w:rsidRDefault="00A40CD2" w:rsidP="00B05860">
      <w:pPr>
        <w:rPr>
          <w:rtl/>
        </w:rPr>
      </w:pPr>
      <w:del w:id="994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77" w:author="מנוע מכני" w:date="2026-10-05T11:32:12Z">
        <w:r>
          <w:rPr>
            <w:rtl/>
          </w:rPr>
          <w:t xml:space="preserve">ו"ע</w:t>
        </w:r>
      </w:ins>
      <w:del w:id="91078" w:author="מנוע מכני" w:date="2026-10-05T11:32:12Z">
        <w:r w:rsidR="00F63065">
          <w:rPr>
            <w:rtl/>
          </w:rPr>
          <w:delText xml:space="preserve">ו</w:delText>
        </w:r>
        <w:r w:rsidR="00B05860">
          <w:rPr>
            <w:rFonts w:hint="cs"/>
            <w:rtl/>
          </w:rPr>
          <w:delText xml:space="preserve">''ע</w:delText>
        </w:r>
      </w:del>
      <w:r w:rsidR="00B05860">
        <w:rPr>
          <w:rFonts w:hint="cs"/>
          <w:rtl/>
        </w:rPr>
        <w:t xml:space="preserve"> </w:t>
      </w:r>
      <w:r w:rsidR="00F63065">
        <w:rPr>
          <w:rtl/>
        </w:rPr>
        <w:t xml:space="preserve">אינה יולדת למקוטעין, </w:t>
      </w:r>
      <w:ins w:id="93493" w:author="מנוע מכני" w:date="2026-10-05T11:32:12Z">
        <w:r>
          <w:rPr>
            <w:rtl/>
          </w:rPr>
          <w:t xml:space="preserve">וכאן</w:t>
        </w:r>
      </w:ins>
      <w:del w:id="93494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במקצת היום ככולו </w:t>
      </w:r>
      <w:ins w:id="98117" w:author="מנוע מכני" w:date="2026-10-05T11:32:12Z">
        <w:r>
          <w:rPr>
            <w:rtl/>
          </w:rPr>
          <w:t xml:space="preserve">חלקו</w:t>
        </w:r>
      </w:ins>
      <w:del w:id="98118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0AA95C81" w14:textId="77777777" w:rsidR="00B874E6" w:rsidRDefault="00F63065" w:rsidP="00B05860">
      <w:pPr>
        <w:rPr>
          <w:rtl/>
        </w:rPr>
      </w:pPr>
      <w:r>
        <w:rPr>
          <w:rStyle w:val="2fb"/>
          <w:rtl/>
        </w:rPr>
        <w:t xml:space="preserve">ל</w:t>
      </w:r>
      <w:ins w:id="91079" w:author="מנוע מכני" w:date="2026-10-05T11:32:12Z">
        <w:r>
          <w:rPr>
            <w:rStyle w:val="2fb"/>
            <w:rtl/>
          </w:rPr>
          <w:t xml:space="preserve">ת"ק</w:t>
        </w:r>
      </w:ins>
      <w:del w:id="91080" w:author="מנוע מכני" w:date="2026-10-05T11:32:12Z">
        <w:r>
          <w:rPr>
            <w:rtl/>
          </w:rPr>
          <w:delText xml:space="preserve">ת</w:delText>
        </w:r>
        <w:r w:rsidR="00B05860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95" w:author="מנוע מכני" w:date="2026-10-05T11:32:12Z">
        <w:r>
          <w:rPr>
            <w:rtl/>
          </w:rPr>
          <w:t xml:space="preserve">אומרים</w:t>
        </w:r>
      </w:ins>
      <w:del w:id="93496" w:author="מנוע מכני" w:date="2026-10-05T11:32:12Z">
        <w:r>
          <w:rPr>
            <w:rtl/>
          </w:rPr>
          <w:delText xml:space="preserve">אמ</w:delText>
        </w:r>
        <w:r w:rsidR="00D84FE5">
          <w:rPr>
            <w:rtl/>
          </w:rPr>
          <w:delText xml:space="preserve">רינן</w:delText>
        </w:r>
      </w:del>
      <w:r w:rsidR="00D84FE5">
        <w:rPr>
          <w:rtl/>
        </w:rPr>
        <w:t xml:space="preserve"> מקצת היום ככולו, </w:t>
      </w:r>
      <w:r w:rsidR="00D84FE5">
        <w:rPr>
          <w:rStyle w:val="2fb"/>
          <w:rtl/>
        </w:rPr>
        <w:t xml:space="preserve">ל</w:t>
      </w:r>
      <w:ins w:id="91081" w:author="מנוע מכני" w:date="2026-10-05T11:32:12Z">
        <w:r>
          <w:rPr>
            <w:rStyle w:val="2fb"/>
            <w:rtl/>
          </w:rPr>
          <w:t xml:space="preserve">ר"ש</w:t>
        </w:r>
      </w:ins>
      <w:del w:id="91082" w:author="מנוע מכני" w:date="2026-10-05T11:32:12Z">
        <w:r w:rsidR="00D84FE5">
          <w:rPr>
            <w:rtl/>
          </w:rPr>
          <w:delText xml:space="preserve">ר</w:delText>
        </w:r>
        <w:r w:rsidR="00D84FE5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- אמרי' מקצת היום ככולו</w:t>
      </w:r>
      <w:r w:rsidR="0057284B">
        <w:rPr>
          <w:rtl/>
        </w:rPr>
        <w:t>.</w:t>
      </w:r>
    </w:p>
    <w:p>
      <w:pPr>
        <w:pStyle w:val="38"/>
        <w:rPr>
          <w:ins w:id="99428" w:author="מנוע מכני" w:date="2026-10-05T11:32:12Z"/>
        </w:rPr>
      </w:pPr>
      <w:r>
        <w:t xml:space="preserve">ואב"א:</w:t>
      </w:r>
    </w:p>
    <w:p w14:paraId="1E4E89B2" w14:textId="77777777" w:rsidR="00B05860" w:rsidRDefault="00F63065" w:rsidP="00B05860">
      <w:pPr>
        <w:rPr>
          <w:rtl/>
        </w:rPr>
      </w:pPr>
      <w:del w:id="99429" w:author="מנוע מכני" w:date="2026-10-05T11:32:12Z">
        <w:r>
          <w:rPr>
            <w:rtl/>
          </w:rPr>
          <w:delText xml:space="preserve"> </w:delText>
        </w:r>
      </w:del>
      <w:ins w:id="98189" w:author="מנוע מכני" w:date="2026-10-05T11:32:12Z">
        <w:r>
          <w:rPr>
            <w:rtl/>
          </w:rPr>
          <w:t xml:space="preserve">דלכ"ע</w:t>
        </w:r>
      </w:ins>
      <w:del w:id="98190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</w:t>
      </w:r>
      <w:ins w:id="93497" w:author="מנוע מכני" w:date="2026-10-05T11:32:12Z">
        <w:r>
          <w:rPr>
            <w:rtl/>
          </w:rPr>
          <w:t xml:space="preserve">אומרים</w:t>
        </w:r>
      </w:ins>
      <w:del w:id="9349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ככולו, </w:t>
      </w:r>
      <w:ins w:id="93499" w:author="מנוע מכני" w:date="2026-10-05T11:32:12Z">
        <w:r>
          <w:rPr>
            <w:rtl/>
          </w:rPr>
          <w:t xml:space="preserve">וכאן</w:t>
        </w:r>
      </w:ins>
      <w:del w:id="9350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במחוסר זמן נכנס לדיר להתעשר </w:t>
      </w:r>
      <w:ins w:id="98119" w:author="מנוע מכני" w:date="2026-10-05T11:32:12Z">
        <w:r>
          <w:rPr>
            <w:rtl/>
          </w:rPr>
          <w:t xml:space="preserve">חלקו</w:t>
        </w:r>
      </w:ins>
      <w:del w:id="98120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 w14:paraId="46053A6B" w14:textId="77777777" w:rsidR="00B05860" w:rsidRDefault="00B05860" w:rsidP="00B05860">
      <w:pPr>
        <w:pStyle w:val="afff0"/>
        <w:framePr w:wrap="around"/>
        <w:rPr>
          <w:rtl/>
        </w:rPr>
      </w:pPr>
      <w:r>
        <w:rPr>
          <w:rFonts w:hint="cs"/>
          <w:rtl/>
        </w:rPr>
        <w:t>כא:</w:t>
      </w:r>
    </w:p>
    <w:p>
      <w:pPr>
        <w:pStyle w:val="38"/>
        <w:rPr>
          <w:ins w:id="99430" w:author="מנוע מכני" w:date="2026-10-05T11:32:12Z"/>
        </w:rPr>
      </w:pPr>
      <w:r>
        <w:t xml:space="preserve">והתניא:</w:t>
      </w:r>
    </w:p>
    <w:p w14:paraId="519F0305" w14:textId="77777777" w:rsidR="00B05860" w:rsidRDefault="00F63065" w:rsidP="00D84FE5">
      <w:pPr>
        <w:rPr>
          <w:rtl/>
        </w:rPr>
      </w:pPr>
      <w:del w:id="9943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</w:t>
      </w:r>
      <w:r w:rsidR="00D84FE5">
        <w:rPr>
          <w:rStyle w:val="2fb"/>
          <w:rFonts w:hint="cs"/>
          <w:rtl/>
        </w:rPr>
        <w:t xml:space="preserve">ש</w:t>
      </w:r>
      <w:ins w:id="91083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084" w:author="מנוע מכני" w:date="2026-10-05T11:32:12Z">
        <w:r w:rsidR="00D84FE5">
          <w:rPr>
            <w:rFonts w:hint="cs"/>
            <w:rtl/>
          </w:rPr>
          <w:delText xml:space="preserve">ב''י</w:delText>
        </w:r>
      </w:del>
      <w:r w:rsidR="00D84FE5">
        <w:rPr>
          <w:rFonts w:hint="cs"/>
          <w:rtl/>
        </w:rPr>
        <w:t xml:space="preserve"> </w:t>
      </w:r>
      <w:r>
        <w:rPr>
          <w:rtl/>
        </w:rPr>
        <w:t xml:space="preserve">אומר משום </w:t>
      </w:r>
      <w:ins w:id="92839" w:author="מנוע מכני" w:date="2026-10-05T11:32:12Z">
        <w:r>
          <w:rPr>
            <w:rStyle w:val="2fb"/>
            <w:rtl/>
          </w:rPr>
          <w:t xml:space="preserve">ר"ש</w:t>
        </w:r>
      </w:ins>
      <w:del w:id="92840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מחוסר זמן - נכנס לדיר להתעשר, </w:t>
      </w:r>
    </w:p>
    <w:p w14:paraId="5C43C316" w14:textId="77777777" w:rsidR="00B874E6" w:rsidRDefault="00B05860" w:rsidP="00B05860">
      <w:pPr>
        <w:rPr>
          <w:rtl/>
        </w:rPr>
      </w:pPr>
      <w:r>
        <w:rPr>
          <w:rtl/>
        </w:rPr>
        <w:t>והרי הן כבכור, מה בכור</w:t>
      </w:r>
      <w:r w:rsidR="00F63065">
        <w:rPr>
          <w:rtl/>
        </w:rPr>
        <w:t xml:space="preserve"> קדוש לפני זמנו</w:t>
      </w:r>
      <w:r>
        <w:rPr>
          <w:rtl/>
        </w:rPr>
        <w:t xml:space="preserve"> וקרב לאחר זמנו, אף מחוסר זמן </w:t>
      </w:r>
      <w:r w:rsidR="00F63065">
        <w:rPr>
          <w:rtl/>
        </w:rPr>
        <w:t>קדוש לפני זמנו וקרב לאחר זמנו</w:t>
      </w:r>
      <w:r w:rsidR="0057284B">
        <w:rPr>
          <w:rtl/>
        </w:rPr>
        <w:t>.</w:t>
      </w:r>
    </w:p>
    <w:p w14:paraId="2EA00EE4" w14:textId="77777777" w:rsidR="00B05860" w:rsidRDefault="00F63065" w:rsidP="00B05860">
      <w:pPr>
        <w:rPr>
          <w:rtl/>
        </w:rPr>
      </w:pPr>
      <w:ins w:id="98457" w:author="מנוע מכני" w:date="2026-10-05T11:32:12Z">
        <w:r>
          <w:rPr>
            <w:b/>
            <w:bCs/>
            <w:rtl/>
          </w:rPr>
          <w:t xml:space="preserve">מסתבר</w:t>
        </w:r>
      </w:ins>
      <w:del w:id="98458" w:author="מנוע מכני" w:date="2026-10-05T11:32:12Z">
        <w:r w:rsidRPr="00C5263B">
          <w:rPr>
            <w:b/>
            <w:bCs/>
            <w:rtl/>
          </w:rPr>
          <w:delText xml:space="preserve">מסתברא</w:delText>
        </w:r>
      </w:del>
      <w:r>
        <w:rPr>
          <w:rtl/>
        </w:rPr>
        <w:t xml:space="preserve">, מבכור </w:t>
      </w:r>
      <w:r>
        <w:rPr>
          <w:rtl/>
        </w:rPr>
        <w:t xml:space="preserve">הו</w:t>
      </w:r>
      <w:r w:rsidR="00B05860">
        <w:rPr>
          <w:rFonts w:hint="cs"/>
          <w:rtl/>
        </w:rPr>
        <w:t xml:space="preserve">"ל</w:t>
      </w:r>
      <w:r w:rsidR="00B05860">
        <w:rPr>
          <w:rFonts w:hint="cs"/>
          <w:rtl/>
        </w:rPr>
        <w:t xml:space="preserve"> </w:t>
      </w:r>
      <w:ins w:id="90635" w:author="מנוע סמנטי" w:date="2026-10-05T11:39:44Z">
        <w:r>
          <w:rPr>
            <w:rtl/>
          </w:rPr>
          <w:t xml:space="preserve">ללמוד</w:t>
        </w:r>
      </w:ins>
      <w:del w:id="90636" w:author="מנוע סמנטי" w:date="2026-10-05T11:39:44Z">
        <w:r>
          <w:rPr>
            <w:rtl/>
          </w:rPr>
          <w:delText xml:space="preserve">למילף</w:delText>
        </w:r>
      </w:del>
      <w:r>
        <w:rPr>
          <w:rtl/>
        </w:rPr>
        <w:t xml:space="preserve">, שכן: גואל, מום, תמורת, אכילה</w:t>
      </w:r>
      <w:ins w:id="96259" w:author="מנוע מכני" w:date="2026-10-05T11:32:12Z">
        <w:r>
          <w:rPr>
            <w:rtl/>
          </w:rPr>
          <w:t xml:space="preserve">,</w:t>
        </w:r>
      </w:ins>
      <w:del w:id="96260" w:author="מנוע מכני" w:date="2026-10-05T11:32:12Z">
        <w:r w:rsidR="000B5F7F">
          <w:rPr>
            <w:rtl/>
          </w:rPr>
          <w:delText xml:space="preserve">;</w:delText>
        </w:r>
      </w:del>
    </w:p>
    <w:p w14:paraId="4D6809E2" w14:textId="77777777" w:rsidR="00D84FE5" w:rsidRDefault="00F63065" w:rsidP="00B05860">
      <w:pPr>
        <w:rPr>
          <w:rtl/>
        </w:rPr>
      </w:pPr>
      <w:r>
        <w:rPr>
          <w:rStyle w:val="2fb"/>
          <w:rtl/>
        </w:rPr>
        <w:t xml:space="preserve">אדרבה</w:t>
      </w:r>
      <w:r>
        <w:rPr>
          <w:rtl/>
        </w:rPr>
        <w:t xml:space="preserve">, מקדשים </w:t>
      </w:r>
      <w:r w:rsidR="00B05860">
        <w:rPr>
          <w:rFonts w:hint="cs"/>
          <w:rtl/>
        </w:rPr>
        <w:t>הו"ל</w:t>
      </w:r>
      <w:r>
        <w:rPr>
          <w:rtl/>
        </w:rPr>
        <w:t xml:space="preserve"> </w:t>
      </w:r>
      <w:ins w:id="90637" w:author="מנוע סמנטי" w:date="2026-10-05T11:39:44Z">
        <w:r>
          <w:rPr>
            <w:rtl/>
          </w:rPr>
          <w:t xml:space="preserve">ללמוד</w:t>
        </w:r>
      </w:ins>
      <w:del w:id="90638" w:author="מנוע סמנטי" w:date="2026-10-05T11:39:44Z">
        <w:r>
          <w:rPr>
            <w:rtl/>
          </w:rPr>
          <w:delText xml:space="preserve">למילף</w:delText>
        </w:r>
      </w:del>
      <w:r>
        <w:rPr>
          <w:rtl/>
        </w:rPr>
        <w:t xml:space="preserve">, שכן: זכר, קדוש, במתנות, פשוט! </w:t>
      </w:r>
    </w:p>
    <w:p>
      <w:pPr>
        <w:pStyle w:val="38"/>
        <w:rPr>
          <w:ins w:id="99432" w:author="מנוע מכני" w:date="2026-10-05T11:32:12Z"/>
        </w:rPr>
      </w:pPr>
      <w:r>
        <w:t xml:space="preserve">אלא</w:t>
      </w:r>
    </w:p>
    <w:p w14:paraId="2B5000C3" w14:textId="77777777" w:rsidR="00B874E6" w:rsidRDefault="00F63065" w:rsidP="00B05860">
      <w:pPr>
        <w:rPr>
          <w:rtl/>
        </w:rPr>
      </w:pPr>
      <w:del w:id="99433" w:author="מנוע מכני" w:date="2026-10-05T11:32:12Z">
        <w:r>
          <w:rPr>
            <w:rtl/>
          </w:rPr>
          <w:delText xml:space="preserve"> </w:delText>
        </w:r>
      </w:del>
      <w:ins w:id="92841" w:author="מנוע מכני" w:date="2026-10-05T11:32:12Z">
        <w:r>
          <w:rPr>
            <w:rStyle w:val="2fb"/>
            <w:rtl/>
          </w:rPr>
          <w:t xml:space="preserve">ר"ש</w:t>
        </w:r>
      </w:ins>
      <w:del w:id="92842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העברה העברה גמיר</w:t>
      </w:r>
      <w:r w:rsidR="0057284B">
        <w:rPr>
          <w:rtl/>
        </w:rPr>
        <w:t>.</w:t>
      </w:r>
    </w:p>
    <w:p w14:paraId="373A14A1" w14:textId="77777777" w:rsidR="00D84FE5" w:rsidRDefault="00B05860" w:rsidP="00F63065">
      <w:pPr>
        <w:rPr>
          <w:rtl/>
        </w:rPr>
      </w:pPr>
      <w:ins w:id="91085" w:author="מנוע מכני" w:date="2026-10-05T11:32:12Z">
        <w:r>
          <w:rPr>
            <w:rFonts w:hint="cs"/>
            <w:rtl/>
          </w:rPr>
          <w:t xml:space="preserve">ה"ד</w:t>
        </w:r>
      </w:ins>
      <w:del w:id="91086" w:author="מנוע מכני" w:date="2026-10-05T11:32:12Z">
        <w:r>
          <w:rPr>
            <w:rFonts w:hint="cs"/>
            <w:rtl/>
          </w:rPr>
          <w:delText xml:space="preserve">ה''ד</w:delText>
        </w:r>
      </w:del>
      <w:r w:rsidR="00F63065">
        <w:rPr>
          <w:rtl/>
        </w:rPr>
        <w:t xml:space="preserve"> טינוף? </w:t>
      </w:r>
    </w:p>
    <w:p>
      <w:pPr>
        <w:pStyle w:val="38"/>
        <w:rPr>
          <w:ins w:id="99434" w:author="מנוע מכני" w:date="2026-10-05T11:32:12Z"/>
        </w:rPr>
      </w:pPr>
      <w:del w:id="100904" w:author="מנוע מכני" w:date="2026-10-05T11:32:12Z">
        <w:r>
          <w:delText xml:space="preserve">אמר </w:delText>
        </w:r>
      </w:del>
      <w:r>
        <w:t xml:space="preserve">רבא:</w:t>
      </w:r>
    </w:p>
    <w:p w14:paraId="4A362B85" w14:textId="77777777" w:rsidR="00B874E6" w:rsidRDefault="00F63065" w:rsidP="00F63065">
      <w:pPr>
        <w:rPr>
          <w:rtl/>
        </w:rPr>
      </w:pPr>
      <w:del w:id="99435" w:author="מנוע מכני" w:date="2026-10-05T11:32:12Z">
        <w:r>
          <w:rPr>
            <w:rtl/>
          </w:rPr>
          <w:delText xml:space="preserve"> </w:delText>
        </w:r>
      </w:del>
      <w:ins w:id="93501" w:author="מנוע מכני" w:date="2026-10-05T11:32:12Z">
        <w:r>
          <w:rPr>
            <w:rtl/>
          </w:rPr>
          <w:t xml:space="preserve">כדאמרו</w:t>
        </w:r>
      </w:ins>
      <w:del w:id="93502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רעותא דצלתא אצר חיותא, </w:t>
      </w:r>
      <w:r>
        <w:rPr>
          <w:rStyle w:val="2fb"/>
          <w:rtl/>
        </w:rPr>
        <w:t xml:space="preserve">ושמואל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בעבועי דדמא</w:t>
      </w:r>
      <w:r w:rsidR="0057284B">
        <w:rPr>
          <w:rtl/>
        </w:rPr>
        <w:t>.</w:t>
      </w:r>
    </w:p>
    <w:p w14:paraId="1B306EA7" w14:textId="77777777" w:rsidR="00B874E6" w:rsidRDefault="00F63065" w:rsidP="00F63065">
      <w:pPr>
        <w:rPr>
          <w:rtl/>
        </w:rPr>
      </w:pPr>
      <w:r>
        <w:rPr>
          <w:rtl/>
        </w:rPr>
        <w:t>וצריך להראותו לחכם</w:t>
      </w:r>
      <w:ins w:id="96261" w:author="מנוע מכני" w:date="2026-10-05T11:32:12Z">
        <w:r>
          <w:rPr>
            <w:rtl/>
          </w:rPr>
          <w:t xml:space="preserve">,</w:t>
        </w:r>
      </w:ins>
      <w:del w:id="96262" w:author="מנוע מכני" w:date="2026-10-05T11:32:12Z">
        <w:r w:rsidR="000B5F7F">
          <w:rPr>
            <w:rtl/>
          </w:rPr>
          <w:delText xml:space="preserve">;</w:delText>
        </w:r>
      </w:del>
      <w:r w:rsidR="00B05860">
        <w:rPr>
          <w:rFonts w:hint="cs"/>
          <w:rtl/>
        </w:rPr>
        <w:t xml:space="preserve"> </w:t>
      </w:r>
      <w:r>
        <w:rPr>
          <w:rtl/>
        </w:rPr>
        <w:t xml:space="preserve">חכם </w:t>
      </w:r>
      <w:ins w:id="97553" w:author="מנוע מכני" w:date="2026-10-05T11:32:12Z">
        <w:r>
          <w:rPr>
            <w:rtl/>
          </w:rPr>
          <w:t xml:space="preserve">מנין</w:t>
        </w:r>
      </w:ins>
      <w:del w:id="97554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ידע?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2843" w:author="מנוע מכני" w:date="2026-10-05T11:32:12Z">
        <w:r>
          <w:rPr>
            <w:rStyle w:val="2fb"/>
            <w:rtl/>
          </w:rPr>
          <w:t xml:space="preserve">ר"פ</w:t>
        </w:r>
      </w:ins>
      <w:del w:id="92844" w:author="מנוע מכני" w:date="2026-10-05T11:32:12Z">
        <w:r>
          <w:rPr>
            <w:rtl/>
          </w:rPr>
          <w:delText xml:space="preserve">רב פפא</w:delText>
        </w:r>
      </w:del>
      <w:r>
        <w:rPr>
          <w:rtl/>
        </w:rPr>
        <w:t xml:space="preserve">: רועה חכם</w:t>
      </w:r>
      <w:r w:rsidR="0057284B">
        <w:rPr>
          <w:rtl/>
        </w:rPr>
        <w:t>.</w:t>
      </w:r>
    </w:p>
    <w:p>
      <w:pPr>
        <w:pStyle w:val="38"/>
        <w:rPr>
          <w:ins w:id="99436" w:author="מנוע מכני" w:date="2026-10-05T11:32:12Z"/>
        </w:rPr>
      </w:pPr>
      <w:r>
        <w:t>א</w:t>
      </w:r>
      <w:ins w:id="91087" w:author="מנוע מכני" w:date="2026-10-05T11:32:12Z">
        <w:r>
          <w:t xml:space="preserve">ר"ח</w:t>
        </w:r>
      </w:ins>
      <w:del w:id="91088" w:author="מנוע מכני" w:date="2026-10-05T11:32:12Z">
        <w:r w:rsidR="00B05860">
          <w:delText xml:space="preserve">ר''ח</w:delText>
        </w:r>
      </w:del>
      <w:r>
        <w:t xml:space="preserve">:</w:t>
      </w:r>
    </w:p>
    <w:p w14:paraId="2C11AE46" w14:textId="77777777" w:rsidR="00D84FE5" w:rsidRDefault="00F63065" w:rsidP="00B05860">
      <w:pPr>
        <w:rPr>
          <w:rtl/>
        </w:rPr>
      </w:pPr>
      <w:del w:id="994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הרי אמרו יצירת הוולד באשה - ארבעים יום, </w:t>
      </w:r>
    </w:p>
    <w:p>
      <w:pPr>
        <w:pStyle w:val="38"/>
        <w:rPr>
          <w:ins w:id="99438" w:author="מנוע מכני" w:date="2026-10-05T11:32:12Z"/>
        </w:rPr>
      </w:pPr>
      <w:r w:rsidRPr="00C5263B">
        <w:t xml:space="preserve">בעי רב חסדא:</w:t>
      </w:r>
    </w:p>
    <w:p w14:paraId="3D577059" w14:textId="77777777" w:rsidR="00A40CD2" w:rsidRPr="00C5263B" w:rsidRDefault="00F63065" w:rsidP="00B05860">
      <w:pPr>
        <w:rPr>
          <w:b/>
          <w:bCs/>
          <w:rtl/>
        </w:rPr>
      </w:pPr>
      <w:del w:id="99439" w:author="מנוע מכני" w:date="2026-10-05T11:32:12Z">
        <w:r w:rsidRPr="00C5263B">
          <w:rPr>
            <w:b/>
            <w:bCs/>
            <w:rtl/>
          </w:rPr>
          <w:delText xml:space="preserve"> </w:delText>
        </w:r>
      </w:del>
      <w:r w:rsidRPr="00C5263B">
        <w:rPr>
          <w:b/>
          <w:bCs/>
          <w:rtl/>
        </w:rPr>
        <w:t xml:space="preserve">בבהמה בכמה? </w:t>
      </w:r>
    </w:p>
    <w:p>
      <w:pPr>
        <w:pStyle w:val="38"/>
        <w:rPr>
          <w:ins w:id="99440" w:author="מנוע מכני" w:date="2026-10-05T11:32:12Z"/>
        </w:rPr>
      </w:pPr>
      <w:ins w:id="91089" w:author="מנוע מכני" w:date="2026-10-05T11:32:12Z">
        <w:del w:id="100973" w:author="מנוע מכני" w:date="2026-10-05T11:32:12Z">
          <w:r>
            <w:delText xml:space="preserve">א"ל</w:delText>
          </w:r>
          <w:r w:rsidR="00B05860">
            <w:delText xml:space="preserve"> </w:delText>
          </w:r>
        </w:del>
      </w:ins>
      <w:del w:id="91090" w:author="מנוע מכני" w:date="2026-10-05T11:32:12Z">
        <w:r>
          <w:delText xml:space="preserve">א</w:delText>
        </w:r>
        <w:r w:rsidR="00B05860">
          <w:delText xml:space="preserve">''ל</w:delText>
        </w:r>
      </w:del>
      <w:ins w:id="91091" w:author="מנוע מכני" w:date="2026-10-05T11:32:12Z">
        <w:r>
          <w:t xml:space="preserve">ר"פ</w:t>
        </w:r>
      </w:ins>
      <w:del w:id="91092" w:author="מנוע מכני" w:date="2026-10-05T11:32:12Z">
        <w:r>
          <w:delText xml:space="preserve">ר</w:delText>
        </w:r>
        <w:r w:rsidR="00B05860">
          <w:delText xml:space="preserve">''פ</w:delText>
        </w:r>
      </w:del>
      <w:r w:rsidR="00B05860">
        <w:t xml:space="preserve"> </w:t>
      </w:r>
      <w:r>
        <w:t xml:space="preserve">לאביי:</w:t>
      </w:r>
    </w:p>
    <w:p w14:paraId="5E7DD3A8" w14:textId="77777777" w:rsidR="00B874E6" w:rsidRDefault="00F63065" w:rsidP="00D84FE5">
      <w:pPr>
        <w:rPr>
          <w:rtl/>
        </w:rPr>
      </w:pPr>
      <w:del w:id="99441" w:author="מנוע מכני" w:date="2026-10-05T11:32:12Z">
        <w:r>
          <w:rPr>
            <w:rtl/>
          </w:rPr>
          <w:delText xml:space="preserve"> </w:delText>
        </w:r>
      </w:del>
      <w:ins w:id="93503" w:author="מנוע מכני" w:date="2026-10-05T11:32:12Z">
        <w:r>
          <w:rPr>
            <w:rtl/>
          </w:rPr>
          <w:t xml:space="preserve">לא</w:t>
        </w:r>
      </w:ins>
      <w:del w:id="9350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היינו </w:t>
      </w:r>
      <w:r>
        <w:rPr>
          <w:rStyle w:val="2fb"/>
          <w:rtl/>
        </w:rPr>
        <w:t xml:space="preserve">דזעירי</w:t>
      </w:r>
      <w:r w:rsidR="00D84FE5">
        <w:rPr>
          <w:rFonts w:hint="cs"/>
          <w:rtl/>
        </w:rPr>
        <w:t xml:space="preserve"> ד</w:t>
      </w:r>
      <w:r>
        <w:rPr>
          <w:rtl/>
        </w:rPr>
        <w:t>אין טינוף פחות משלשים יום</w:t>
      </w:r>
      <w:ins w:id="96263" w:author="מנוע מכני" w:date="2026-10-05T11:32:12Z">
        <w:r>
          <w:rPr>
            <w:rtl/>
          </w:rPr>
          <w:t xml:space="preserve">,</w:t>
        </w:r>
      </w:ins>
      <w:del w:id="96264" w:author="מנוע מכני" w:date="2026-10-05T11:32:12Z">
        <w:r w:rsidR="000B5F7F">
          <w:rPr>
            <w:rtl/>
          </w:rPr>
          <w:delText xml:space="preserve">;</w:delText>
        </w:r>
      </w:del>
      <w:r w:rsidR="00D84FE5">
        <w:rPr>
          <w:rFonts w:hint="cs"/>
          <w:rtl/>
        </w:rPr>
        <w:t xml:space="preserve"> </w:t>
      </w:r>
      <w:r>
        <w:rPr>
          <w:rtl/>
        </w:rPr>
        <w:t>ההוא - לקבל איתמר</w:t>
      </w:r>
      <w:r w:rsidR="0057284B">
        <w:rPr>
          <w:rtl/>
        </w:rPr>
        <w:t>.</w:t>
      </w:r>
    </w:p>
    <w:p w14:paraId="1C2DBF42" w14:textId="77777777" w:rsidR="00B05860" w:rsidRDefault="00F63065" w:rsidP="00F63065">
      <w:pPr>
        <w:rPr>
          <w:rtl/>
        </w:rPr>
      </w:pPr>
      <w:r>
        <w:rPr>
          <w:rtl/>
        </w:rPr>
        <w:t xml:space="preserve">מצינו לוקח </w:t>
      </w:r>
      <w:ins w:id="98311" w:author="מנוע מכני" w:date="2026-10-05T11:32:12Z">
        <w:r>
          <w:rPr>
            <w:rtl/>
          </w:rPr>
          <w:t xml:space="preserve">מנכרי</w:t>
        </w:r>
      </w:ins>
      <w:del w:id="98312" w:author="מנוע מכני" w:date="2026-10-05T11:32:12Z">
        <w:r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לוקח מישראל </w:t>
      </w:r>
      <w:ins w:id="94799" w:author="מנוע מכני" w:date="2026-10-05T11:32:12Z">
        <w:r>
          <w:rPr>
            <w:rtl/>
          </w:rPr>
          <w:t xml:space="preserve">מה</w:t>
        </w:r>
      </w:ins>
      <w:del w:id="9480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99442" w:author="מנוע מכני" w:date="2026-10-05T11:32:12Z"/>
        </w:rPr>
      </w:pPr>
      <w:r w:rsidRPr="00D84FE5">
        <w:t>רב</w:t>
      </w:r>
      <w:r>
        <w:t xml:space="preserve">:</w:t>
      </w:r>
    </w:p>
    <w:p w14:paraId="220EF7AF" w14:textId="77777777" w:rsidR="00B05860" w:rsidRDefault="00D84FE5" w:rsidP="00D84FE5">
      <w:pPr>
        <w:rPr>
          <w:rtl/>
        </w:rPr>
      </w:pPr>
      <w:del w:id="994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ודאי, דאם </w:t>
      </w:r>
      <w:ins w:id="98459" w:author="מנוע מכני" w:date="2026-10-05T11:32:12Z">
        <w:r>
          <w:rPr>
            <w:rtl/>
          </w:rPr>
          <w:t xml:space="preserve">ישנו</w:t>
        </w:r>
      </w:ins>
      <w:del w:id="9846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 דבכרה </w:t>
      </w:r>
      <w:ins w:id="98121" w:author="מנוע מכני" w:date="2026-10-05T11:32:12Z">
        <w:r>
          <w:rPr>
            <w:rtl/>
          </w:rPr>
          <w:t xml:space="preserve">היה</w:t>
        </w:r>
      </w:ins>
      <w:del w:id="98122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מישתבח </w:t>
      </w:r>
      <w:ins w:id="94801" w:author="מנוע מכני" w:date="2026-10-05T11:32:12Z">
        <w:r>
          <w:rPr>
            <w:rtl/>
          </w:rPr>
          <w:t xml:space="preserve">לו</w:t>
        </w:r>
      </w:ins>
      <w:del w:id="94802" w:author="מנוע מכני" w:date="2026-10-05T11:32:12Z">
        <w:r w:rsidR="00F63065">
          <w:rPr>
            <w:rtl/>
          </w:rPr>
          <w:delText xml:space="preserve">ל</w:delText>
        </w:r>
        <w:r>
          <w:rPr>
            <w:rtl/>
          </w:rPr>
          <w:delText xml:space="preserve">יה</w:delText>
        </w:r>
      </w:del>
      <w:r>
        <w:rPr>
          <w:rtl/>
        </w:rPr>
        <w:t xml:space="preserve">, </w:t>
      </w:r>
      <w:r w:rsidRPr="00D84FE5">
        <w:rPr>
          <w:rStyle w:val="2fb"/>
          <w:b/>
          <w:bCs/>
          <w:rtl/>
        </w:rPr>
        <w:t>ושמואל</w:t>
      </w:r>
      <w:r>
        <w:rPr>
          <w:rtl/>
        </w:rPr>
        <w:t>: בכור ספק, סבר לשחיטה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בעי </w:t>
      </w:r>
      <w:ins w:id="94803" w:author="מנוע מכני" w:date="2026-10-05T11:32:12Z">
        <w:r>
          <w:rPr>
            <w:rtl/>
          </w:rPr>
          <w:t xml:space="preserve">לו</w:t>
        </w:r>
      </w:ins>
      <w:del w:id="9480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444" w:author="מנוע מכני" w:date="2026-10-05T11:32:12Z"/>
        </w:rPr>
      </w:pPr>
      <w:r>
        <w:t xml:space="preserve">ור</w:t>
      </w:r>
      <w:ins w:id="91093" w:author="מנוע מכני" w:date="2026-10-05T11:32:12Z">
        <w:r>
          <w:t xml:space="preserve">י"ו</w:t>
        </w:r>
      </w:ins>
      <w:del w:id="91094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3340AA99" w14:textId="77777777" w:rsidR="00B874E6" w:rsidRDefault="00B05860" w:rsidP="00C5263B">
      <w:pPr>
        <w:rPr>
          <w:rtl/>
        </w:rPr>
      </w:pPr>
      <w:del w:id="994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חולין ודאין, </w:t>
      </w:r>
      <w:r w:rsidR="00C5263B">
        <w:rPr>
          <w:rFonts w:hint="cs"/>
          <w:rtl/>
        </w:rPr>
        <w:t>ד</w:t>
      </w:r>
      <w:r w:rsidR="00F63065">
        <w:rPr>
          <w:rtl/>
        </w:rPr>
        <w:t xml:space="preserve">אם </w:t>
      </w:r>
      <w:ins w:id="98461" w:author="מנוע מכני" w:date="2026-10-05T11:32:12Z">
        <w:r>
          <w:rPr>
            <w:rtl/>
          </w:rPr>
          <w:t xml:space="preserve">ישנו</w:t>
        </w:r>
      </w:ins>
      <w:del w:id="98462" w:author="מנוע מכני" w:date="2026-10-05T11:32:12Z">
        <w:r w:rsidR="00F63065">
          <w:rPr>
            <w:rtl/>
          </w:rPr>
          <w:delText xml:space="preserve">איתא</w:delText>
        </w:r>
      </w:del>
      <w:r w:rsidR="00F63065">
        <w:rPr>
          <w:rtl/>
        </w:rPr>
        <w:t xml:space="preserve"> דלא בכרה, כיון </w:t>
      </w:r>
      <w:ins w:id="93505" w:author="מנוע מכני" w:date="2026-10-05T11:32:12Z">
        <w:r>
          <w:rPr>
            <w:rtl/>
          </w:rPr>
          <w:t xml:space="preserve">דיש</w:t>
        </w:r>
      </w:ins>
      <w:del w:id="93506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איסורא - </w:t>
      </w:r>
      <w:ins w:id="98123" w:author="מנוע מכני" w:date="2026-10-05T11:32:12Z">
        <w:r>
          <w:rPr>
            <w:rtl/>
          </w:rPr>
          <w:t xml:space="preserve">היה</w:t>
        </w:r>
      </w:ins>
      <w:del w:id="98124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מודע </w:t>
      </w:r>
      <w:ins w:id="94805" w:author="מנוע מכני" w:date="2026-10-05T11:32:12Z">
        <w:r>
          <w:rPr>
            <w:rtl/>
          </w:rPr>
          <w:t xml:space="preserve">לו</w:t>
        </w:r>
      </w:ins>
      <w:del w:id="94806" w:author="מנוע מכני" w:date="2026-10-05T11:32:12Z">
        <w:r w:rsidR="00F63065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99446" w:author="מנוע מכני" w:date="2026-10-05T11:32:12Z"/>
        </w:rPr>
      </w:pPr>
      <w:ins w:id="91095" w:author="מנוע מכני" w:date="2026-10-05T11:32:12Z">
        <w:r>
          <w:t xml:space="preserve">ת"כ</w:t>
        </w:r>
      </w:ins>
      <w:del w:id="91096" w:author="מנוע מכני" w:date="2026-10-05T11:32:12Z">
        <w:r>
          <w:delText xml:space="preserve">ת''כ</w:delText>
        </w:r>
      </w:del>
      <w:r>
        <w:t xml:space="preserve"> דר</w:t>
      </w:r>
      <w:ins w:id="91097" w:author="מנוע מכני" w:date="2026-10-05T11:32:12Z">
        <w:r>
          <w:t xml:space="preserve">י"ו</w:t>
        </w:r>
      </w:ins>
      <w:del w:id="91098" w:author="מנוע מכני" w:date="2026-10-05T11:32:12Z">
        <w:r>
          <w:delText xml:space="preserve">י''ו</w:delText>
        </w:r>
      </w:del>
      <w:r w:rsidR="00F63065">
        <w:t xml:space="preserve"> דאמר חולין:</w:t>
      </w:r>
    </w:p>
    <w:p w14:paraId="52DD87FF" w14:textId="77777777" w:rsidR="00B874E6" w:rsidRDefault="00A40CD2" w:rsidP="00F63065">
      <w:pPr>
        <w:rPr>
          <w:rtl/>
        </w:rPr>
      </w:pPr>
      <w:del w:id="994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הודיעו - הולך ושוחט ואינו נמנע</w:t>
      </w:r>
      <w:r w:rsidR="0057284B">
        <w:rPr>
          <w:rtl/>
        </w:rPr>
        <w:t>.</w:t>
      </w:r>
    </w:p>
    <w:p w14:paraId="17B7285E" w14:textId="77777777" w:rsidR="00B874E6" w:rsidRDefault="00F63065" w:rsidP="00F63065">
      <w:pPr>
        <w:rPr>
          <w:rtl/>
        </w:rPr>
      </w:pPr>
      <w:r>
        <w:rPr>
          <w:rtl/>
        </w:rPr>
        <w:lastRenderedPageBreak/>
        <w:t xml:space="preserve">לימא תיהוי תיובתא </w:t>
      </w:r>
      <w:r>
        <w:rPr>
          <w:rStyle w:val="2fb"/>
          <w:rtl/>
        </w:rPr>
        <w:lastRenderedPageBreak/>
        <w:t xml:space="preserve">דרב</w:t>
      </w:r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ושמואל</w:t>
      </w:r>
      <w:r>
        <w:rPr>
          <w:rtl/>
        </w:rPr>
        <w:lastRenderedPageBreak/>
        <w:t xml:space="preserve">! </w:t>
      </w:r>
      <w:ins w:id="93511" w:author="מנוע מכני" w:date="2026-10-05T11:32:12Z">
        <w:r>
          <w:rPr>
            <w:rtl/>
          </w:rPr>
          <w:t xml:space="preserve">שם</w:t>
        </w:r>
      </w:ins>
      <w:del w:id="93512" w:author="מנוע מכני" w:date="2026-10-05T11:32:12Z">
        <w:r>
          <w:rPr>
            <w:rtl/>
          </w:rPr>
          <w:lastRenderedPageBreak/>
          <w:delText xml:space="preserve">התם</w:delText>
        </w:r>
      </w:del>
      <w:r>
        <w:rPr>
          <w:rtl/>
        </w:rPr>
        <w:lastRenderedPageBreak/>
        <w:t xml:space="preserve"> - במוכר תליא </w:t>
      </w:r>
      <w:ins w:id="93507" w:author="מנוע מכני" w:date="2026-10-05T11:32:12Z">
        <w:r>
          <w:rPr>
            <w:rtl/>
          </w:rPr>
          <w:t xml:space="preserve">דבר</w:t>
        </w:r>
      </w:ins>
      <w:del w:id="93508" w:author="מנוע מכני" w:date="2026-10-05T11:32:12Z">
        <w:r>
          <w:rPr>
            <w:rtl/>
          </w:rPr>
          <w:lastRenderedPageBreak/>
          <w:delText xml:space="preserve">מילתא</w:delText>
        </w:r>
      </w:del>
      <w:r>
        <w:rPr>
          <w:rtl/>
        </w:rPr>
        <w:lastRenderedPageBreak/>
        <w:t xml:space="preserve">, </w:t>
      </w:r>
      <w:ins w:id="93513" w:author="מנוע מכני" w:date="2026-10-05T11:32:12Z">
        <w:r>
          <w:rPr>
            <w:rtl/>
          </w:rPr>
          <w:t xml:space="preserve">כאן</w:t>
        </w:r>
      </w:ins>
      <w:del w:id="93514" w:author="מנוע מכני" w:date="2026-10-05T11:32:12Z">
        <w:r>
          <w:rPr>
            <w:rtl/>
          </w:rPr>
          <w:lastRenderedPageBreak/>
          <w:delText xml:space="preserve">הכא</w:delText>
        </w:r>
      </w:del>
      <w:r>
        <w:rPr>
          <w:rtl/>
        </w:rPr>
        <w:lastRenderedPageBreak/>
        <w:t xml:space="preserve"> - בלוקח תליא </w:t>
      </w:r>
      <w:ins w:id="93509" w:author="מנוע מכני" w:date="2026-10-05T11:32:12Z">
        <w:r>
          <w:rPr>
            <w:rtl/>
          </w:rPr>
          <w:t xml:space="preserve">דבר</w:t>
        </w:r>
      </w:ins>
      <w:del w:id="93510" w:author="מנוע מכני" w:date="2026-10-05T11:32:12Z">
        <w:r>
          <w:rPr>
            <w:rtl/>
          </w:rPr>
          <w:lastRenderedPageBreak/>
          <w:delText xml:space="preserve">מילתא</w:delText>
        </w:r>
      </w:del>
      <w:r w:rsidR="0057284B">
        <w:rPr>
          <w:rtl/>
        </w:rPr>
        <w:t>.</w:t>
      </w:r>
    </w:p>
    <w:p w14:paraId="689452BF" w14:textId="77777777" w:rsidR="0057284B" w:rsidRDefault="0057284B" w:rsidP="0057284B">
      <w:pPr>
        <w:pStyle w:val="affffd"/>
        <w:jc w:val="center"/>
        <w:rPr>
          <w:rtl/>
        </w:rPr>
        <w:pPrChange w:id="9039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65" w:author="מנוע מכני" w:date="2026-10-05T11:32:12Z">
        <w:r>
          <w:rPr>
            <w:rtl/>
          </w:rPr>
          <w:t xml:space="preserve"> </w:t>
        </w:r>
      </w:ins>
      <w:del w:id="962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67" w:author="מנוע מכני" w:date="2026-10-05T11:32:12Z">
        <w:r>
          <w:rPr>
            <w:rtl/>
          </w:rPr>
          <w:t xml:space="preserve"> </w:t>
        </w:r>
      </w:ins>
      <w:del w:id="962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D3756DC" w14:textId="77777777" w:rsidR="00B874E6" w:rsidRDefault="00F63065" w:rsidP="00D84FE5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F0BF7DB" w14:textId="77777777" w:rsidR="00B874E6" w:rsidRDefault="00F63065" w:rsidP="00D84FE5">
      <w:pPr>
        <w:pStyle w:val="afff5"/>
        <w:rPr>
          <w:rtl/>
        </w:rPr>
      </w:pPr>
      <w:r>
        <w:rPr>
          <w:rtl/>
        </w:rPr>
        <w:t>רבי אליעזר בן יעקב אומר: בהמה גסה ששפעה חררת דם - הרי זו תקבר, ופטורה מן הבכורה</w:t>
      </w:r>
      <w:r w:rsidR="0057284B">
        <w:rPr>
          <w:rtl/>
        </w:rPr>
        <w:t>.</w:t>
      </w:r>
    </w:p>
    <w:p w14:paraId="393086C4" w14:textId="77777777" w:rsidR="0057284B" w:rsidRDefault="0057284B" w:rsidP="0057284B">
      <w:pPr>
        <w:pStyle w:val="affffd"/>
        <w:jc w:val="center"/>
        <w:rPr>
          <w:rtl/>
        </w:rPr>
        <w:pPrChange w:id="9039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69" w:author="מנוע מכני" w:date="2026-10-05T11:32:12Z">
        <w:r>
          <w:rPr>
            <w:rtl/>
          </w:rPr>
          <w:t xml:space="preserve"> </w:t>
        </w:r>
      </w:ins>
      <w:del w:id="962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71" w:author="מנוע מכני" w:date="2026-10-05T11:32:12Z">
        <w:r>
          <w:rPr>
            <w:rtl/>
          </w:rPr>
          <w:t xml:space="preserve"> </w:t>
        </w:r>
      </w:ins>
      <w:del w:id="962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5AEF0F0" w14:textId="77777777" w:rsidR="00CB3F2B" w:rsidRDefault="00CB3F2B" w:rsidP="00CB3F2B">
      <w:pPr>
        <w:pStyle w:val="afff0"/>
        <w:framePr w:wrap="around"/>
        <w:rPr>
          <w:rtl/>
        </w:rPr>
      </w:pPr>
      <w:ins w:id="90005" w:author="מנוע עיצוב" w:date="2026-10-05T11:40:22Z">
        <w:r>
          <w:rPr>
            <w:rFonts w:hint="cs"/>
            <w:rtl/>
          </w:rPr>
          <w:t xml:space="preserve">כב.</w:t>
        </w:r>
      </w:ins>
      <w:del w:id="90006" w:author="מנוע עיצוב" w:date="2026-10-05T11:40:22Z">
        <w:r>
          <w:rPr>
            <w:rFonts w:hint="cs"/>
            <w:rtl/>
          </w:rPr>
          <w:delText xml:space="preserve">כב: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9448" w:author="מנוע מכני" w:date="2026-10-05T11:32:12Z"/>
        </w:rPr>
      </w:pPr>
      <w:r>
        <w:t xml:space="preserve">תני רבי חייא:</w:t>
      </w:r>
    </w:p>
    <w:p w14:paraId="735DD198" w14:textId="77777777" w:rsidR="00B874E6" w:rsidRDefault="00F63065" w:rsidP="00CB3F2B">
      <w:pPr>
        <w:rPr>
          <w:rtl/>
        </w:rPr>
      </w:pPr>
      <w:del w:id="994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אינה מטמאה </w:t>
      </w:r>
      <w:r>
        <w:rPr>
          <w:rtl/>
        </w:rPr>
        <w:t xml:space="preserve">לא</w:t>
      </w:r>
      <w:r>
        <w:rPr>
          <w:rtl/>
        </w:rPr>
        <w:t xml:space="preserve"> במגע ולא במשא, </w:t>
      </w:r>
      <w:r w:rsidR="00CB3F2B">
        <w:rPr>
          <w:rFonts w:hint="cs"/>
          <w:rtl/>
        </w:rPr>
        <w:t xml:space="preserve">ואע</w:t>
      </w:r>
      <w:ins w:id="91099" w:author="מנוע מכני" w:date="2026-10-05T11:32:12Z">
        <w:r>
          <w:rPr>
            <w:rFonts w:hint="cs"/>
            <w:rtl/>
          </w:rPr>
          <w:t xml:space="preserve">פ"כ</w:t>
        </w:r>
      </w:ins>
      <w:del w:id="91100" w:author="מנוע מכני" w:date="2026-10-05T11:32:12Z">
        <w:r w:rsidR="00CB3F2B">
          <w:rPr>
            <w:rFonts w:hint="cs"/>
            <w:rtl/>
          </w:rPr>
          <w:delText xml:space="preserve">פ''כ</w:delText>
        </w:r>
      </w:del>
      <w:r w:rsidR="00CB3F2B">
        <w:rPr>
          <w:rFonts w:hint="cs"/>
          <w:rtl/>
        </w:rPr>
        <w:t xml:space="preserve"> תקבר </w:t>
      </w:r>
      <w:r>
        <w:rPr>
          <w:rtl/>
        </w:rPr>
        <w:t>כדי לפרסמה שנפטרה מן הבכורה</w:t>
      </w:r>
      <w:r w:rsidR="0057284B">
        <w:rPr>
          <w:rtl/>
        </w:rPr>
        <w:t>.</w:t>
      </w:r>
    </w:p>
    <w:p w14:paraId="713EAD13" w14:textId="77777777" w:rsidR="00CB3F2B" w:rsidRDefault="00F63065" w:rsidP="00F63065">
      <w:pPr>
        <w:rPr>
          <w:rtl/>
        </w:rPr>
      </w:pPr>
      <w:r>
        <w:rPr>
          <w:rtl/>
        </w:rPr>
        <w:t xml:space="preserve">למימרא דולד מעליא הוא, </w:t>
      </w:r>
      <w:ins w:id="94807" w:author="מנוע מכני" w:date="2026-10-05T11:32:12Z">
        <w:r>
          <w:rPr>
            <w:rtl/>
          </w:rPr>
          <w:t xml:space="preserve">ולמה</w:t>
        </w:r>
      </w:ins>
      <w:del w:id="94808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 אין מטמא </w:t>
      </w:r>
      <w:r>
        <w:rPr>
          <w:rtl/>
        </w:rPr>
        <w:t xml:space="preserve">לא</w:t>
      </w:r>
      <w:r>
        <w:rPr>
          <w:rtl/>
        </w:rPr>
        <w:t xml:space="preserve"> במגע ולא במשא? </w:t>
      </w:r>
    </w:p>
    <w:p>
      <w:pPr>
        <w:pStyle w:val="38"/>
        <w:rPr>
          <w:ins w:id="99450" w:author="מנוע מכני" w:date="2026-10-05T11:32:12Z"/>
        </w:rPr>
      </w:pPr>
      <w:r>
        <w:t>א</w:t>
      </w:r>
      <w:r w:rsidR="00CB3F2B">
        <w:t xml:space="preserve">ר</w:t>
      </w:r>
      <w:ins w:id="91101" w:author="מנוע מכני" w:date="2026-10-05T11:32:12Z">
        <w:r>
          <w:t xml:space="preserve">י"ו</w:t>
        </w:r>
      </w:ins>
      <w:del w:id="91102" w:author="מנוע מכני" w:date="2026-10-05T11:32:12Z">
        <w:r w:rsidR="00CB3F2B">
          <w:delText xml:space="preserve">י''ו</w:delText>
        </w:r>
      </w:del>
      <w:r>
        <w:t xml:space="preserve">:</w:t>
      </w:r>
    </w:p>
    <w:p w14:paraId="0C82B1A9" w14:textId="77777777" w:rsidR="00B874E6" w:rsidRDefault="00F63065" w:rsidP="00CB3F2B">
      <w:pPr>
        <w:rPr>
          <w:rtl/>
        </w:rPr>
      </w:pPr>
      <w:del w:id="994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משום ביטול ברוב נגעו בה</w:t>
      </w:r>
      <w:r w:rsidR="0057284B">
        <w:rPr>
          <w:rtl/>
        </w:rPr>
        <w:t>.</w:t>
      </w:r>
    </w:p>
    <w:p w14:paraId="0CE64856" w14:textId="77777777" w:rsidR="00B874E6" w:rsidRDefault="00F63065" w:rsidP="00CB3F2B">
      <w:pPr>
        <w:rPr>
          <w:rtl/>
        </w:rPr>
      </w:pPr>
      <w:r>
        <w:rPr>
          <w:rtl/>
        </w:rPr>
        <w:t xml:space="preserve">ואזדא </w:t>
      </w:r>
      <w:r>
        <w:rPr>
          <w:rStyle w:val="2fb"/>
          <w:rtl/>
        </w:rPr>
        <w:t xml:space="preserve">ר</w:t>
      </w:r>
      <w:ins w:id="9110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04" w:author="מנוע מכני" w:date="2026-10-05T11:32:12Z">
        <w:r w:rsidR="00CB3F2B">
          <w:rPr>
            <w:rFonts w:hint="cs"/>
            <w:rtl/>
          </w:rPr>
          <w:delText xml:space="preserve">י</w:delText>
        </w:r>
        <w:r w:rsidR="001F5864">
          <w:rPr>
            <w:rFonts w:hint="cs"/>
            <w:rtl/>
          </w:rPr>
          <w:delText xml:space="preserve">'</w:delText>
        </w:r>
        <w:r w:rsidR="00CB3F2B">
          <w:rPr>
            <w:rFonts w:hint="cs"/>
            <w:rtl/>
          </w:rPr>
          <w:delText xml:space="preserve">'ו</w:delText>
        </w:r>
      </w:del>
      <w:r w:rsidR="00CB3F2B">
        <w:rPr>
          <w:rFonts w:hint="cs"/>
          <w:rtl/>
        </w:rPr>
        <w:t xml:space="preserve"> </w:t>
      </w:r>
      <w:ins w:id="93515" w:author="מנוע מכני" w:date="2026-10-05T11:32:12Z">
        <w:r>
          <w:rPr>
            <w:rFonts w:hint="cs"/>
            <w:rtl/>
          </w:rPr>
          <w:t xml:space="preserve">לשיטתו</w:t>
        </w:r>
      </w:ins>
      <w:del w:id="93516" w:author="מנוע מכני" w:date="2026-10-05T11:32:12Z">
        <w:r w:rsidR="00CB3F2B">
          <w:rPr>
            <w:rFonts w:hint="cs"/>
            <w:rtl/>
          </w:rPr>
          <w:delText xml:space="preserve">לטעמיה</w:delText>
        </w:r>
      </w:del>
      <w:r w:rsidR="00CB3F2B">
        <w:rPr>
          <w:rFonts w:hint="cs"/>
          <w:rtl/>
        </w:rPr>
        <w:t xml:space="preserve"> </w:t>
      </w:r>
      <w:r w:rsidR="00CB3F2B">
        <w:rPr>
          <w:rStyle w:val="2fb"/>
          <w:rFonts w:hint="cs"/>
          <w:rtl/>
        </w:rPr>
        <w:t xml:space="preserve">דאר</w:t>
      </w:r>
      <w:ins w:id="9110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06" w:author="מנוע מכני" w:date="2026-10-05T11:32:12Z">
        <w:r w:rsidR="00CB3F2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ins w:id="92845" w:author="מנוע מכני" w:date="2026-10-05T11:32:12Z">
        <w:r>
          <w:rPr>
            <w:rStyle w:val="2fb"/>
            <w:rtl/>
          </w:rPr>
          <w:t xml:space="preserve">ר"א</w:t>
        </w:r>
      </w:ins>
      <w:del w:id="92846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</w:t>
      </w:r>
      <w:ins w:id="92847" w:author="מנוע מכני" w:date="2026-10-05T11:32:12Z">
        <w:r>
          <w:rPr>
            <w:rStyle w:val="2fb"/>
            <w:rtl/>
          </w:rPr>
          <w:t xml:space="preserve">ור"ש</w:t>
        </w:r>
      </w:ins>
      <w:del w:id="92848" w:author="מנוע מכני" w:date="2026-10-05T11:32:12Z">
        <w:r>
          <w:rPr>
            <w:rtl/>
          </w:rPr>
          <w:delText xml:space="preserve">ורבי שמעון</w:delText>
        </w:r>
      </w:del>
      <w:r>
        <w:rPr>
          <w:rtl/>
        </w:rPr>
        <w:t xml:space="preserve"> אמרו דבר אחד</w:t>
      </w:r>
      <w:r w:rsidR="0057284B">
        <w:rPr>
          <w:rtl/>
        </w:rPr>
        <w:t>.</w:t>
      </w:r>
    </w:p>
    <w:p w14:paraId="7971B799" w14:textId="77777777" w:rsidR="00CB3F2B" w:rsidRDefault="00F63065" w:rsidP="00F63065">
      <w:pPr>
        <w:rPr>
          <w:rtl/>
        </w:rPr>
      </w:pPr>
      <w:ins w:id="92849" w:author="מנוע מכני" w:date="2026-10-05T11:32:12Z">
        <w:r>
          <w:rPr>
            <w:rStyle w:val="2fb"/>
            <w:rtl/>
          </w:rPr>
          <w:t xml:space="preserve">ר"א</w:t>
        </w:r>
      </w:ins>
      <w:del w:id="92850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- הא דאמרן, </w:t>
      </w:r>
    </w:p>
    <w:p>
      <w:pPr>
        <w:pStyle w:val="38"/>
        <w:rPr>
          <w:ins w:id="99452" w:author="מנוע מכני" w:date="2026-10-05T11:32:12Z"/>
        </w:rPr>
      </w:pPr>
      <w:ins w:id="91107" w:author="מנוע מכני" w:date="2026-10-05T11:32:12Z">
        <w:r>
          <w:t xml:space="preserve">ר"ש</w:t>
        </w:r>
      </w:ins>
      <w:del w:id="91108" w:author="מנוע מכני" w:date="2026-10-05T11:32:12Z">
        <w:r>
          <w:delText xml:space="preserve">ר</w:delText>
        </w:r>
        <w:r w:rsidR="001F5864">
          <w:delText xml:space="preserve">'</w:delText>
        </w:r>
        <w:r>
          <w:delText xml:space="preserve">'</w:delText>
        </w:r>
        <w:r w:rsidR="001F5864">
          <w:delText xml:space="preserve">ש</w:delText>
        </w:r>
      </w:del>
      <w:r w:rsidR="001F5864">
        <w:t xml:space="preserve">:</w:t>
      </w:r>
    </w:p>
    <w:p w14:paraId="1A9D56CE" w14:textId="77777777" w:rsidR="00B874E6" w:rsidRDefault="00F63065" w:rsidP="001F5864">
      <w:pPr>
        <w:rPr>
          <w:rtl/>
        </w:rPr>
      </w:pPr>
      <w:del w:id="99453" w:author="מנוע מכני" w:date="2026-10-05T11:32:12Z">
        <w:r w:rsidR="001F5864">
          <w:rPr>
            <w:rFonts w:hint="cs"/>
            <w:rtl/>
          </w:rPr>
          <w:delText xml:space="preserve"> </w:delText>
        </w:r>
      </w:del>
      <w:r w:rsidR="001F5864">
        <w:rPr>
          <w:rtl/>
        </w:rPr>
        <w:tab/>
      </w:r>
      <w:r>
        <w:rPr>
          <w:rtl/>
        </w:rPr>
        <w:t xml:space="preserve">דתנן</w:t>
      </w:r>
      <w:r>
        <w:rPr>
          <w:rtl/>
        </w:rPr>
        <w:t xml:space="preserve">: השליא בבית - הבית טמא, </w:t>
      </w:r>
      <w:r>
        <w:rPr>
          <w:rtl/>
        </w:rPr>
        <w:t xml:space="preserve">לא</w:t>
      </w:r>
      <w:r>
        <w:rPr>
          <w:rtl/>
        </w:rPr>
        <w:t xml:space="preserve"> שהשליא ולד, אלא שאין שליא בלא ולד</w:t>
      </w:r>
      <w:r w:rsidR="0057284B">
        <w:rPr>
          <w:rtl/>
        </w:rPr>
        <w:t>.</w:t>
      </w:r>
    </w:p>
    <w:p>
      <w:pPr>
        <w:pStyle w:val="38"/>
        <w:rPr>
          <w:ins w:id="99454" w:author="מנוע מכני" w:date="2026-10-05T11:32:12Z"/>
        </w:rPr>
      </w:pPr>
      <w:r>
        <w:tab/>
      </w:r>
      <w:ins w:id="92851" w:author="מנוע מכני" w:date="2026-10-05T11:32:12Z">
        <w:r>
          <w:t xml:space="preserve">ר"ש</w:t>
        </w:r>
      </w:ins>
      <w:del w:id="92852" w:author="מנוע מכני" w:date="2026-10-05T11:32:12Z">
        <w:r w:rsidR="00F63065">
          <w:delText xml:space="preserve">רבי שמעון</w:delText>
        </w:r>
      </w:del>
      <w:del w:id="100905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2117D7CF" w14:textId="77777777" w:rsidR="00CB3F2B" w:rsidRDefault="001F5864" w:rsidP="00F63065">
      <w:pPr>
        <w:rPr>
          <w:rtl/>
        </w:rPr>
      </w:pPr>
      <w:del w:id="994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ולד נימוק עד שלא יצא: </w:t>
      </w:r>
    </w:p>
    <w:p w14:paraId="2ABED1CE" w14:textId="77777777" w:rsidR="00CB3F2B" w:rsidRDefault="00CB3F2B" w:rsidP="00F63065">
      <w:pPr>
        <w:rPr>
          <w:del w:id="90577" w:author="מנוע עיצוב" w:date="2026-10-05T11:33:53Z"/>
          <w:rtl/>
        </w:rPr>
      </w:pPr>
    </w:p>
    <w:p>
      <w:pPr>
        <w:pStyle w:val="38"/>
        <w:rPr>
          <w:ins w:id="99456" w:author="מנוע מכני" w:date="2026-10-05T11:32:12Z"/>
        </w:rPr>
      </w:pPr>
      <w:r>
        <w:t xml:space="preserve">תנן</w:t>
      </w:r>
      <w:r>
        <w:t xml:space="preserve"> </w:t>
      </w:r>
      <w:ins w:id="93517" w:author="מנוע מכני" w:date="2026-10-05T11:32:12Z">
        <w:r>
          <w:t xml:space="preserve">שם</w:t>
        </w:r>
      </w:ins>
      <w:del w:id="93518" w:author="מנוע מכני" w:date="2026-10-05T11:32:12Z">
        <w:r>
          <w:delText xml:space="preserve">התם</w:delText>
        </w:r>
      </w:del>
      <w:r>
        <w:t xml:space="preserve">:</w:t>
      </w:r>
    </w:p>
    <w:p w14:paraId="758388C0" w14:textId="77777777" w:rsidR="00B874E6" w:rsidRDefault="00F63065" w:rsidP="00F63065">
      <w:pPr>
        <w:rPr>
          <w:rtl/>
        </w:rPr>
      </w:pPr>
      <w:del w:id="994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לנפלים פתיחת הקבר עד שיעגילו ראש כפיקה</w:t>
      </w:r>
      <w:r w:rsidR="0057284B">
        <w:rPr>
          <w:rtl/>
        </w:rPr>
        <w:t>.</w:t>
      </w:r>
    </w:p>
    <w:p w14:paraId="52222170" w14:textId="77777777" w:rsidR="00CB3F2B" w:rsidRDefault="00CB3F2B" w:rsidP="00C5567C">
      <w:pPr>
        <w:pStyle w:val="a"/>
        <w:rPr>
          <w:rtl/>
        </w:rPr>
      </w:pPr>
      <w:r>
        <w:rPr>
          <w:rStyle w:val="2fb"/>
          <w:rFonts w:hint="cs"/>
          <w:rtl/>
        </w:rPr>
        <w:t xml:space="preserve">א</w:t>
      </w:r>
      <w:ins w:id="91109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1110" w:author="מנוע מכני" w:date="2026-10-05T11:32:12Z">
        <w:r>
          <w:rPr>
            <w:rFonts w:hint="cs"/>
            <w:rtl/>
          </w:rPr>
          <w:delText xml:space="preserve">ר''ה</w:delText>
        </w:r>
      </w:del>
      <w:r>
        <w:rPr>
          <w:rFonts w:hint="cs"/>
          <w:rtl/>
        </w:rPr>
        <w:t xml:space="preserve"> היינו </w:t>
      </w:r>
      <w:r w:rsidR="00F63065">
        <w:rPr>
          <w:rtl/>
        </w:rPr>
        <w:t>כפיקה של צמר</w:t>
      </w:r>
      <w:ins w:id="96273" w:author="מנוע מכני" w:date="2026-10-05T11:32:12Z">
        <w:r>
          <w:rPr>
            <w:rtl/>
          </w:rPr>
          <w:t xml:space="preserve">,</w:t>
        </w:r>
      </w:ins>
      <w:del w:id="962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58" w:author="מנוע מכני" w:date="2026-10-05T11:32:12Z"/>
        </w:rPr>
      </w:pPr>
      <w:r>
        <w:t>ו</w:t>
      </w:r>
      <w:r w:rsidR="00F63065">
        <w:t xml:space="preserve">תניא:</w:t>
      </w:r>
    </w:p>
    <w:p w14:paraId="0269B0EA" w14:textId="77777777" w:rsidR="00CB3F2B" w:rsidRDefault="00B80F87" w:rsidP="001F5864">
      <w:pPr>
        <w:rPr>
          <w:rtl/>
        </w:rPr>
      </w:pPr>
      <w:del w:id="99459" w:author="מנוע מכני" w:date="2026-10-05T11:32:12Z">
        <w:r w:rsidR="00F63065">
          <w:rPr>
            <w:rtl/>
          </w:rPr>
          <w:delText xml:space="preserve"> </w:delText>
        </w:r>
      </w:del>
      <w:r w:rsidR="001F5864" w:rsidRPr="00543860">
        <w:rPr>
          <w:rStyle w:val="2fb"/>
          <w:rFonts w:hint="cs"/>
          <w:b/>
          <w:bCs/>
          <w:rtl/>
        </w:rPr>
        <w:t xml:space="preserve">ל</w:t>
      </w:r>
      <w:ins w:id="9111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ר"מ</w:t>
        </w:r>
      </w:ins>
      <w:del w:id="91112" w:author="מנוע מכני" w:date="2026-10-05T11:32:12Z">
        <w:r w:rsidR="001F5864" w:rsidRPr="00543860">
          <w:rPr>
            <w:rFonts w:hint="cs"/>
            <w:b/>
            <w:bCs/>
            <w:rtl/>
          </w:rPr>
          <w:delText xml:space="preserve">ר''מ</w:delText>
        </w:r>
      </w:del>
      <w:r w:rsidR="001F5864">
        <w:rPr>
          <w:rFonts w:hint="cs"/>
          <w:rtl/>
        </w:rPr>
        <w:t xml:space="preserve"> </w:t>
      </w:r>
      <w:r w:rsidR="00F63065">
        <w:rPr>
          <w:rtl/>
        </w:rPr>
        <w:t xml:space="preserve">פיקה של שתי </w:t>
      </w:r>
      <w:r w:rsidR="001F5864">
        <w:rPr>
          <w:rtl/>
        </w:rPr>
        <w:t>–</w:t>
      </w:r>
      <w:r w:rsidR="001F5864">
        <w:rPr>
          <w:rFonts w:hint="cs"/>
          <w:rtl/>
        </w:rPr>
        <w:t xml:space="preserve"> </w:t>
      </w:r>
      <w:r w:rsidR="001F5864" w:rsidRPr="00543860">
        <w:rPr>
          <w:rStyle w:val="2fb"/>
          <w:rFonts w:hint="cs"/>
          <w:b/>
          <w:bCs/>
          <w:rtl/>
        </w:rPr>
        <w:t xml:space="preserve">ול</w:t>
      </w:r>
      <w:ins w:id="9111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ר"י</w:t>
        </w:r>
      </w:ins>
      <w:del w:id="91114" w:author="מנוע מכני" w:date="2026-10-05T11:32:12Z">
        <w:r w:rsidR="001F5864" w:rsidRPr="00543860">
          <w:rPr>
            <w:rFonts w:hint="cs"/>
            <w:b/>
            <w:bCs/>
            <w:rtl/>
          </w:rPr>
          <w:delText xml:space="preserve">ר''י</w:delText>
        </w:r>
      </w:del>
      <w:r w:rsidR="00F63065">
        <w:rPr>
          <w:rtl/>
        </w:rPr>
        <w:t xml:space="preserve">: של ערב, </w:t>
      </w:r>
    </w:p>
    <w:p>
      <w:pPr>
        <w:pStyle w:val="38"/>
        <w:rPr>
          <w:ins w:id="99460" w:author="מנוע מכני" w:date="2026-10-05T11:32:12Z"/>
        </w:rPr>
      </w:pPr>
      <w:r>
        <w:t>ר</w:t>
      </w:r>
      <w:r w:rsidR="001F5864">
        <w:t xml:space="preserve">א</w:t>
      </w:r>
      <w:ins w:id="91115" w:author="מנוע מכני" w:date="2026-10-05T11:32:12Z">
        <w:r>
          <w:t xml:space="preserve">ב"צ</w:t>
        </w:r>
      </w:ins>
      <w:del w:id="91116" w:author="מנוע מכני" w:date="2026-10-05T11:32:12Z">
        <w:r w:rsidR="001F5864">
          <w:delText xml:space="preserve">ב''צ</w:delText>
        </w:r>
      </w:del>
      <w:del w:id="100906" w:author="מנוע מכני" w:date="2026-10-05T11:32:12Z">
        <w:r w:rsidR="001F5864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2BB4B1B6" w14:textId="77777777" w:rsidR="00543860" w:rsidRDefault="00F63065" w:rsidP="00B80F87">
      <w:pPr>
        <w:rPr>
          <w:rtl/>
        </w:rPr>
      </w:pPr>
      <w:del w:id="994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משיראו טפיפיות</w:t>
      </w:r>
      <w:r w:rsidR="0057284B">
        <w:rPr>
          <w:rtl/>
        </w:rPr>
        <w:t>.</w:t>
      </w:r>
      <w:r w:rsidR="00B80F87">
        <w:rPr>
          <w:rFonts w:hint="cs"/>
          <w:rtl/>
        </w:rPr>
        <w:t xml:space="preserve">- </w:t>
      </w:r>
    </w:p>
    <w:p>
      <w:pPr>
        <w:pStyle w:val="38"/>
        <w:rPr>
          <w:ins w:id="99462" w:author="מנוע מכני" w:date="2026-10-05T11:32:12Z"/>
        </w:rPr>
      </w:pPr>
      <w:r>
        <w:t>ו</w:t>
      </w:r>
      <w:r w:rsidR="00F63065">
        <w:t>א</w:t>
      </w:r>
      <w:r w:rsidR="001F5864">
        <w:t xml:space="preserve">רי</w:t>
      </w:r>
      <w:ins w:id="91117" w:author="מנוע מכני" w:date="2026-10-05T11:32:12Z">
        <w:r>
          <w:t xml:space="preserve">א"ש</w:t>
        </w:r>
      </w:ins>
      <w:del w:id="91118" w:author="מנוע מכני" w:date="2026-10-05T11:32:12Z">
        <w:r w:rsidR="001F5864">
          <w:delText xml:space="preserve">א''ש</w:delText>
        </w:r>
      </w:del>
      <w:r w:rsidR="001F5864">
        <w:t xml:space="preserve"> מרש</w:t>
      </w:r>
      <w:ins w:id="91119" w:author="מנוע מכני" w:date="2026-10-05T11:32:12Z">
        <w:r>
          <w:t xml:space="preserve">ב"צ</w:t>
        </w:r>
      </w:ins>
      <w:del w:id="91120" w:author="מנוע מכני" w:date="2026-10-05T11:32:12Z">
        <w:r w:rsidR="001F5864">
          <w:delText xml:space="preserve">ב''צ</w:delText>
        </w:r>
      </w:del>
      <w:r w:rsidR="00F63065">
        <w:t xml:space="preserve">:</w:t>
      </w:r>
    </w:p>
    <w:p w14:paraId="4E126F81" w14:textId="77777777" w:rsidR="00CB3F2B" w:rsidRDefault="00B80F87" w:rsidP="00543860">
      <w:pPr>
        <w:pStyle w:val="021"/>
        <w:rPr>
          <w:rtl/>
        </w:rPr>
      </w:pPr>
      <w:del w:id="994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כך היו מפרשין בירושלים כפרידה שכורעת להטיל מימיה, ונראית פיקה מתוך פיקה: </w:t>
      </w:r>
    </w:p>
    <w:p>
      <w:pPr>
        <w:pStyle w:val="38"/>
        <w:rPr>
          <w:ins w:id="99464" w:author="מנוע מכני" w:date="2026-10-05T11:32:12Z"/>
        </w:rPr>
      </w:pPr>
      <w:r>
        <w:t xml:space="preserve">א</w:t>
      </w:r>
      <w:ins w:id="91121" w:author="מנוע מכני" w:date="2026-10-05T11:32:12Z">
        <w:r>
          <w:t xml:space="preserve">ר"ה</w:t>
        </w:r>
      </w:ins>
      <w:del w:id="91122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344C9748" w14:textId="77777777" w:rsidR="00B874E6" w:rsidRDefault="001F5864" w:rsidP="00F63065">
      <w:pPr>
        <w:rPr>
          <w:rtl/>
        </w:rPr>
      </w:pPr>
      <w:del w:id="994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שמעתי שתי פיקות, אחת של שתי ואחת של ערב, ואין לי לפרש</w:t>
      </w:r>
      <w:r w:rsidR="0057284B">
        <w:rPr>
          <w:rtl/>
        </w:rPr>
        <w:t>.</w:t>
      </w:r>
    </w:p>
    <w:p w14:paraId="795482D0" w14:textId="77777777" w:rsidR="00CB3F2B" w:rsidRDefault="00CB3F2B" w:rsidP="00F63065">
      <w:pPr>
        <w:rPr>
          <w:del w:id="90578" w:author="מנוע עיצוב" w:date="2026-10-05T11:33:53Z"/>
          <w:rtl/>
        </w:rPr>
      </w:pPr>
    </w:p>
    <w:p>
      <w:pPr>
        <w:pStyle w:val="38"/>
        <w:rPr>
          <w:ins w:id="99466" w:author="מנוע מכני" w:date="2026-10-05T11:32:12Z"/>
        </w:rPr>
      </w:pPr>
      <w:ins w:id="91123" w:author="מנוע מכני" w:date="2026-10-05T11:32:12Z">
        <w:r>
          <w:t xml:space="preserve">ר"ד</w:t>
        </w:r>
      </w:ins>
      <w:del w:id="91124" w:author="מנוע מכני" w:date="2026-10-05T11:32:12Z">
        <w:r>
          <w:delText xml:space="preserve">ר</w:delText>
        </w:r>
        <w:r w:rsidR="00B80F87">
          <w:delText xml:space="preserve">''ד</w:delText>
        </w:r>
      </w:del>
      <w:r w:rsidR="00B80F87">
        <w:t xml:space="preserve"> מר</w:t>
      </w:r>
      <w:ins w:id="91125" w:author="מנוע מכני" w:date="2026-10-05T11:32:12Z">
        <w:r>
          <w:t xml:space="preserve">י"ו</w:t>
        </w:r>
      </w:ins>
      <w:del w:id="91126" w:author="מנוע מכני" w:date="2026-10-05T11:32:12Z">
        <w:r w:rsidR="00B80F87">
          <w:delText xml:space="preserve">י''ו</w:delText>
        </w:r>
      </w:del>
      <w:r>
        <w:t xml:space="preserve">:</w:t>
      </w:r>
    </w:p>
    <w:p w14:paraId="3A2B67B7" w14:textId="77777777" w:rsidR="00B874E6" w:rsidRDefault="00F63065" w:rsidP="00B80F87">
      <w:pPr>
        <w:rPr>
          <w:rtl/>
        </w:rPr>
      </w:pPr>
      <w:del w:id="994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שלש פיקות שמעתי, אחת של שתי, ואחת של ערב, ואחת של פיקה גדולה של סקאין, ואין לי לפרש</w:t>
      </w:r>
      <w:r w:rsidR="0057284B">
        <w:rPr>
          <w:rtl/>
        </w:rPr>
        <w:t>.</w:t>
      </w:r>
    </w:p>
    <w:p>
      <w:pPr>
        <w:pStyle w:val="38"/>
        <w:rPr>
          <w:ins w:id="99468" w:author="מנוע מכני" w:date="2026-10-05T11:32:12Z"/>
        </w:rPr>
      </w:pPr>
      <w:ins w:id="98077" w:author="מנוע מכני" w:date="2026-10-05T11:32:12Z">
        <w:r>
          <w:t xml:space="preserve">כשבא</w:t>
        </w:r>
      </w:ins>
      <w:del w:id="98078" w:author="מנוע מכני" w:date="2026-10-05T11:32:12Z">
        <w:r>
          <w:delText xml:space="preserve">כי </w:delText>
        </w:r>
        <w:r>
          <w:delText xml:space="preserve">בא</w:delText>
        </w:r>
      </w:del>
      <w:ins w:id="94811" w:author="מנוע מכני" w:date="2026-10-05T11:32:12Z"/>
      <w:del w:id="94812" w:author="מנוע מכני" w:date="2026-10-05T11:32:12Z">
        <w:r>
          <w:delText xml:space="preserve">אתא</w:delText>
        </w:r>
      </w:del>
      <w:r>
        <w:t xml:space="preserve"> רבין פירשה </w:t>
      </w:r>
      <w:ins w:id="94809" w:author="מנוע מכני" w:date="2026-10-05T11:32:12Z">
        <w:r>
          <w:t xml:space="preserve">משמו</w:t>
        </w:r>
      </w:ins>
      <w:del w:id="94810" w:author="מנוע מכני" w:date="2026-10-05T11:32:12Z">
        <w:r>
          <w:delText xml:space="preserve">משמיה</w:delText>
        </w:r>
      </w:del>
      <w:r>
        <w:t xml:space="preserve"> </w:t>
      </w:r>
      <w:ins w:id="92853" w:author="מנוע מכני" w:date="2026-10-05T11:32:12Z">
        <w:r>
          <w:t xml:space="preserve">דרי"ו</w:t>
        </w:r>
      </w:ins>
      <w:del w:id="92854" w:author="מנוע מכני" w:date="2026-10-05T11:32:12Z">
        <w:r>
          <w:delText xml:space="preserve">דרבי יוחנן</w:delText>
        </w:r>
      </w:del>
      <w:r>
        <w:t xml:space="preserve">:</w:t>
      </w:r>
    </w:p>
    <w:p w14:paraId="2E369E97" w14:textId="77777777" w:rsidR="00CB3F2B" w:rsidRDefault="00F63065" w:rsidP="00F63065">
      <w:pPr>
        <w:rPr>
          <w:rtl/>
        </w:rPr>
      </w:pPr>
      <w:del w:id="994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 אשה - כשל שתי, </w:t>
      </w:r>
    </w:p>
    <w:p w14:paraId="006EC8CC" w14:textId="77777777" w:rsidR="00CB3F2B" w:rsidRDefault="00543860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 xml:space="preserve">של בהמה, כשל ערב, </w:t>
      </w:r>
    </w:p>
    <w:p w14:paraId="3519E798" w14:textId="77777777" w:rsidR="00B874E6" w:rsidRDefault="00F63065" w:rsidP="00F63065">
      <w:pPr>
        <w:rPr>
          <w:rtl/>
        </w:rPr>
      </w:pPr>
      <w:r>
        <w:rPr>
          <w:rtl/>
        </w:rPr>
        <w:t>פיקה גדולה של סקאין כדתנן: גוש הבא מבית הפרס מארץ העמים שיעורו כפיקה גדולה של סקאין, שהוא כחותם המרצופין, וישנו בצד העליון של מגופת החבית הלחמית</w:t>
      </w:r>
      <w:r w:rsidR="0057284B">
        <w:rPr>
          <w:rtl/>
        </w:rPr>
        <w:t>.</w:t>
      </w:r>
    </w:p>
    <w:p w14:paraId="3DD66F83" w14:textId="77777777" w:rsidR="00CB3F2B" w:rsidRDefault="00CB3F2B" w:rsidP="00F63065">
      <w:pPr>
        <w:rPr>
          <w:del w:id="90579" w:author="מנוע עיצוב" w:date="2026-10-05T11:33:53Z"/>
          <w:rtl/>
        </w:rPr>
      </w:pPr>
    </w:p>
    <w:p>
      <w:pPr>
        <w:pStyle w:val="38"/>
        <w:rPr>
          <w:ins w:id="99470" w:author="מנוע מכני" w:date="2026-10-05T11:32:12Z"/>
        </w:rPr>
      </w:pPr>
      <w:r w:rsidRPr="00B80F87">
        <w:t xml:space="preserve">א</w:t>
      </w:r>
      <w:ins w:id="91127" w:author="מנוע מכני" w:date="2026-10-05T11:32:12Z">
        <w:r>
          <w:t xml:space="preserve">ר"ל</w:t>
        </w:r>
      </w:ins>
      <w:del w:id="91128" w:author="מנוע מכני" w:date="2026-10-05T11:32:12Z">
        <w:r w:rsidRPr="00B80F87">
          <w:delText xml:space="preserve">ר''ל</w:delText>
        </w:r>
      </w:del>
      <w:r w:rsidRPr="00B80F87">
        <w:t xml:space="preserve"> מ</w:t>
      </w:r>
      <w:ins w:id="91129" w:author="מנוע מכני" w:date="2026-10-05T11:32:12Z">
        <w:r>
          <w:t xml:space="preserve">ר"י</w:t>
        </w:r>
      </w:ins>
      <w:del w:id="91130" w:author="מנוע מכני" w:date="2026-10-05T11:32:12Z">
        <w:r w:rsidRPr="00B80F87">
          <w:delText xml:space="preserve">ר''י</w:delText>
        </w:r>
      </w:del>
      <w:r w:rsidR="00F63065" w:rsidRPr="00B80F87">
        <w:t xml:space="preserve">:</w:t>
      </w:r>
    </w:p>
    <w:p w14:paraId="6680C9E5" w14:textId="77777777" w:rsidR="00B874E6" w:rsidRPr="00B80F87" w:rsidRDefault="00B80F87" w:rsidP="00B80F87">
      <w:pPr>
        <w:rPr>
          <w:b/>
          <w:bCs/>
          <w:rtl/>
        </w:rPr>
      </w:pPr>
      <w:del w:id="99471" w:author="מנוע מכני" w:date="2026-10-05T11:32:12Z">
        <w:r w:rsidR="00F63065" w:rsidRPr="00B80F87">
          <w:rPr>
            <w:b/>
            <w:bCs/>
            <w:rtl/>
          </w:rPr>
          <w:delText xml:space="preserve"> </w:delText>
        </w:r>
      </w:del>
      <w:r w:rsidR="00F63065" w:rsidRPr="00B80F87">
        <w:rPr>
          <w:b/>
          <w:bCs/>
          <w:rtl/>
        </w:rPr>
        <w:t xml:space="preserve">הלוקח ציר מעם הארץ - משיקו במים וטהור</w:t>
      </w:r>
      <w:r w:rsidR="0057284B" w:rsidRPr="00B80F87">
        <w:rPr>
          <w:b/>
          <w:bCs/>
          <w:rtl/>
        </w:rPr>
        <w:t>.</w:t>
      </w:r>
    </w:p>
    <w:p w14:paraId="75CE3B7E" w14:textId="77777777" w:rsidR="00B80F87" w:rsidRDefault="00B80F87" w:rsidP="00B80F87">
      <w:pPr>
        <w:rPr>
          <w:rtl/>
        </w:rPr>
      </w:pPr>
      <w:r>
        <w:rPr>
          <w:rFonts w:hint="cs"/>
          <w:rtl/>
        </w:rPr>
        <w:t xml:space="preserve">ד</w:t>
      </w:r>
      <w:ins w:id="91131" w:author="מנוע מכני" w:date="2026-10-05T11:32:12Z">
        <w:r>
          <w:rPr>
            <w:rFonts w:hint="cs"/>
            <w:rtl/>
          </w:rPr>
          <w:t xml:space="preserve">מ"נ</w:t>
        </w:r>
      </w:ins>
      <w:del w:id="91132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819" w:author="מנוע מכני" w:date="2026-10-05T11:32:12Z">
        <w:r>
          <w:rPr>
            <w:rFonts w:hint="cs"/>
            <w:rtl/>
          </w:rPr>
          <w:t xml:space="preserve">אם </w:t>
        </w:r>
      </w:ins>
      <w:del w:id="97820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רוב מים כיוון דעשה לזה השקה טהרי. </w:t>
      </w:r>
      <w:ins w:id="97821" w:author="מנוע מכני" w:date="2026-10-05T11:32:12Z">
        <w:r>
          <w:rPr>
            <w:rFonts w:hint="cs"/>
            <w:rtl/>
          </w:rPr>
          <w:t xml:space="preserve">ואם </w:t>
        </w:r>
      </w:ins>
      <w:del w:id="9782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רוב ציר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3519" w:author="מנוע מכני" w:date="2026-10-05T11:32:12Z">
        <w:r>
          <w:rPr>
            <w:rFonts w:hint="cs"/>
            <w:rtl/>
          </w:rPr>
          <w:t xml:space="preserve">לא</w:t>
        </w:r>
      </w:ins>
      <w:del w:id="93520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בר קיבולי טומאה </w:t>
      </w:r>
    </w:p>
    <w:p w14:paraId="03CD40CC" w14:textId="77777777" w:rsidR="00B80F87" w:rsidRDefault="00B80F87" w:rsidP="00B80F87">
      <w:pPr>
        <w:rPr>
          <w:rtl/>
        </w:rPr>
      </w:pPr>
      <w:r>
        <w:rPr>
          <w:rFonts w:hint="cs"/>
          <w:rtl/>
        </w:rPr>
        <w:t xml:space="preserve">ומשום </w:t>
      </w:r>
      <w:ins w:id="93521" w:author="מנוע מכני" w:date="2026-10-05T11:32:12Z">
        <w:r>
          <w:rPr>
            <w:rFonts w:hint="cs"/>
            <w:rtl/>
          </w:rPr>
          <w:t xml:space="preserve">מיעוט</w:t>
        </w:r>
      </w:ins>
      <w:del w:id="93522" w:author="מנוע מכני" w:date="2026-10-05T11:32:12Z">
        <w:r>
          <w:rPr>
            <w:rFonts w:hint="cs"/>
            <w:rtl/>
          </w:rPr>
          <w:delText xml:space="preserve">מיעוטא</w:delText>
        </w:r>
      </w:del>
      <w:r>
        <w:rPr>
          <w:rFonts w:hint="cs"/>
          <w:rtl/>
        </w:rPr>
        <w:t xml:space="preserve"> דמיא </w:t>
      </w:r>
      <w:r>
        <w:rPr>
          <w:rtl/>
        </w:rPr>
        <w:t>–</w:t>
      </w:r>
      <w:r>
        <w:rPr>
          <w:rFonts w:hint="cs"/>
          <w:rtl/>
        </w:rPr>
        <w:t xml:space="preserve"> הנך בטלו </w:t>
      </w:r>
      <w:ins w:id="97473" w:author="מנוע מכני" w:date="2026-10-05T11:32:12Z">
        <w:r>
          <w:rPr>
            <w:rFonts w:hint="cs"/>
            <w:rtl/>
          </w:rPr>
          <w:t xml:space="preserve">להם</w:t>
        </w:r>
      </w:ins>
      <w:del w:id="97474" w:author="מנוע מכני" w:date="2026-10-05T11:32:12Z">
        <w:r>
          <w:rPr>
            <w:rFonts w:hint="cs"/>
            <w:rtl/>
          </w:rPr>
          <w:delText xml:space="preserve">להו</w:delText>
        </w:r>
      </w:del>
      <w:r>
        <w:rPr>
          <w:rFonts w:hint="cs"/>
          <w:rtl/>
        </w:rPr>
        <w:t xml:space="preserve"> ברובא </w:t>
      </w:r>
    </w:p>
    <w:p w14:paraId="743B7480" w14:textId="77777777" w:rsidR="00B874E6" w:rsidRPr="00B80F87" w:rsidRDefault="00B80F87" w:rsidP="00B80F87">
      <w:pPr>
        <w:rPr>
          <w:b/>
          <w:bCs/>
          <w:rtl/>
        </w:rPr>
      </w:pPr>
      <w:r w:rsidRPr="00B80F87">
        <w:rPr>
          <w:rStyle w:val="2fb"/>
          <w:rFonts w:hint="cs"/>
          <w:b/>
          <w:bCs/>
          <w:rtl/>
        </w:rPr>
        <w:lastRenderedPageBreak/>
        <w:t xml:space="preserve">אר</w:t>
      </w:r>
      <w:ins w:id="911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י"ר</w:t>
        </w:r>
      </w:ins>
      <w:del w:id="91134" w:author="מנוע מכני" w:date="2026-10-05T11:32:12Z">
        <w:r w:rsidRPr="00B80F87">
          <w:rPr>
            <w:rFonts w:hint="cs"/>
            <w:b/>
            <w:bCs/>
            <w:rtl/>
          </w:rPr>
          <w:lastRenderedPageBreak/>
          <w:delText xml:space="preserve">י''ר</w:delText>
        </w:r>
      </w:del>
      <w:r w:rsidR="00F63065" w:rsidRPr="00B80F87">
        <w:rPr>
          <w:b/>
          <w:bCs/>
          <w:rtl/>
        </w:rPr>
        <w:t xml:space="preserve">: </w:t>
      </w:r>
      <w:r>
        <w:rPr>
          <w:rFonts w:hint="cs"/>
          <w:b/>
          <w:bCs/>
          <w:rtl/>
        </w:rPr>
        <w:t>דווקא ב</w:t>
      </w:r>
      <w:r w:rsidR="00F63065" w:rsidRPr="00B80F87">
        <w:rPr>
          <w:b/>
          <w:bCs/>
          <w:rtl/>
        </w:rPr>
        <w:t xml:space="preserve">לטבול בהן פיתו, אבל לקדירה - </w:t>
      </w:r>
      <w:r w:rsidR="00F63065" w:rsidRPr="00B80F87">
        <w:rPr>
          <w:b/>
          <w:bCs/>
          <w:rtl/>
        </w:rPr>
        <w:t xml:space="preserve">לא</w:t>
      </w:r>
      <w:r w:rsidR="00F63065" w:rsidRPr="00B80F87">
        <w:rPr>
          <w:b/>
          <w:bCs/>
          <w:rtl/>
        </w:rPr>
        <w:t xml:space="preserve">, מצא מין את מינו וניעור</w:t>
      </w:r>
      <w:r w:rsidR="0057284B" w:rsidRPr="00B80F87">
        <w:rPr>
          <w:b/>
          <w:bCs/>
          <w:rtl/>
        </w:rPr>
        <w:t>.</w:t>
      </w:r>
    </w:p>
    <w:p w14:paraId="27F13AA7" w14:textId="77777777" w:rsidR="00B80F87" w:rsidRDefault="00F63065" w:rsidP="00B80F87">
      <w:pPr>
        <w:rPr>
          <w:rtl/>
        </w:rPr>
      </w:pPr>
      <w:ins w:id="98125" w:author="מנוע מכני" w:date="2026-10-05T11:32:12Z">
        <w:r>
          <w:rPr>
            <w:rtl/>
          </w:rPr>
          <w:t xml:space="preserve">ישב</w:t>
        </w:r>
      </w:ins>
      <w:del w:id="98126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ins w:id="91135" w:author="מנוע מכני" w:date="2026-10-05T11:32:12Z">
        <w:r>
          <w:rPr>
            <w:rStyle w:val="2fb"/>
            <w:rtl/>
          </w:rPr>
          <w:t xml:space="preserve">ר"ד</w:t>
        </w:r>
      </w:ins>
      <w:del w:id="91136" w:author="מנוע מכני" w:date="2026-10-05T11:32:12Z">
        <w:r>
          <w:rPr>
            <w:rtl/>
          </w:rPr>
          <w:delText xml:space="preserve">ר</w:delText>
        </w:r>
        <w:r w:rsidR="00B80F87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וקא</w:t>
      </w:r>
      <w:r w:rsidR="00B80F87">
        <w:rPr>
          <w:rFonts w:hint="cs"/>
          <w:rtl/>
        </w:rPr>
        <w:t xml:space="preserve">"ל</w:t>
      </w:r>
      <w:ins w:id="96275" w:author="מנוע מכני" w:date="2026-10-05T11:32:12Z">
        <w:r>
          <w:rPr>
            <w:rFonts w:hint="cs"/>
            <w:rtl/>
          </w:rPr>
          <w:t xml:space="preserve"> </w:t>
        </w:r>
      </w:ins>
      <w:del w:id="96276" w:author="מנוע מכני" w:date="2026-10-05T11:32:12Z">
        <w:r w:rsidR="00B80F87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7555" w:author="מנוע מכני" w:date="2026-10-05T11:32:12Z">
        <w:r>
          <w:rPr>
            <w:rtl/>
          </w:rPr>
          <w:t xml:space="preserve">שמועה</w:t>
        </w:r>
      </w:ins>
      <w:del w:id="97556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</w:t>
      </w:r>
      <w:r>
        <w:rPr>
          <w:rtl/>
        </w:rPr>
        <w:t xml:space="preserve">א</w:t>
      </w:r>
      <w:r w:rsidR="00B80F87">
        <w:rPr>
          <w:rFonts w:hint="cs"/>
          <w:rtl/>
        </w:rPr>
        <w:t xml:space="preserve">"ל</w:t>
      </w:r>
      <w:r w:rsidR="00B80F87">
        <w:rPr>
          <w:rFonts w:hint="cs"/>
          <w:rtl/>
        </w:rPr>
        <w:t xml:space="preserve"> </w:t>
      </w:r>
      <w:r w:rsidR="00B80F87">
        <w:rPr>
          <w:rStyle w:val="2fb"/>
          <w:rFonts w:hint="cs"/>
          <w:rtl/>
        </w:rPr>
        <w:t xml:space="preserve">אביי</w:t>
      </w:r>
      <w:r>
        <w:rPr>
          <w:rtl/>
        </w:rPr>
        <w:t xml:space="preserve">: וכי טומאה שבטלה חזרה וניעורה? </w:t>
      </w:r>
    </w:p>
    <w:p w14:paraId="6C63DEB9" w14:textId="77777777" w:rsidR="00B80F87" w:rsidRDefault="00B80F87" w:rsidP="00B80F87">
      <w:pPr>
        <w:pStyle w:val="afff0"/>
        <w:framePr w:wrap="around"/>
        <w:rPr>
          <w:rtl/>
        </w:rPr>
      </w:pPr>
      <w:r>
        <w:rPr>
          <w:rFonts w:hint="cs"/>
          <w:rtl/>
        </w:rPr>
        <w:t>כב:</w:t>
      </w:r>
    </w:p>
    <w:p>
      <w:pPr>
        <w:pStyle w:val="38"/>
        <w:rPr>
          <w:ins w:id="99472" w:author="מנוע מכני" w:date="2026-10-05T11:32:12Z"/>
        </w:rPr>
      </w:pPr>
      <w:r>
        <w:t xml:space="preserve">א"ל</w:t>
      </w:r>
      <w:r>
        <w:t xml:space="preserve">:</w:t>
      </w:r>
    </w:p>
    <w:p w14:paraId="4E64590A" w14:textId="77777777" w:rsidR="00B80F87" w:rsidRDefault="00F63065" w:rsidP="00B80F87">
      <w:pPr>
        <w:rPr>
          <w:rtl/>
        </w:rPr>
      </w:pPr>
      <w:del w:id="994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ואת </w:t>
      </w:r>
      <w:r>
        <w:rPr>
          <w:rtl/>
        </w:rPr>
        <w:t xml:space="preserve">לא</w:t>
      </w:r>
      <w:r>
        <w:rPr>
          <w:rtl/>
        </w:rPr>
        <w:t xml:space="preserve"> תסברא? והתנן: סאה תרומה טמאה שנפלה למאה חולין טהורין, </w:t>
      </w:r>
    </w:p>
    <w:p>
      <w:pPr>
        <w:pStyle w:val="38"/>
        <w:rPr>
          <w:ins w:id="99474" w:author="מנוע מכני" w:date="2026-10-05T11:32:12Z"/>
        </w:rPr>
      </w:pPr>
      <w:ins w:id="91137" w:author="מנוע מכני" w:date="2026-10-05T11:32:12Z">
        <w:r>
          <w:t xml:space="preserve">ר"א</w:t>
        </w:r>
      </w:ins>
      <w:del w:id="91138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7AB8BBF5" w14:textId="77777777" w:rsidR="00B80F87" w:rsidRDefault="00B80F87" w:rsidP="00623B97">
      <w:pPr>
        <w:ind w:hanging="29"/>
        <w:rPr>
          <w:rtl/>
        </w:rPr>
      </w:pPr>
      <w:del w:id="9947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תירום ותרקב, שאני אומר היא סאה שנפלה - היא סאה שעלתה, </w:t>
      </w:r>
    </w:p>
    <w:p>
      <w:pPr>
        <w:pStyle w:val="38"/>
        <w:rPr>
          <w:ins w:id="99476" w:author="מנוע מכני" w:date="2026-10-05T11:32:12Z"/>
        </w:rPr>
      </w:pPr>
      <w:r>
        <w:t xml:space="preserve">וח</w:t>
      </w:r>
      <w:ins w:id="91139" w:author="מנוע מכני" w:date="2026-10-05T11:32:12Z">
        <w:r>
          <w:t xml:space="preserve">כ"א</w:t>
        </w:r>
      </w:ins>
      <w:del w:id="91140" w:author="מנוע מכני" w:date="2026-10-05T11:32:12Z">
        <w:r>
          <w:delText xml:space="preserve">כ''א</w:delText>
        </w:r>
      </w:del>
      <w:r w:rsidR="00F63065">
        <w:t xml:space="preserve">:</w:t>
      </w:r>
    </w:p>
    <w:p w14:paraId="1C0F925A" w14:textId="77777777" w:rsidR="00B874E6" w:rsidRDefault="00B80F87" w:rsidP="00623B97">
      <w:pPr>
        <w:ind w:hanging="29"/>
        <w:rPr>
          <w:rtl/>
        </w:rPr>
      </w:pPr>
      <w:del w:id="9947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תעלה ותיאכל ניקודים או קליות, או תילוש במי פירות, או תתחלק לעיסות, ובלבד שלא יהא במקום אחד כביצה</w:t>
      </w:r>
      <w:r w:rsidR="0057284B">
        <w:rPr>
          <w:rtl/>
        </w:rPr>
        <w:t>.</w:t>
      </w:r>
    </w:p>
    <w:p w14:paraId="1C6E5359" w14:textId="77777777" w:rsidR="00B80F87" w:rsidRDefault="00B80F87" w:rsidP="00B80F87">
      <w:pPr>
        <w:pStyle w:val="afff0"/>
        <w:framePr w:wrap="around"/>
        <w:rPr>
          <w:rtl/>
        </w:rPr>
      </w:pPr>
      <w:r>
        <w:rPr>
          <w:rFonts w:hint="cs"/>
          <w:rtl/>
        </w:rPr>
        <w:t>כג.</w:t>
      </w:r>
    </w:p>
    <w:p w14:paraId="4F805034" w14:textId="77777777" w:rsidR="00B874E6" w:rsidRDefault="00F63065" w:rsidP="00623B97">
      <w:pPr>
        <w:ind w:left="425" w:firstLine="0"/>
        <w:rPr>
          <w:rtl/>
        </w:rPr>
      </w:pPr>
      <w:r>
        <w:rPr>
          <w:rtl/>
        </w:rPr>
        <w:t xml:space="preserve">ותני עלה: אותן חולין </w:t>
      </w:r>
      <w:r>
        <w:rPr>
          <w:rStyle w:val="2fb"/>
          <w:rtl/>
        </w:rPr>
        <w:t xml:space="preserve">ל</w:t>
      </w:r>
      <w:ins w:id="91141" w:author="מנוע מכני" w:date="2026-10-05T11:32:12Z">
        <w:r>
          <w:rPr>
            <w:rStyle w:val="2fb"/>
            <w:rtl/>
          </w:rPr>
          <w:t xml:space="preserve">ר"א</w:t>
        </w:r>
      </w:ins>
      <w:del w:id="91142" w:author="מנוע מכני" w:date="2026-10-05T11:32:12Z">
        <w:r>
          <w:rPr>
            <w:rtl/>
          </w:rPr>
          <w:delText xml:space="preserve">ר</w:delText>
        </w:r>
        <w:r w:rsidR="00B80F8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B80F87">
          <w:rPr>
            <w:rFonts w:hint="cs"/>
            <w:rtl/>
          </w:rPr>
          <w:delText xml:space="preserve">א</w:delText>
        </w:r>
      </w:del>
      <w:r w:rsidR="00623B97">
        <w:rPr>
          <w:rtl/>
        </w:rPr>
        <w:t xml:space="preserve"> מה תהא עליהן </w:t>
      </w:r>
      <w:r>
        <w:rPr>
          <w:rtl/>
        </w:rPr>
        <w:t>יאכלו נקודין או קליות, או ילושו במי פירות, או תתחלק לעיסות, ובלבד שלא יהא כביצה במקום אחד</w:t>
      </w:r>
      <w:r w:rsidR="0057284B">
        <w:rPr>
          <w:rtl/>
        </w:rPr>
        <w:t>.</w:t>
      </w:r>
    </w:p>
    <w:p>
      <w:pPr>
        <w:pStyle w:val="38"/>
        <w:rPr>
          <w:ins w:id="99478" w:author="מנוע מכני" w:date="2026-10-05T11:32:12Z"/>
        </w:rPr>
      </w:pPr>
      <w:r>
        <w:t xml:space="preserve">ואמר עולא:</w:t>
      </w:r>
    </w:p>
    <w:p w14:paraId="0891B0B0" w14:textId="77777777" w:rsidR="00623B97" w:rsidRDefault="00623B97" w:rsidP="00623B97">
      <w:pPr>
        <w:ind w:left="425" w:firstLine="0"/>
        <w:rPr>
          <w:rtl/>
        </w:rPr>
      </w:pPr>
      <w:del w:id="99479" w:author="מנוע מכני" w:date="2026-10-05T11:32:12Z">
        <w:r>
          <w:rPr>
            <w:rtl/>
          </w:rPr>
          <w:delText xml:space="preserve"> </w:delText>
        </w:r>
      </w:del>
      <w:r w:rsidR="00F63065">
        <w:rPr>
          <w:rtl/>
        </w:rPr>
        <w:t xml:space="preserve">גזירה שמא יביא קב חולין טמאים ממקום אחר, </w:t>
      </w:r>
    </w:p>
    <w:p w14:paraId="58340296" w14:textId="77777777" w:rsidR="00623B97" w:rsidRDefault="00F63065" w:rsidP="00623B97">
      <w:pPr>
        <w:ind w:left="425" w:firstLine="0"/>
        <w:rPr>
          <w:rtl/>
        </w:rPr>
      </w:pPr>
      <w:r>
        <w:rPr>
          <w:rtl/>
        </w:rPr>
        <w:t>וקב ועוד ממין זה, סבר איבטלינ</w:t>
      </w:r>
      <w:r w:rsidR="00DD1795">
        <w:rPr>
          <w:rtl/>
        </w:rPr>
        <w:t xml:space="preserve">הו ברובא, וכיון </w:t>
      </w:r>
      <w:ins w:id="93523" w:author="מנוע מכני" w:date="2026-10-05T11:32:12Z">
        <w:r>
          <w:rPr>
            <w:rtl/>
          </w:rPr>
          <w:t xml:space="preserve">דיש</w:t>
        </w:r>
      </w:ins>
      <w:del w:id="93524" w:author="מנוע מכני" w:date="2026-10-05T11:32:12Z">
        <w:r w:rsidR="00DD1795">
          <w:rPr>
            <w:rtl/>
          </w:rPr>
          <w:delText xml:space="preserve">דאיכא</w:delText>
        </w:r>
      </w:del>
      <w:r w:rsidR="00DD1795">
        <w:rPr>
          <w:rtl/>
        </w:rPr>
        <w:t xml:space="preserve"> </w:t>
      </w:r>
      <w:ins w:id="94813" w:author="מנוע מכני" w:date="2026-10-05T11:32:12Z">
        <w:r>
          <w:rPr>
            <w:rtl/>
          </w:rPr>
          <w:t xml:space="preserve">זה</w:t>
        </w:r>
      </w:ins>
      <w:del w:id="94814" w:author="מנוע מכני" w:date="2026-10-05T11:32:12Z">
        <w:r w:rsidR="00DD1795">
          <w:rPr>
            <w:rtl/>
          </w:rPr>
          <w:delText xml:space="preserve">האי</w:delText>
        </w:r>
      </w:del>
      <w:r w:rsidR="00DD1795">
        <w:rPr>
          <w:rtl/>
        </w:rPr>
        <w:t xml:space="preserve"> משהו</w:t>
      </w:r>
      <w:r>
        <w:rPr>
          <w:rtl/>
        </w:rPr>
        <w:t xml:space="preserve"> מצא מין את מינו וניעור</w:t>
      </w:r>
      <w:ins w:id="96277" w:author="מנוע מכני" w:date="2026-10-05T11:32:12Z">
        <w:r>
          <w:rPr>
            <w:rtl/>
          </w:rPr>
          <w:t xml:space="preserve">,</w:t>
        </w:r>
      </w:ins>
      <w:del w:id="9627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80" w:author="מנוע מכני" w:date="2026-10-05T11:32:12Z"/>
        </w:rPr>
      </w:pPr>
      <w:r>
        <w:t xml:space="preserve">א"ל</w:t>
      </w:r>
      <w:r>
        <w:t xml:space="preserve">:</w:t>
      </w:r>
    </w:p>
    <w:p w14:paraId="5E542C9A" w14:textId="77777777" w:rsidR="00623B97" w:rsidRDefault="00F63065" w:rsidP="00C5567C">
      <w:pPr>
        <w:pStyle w:val="a"/>
        <w:rPr>
          <w:rtl/>
        </w:rPr>
      </w:pPr>
      <w:del w:id="994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טומאה עוררת טומאה, טהרה עוררת טומאה? </w:t>
      </w:r>
    </w:p>
    <w:p>
      <w:pPr>
        <w:pStyle w:val="38"/>
        <w:rPr>
          <w:ins w:id="99482" w:author="מנוע מכני" w:date="2026-10-05T11:32:12Z"/>
        </w:rPr>
      </w:pPr>
      <w:r>
        <w:t>איתי</w:t>
      </w:r>
      <w:r w:rsidR="00DD1795">
        <w:t xml:space="preserve">ביה:</w:t>
      </w:r>
    </w:p>
    <w:p w14:paraId="5E3FF04D" w14:textId="77777777" w:rsidR="00DD1795" w:rsidRDefault="00F63065" w:rsidP="00F63065">
      <w:pPr>
        <w:rPr>
          <w:rtl/>
        </w:rPr>
      </w:pPr>
      <w:del w:id="99483" w:author="מנוע מכני" w:date="2026-10-05T11:32:12Z">
        <w:r w:rsidR="00DD1795">
          <w:rPr>
            <w:rtl/>
          </w:rPr>
          <w:delText xml:space="preserve"> </w:delText>
        </w:r>
      </w:del>
      <w:r w:rsidR="00DD1795">
        <w:rPr>
          <w:rtl/>
        </w:rPr>
        <w:t xml:space="preserve">אפר כשר שנתערב באפר מקלה </w:t>
      </w:r>
      <w:r>
        <w:rPr>
          <w:rtl/>
        </w:rPr>
        <w:t xml:space="preserve">הולכין אחר הרוב לטמא, </w:t>
      </w:r>
    </w:p>
    <w:p w14:paraId="55F2AA70" w14:textId="77777777" w:rsidR="00623B97" w:rsidRDefault="00DD1795" w:rsidP="00F63065">
      <w:pPr>
        <w:rPr>
          <w:rtl/>
        </w:rPr>
      </w:pPr>
      <w:ins w:id="97823" w:author="מנוע מכני" w:date="2026-10-05T11:32:12Z">
        <w:r>
          <w:rPr>
            <w:rtl/>
          </w:rPr>
          <w:t xml:space="preserve">ואם </w:t>
        </w:r>
      </w:ins>
      <w:del w:id="97824" w:author="מנוע מכני" w:date="2026-10-05T11:32:12Z">
        <w:r>
          <w:rPr>
            <w:rtl/>
          </w:rPr>
          <w:delText xml:space="preserve">ואי </w:delText>
        </w:r>
      </w:del>
      <w:ins w:id="93525" w:author="מנוע מכני" w:date="2026-10-05T11:32:12Z">
        <w:r>
          <w:rPr>
            <w:rtl/>
          </w:rPr>
          <w:t xml:space="preserve">רוב</w:t>
        </w:r>
      </w:ins>
      <w:del w:id="93526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אפר מקלה הוא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 </w:t>
      </w:r>
      <w:ins w:id="97825" w:author="מנוע מכני" w:date="2026-10-05T11:32:12Z">
        <w:r>
          <w:rPr>
            <w:rtl/>
          </w:rPr>
          <w:t xml:space="preserve">ואם </w:t>
        </w:r>
      </w:ins>
      <w:del w:id="9782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אמרת טומאה כמאן </w:t>
      </w:r>
      <w:ins w:id="98021" w:author="מנוע מכני" w:date="2026-10-05T11:32:12Z">
        <w:r>
          <w:rPr>
            <w:rtl/>
          </w:rPr>
          <w:t xml:space="preserve">דישנו</w:t>
        </w:r>
      </w:ins>
      <w:del w:id="98022" w:author="מנוע מכני" w:date="2026-10-05T11:32:12Z">
        <w:r w:rsidR="00F63065">
          <w:rPr>
            <w:rtl/>
          </w:rPr>
          <w:delText xml:space="preserve">דאיתיה</w:delText>
        </w:r>
      </w:del>
      <w:r w:rsidR="00F63065">
        <w:rPr>
          <w:rtl/>
        </w:rPr>
        <w:t xml:space="preserve"> דמי, נהי דבמגע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מטמא, לטמא במשא! </w:t>
      </w:r>
    </w:p>
    <w:p>
      <w:pPr>
        <w:pStyle w:val="38"/>
        <w:rPr>
          <w:ins w:id="99484" w:author="מנוע מכני" w:date="2026-10-05T11:32:12Z"/>
        </w:rPr>
      </w:pPr>
      <w:r>
        <w:t>הא איתמר עלה, א</w:t>
      </w:r>
      <w:r w:rsidR="00623B97">
        <w:t xml:space="preserve">רי</w:t>
      </w:r>
      <w:ins w:id="91143" w:author="מנוע מכני" w:date="2026-10-05T11:32:12Z">
        <w:r>
          <w:t xml:space="preserve">ב"ח</w:t>
        </w:r>
      </w:ins>
      <w:del w:id="91144" w:author="מנוע מכני" w:date="2026-10-05T11:32:12Z">
        <w:r w:rsidR="00623B97">
          <w:delText xml:space="preserve">ב''ח</w:delText>
        </w:r>
      </w:del>
      <w:r>
        <w:t xml:space="preserve">:</w:t>
      </w:r>
    </w:p>
    <w:p w14:paraId="59817D2D" w14:textId="77777777" w:rsidR="00B874E6" w:rsidRDefault="00F63065" w:rsidP="00623B97">
      <w:pPr>
        <w:rPr>
          <w:rtl/>
        </w:rPr>
      </w:pPr>
      <w:del w:id="994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טהור מלטמא במגע, אבל מטמא במשא</w:t>
      </w:r>
      <w:r w:rsidR="0057284B">
        <w:rPr>
          <w:rtl/>
        </w:rPr>
        <w:t>.</w:t>
      </w:r>
    </w:p>
    <w:p>
      <w:pPr>
        <w:pStyle w:val="38"/>
        <w:rPr>
          <w:ins w:id="99486" w:author="מנוע מכני" w:date="2026-10-05T11:32:12Z"/>
        </w:rPr>
      </w:pPr>
      <w:r>
        <w:t>והא</w:t>
      </w:r>
      <w:ins w:id="91145" w:author="מנוע מכני" w:date="2026-10-05T11:32:12Z">
        <w:r>
          <w:t xml:space="preserve">ר"ח</w:t>
        </w:r>
      </w:ins>
      <w:del w:id="91146" w:author="מנוע מכני" w:date="2026-10-05T11:32:12Z">
        <w:r w:rsidR="00DD1795">
          <w:delText xml:space="preserve">ר''ח</w:delText>
        </w:r>
      </w:del>
      <w:r>
        <w:t xml:space="preserve">:</w:t>
      </w:r>
    </w:p>
    <w:p w14:paraId="57AC162A" w14:textId="77777777" w:rsidR="00DD1795" w:rsidRDefault="00F63065" w:rsidP="00543860">
      <w:pPr>
        <w:pStyle w:val="021"/>
        <w:rPr>
          <w:rtl/>
        </w:rPr>
      </w:pPr>
      <w:del w:id="994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נבילה בטילה בשחוטה, שא</w:t>
      </w:r>
      <w:r w:rsidR="00DD1795">
        <w:rPr>
          <w:rFonts w:hint="cs"/>
          <w:rtl/>
        </w:rPr>
        <w:t>"א</w:t>
      </w:r>
      <w:r>
        <w:rPr>
          <w:rtl/>
        </w:rPr>
        <w:t xml:space="preserve"> לנבילה שתיעשה שחוטה, נהי דבמגע </w:t>
      </w:r>
      <w:r>
        <w:rPr>
          <w:rtl/>
        </w:rPr>
        <w:t xml:space="preserve">לא</w:t>
      </w:r>
      <w:r>
        <w:rPr>
          <w:rtl/>
        </w:rPr>
        <w:t xml:space="preserve"> מטמא, לטמא במשא! </w:t>
      </w:r>
    </w:p>
    <w:p>
      <w:pPr>
        <w:pStyle w:val="38"/>
        <w:rPr>
          <w:ins w:id="99488" w:author="מנוע מכני" w:date="2026-10-05T11:32:12Z"/>
        </w:rPr>
      </w:pPr>
      <w:r>
        <w:t xml:space="preserve">א"ל</w:t>
      </w:r>
      <w:r>
        <w:t xml:space="preserve">:</w:t>
      </w:r>
    </w:p>
    <w:p w14:paraId="7FDB3BE5" w14:textId="77777777" w:rsidR="00DD1795" w:rsidRDefault="00F63065" w:rsidP="00DD1795">
      <w:pPr>
        <w:rPr>
          <w:rtl/>
        </w:rPr>
      </w:pPr>
      <w:del w:id="994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אתון בדרב חסדא מתניתו לה, אנן בדר' חייא </w:t>
      </w:r>
      <w:ins w:id="90639" w:author="מנוע סמנטי" w:date="2026-10-05T11:39:44Z">
        <w:r>
          <w:rPr>
            <w:rtl/>
          </w:rPr>
          <w:t xml:space="preserve">שונים</w:t>
        </w:r>
      </w:ins>
      <w:del w:id="90640" w:author="מנוע סמנטי" w:date="2026-10-05T11:39:44Z">
        <w:r>
          <w:rPr>
            <w:rtl/>
          </w:rPr>
          <w:delText xml:space="preserve">מתנינן</w:delText>
        </w:r>
      </w:del>
      <w:r>
        <w:rPr>
          <w:rtl/>
        </w:rPr>
        <w:t xml:space="preserve"> לה, </w:t>
      </w:r>
    </w:p>
    <w:p>
      <w:pPr>
        <w:pStyle w:val="38"/>
        <w:rPr>
          <w:ins w:id="99490" w:author="מנוע מכני" w:date="2026-10-05T11:32:12Z"/>
        </w:rPr>
      </w:pPr>
      <w:r>
        <w:t xml:space="preserve">תני ר' חייא:</w:t>
      </w:r>
    </w:p>
    <w:p w14:paraId="1895BCF3" w14:textId="77777777" w:rsidR="00DD1795" w:rsidRDefault="00F63065" w:rsidP="00DD1795">
      <w:pPr>
        <w:rPr>
          <w:rtl/>
        </w:rPr>
      </w:pPr>
      <w:del w:id="994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נבילה ושחוטה - בטילות זו בזו, </w:t>
      </w:r>
    </w:p>
    <w:p>
      <w:pPr>
        <w:pStyle w:val="38"/>
        <w:rPr>
          <w:ins w:id="99492" w:author="מנוע מכני" w:date="2026-10-05T11:32:12Z"/>
        </w:rPr>
      </w:pPr>
      <w:r>
        <w:t>ואיתמר עלה, א</w:t>
      </w:r>
      <w:r w:rsidR="00DD1795">
        <w:t xml:space="preserve">רי</w:t>
      </w:r>
      <w:ins w:id="91147" w:author="מנוע מכני" w:date="2026-10-05T11:32:12Z">
        <w:r>
          <w:t xml:space="preserve">ב"ח</w:t>
        </w:r>
      </w:ins>
      <w:del w:id="91148" w:author="מנוע מכני" w:date="2026-10-05T11:32:12Z">
        <w:r w:rsidR="00DD1795">
          <w:delText xml:space="preserve">ב''ח</w:delText>
        </w:r>
      </w:del>
      <w:r>
        <w:t xml:space="preserve">:</w:t>
      </w:r>
    </w:p>
    <w:p w14:paraId="437E7A63" w14:textId="77777777" w:rsidR="00DD1795" w:rsidRDefault="00F63065" w:rsidP="00DD1795">
      <w:pPr>
        <w:rPr>
          <w:rtl/>
        </w:rPr>
      </w:pPr>
      <w:del w:id="994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טהור מלטמא במגע, אבל מטמא במשא</w:t>
      </w:r>
      <w:ins w:id="96279" w:author="מנוע מכני" w:date="2026-10-05T11:32:12Z">
        <w:r>
          <w:rPr>
            <w:rtl/>
          </w:rPr>
          <w:t xml:space="preserve">,</w:t>
        </w:r>
      </w:ins>
      <w:del w:id="9628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94" w:author="מנוע מכני" w:date="2026-10-05T11:32:12Z"/>
        </w:rPr>
      </w:pPr>
      <w:r>
        <w:t xml:space="preserve">והא </w:t>
      </w:r>
      <w:r>
        <w:t xml:space="preserve">דתנן</w:t>
      </w:r>
      <w:r>
        <w:t xml:space="preserve">, </w:t>
      </w:r>
      <w:r w:rsidR="00DD1795">
        <w:t>דל</w:t>
      </w:r>
      <w:r>
        <w:t>ר</w:t>
      </w:r>
      <w:r w:rsidR="00DD1795">
        <w:t xml:space="preserve">א</w:t>
      </w:r>
      <w:ins w:id="91149" w:author="מנוע מכני" w:date="2026-10-05T11:32:12Z">
        <w:r>
          <w:t xml:space="preserve">ב"י</w:t>
        </w:r>
      </w:ins>
      <w:del w:id="91150" w:author="מנוע מכני" w:date="2026-10-05T11:32:12Z">
        <w:r w:rsidR="00DD1795">
          <w:delText xml:space="preserve">ב''י</w:delText>
        </w:r>
      </w:del>
      <w:r w:rsidR="00DD1795">
        <w:t xml:space="preserve">:</w:t>
      </w:r>
    </w:p>
    <w:p w14:paraId="662A0613" w14:textId="77777777" w:rsidR="00DD1795" w:rsidRDefault="00F63065" w:rsidP="00DD1795">
      <w:pPr>
        <w:rPr>
          <w:rtl/>
        </w:rPr>
      </w:pPr>
      <w:del w:id="99495" w:author="מנוע מכני" w:date="2026-10-05T11:32:12Z">
        <w:r w:rsidR="00DD1795">
          <w:rPr>
            <w:rtl/>
          </w:rPr>
          <w:delText xml:space="preserve"> </w:delText>
        </w:r>
      </w:del>
      <w:r w:rsidR="00DD1795">
        <w:rPr>
          <w:rtl/>
        </w:rPr>
        <w:t xml:space="preserve">בהמה גסה ששפעה חררת דם </w:t>
      </w:r>
      <w:r>
        <w:rPr>
          <w:rtl/>
        </w:rPr>
        <w:t xml:space="preserve">הרי זו תקבר ונפטרה מן הבכורה, </w:t>
      </w:r>
    </w:p>
    <w:p>
      <w:pPr>
        <w:pStyle w:val="38"/>
        <w:rPr>
          <w:ins w:id="99496" w:author="מנוע מכני" w:date="2026-10-05T11:32:12Z"/>
        </w:rPr>
      </w:pPr>
      <w:r>
        <w:t xml:space="preserve">ות</w:t>
      </w:r>
      <w:ins w:id="91151" w:author="מנוע מכני" w:date="2026-10-05T11:32:12Z">
        <w:r>
          <w:t xml:space="preserve">ר"ח</w:t>
        </w:r>
      </w:ins>
      <w:del w:id="91152" w:author="מנוע מכני" w:date="2026-10-05T11:32:12Z">
        <w:r>
          <w:delText xml:space="preserve">ר''ח</w:delText>
        </w:r>
      </w:del>
      <w:r w:rsidR="00F63065">
        <w:t xml:space="preserve">:</w:t>
      </w:r>
    </w:p>
    <w:p w14:paraId="7537E622" w14:textId="77777777" w:rsidR="00B874E6" w:rsidRDefault="00DD1795" w:rsidP="00DD1795">
      <w:pPr>
        <w:rPr>
          <w:rtl/>
        </w:rPr>
      </w:pPr>
      <w:del w:id="994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אינה מטמאה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במגע ולא במשא, </w:t>
      </w:r>
      <w:ins w:id="94815" w:author="מנוע מכני" w:date="2026-10-05T11:32:12Z">
        <w:r>
          <w:rPr>
            <w:rtl/>
          </w:rPr>
          <w:t xml:space="preserve">למה</w:t>
        </w:r>
      </w:ins>
      <w:del w:id="94816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? דנהי במגע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מטמא, תטמא במשא! אישתיק</w:t>
      </w:r>
      <w:r w:rsidR="0057284B">
        <w:rPr>
          <w:rtl/>
        </w:rPr>
        <w:t>.</w:t>
      </w:r>
    </w:p>
    <w:p w14:paraId="7C84A161" w14:textId="77777777" w:rsidR="00B874E6" w:rsidRDefault="00F63065" w:rsidP="00C5567C">
      <w:pPr>
        <w:pStyle w:val="a"/>
        <w:rPr>
          <w:rtl/>
        </w:rPr>
      </w:pPr>
      <w:ins w:id="94817" w:author="מנוע מכני" w:date="2026-10-05T11:32:12Z">
        <w:r>
          <w:rPr>
            <w:rtl/>
          </w:rPr>
          <w:t xml:space="preserve">שמא</w:t>
        </w:r>
      </w:ins>
      <w:del w:id="94818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</w:t>
      </w:r>
      <w:r w:rsidR="00DD1795">
        <w:rPr>
          <w:rtl/>
        </w:rPr>
        <w:t xml:space="preserve">שאני </w:t>
      </w:r>
      <w:ins w:id="93527" w:author="מנוע מכני" w:date="2026-10-05T11:32:12Z">
        <w:r>
          <w:rPr>
            <w:rtl/>
          </w:rPr>
          <w:t xml:space="preserve">כאן</w:t>
        </w:r>
      </w:ins>
      <w:del w:id="93528" w:author="מנוע מכני" w:date="2026-10-05T11:32:12Z">
        <w:r w:rsidR="00DD1795">
          <w:rPr>
            <w:rtl/>
          </w:rPr>
          <w:delText xml:space="preserve">הכא</w:delText>
        </w:r>
      </w:del>
      <w:r w:rsidR="00DD1795">
        <w:rPr>
          <w:rtl/>
        </w:rPr>
        <w:t xml:space="preserve"> דה</w:t>
      </w:r>
      <w:r w:rsidR="00DD1795">
        <w:rPr>
          <w:rFonts w:hint="cs"/>
          <w:rtl/>
        </w:rPr>
        <w:t>ו"ל</w:t>
      </w:r>
      <w:r>
        <w:rPr>
          <w:rtl/>
        </w:rPr>
        <w:t xml:space="preserve"> טומאה סרוחה</w:t>
      </w:r>
      <w:r w:rsidR="0057284B">
        <w:rPr>
          <w:rtl/>
        </w:rPr>
        <w:t>.</w:t>
      </w:r>
    </w:p>
    <w:p w14:paraId="07301056" w14:textId="77777777" w:rsidR="00DD1795" w:rsidRDefault="00F63065" w:rsidP="000F2710">
      <w:pPr>
        <w:rPr>
          <w:rtl/>
        </w:rPr>
      </w:pPr>
      <w:r>
        <w:rPr>
          <w:rtl/>
        </w:rPr>
        <w:t xml:space="preserve">הניחא לבר פדא, דטומאה חמורה - עד לגר, וטומאה קלה - עד לכלב, הא </w:t>
      </w:r>
      <w:r>
        <w:rPr>
          <w:rtl/>
        </w:rPr>
        <w:t xml:space="preserve">לא</w:t>
      </w:r>
      <w:r>
        <w:rPr>
          <w:rtl/>
        </w:rPr>
        <w:t xml:space="preserve"> חזיא לגר, </w:t>
      </w:r>
    </w:p>
    <w:p w14:paraId="59EF5DBA" w14:textId="77777777" w:rsidR="00DD1795" w:rsidRDefault="00DD1795" w:rsidP="00DD1795">
      <w:pPr>
        <w:pStyle w:val="afff0"/>
        <w:framePr w:wrap="around"/>
        <w:rPr>
          <w:rtl/>
        </w:rPr>
      </w:pPr>
      <w:r>
        <w:rPr>
          <w:rFonts w:hint="cs"/>
          <w:rtl/>
        </w:rPr>
        <w:t>כג:</w:t>
      </w:r>
    </w:p>
    <w:p>
      <w:pPr>
        <w:pStyle w:val="38"/>
        <w:rPr>
          <w:ins w:id="99498" w:author="מנוע מכני" w:date="2026-10-05T11:32:12Z"/>
        </w:rPr>
      </w:pPr>
      <w:r>
        <w:t xml:space="preserve">אלא</w:t>
      </w:r>
    </w:p>
    <w:p w14:paraId="4EEB8209" w14:textId="77777777" w:rsidR="00B874E6" w:rsidRDefault="00F63065" w:rsidP="00DD1795">
      <w:pPr>
        <w:rPr>
          <w:rtl/>
        </w:rPr>
      </w:pPr>
      <w:del w:id="99499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לר</w:t>
      </w:r>
      <w:ins w:id="9115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54" w:author="מנוע מכני" w:date="2026-10-05T11:32:12Z">
        <w:r w:rsidR="00DD1795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דאחת זו ואחת זו - עד לכלב, הא חזיא לכלב! </w:t>
      </w:r>
      <w:ins w:id="97557" w:author="מנוע מכני" w:date="2026-10-05T11:32:12Z">
        <w:r>
          <w:rPr>
            <w:b/>
            <w:bCs/>
            <w:rtl/>
          </w:rPr>
          <w:t xml:space="preserve">קשה</w:t>
        </w:r>
      </w:ins>
      <w:del w:id="97558" w:author="מנוע מכני" w:date="2026-10-05T11:32:12Z">
        <w:r w:rsidRPr="000F2710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3BE86877" w14:textId="77777777" w:rsidR="000F2710" w:rsidRDefault="000F2710" w:rsidP="00DD1795">
      <w:pPr>
        <w:rPr>
          <w:del w:id="90580" w:author="מנוע עיצוב" w:date="2026-10-05T11:33:53Z"/>
          <w:rtl/>
        </w:rPr>
      </w:pPr>
    </w:p>
    <w:p>
      <w:pPr>
        <w:pStyle w:val="38"/>
        <w:rPr>
          <w:ins w:id="99500" w:author="מנוע מכני" w:date="2026-10-05T11:32:12Z"/>
        </w:rPr>
      </w:pPr>
      <w:r w:rsidRPr="000F2710">
        <w:t xml:space="preserve">גופא בר פדא</w:t>
      </w:r>
      <w:del w:id="100907" w:author="מנוע מכני" w:date="2026-10-05T11:32:12Z">
        <w:r w:rsidRPr="000F2710">
          <w:delText xml:space="preserve"> אמר</w:delText>
        </w:r>
      </w:del>
      <w:r>
        <w:t xml:space="preserve">:</w:t>
      </w:r>
    </w:p>
    <w:p w14:paraId="5DFC64DC" w14:textId="77777777" w:rsidR="000F2710" w:rsidRDefault="00DD1795" w:rsidP="00DD1795">
      <w:pPr>
        <w:rPr>
          <w:rtl/>
        </w:rPr>
      </w:pPr>
      <w:del w:id="995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טומאה חמורה עד לגר, וטומאה קלה</w:t>
      </w:r>
      <w:r w:rsidR="00F63065">
        <w:rPr>
          <w:rtl/>
        </w:rPr>
        <w:t xml:space="preserve"> עד לכלב, </w:t>
      </w:r>
    </w:p>
    <w:p>
      <w:pPr>
        <w:pStyle w:val="38"/>
        <w:rPr>
          <w:ins w:id="99502" w:author="מנוע מכני" w:date="2026-10-05T11:32:12Z"/>
        </w:rPr>
      </w:pPr>
      <w:r>
        <w:t>ו</w:t>
      </w:r>
      <w:r w:rsidR="00DD1795">
        <w:t>ל</w:t>
      </w:r>
      <w:r>
        <w:t>ר</w:t>
      </w:r>
      <w:ins w:id="91155" w:author="מנוע מכני" w:date="2026-10-05T11:32:12Z">
        <w:r>
          <w:t xml:space="preserve">י"ו</w:t>
        </w:r>
      </w:ins>
      <w:del w:id="91156" w:author="מנוע מכני" w:date="2026-10-05T11:32:12Z">
        <w:r w:rsidR="00DD1795">
          <w:delText xml:space="preserve">י''ו</w:delText>
        </w:r>
      </w:del>
      <w:r>
        <w:t xml:space="preserve">:</w:t>
      </w:r>
    </w:p>
    <w:p w14:paraId="36B63EA3" w14:textId="77777777" w:rsidR="00B874E6" w:rsidRDefault="00F63065" w:rsidP="00DD1795">
      <w:pPr>
        <w:rPr>
          <w:rtl/>
        </w:rPr>
      </w:pPr>
      <w:del w:id="995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אחת זו ואחת זו עד לכלב</w:t>
      </w:r>
      <w:r w:rsidR="0057284B">
        <w:rPr>
          <w:rtl/>
        </w:rPr>
        <w:t>.</w:t>
      </w:r>
    </w:p>
    <w:p w14:paraId="088DD094" w14:textId="77777777" w:rsidR="00DD1795" w:rsidRDefault="00DD1795" w:rsidP="00543860">
      <w:pPr>
        <w:pStyle w:val="021"/>
        <w:rPr>
          <w:rtl/>
        </w:rPr>
      </w:pPr>
      <w:r>
        <w:rPr>
          <w:rFonts w:hint="cs"/>
          <w:rtl/>
        </w:rPr>
        <w:t xml:space="preserve">טעמא ד</w:t>
      </w:r>
      <w:ins w:id="91157" w:author="מנוע מכני" w:date="2026-10-05T11:32:12Z">
        <w:r>
          <w:rPr>
            <w:rFonts w:hint="cs"/>
            <w:rtl/>
          </w:rPr>
          <w:t xml:space="preserve">ב"פ</w:t>
        </w:r>
      </w:ins>
      <w:del w:id="91158" w:author="מנוע מכני" w:date="2026-10-05T11:32:12Z">
        <w:r>
          <w:rPr>
            <w:rFonts w:hint="cs"/>
            <w:rtl/>
          </w:rPr>
          <w:delText xml:space="preserve">ב''פ</w:delText>
        </w:r>
      </w:del>
      <w:r>
        <w:rPr>
          <w:rFonts w:hint="cs"/>
          <w:rtl/>
        </w:rPr>
        <w:t xml:space="preserve"> ד'</w:t>
      </w:r>
      <w:ins w:id="90225" w:author="מנוע סמנטי" w:date="2026-10-05T11:39:44Z">
        <w:r>
          <w:rPr>
            <w:rStyle w:val="afffff0"/>
            <w:rtl/>
          </w:rPr>
          <w:t xml:space="preserve">לֹא תֹאכְלוּ כָּל נְבֵלָה לַגֵּר וְגוֹ</w:t>
        </w:r>
      </w:ins>
      <w:del w:id="90226" w:author="מנוע סמנטי" w:date="2026-10-05T11:39:44Z">
        <w:r w:rsidR="00F63065">
          <w:rPr>
            <w:rtl/>
          </w:rPr>
          <w:delText xml:space="preserve">לא תאכלו כל נבלה לג</w:delText>
        </w:r>
        <w:r w:rsidR="000F2710">
          <w:rPr>
            <w:rtl/>
          </w:rPr>
          <w:delText xml:space="preserve">ר וגו</w:delText>
        </w:r>
      </w:del>
      <w:r w:rsidR="000F2710">
        <w:rPr>
          <w:rtl/>
        </w:rPr>
        <w:t xml:space="preserve">', הראויה לגר קרויה נבילה ושאינה ראויה לגר </w:t>
      </w:r>
      <w:r w:rsidR="00F63065">
        <w:rPr>
          <w:rtl/>
        </w:rPr>
        <w:t>אינה קרויה נבילה</w:t>
      </w:r>
      <w:ins w:id="96281" w:author="מנוע מכני" w:date="2026-10-05T11:32:12Z">
        <w:r>
          <w:rPr>
            <w:rtl/>
          </w:rPr>
          <w:t xml:space="preserve">,</w:t>
        </w:r>
      </w:ins>
      <w:del w:id="962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504" w:author="מנוע מכני" w:date="2026-10-05T11:32:12Z"/>
        </w:rPr>
      </w:pPr>
      <w:r>
        <w:t xml:space="preserve">ואידך</w:t>
      </w:r>
    </w:p>
    <w:p w14:paraId="43877DAE" w14:textId="77777777" w:rsidR="00DD1795" w:rsidRDefault="00F63065" w:rsidP="00F63065">
      <w:pPr>
        <w:rPr>
          <w:rtl/>
        </w:rPr>
      </w:pPr>
      <w:del w:id="995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למעוטי </w:t>
      </w:r>
      <w:ins w:id="93529" w:author="מנוע מכני" w:date="2026-10-05T11:32:12Z">
        <w:r>
          <w:rPr>
            <w:rtl/>
          </w:rPr>
          <w:t xml:space="preserve">מקום</w:t>
        </w:r>
      </w:ins>
      <w:del w:id="9353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דהסריחה </w:t>
      </w:r>
      <w:ins w:id="98463" w:author="מנוע מכני" w:date="2026-10-05T11:32:12Z">
        <w:r>
          <w:rPr>
            <w:rtl/>
          </w:rPr>
          <w:t xml:space="preserve">מתחילה</w:t>
        </w:r>
      </w:ins>
      <w:del w:id="98464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: </w:t>
      </w:r>
    </w:p>
    <w:p>
      <w:pPr>
        <w:pStyle w:val="38"/>
        <w:rPr>
          <w:ins w:id="99506" w:author="מנוע מכני" w:date="2026-10-05T11:32:12Z"/>
        </w:rPr>
      </w:pPr>
      <w:r>
        <w:t xml:space="preserve">ואידך</w:t>
      </w:r>
    </w:p>
    <w:p w14:paraId="3FED53BA" w14:textId="77777777" w:rsidR="00B874E6" w:rsidRDefault="00F63065" w:rsidP="00F63065">
      <w:pPr>
        <w:rPr>
          <w:rtl/>
        </w:rPr>
      </w:pPr>
      <w:del w:id="995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הסריחה </w:t>
      </w:r>
      <w:ins w:id="98465" w:author="מנוע מכני" w:date="2026-10-05T11:32:12Z">
        <w:r>
          <w:rPr>
            <w:rtl/>
          </w:rPr>
          <w:t xml:space="preserve">מתחילה</w:t>
        </w:r>
      </w:ins>
      <w:del w:id="98466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צריכא קרא למעוטי, עפרא </w:t>
      </w:r>
      <w:ins w:id="94819" w:author="מנוע מכני" w:date="2026-10-05T11:32:12Z">
        <w:r>
          <w:rPr>
            <w:rtl/>
          </w:rPr>
          <w:t xml:space="preserve">סתם</w:t>
        </w:r>
      </w:ins>
      <w:del w:id="94820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 w:rsidR="0057284B">
        <w:rPr>
          <w:rtl/>
        </w:rPr>
        <w:t>.</w:t>
      </w:r>
    </w:p>
    <w:p w14:paraId="0EB1E668" w14:textId="77777777" w:rsidR="00DD1795" w:rsidRDefault="00DD1795" w:rsidP="00F63065">
      <w:pPr>
        <w:rPr>
          <w:del w:id="90581" w:author="מנוע עיצוב" w:date="2026-10-05T11:33:53Z"/>
          <w:rtl/>
        </w:rPr>
      </w:pPr>
    </w:p>
    <w:p>
      <w:pPr>
        <w:pStyle w:val="38"/>
        <w:rPr>
          <w:ins w:id="99508" w:author="מנוע מכני" w:date="2026-10-05T11:32:12Z"/>
        </w:rPr>
      </w:pPr>
      <w:r>
        <w:lastRenderedPageBreak/>
        <w:t xml:space="preserve">תנן</w:t>
      </w:r>
      <w:r>
        <w:lastRenderedPageBreak/>
        <w:t xml:space="preserve">, ר</w:t>
      </w:r>
      <w:r w:rsidR="000F2710">
        <w:t xml:space="preserve">א</w:t>
      </w:r>
      <w:ins w:id="91159" w:author="מנוע מכני" w:date="2026-10-05T11:32:12Z">
        <w:r>
          <w:t xml:space="preserve">ב"י</w:t>
        </w:r>
      </w:ins>
      <w:del w:id="91160" w:author="מנוע מכני" w:date="2026-10-05T11:32:12Z">
        <w:r w:rsidR="000F2710">
          <w:delText xml:space="preserve">ב''י</w:delText>
        </w:r>
      </w:del>
      <w:del w:id="100908" w:author="מנוע מכני" w:date="2026-10-05T11:32:12Z">
        <w:r w:rsidR="000F271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59E0E378" w14:textId="77777777" w:rsidR="000F2710" w:rsidRDefault="00F63065" w:rsidP="000F2710">
      <w:pPr>
        <w:rPr>
          <w:rtl/>
        </w:rPr>
      </w:pPr>
      <w:del w:id="995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בהמה גסה ששפעה חררת דם הרי זו תקבר, ונפטרת מן הבכורה, </w:t>
      </w:r>
    </w:p>
    <w:p>
      <w:pPr>
        <w:pStyle w:val="38"/>
        <w:rPr>
          <w:ins w:id="99510" w:author="מנוע מכני" w:date="2026-10-05T11:32:12Z"/>
        </w:rPr>
      </w:pPr>
      <w:r>
        <w:t>ות</w:t>
      </w:r>
      <w:ins w:id="91161" w:author="מנוע מכני" w:date="2026-10-05T11:32:12Z">
        <w:r>
          <w:t xml:space="preserve">ר"ח</w:t>
        </w:r>
      </w:ins>
      <w:del w:id="91162" w:author="מנוע מכני" w:date="2026-10-05T11:32:12Z">
        <w:r w:rsidR="000F2710">
          <w:delText xml:space="preserve">ר''ח</w:delText>
        </w:r>
      </w:del>
      <w:r>
        <w:t xml:space="preserve">:</w:t>
      </w:r>
    </w:p>
    <w:p w14:paraId="23835B92" w14:textId="77777777" w:rsidR="000F2710" w:rsidRDefault="00F63065" w:rsidP="000F2710">
      <w:pPr>
        <w:rPr>
          <w:rtl/>
        </w:rPr>
      </w:pPr>
      <w:del w:id="995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אינה מטמאה </w:t>
      </w:r>
      <w:r>
        <w:rPr>
          <w:rtl/>
        </w:rPr>
        <w:t xml:space="preserve">לא</w:t>
      </w:r>
      <w:r>
        <w:rPr>
          <w:rtl/>
        </w:rPr>
        <w:t xml:space="preserve"> במגע ולא במשא, </w:t>
      </w:r>
    </w:p>
    <w:p>
      <w:pPr>
        <w:pStyle w:val="38"/>
        <w:rPr>
          <w:ins w:id="99512" w:author="מנוע מכני" w:date="2026-10-05T11:32:12Z"/>
        </w:rPr>
      </w:pPr>
      <w:r>
        <w:t>וא</w:t>
      </w:r>
      <w:r w:rsidR="000F2710">
        <w:t xml:space="preserve">ר</w:t>
      </w:r>
      <w:ins w:id="91163" w:author="מנוע מכני" w:date="2026-10-05T11:32:12Z">
        <w:r>
          <w:t xml:space="preserve">י"ו</w:t>
        </w:r>
      </w:ins>
      <w:del w:id="91164" w:author="מנוע מכני" w:date="2026-10-05T11:32:12Z">
        <w:r w:rsidR="000F2710">
          <w:delText xml:space="preserve">י''ו</w:delText>
        </w:r>
      </w:del>
      <w:r>
        <w:t xml:space="preserve">:</w:t>
      </w:r>
    </w:p>
    <w:p w14:paraId="015CB5E0" w14:textId="77777777" w:rsidR="00B874E6" w:rsidRDefault="00F63065" w:rsidP="006D4086">
      <w:pPr>
        <w:rPr>
          <w:rtl/>
        </w:rPr>
      </w:pPr>
      <w:del w:id="995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משום ביטול ברוב נגעו בה</w:t>
      </w:r>
      <w:ins w:id="96283" w:author="מנוע מכני" w:date="2026-10-05T11:32:12Z">
        <w:r>
          <w:rPr>
            <w:rtl/>
          </w:rPr>
          <w:t xml:space="preserve">,</w:t>
        </w:r>
      </w:ins>
      <w:del w:id="96284" w:author="מנוע מכני" w:date="2026-10-05T11:32:12Z">
        <w:r w:rsidR="000B5F7F">
          <w:rPr>
            <w:rtl/>
          </w:rPr>
          <w:delText xml:space="preserve">;</w:delText>
        </w:r>
      </w:del>
      <w:r w:rsidR="000F2710">
        <w:rPr>
          <w:rFonts w:hint="cs"/>
          <w:rtl/>
        </w:rPr>
        <w:t xml:space="preserve"> </w:t>
      </w:r>
      <w:r w:rsidR="006D4086">
        <w:rPr>
          <w:rFonts w:hint="cs"/>
          <w:rtl/>
        </w:rPr>
        <w:t xml:space="preserve">ו</w:t>
      </w:r>
      <w:ins w:id="91165" w:author="מנוע מכני" w:date="2026-10-05T11:32:12Z">
        <w:r>
          <w:rPr>
            <w:rFonts w:hint="cs"/>
            <w:rtl/>
          </w:rPr>
          <w:t xml:space="preserve">א"א</w:t>
        </w:r>
      </w:ins>
      <w:del w:id="91166" w:author="מנוע מכני" w:date="2026-10-05T11:32:12Z">
        <w:r w:rsidR="006D4086">
          <w:rPr>
            <w:rFonts w:hint="cs"/>
            <w:rtl/>
          </w:rPr>
          <w:delText xml:space="preserve">א''א</w:delText>
        </w:r>
      </w:del>
      <w:r w:rsidR="006D4086">
        <w:rPr>
          <w:rFonts w:hint="cs"/>
          <w:rtl/>
        </w:rPr>
        <w:t xml:space="preserve"> מצד שלא איתחזי כלל </w:t>
      </w:r>
      <w:ins w:id="93531" w:author="מנוע מכני" w:date="2026-10-05T11:32:12Z">
        <w:r>
          <w:rPr>
            <w:rFonts w:hint="cs"/>
            <w:rtl/>
          </w:rPr>
          <w:t xml:space="preserve">שהרי</w:t>
        </w:r>
      </w:ins>
      <w:del w:id="93532" w:author="מנוע מכני" w:date="2026-10-05T11:32:12Z">
        <w:r w:rsidR="006D4086">
          <w:rPr>
            <w:rFonts w:hint="cs"/>
            <w:rtl/>
          </w:rPr>
          <w:delText xml:space="preserve">דהא</w:delText>
        </w:r>
      </w:del>
      <w:r w:rsidR="006D4086">
        <w:rPr>
          <w:rFonts w:hint="cs"/>
          <w:rtl/>
        </w:rPr>
        <w:t xml:space="preserve"> ני איחזי </w:t>
      </w:r>
      <w:ins w:id="98467" w:author="מנוע מכני" w:date="2026-10-05T11:32:12Z">
        <w:r>
          <w:rPr>
            <w:rFonts w:hint="cs"/>
            <w:rtl/>
          </w:rPr>
          <w:t xml:space="preserve">מתחילה</w:t>
        </w:r>
      </w:ins>
      <w:del w:id="98468" w:author="מנוע מכני" w:date="2026-10-05T11:32:12Z">
        <w:r w:rsidR="006D4086">
          <w:rPr>
            <w:rFonts w:hint="cs"/>
            <w:rtl/>
          </w:rPr>
          <w:delText xml:space="preserve">מעיקרא</w:delText>
        </w:r>
      </w:del>
      <w:r w:rsidR="006D4086">
        <w:rPr>
          <w:rFonts w:hint="cs"/>
          <w:rtl/>
        </w:rPr>
        <w:t xml:space="preserve"> אגב </w:t>
      </w:r>
      <w:ins w:id="90641" w:author="מנוע סמנטי" w:date="2026-10-05T11:39:44Z">
        <w:r>
          <w:rPr>
            <w:rFonts w:hint="cs"/>
            <w:rtl/>
          </w:rPr>
          <w:t xml:space="preserve">אמו</w:t>
        </w:r>
      </w:ins>
      <w:del w:id="90642" w:author="מנוע סמנטי" w:date="2026-10-05T11:39:44Z">
        <w:r w:rsidR="006D4086">
          <w:rPr>
            <w:rFonts w:hint="cs"/>
            <w:rtl/>
          </w:rPr>
          <w:delText xml:space="preserve">אימיה</w:delText>
        </w:r>
      </w:del>
      <w:r w:rsidR="006D4086">
        <w:rPr>
          <w:rFonts w:hint="cs"/>
          <w:rtl/>
        </w:rPr>
        <w:t xml:space="preserve"> </w:t>
      </w:r>
    </w:p>
    <w:p w14:paraId="5CBA10F0" w14:textId="77777777" w:rsidR="006D4086" w:rsidRDefault="006D4086" w:rsidP="006D4086">
      <w:pPr>
        <w:rPr>
          <w:del w:id="90582" w:author="מנוע עיצוב" w:date="2026-10-05T11:33:53Z"/>
          <w:rtl/>
        </w:rPr>
      </w:pPr>
    </w:p>
    <w:p>
      <w:pPr>
        <w:pStyle w:val="38"/>
        <w:rPr>
          <w:ins w:id="99514" w:author="מנוע מכני" w:date="2026-10-05T11:32:12Z"/>
        </w:rPr>
      </w:pPr>
      <w:r w:rsidRPr="006D4086">
        <w:t xml:space="preserve">תנן</w:t>
      </w:r>
      <w:r w:rsidRPr="006D4086">
        <w:t xml:space="preserve"> </w:t>
      </w:r>
      <w:ins w:id="93533" w:author="מנוע מכני" w:date="2026-10-05T11:32:12Z">
        <w:r>
          <w:t xml:space="preserve">שם</w:t>
        </w:r>
      </w:ins>
      <w:del w:id="93534" w:author="מנוע מכני" w:date="2026-10-05T11:32:12Z">
        <w:r w:rsidRPr="006D4086">
          <w:delText xml:space="preserve">התם</w:delText>
        </w:r>
      </w:del>
      <w:r w:rsidR="000F2710" w:rsidRPr="006D4086">
        <w:t xml:space="preserve"> רא</w:t>
      </w:r>
      <w:ins w:id="91167" w:author="מנוע מכני" w:date="2026-10-05T11:32:12Z">
        <w:r>
          <w:t xml:space="preserve">ב"י</w:t>
        </w:r>
      </w:ins>
      <w:del w:id="91168" w:author="מנוע מכני" w:date="2026-10-05T11:32:12Z">
        <w:r w:rsidR="000F2710" w:rsidRPr="006D4086">
          <w:delText xml:space="preserve">ב''י</w:delText>
        </w:r>
      </w:del>
      <w:del w:id="100909" w:author="מנוע מכני" w:date="2026-10-05T11:32:12Z">
        <w:r w:rsidRPr="006D4086">
          <w:delText xml:space="preserve"> אומר</w:delText>
        </w:r>
      </w:del>
      <w:r w:rsidRPr="006D4086">
        <w:t xml:space="preserve">:</w:t>
      </w:r>
    </w:p>
    <w:p w14:paraId="6928BABA" w14:textId="77777777" w:rsidR="000F2710" w:rsidRPr="006D4086" w:rsidRDefault="00F63065" w:rsidP="000F2710">
      <w:pPr>
        <w:rPr>
          <w:b/>
          <w:bCs/>
          <w:rtl/>
        </w:rPr>
      </w:pPr>
      <w:del w:id="99515" w:author="מנוע מכני" w:date="2026-10-05T11:32:12Z">
        <w:r w:rsidRPr="006D4086">
          <w:rPr>
            <w:b/>
            <w:bCs/>
            <w:rtl/>
          </w:rPr>
          <w:delText xml:space="preserve"> </w:delText>
        </w:r>
      </w:del>
      <w:r w:rsidRPr="006D4086">
        <w:rPr>
          <w:b/>
          <w:bCs/>
          <w:rtl/>
        </w:rPr>
        <w:t xml:space="preserve">צי</w:t>
      </w:r>
      <w:r w:rsidR="000F2710" w:rsidRPr="006D4086">
        <w:rPr>
          <w:b/>
          <w:bCs/>
          <w:rtl/>
        </w:rPr>
        <w:t xml:space="preserve">ר טהור שנפל לתוכו מים כל שהוא </w:t>
      </w:r>
      <w:r w:rsidRPr="006D4086">
        <w:rPr>
          <w:b/>
          <w:bCs/>
          <w:rtl/>
        </w:rPr>
        <w:t xml:space="preserve">טמא, </w:t>
      </w:r>
    </w:p>
    <w:p>
      <w:pPr>
        <w:pStyle w:val="38"/>
        <w:rPr>
          <w:ins w:id="99516" w:author="מנוע מכני" w:date="2026-10-05T11:32:12Z"/>
        </w:rPr>
      </w:pPr>
      <w:r>
        <w:t xml:space="preserve">א</w:t>
      </w:r>
      <w:ins w:id="91169" w:author="מנוע מכני" w:date="2026-10-05T11:32:12Z">
        <w:r>
          <w:t xml:space="preserve">ר"נ</w:t>
        </w:r>
      </w:ins>
      <w:del w:id="91170" w:author="מנוע מכני" w:date="2026-10-05T11:32:12Z">
        <w:r>
          <w:delText xml:space="preserve">ר''נ</w:delText>
        </w:r>
      </w:del>
      <w:r>
        <w:t xml:space="preserve"> מר</w:t>
      </w:r>
      <w:ins w:id="91171" w:author="מנוע מכני" w:date="2026-10-05T11:32:12Z">
        <w:r>
          <w:t xml:space="preserve">ב"א</w:t>
        </w:r>
      </w:ins>
      <w:del w:id="91172" w:author="מנוע מכני" w:date="2026-10-05T11:32:12Z">
        <w:r>
          <w:delText xml:space="preserve">ב''א</w:delText>
        </w:r>
      </w:del>
      <w:r w:rsidR="00F63065">
        <w:t xml:space="preserve"> זאת אומרת:</w:t>
      </w:r>
    </w:p>
    <w:p w14:paraId="5A905A52" w14:textId="77777777" w:rsidR="006D4086" w:rsidRDefault="000F2710" w:rsidP="000F2710">
      <w:pPr>
        <w:rPr>
          <w:rtl/>
        </w:rPr>
      </w:pPr>
      <w:del w:id="9951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נחשדו עמי הארץ לערב מחצה בציר</w:t>
      </w:r>
      <w:ins w:id="96285" w:author="מנוע מכני" w:date="2026-10-05T11:32:12Z">
        <w:r>
          <w:rPr>
            <w:rtl/>
          </w:rPr>
          <w:t xml:space="preserve">,</w:t>
        </w:r>
      </w:ins>
      <w:del w:id="96286" w:author="מנוע מכני" w:date="2026-10-05T11:32:12Z">
        <w:r w:rsidR="000B5F7F">
          <w:rPr>
            <w:rtl/>
          </w:rPr>
          <w:delText xml:space="preserve">;</w:delText>
        </w:r>
      </w:del>
    </w:p>
    <w:p w14:paraId="6EE5D314" w14:textId="77777777" w:rsidR="000F2710" w:rsidRDefault="00F63065" w:rsidP="000F2710">
      <w:pPr>
        <w:rPr>
          <w:rtl/>
        </w:rPr>
      </w:pPr>
      <w:r>
        <w:rPr>
          <w:rtl/>
        </w:rPr>
        <w:t xml:space="preserve">ולמה לי מחצה? </w:t>
      </w:r>
      <w:ins w:id="92855" w:author="מנוע מכני" w:date="2026-10-05T11:32:12Z">
        <w:r>
          <w:rPr>
            <w:rtl/>
          </w:rPr>
          <w:t xml:space="preserve">אפי'</w:t>
        </w:r>
      </w:ins>
      <w:del w:id="928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בציר ממחצה </w:t>
      </w:r>
      <w:ins w:id="93535" w:author="מנוע מכני" w:date="2026-10-05T11:32:12Z">
        <w:r>
          <w:rPr>
            <w:rtl/>
          </w:rPr>
          <w:t xml:space="preserve">גם</w:t>
        </w:r>
      </w:ins>
      <w:del w:id="9353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ins w:id="94823" w:author="מנוע מכני" w:date="2026-10-05T11:32:12Z">
        <w:r>
          <w:rPr>
            <w:rtl/>
          </w:rPr>
          <w:t xml:space="preserve">ואלו</w:t>
        </w:r>
      </w:ins>
      <w:del w:id="94824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משהו - </w:t>
      </w:r>
      <w:ins w:id="98127" w:author="מנוע מכני" w:date="2026-10-05T11:32:12Z">
        <w:r>
          <w:rPr>
            <w:rtl/>
          </w:rPr>
          <w:t xml:space="preserve">היה</w:t>
        </w:r>
      </w:ins>
      <w:del w:id="98128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</w:t>
      </w:r>
      <w:ins w:id="94821" w:author="מנוע מכני" w:date="2026-10-05T11:32:12Z">
        <w:r>
          <w:rPr>
            <w:rtl/>
          </w:rPr>
          <w:t xml:space="preserve">לו</w:t>
        </w:r>
      </w:ins>
      <w:del w:id="948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פלגא, ופלגא </w:t>
      </w:r>
      <w:r>
        <w:rPr>
          <w:rtl/>
        </w:rPr>
        <w:t xml:space="preserve">לא</w:t>
      </w:r>
      <w:r>
        <w:rPr>
          <w:rtl/>
        </w:rPr>
        <w:t xml:space="preserve"> בטיל! </w:t>
      </w:r>
    </w:p>
    <w:p w14:paraId="01DF9790" w14:textId="77777777" w:rsidR="00884973" w:rsidRDefault="00F63065" w:rsidP="00C5567C">
      <w:pPr>
        <w:pStyle w:val="a"/>
        <w:numPr>
          <w:ilvl w:val="0"/>
          <w:numId w:val="10"/>
        </w:numPr>
      </w:pPr>
      <w:r>
        <w:rPr>
          <w:rtl/>
        </w:rPr>
        <w:t>אימא: עד מחצה</w:t>
      </w:r>
      <w:ins w:id="96287" w:author="מנוע מכני" w:date="2026-10-05T11:32:12Z">
        <w:r>
          <w:rPr>
            <w:rtl/>
          </w:rPr>
          <w:t xml:space="preserve">,</w:t>
        </w:r>
      </w:ins>
      <w:del w:id="96288" w:author="מנוע מכני" w:date="2026-10-05T11:32:12Z">
        <w:r w:rsidR="000B5F7F">
          <w:rPr>
            <w:rtl/>
          </w:rPr>
          <w:delText xml:space="preserve">;</w:delText>
        </w:r>
      </w:del>
      <w:r w:rsidR="000F2710">
        <w:rPr>
          <w:rFonts w:hint="cs"/>
          <w:rtl/>
        </w:rPr>
        <w:t xml:space="preserve"> </w:t>
      </w:r>
    </w:p>
    <w:p w14:paraId="79C61500" w14:textId="77777777" w:rsidR="00884973" w:rsidRDefault="000F2710" w:rsidP="00543860">
      <w:pPr>
        <w:pStyle w:val="011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 xml:space="preserve">א</w:t>
      </w:r>
      <w:ins w:id="91173" w:author="מנוע מכני" w:date="2026-10-05T11:32:12Z">
        <w:r>
          <w:rPr>
            <w:rFonts w:hint="cs"/>
            <w:rtl/>
          </w:rPr>
          <w:t xml:space="preserve">ב"א</w:t>
        </w:r>
      </w:ins>
      <w:del w:id="91174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884973">
        <w:rPr>
          <w:rtl/>
        </w:rPr>
        <w:t xml:space="preserve"> טומאת עם הארץ דרבנן, טומאת משקין</w:t>
      </w:r>
      <w:r w:rsidR="00F63065">
        <w:rPr>
          <w:rtl/>
        </w:rPr>
        <w:t xml:space="preserve"> דרבנן, ברוב גזרו רבנן</w:t>
      </w:r>
      <w:r w:rsidR="00884973">
        <w:rPr>
          <w:rFonts w:hint="cs"/>
          <w:rtl/>
        </w:rPr>
        <w:t xml:space="preserve">, ולא במחצה ומחצה </w:t>
      </w:r>
    </w:p>
    <w:p w14:paraId="3F2088DA" w14:textId="77777777" w:rsidR="0057284B" w:rsidRDefault="0057284B" w:rsidP="0057284B">
      <w:pPr>
        <w:pStyle w:val="affffd"/>
        <w:jc w:val="center"/>
        <w:rPr>
          <w:rtl/>
        </w:rPr>
        <w:pPrChange w:id="9039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89" w:author="מנוע מכני" w:date="2026-10-05T11:32:12Z">
        <w:r>
          <w:rPr>
            <w:rtl/>
          </w:rPr>
          <w:t xml:space="preserve"> </w:t>
        </w:r>
      </w:ins>
      <w:del w:id="962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1" w:author="מנוע מכני" w:date="2026-10-05T11:32:12Z">
        <w:r>
          <w:rPr>
            <w:rtl/>
          </w:rPr>
          <w:t xml:space="preserve"> </w:t>
        </w:r>
      </w:ins>
      <w:del w:id="962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E2EFAAB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B536C67" w14:textId="77777777" w:rsidR="00B874E6" w:rsidRDefault="00F63065" w:rsidP="00543860">
      <w:pPr>
        <w:pStyle w:val="01"/>
        <w:rPr>
          <w:rtl/>
        </w:rPr>
      </w:pPr>
      <w:r>
        <w:rPr>
          <w:rtl/>
        </w:rPr>
        <w:t xml:space="preserve">רשב"ג אומר: הלוקח בהמה מניקה מן </w:t>
      </w:r>
      <w:r w:rsidR="00824319">
        <w:rPr>
          <w:rtl/>
        </w:rPr>
        <w:t>העכו"ם</w:t>
      </w:r>
      <w:r>
        <w:rPr>
          <w:rtl/>
        </w:rPr>
        <w:t xml:space="preserve"> אין חוששין שמא בנה של אחרת היה</w:t>
      </w:r>
      <w:r w:rsidR="0057284B">
        <w:rPr>
          <w:rtl/>
        </w:rPr>
        <w:t>.</w:t>
      </w:r>
    </w:p>
    <w:p w14:paraId="5A72960A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נכנס לתוך עדרו וראה את המבכירות</w:t>
      </w:r>
      <w:r w:rsidR="00884973">
        <w:rPr>
          <w:rtl/>
        </w:rPr>
        <w:t xml:space="preserve"> מניקות ושאינן מבכירות מניקות </w:t>
      </w:r>
      <w:r>
        <w:rPr>
          <w:rtl/>
        </w:rPr>
        <w:t>אין חוששין שמא בנה של זו בא לו אצל זו, או שמא בנה של זו בא לו אצל זו</w:t>
      </w:r>
      <w:r w:rsidR="0057284B">
        <w:rPr>
          <w:rtl/>
        </w:rPr>
        <w:t>.</w:t>
      </w:r>
    </w:p>
    <w:p w14:paraId="78F2E9AD" w14:textId="77777777" w:rsidR="0057284B" w:rsidRDefault="0057284B" w:rsidP="0057284B">
      <w:pPr>
        <w:pStyle w:val="affffd"/>
        <w:jc w:val="center"/>
        <w:rPr>
          <w:rtl/>
        </w:rPr>
        <w:pPrChange w:id="9039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93" w:author="מנוע מכני" w:date="2026-10-05T11:32:12Z">
        <w:r>
          <w:rPr>
            <w:rtl/>
          </w:rPr>
          <w:t xml:space="preserve"> </w:t>
        </w:r>
      </w:ins>
      <w:del w:id="962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5" w:author="מנוע מכני" w:date="2026-10-05T11:32:12Z">
        <w:r>
          <w:rPr>
            <w:rtl/>
          </w:rPr>
          <w:t xml:space="preserve"> </w:t>
        </w:r>
      </w:ins>
      <w:del w:id="962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18" w:author="מנוע מכני" w:date="2026-10-05T11:32:12Z"/>
        </w:rPr>
      </w:pPr>
      <w:r>
        <w:t xml:space="preserve">א</w:t>
      </w:r>
      <w:ins w:id="91175" w:author="מנוע מכני" w:date="2026-10-05T11:32:12Z">
        <w:r>
          <w:t xml:space="preserve">ר"נ</w:t>
        </w:r>
      </w:ins>
      <w:del w:id="91176" w:author="מנוע מכני" w:date="2026-10-05T11:32:12Z">
        <w:r>
          <w:delText xml:space="preserve">ר''נ</w:delText>
        </w:r>
      </w:del>
      <w:r>
        <w:t xml:space="preserve"> מ</w:t>
      </w:r>
      <w:r w:rsidR="00F63065">
        <w:t xml:space="preserve">דרב:</w:t>
      </w:r>
    </w:p>
    <w:p w14:paraId="19FB8F35" w14:textId="77777777" w:rsidR="00B874E6" w:rsidRDefault="00884973" w:rsidP="00F63065">
      <w:pPr>
        <w:rPr>
          <w:rtl/>
        </w:rPr>
      </w:pPr>
      <w:del w:id="995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הלכתא בכוליה פירקין בר </w:t>
      </w:r>
      <w:ins w:id="90643" w:author="מנוע סמנטי" w:date="2026-10-05T11:39:44Z">
        <w:r>
          <w:rPr>
            <w:rtl/>
          </w:rPr>
          <w:t xml:space="preserve">ממחלוקת</w:t>
        </w:r>
      </w:ins>
      <w:del w:id="90644" w:author="מנוע סמנטי" w:date="2026-10-05T11:39:44Z">
        <w:r w:rsidR="00F63065">
          <w:rPr>
            <w:rtl/>
          </w:rPr>
          <w:delText xml:space="preserve">מפלוגתא</w:delText>
        </w:r>
      </w:del>
      <w:r w:rsidR="0057284B">
        <w:rPr>
          <w:rtl/>
        </w:rPr>
        <w:t>.</w:t>
      </w:r>
    </w:p>
    <w:p>
      <w:pPr>
        <w:pStyle w:val="38"/>
        <w:rPr>
          <w:ins w:id="99520" w:author="מנוע מכני" w:date="2026-10-05T11:32:12Z"/>
        </w:rPr>
      </w:pPr>
      <w:r>
        <w:t>א</w:t>
      </w:r>
      <w:ins w:id="91177" w:author="מנוע מכני" w:date="2026-10-05T11:32:12Z">
        <w:r>
          <w:t xml:space="preserve">ר"ש</w:t>
        </w:r>
      </w:ins>
      <w:del w:id="91178" w:author="מנוע מכני" w:date="2026-10-05T11:32:12Z">
        <w:r w:rsidR="002E4D6A">
          <w:delText xml:space="preserve">ר''ש</w:delText>
        </w:r>
      </w:del>
      <w:r>
        <w:t xml:space="preserve">:</w:t>
      </w:r>
    </w:p>
    <w:p w14:paraId="62B19362" w14:textId="77777777" w:rsidR="002E4D6A" w:rsidRDefault="00F63065" w:rsidP="002E4D6A">
      <w:pPr>
        <w:rPr>
          <w:rtl/>
        </w:rPr>
      </w:pPr>
      <w:del w:id="995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אמינא כי ניים ושכיב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להא </w:t>
      </w:r>
      <w:ins w:id="97559" w:author="מנוע מכני" w:date="2026-10-05T11:32:12Z">
        <w:r>
          <w:rPr>
            <w:rtl/>
          </w:rPr>
          <w:t xml:space="preserve">שמועה</w:t>
        </w:r>
      </w:ins>
      <w:del w:id="97560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אהייא? </w:t>
      </w:r>
    </w:p>
    <w:p w14:paraId="516FFA1B" w14:textId="77777777" w:rsidR="002E4D6A" w:rsidRDefault="00F63065" w:rsidP="002E4D6A">
      <w:pPr>
        <w:rPr>
          <w:rtl/>
        </w:rPr>
      </w:pPr>
      <w:r>
        <w:rPr>
          <w:rtl/>
        </w:rPr>
        <w:t xml:space="preserve">אילימא ארישא - </w:t>
      </w:r>
      <w:ins w:id="93537" w:author="מנוע מכני" w:date="2026-10-05T11:32:12Z">
        <w:r>
          <w:rPr>
            <w:rtl/>
          </w:rPr>
          <w:t xml:space="preserve">מחלקו</w:t>
        </w:r>
      </w:ins>
      <w:del w:id="93538" w:author="מנוע מכני" w:date="2026-10-05T11:32:12Z">
        <w:r>
          <w:rPr>
            <w:rtl/>
          </w:rPr>
          <w:delText xml:space="preserve">מפליגי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</w:t>
      </w:r>
      <w:ins w:id="92857" w:author="מנוע מכני" w:date="2026-10-05T11:32:12Z">
        <w:r>
          <w:rPr>
            <w:rStyle w:val="2fb"/>
            <w:rtl/>
          </w:rPr>
          <w:t xml:space="preserve">ור"ע</w:t>
        </w:r>
      </w:ins>
      <w:del w:id="92858" w:author="מנוע מכני" w:date="2026-10-05T11:32:12Z">
        <w:r>
          <w:rPr>
            <w:rtl/>
          </w:rPr>
          <w:delText xml:space="preserve">ורבי עקיבא</w:delText>
        </w:r>
      </w:del>
      <w:r>
        <w:rPr>
          <w:rtl/>
        </w:rPr>
        <w:t xml:space="preserve">! </w:t>
      </w:r>
    </w:p>
    <w:p>
      <w:pPr>
        <w:pStyle w:val="38"/>
        <w:rPr>
          <w:ins w:id="99522" w:author="מנוע מכני" w:date="2026-10-05T11:32:12Z"/>
        </w:rPr>
      </w:pPr>
      <w:r>
        <w:t xml:space="preserve">אלא</w:t>
      </w:r>
    </w:p>
    <w:p w14:paraId="4FDAC00A" w14:textId="77777777" w:rsidR="00AF15C1" w:rsidRDefault="00F63065" w:rsidP="00AF15C1">
      <w:pPr>
        <w:rPr>
          <w:rtl/>
        </w:rPr>
      </w:pPr>
      <w:del w:id="9952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</w:t>
      </w:r>
      <w:r w:rsidR="00AF15C1">
        <w:rPr>
          <w:rStyle w:val="2fb"/>
          <w:rFonts w:hint="cs"/>
          <w:rtl/>
        </w:rPr>
        <w:t xml:space="preserve">א</w:t>
      </w:r>
      <w:ins w:id="9117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180" w:author="מנוע מכני" w:date="2026-10-05T11:32:12Z">
        <w:r w:rsidR="00AF15C1">
          <w:rPr>
            <w:rFonts w:hint="cs"/>
            <w:rtl/>
          </w:rPr>
          <w:delText xml:space="preserve">ב''י</w:delText>
        </w:r>
      </w:del>
      <w:r w:rsidR="00AF15C1">
        <w:rPr>
          <w:rFonts w:hint="cs"/>
          <w:rtl/>
        </w:rPr>
        <w:t xml:space="preserve"> </w:t>
      </w:r>
      <w:r>
        <w:rPr>
          <w:rtl/>
        </w:rPr>
        <w:t xml:space="preserve">- משנת </w:t>
      </w:r>
      <w:ins w:id="92859" w:author="מנוע מכני" w:date="2026-10-05T11:32:12Z">
        <w:r>
          <w:rPr>
            <w:rStyle w:val="2fb"/>
            <w:rtl/>
          </w:rPr>
          <w:t xml:space="preserve">ר"א</w:t>
        </w:r>
      </w:ins>
      <w:del w:id="92860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קב ונקי! </w:t>
      </w:r>
    </w:p>
    <w:p>
      <w:pPr>
        <w:pStyle w:val="38"/>
        <w:rPr>
          <w:ins w:id="99524" w:author="מנוע מכני" w:date="2026-10-05T11:32:12Z"/>
        </w:rPr>
      </w:pPr>
      <w:r>
        <w:t xml:space="preserve">אלא</w:t>
      </w:r>
    </w:p>
    <w:p w14:paraId="16061E7F" w14:textId="77777777" w:rsidR="00AF15C1" w:rsidRDefault="00F63065" w:rsidP="00AF15C1">
      <w:pPr>
        <w:rPr>
          <w:rtl/>
        </w:rPr>
      </w:pPr>
      <w:del w:id="99525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</w:t>
      </w:r>
      <w:r w:rsidR="00AF15C1">
        <w:rPr>
          <w:rStyle w:val="2fb"/>
          <w:rFonts w:hint="cs"/>
          <w:rtl/>
        </w:rPr>
        <w:t xml:space="preserve">ש</w:t>
      </w:r>
      <w:ins w:id="9118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182" w:author="מנוע מכני" w:date="2026-10-05T11:32:12Z">
        <w:r w:rsidR="00AF15C1">
          <w:rPr>
            <w:rFonts w:hint="cs"/>
            <w:rtl/>
          </w:rPr>
          <w:delText xml:space="preserve">ב''ג</w:delText>
        </w:r>
      </w:del>
      <w:r w:rsidR="00AF15C1">
        <w:rPr>
          <w:rFonts w:hint="cs"/>
          <w:rtl/>
        </w:rPr>
        <w:t xml:space="preserve"> </w:t>
      </w:r>
      <w:r>
        <w:rPr>
          <w:rtl/>
        </w:rPr>
        <w:t xml:space="preserve">- מפלג פליג בברייתא! </w:t>
      </w:r>
    </w:p>
    <w:p>
      <w:pPr>
        <w:pStyle w:val="38"/>
        <w:rPr>
          <w:ins w:id="99526" w:author="מנוע מכני" w:date="2026-10-05T11:32:12Z"/>
        </w:rPr>
      </w:pPr>
      <w:r>
        <w:t xml:space="preserve">אלא</w:t>
      </w:r>
    </w:p>
    <w:p w14:paraId="03CC9FF8" w14:textId="77777777" w:rsidR="00AF15C1" w:rsidRDefault="00F63065" w:rsidP="00AF15C1">
      <w:pPr>
        <w:rPr>
          <w:rtl/>
        </w:rPr>
      </w:pPr>
      <w:del w:id="99527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אדרבי יוסי</w:t>
      </w:r>
      <w:r>
        <w:rPr>
          <w:rtl/>
        </w:rPr>
        <w:t xml:space="preserve"> בן המשולם - הא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ins w:id="94825" w:author="מנוע מכני" w:date="2026-10-05T11:32:12Z">
        <w:r>
          <w:rPr>
            <w:rtl/>
          </w:rPr>
          <w:t xml:space="preserve">אחת</w:t>
        </w:r>
      </w:ins>
      <w:del w:id="9482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</w:t>
      </w:r>
      <w:ins w:id="97561" w:author="מנוע מכני" w:date="2026-10-05T11:32:12Z">
        <w:r>
          <w:rPr>
            <w:rtl/>
          </w:rPr>
          <w:t xml:space="preserve">פעם</w:t>
        </w:r>
      </w:ins>
      <w:del w:id="97562" w:author="מנוע מכני" w:date="2026-10-05T11:32:12Z">
        <w:r>
          <w:rPr>
            <w:rtl/>
          </w:rPr>
          <w:delText xml:space="preserve">זימנא</w:delText>
        </w:r>
      </w:del>
      <w:r>
        <w:rPr>
          <w:rtl/>
        </w:rPr>
        <w:t xml:space="preserve">! </w:t>
      </w:r>
    </w:p>
    <w:p>
      <w:pPr>
        <w:pStyle w:val="38"/>
        <w:rPr>
          <w:ins w:id="99528" w:author="מנוע מכני" w:date="2026-10-05T11:32:12Z"/>
        </w:rPr>
      </w:pPr>
      <w:r>
        <w:t xml:space="preserve">אלא</w:t>
      </w:r>
    </w:p>
    <w:p w14:paraId="5C21988D" w14:textId="77777777" w:rsidR="00AF15C1" w:rsidRDefault="00F63065" w:rsidP="00AF15C1">
      <w:pPr>
        <w:rPr>
          <w:rtl/>
        </w:rPr>
      </w:pPr>
      <w:del w:id="995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אשער בעל מום - מיפלג </w:t>
      </w:r>
      <w:ins w:id="93539" w:author="מנוע מכני" w:date="2026-10-05T11:32:12Z">
        <w:r>
          <w:rPr>
            <w:rtl/>
          </w:rPr>
          <w:t xml:space="preserve">חלקו</w:t>
        </w:r>
      </w:ins>
      <w:del w:id="93540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עקביא בן מהללאל ורבנן! </w:t>
      </w:r>
    </w:p>
    <w:p>
      <w:pPr>
        <w:pStyle w:val="38"/>
        <w:rPr>
          <w:ins w:id="99530" w:author="מנוע מכני" w:date="2026-10-05T11:32:12Z"/>
        </w:rPr>
      </w:pPr>
      <w:r w:rsidRPr="00AF15C1">
        <w:t>לעולם אדר</w:t>
      </w:r>
      <w:r w:rsidR="00AF15C1" w:rsidRPr="00AF15C1">
        <w:t xml:space="preserve">ש</w:t>
      </w:r>
      <w:ins w:id="91183" w:author="מנוע מכני" w:date="2026-10-05T11:32:12Z">
        <w:r>
          <w:t xml:space="preserve">ב"ג</w:t>
        </w:r>
      </w:ins>
      <w:del w:id="91184" w:author="מנוע מכני" w:date="2026-10-05T11:32:12Z">
        <w:r w:rsidR="00AF15C1" w:rsidRPr="00AF15C1">
          <w:delText xml:space="preserve">ב''ג</w:delText>
        </w:r>
      </w:del>
      <w:r w:rsidR="00AF15C1" w:rsidRPr="00AF15C1">
        <w:t xml:space="preserve"> </w:t>
      </w:r>
      <w:r w:rsidRPr="00AF15C1">
        <w:t xml:space="preserve">והא </w:t>
      </w:r>
      <w:r w:rsidRPr="00AF15C1">
        <w:t xml:space="preserve">קמ"ל</w:t>
      </w:r>
      <w:r w:rsidRPr="00AF15C1">
        <w:t xml:space="preserve">:</w:t>
      </w:r>
    </w:p>
    <w:p w14:paraId="0FE6408D" w14:textId="77777777" w:rsidR="00B874E6" w:rsidRPr="00AF15C1" w:rsidRDefault="00F63065" w:rsidP="00AF15C1">
      <w:pPr>
        <w:rPr>
          <w:b/>
          <w:bCs/>
          <w:rtl/>
        </w:rPr>
      </w:pPr>
      <w:del w:id="99531" w:author="מנוע מכני" w:date="2026-10-05T11:32:12Z">
        <w:r w:rsidRPr="00AF15C1">
          <w:rPr>
            <w:b/>
            <w:bCs/>
            <w:rtl/>
          </w:rPr>
          <w:delText xml:space="preserve"> </w:delText>
        </w:r>
      </w:del>
      <w:r w:rsidRPr="00AF15C1">
        <w:rPr>
          <w:b/>
          <w:bCs/>
          <w:rtl/>
        </w:rPr>
        <w:t xml:space="preserve">דברייתא </w:t>
      </w:r>
      <w:r w:rsidRPr="00AF15C1">
        <w:rPr>
          <w:b/>
          <w:bCs/>
          <w:rtl/>
        </w:rPr>
        <w:t xml:space="preserve">לא</w:t>
      </w:r>
      <w:r w:rsidRPr="00AF15C1">
        <w:rPr>
          <w:b/>
          <w:bCs/>
          <w:rtl/>
        </w:rPr>
        <w:t xml:space="preserve"> </w:t>
      </w:r>
      <w:ins w:id="90645" w:author="מנוע סמנטי" w:date="2026-10-05T11:39:44Z">
        <w:r>
          <w:rPr>
            <w:b/>
            <w:bCs/>
            <w:rtl/>
          </w:rPr>
          <w:t xml:space="preserve">מחלוקת</w:t>
        </w:r>
      </w:ins>
      <w:del w:id="90646" w:author="מנוע סמנטי" w:date="2026-10-05T11:39:44Z">
        <w:r w:rsidRPr="00AF15C1">
          <w:rPr>
            <w:b/>
            <w:bCs/>
            <w:rtl/>
          </w:rPr>
          <w:delText xml:space="preserve">פלוגתא</w:delText>
        </w:r>
      </w:del>
      <w:r w:rsidRPr="00AF15C1">
        <w:rPr>
          <w:b/>
          <w:bCs/>
          <w:rtl/>
        </w:rPr>
        <w:t xml:space="preserve"> היא</w:t>
      </w:r>
      <w:r w:rsidR="0057284B" w:rsidRPr="00AF15C1">
        <w:rPr>
          <w:b/>
          <w:bCs/>
          <w:rtl/>
        </w:rPr>
        <w:t>.</w:t>
      </w:r>
    </w:p>
    <w:p w14:paraId="0F472735" w14:textId="77777777" w:rsidR="00AF15C1" w:rsidRDefault="00AF15C1" w:rsidP="00AF15C1">
      <w:pPr>
        <w:pStyle w:val="afff0"/>
        <w:framePr w:wrap="around"/>
        <w:rPr>
          <w:rtl/>
        </w:rPr>
      </w:pPr>
      <w:r>
        <w:rPr>
          <w:rFonts w:hint="cs"/>
          <w:rtl/>
        </w:rPr>
        <w:t>כד.</w:t>
      </w:r>
    </w:p>
    <w:p w14:paraId="37B7E8C2" w14:textId="77777777" w:rsidR="006057E3" w:rsidRDefault="006057E3" w:rsidP="00AF15C1">
      <w:pPr>
        <w:rPr>
          <w:del w:id="90583" w:author="מנוע עיצוב" w:date="2026-10-05T11:33:53Z"/>
          <w:rtl/>
        </w:rPr>
      </w:pPr>
    </w:p>
    <w:p>
      <w:pPr>
        <w:pStyle w:val="38"/>
        <w:rPr>
          <w:ins w:id="99532" w:author="מנוע מכני" w:date="2026-10-05T11:32:12Z"/>
        </w:rPr>
      </w:pPr>
      <w:r>
        <w:t xml:space="preserve">והך</w:t>
      </w:r>
    </w:p>
    <w:p w14:paraId="25691F6A" w14:textId="77777777" w:rsidR="006057E3" w:rsidRDefault="006057E3" w:rsidP="006057E3">
      <w:pPr>
        <w:rPr>
          <w:rtl/>
        </w:rPr>
      </w:pPr>
      <w:del w:id="9953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דהלכה </w:t>
      </w:r>
      <w:r>
        <w:rPr>
          <w:rStyle w:val="2fb"/>
          <w:rFonts w:hint="cs"/>
          <w:rtl/>
        </w:rPr>
        <w:t xml:space="preserve">כ</w:t>
      </w:r>
      <w:ins w:id="9118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186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בן המשולם </w:t>
      </w:r>
      <w:ins w:id="90649" w:author="מנוע סמנטי" w:date="2026-10-05T11:39:44Z">
        <w:r>
          <w:rPr>
            <w:rtl/>
          </w:rPr>
          <w:t xml:space="preserve">השמיענו</w:t>
        </w:r>
      </w:ins>
      <w:del w:id="90650" w:author="מנוע סמנטי" w:date="2026-10-05T11:39:44Z">
        <w:r w:rsidR="00F63065">
          <w:rPr>
            <w:rtl/>
          </w:rPr>
          <w:delText xml:space="preserve">אשמעינן</w:delText>
        </w:r>
      </w:del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כר' יוסי</w:t>
      </w:r>
      <w:r w:rsidR="00F63065">
        <w:rPr>
          <w:rtl/>
        </w:rPr>
        <w:t xml:space="preserve"> - </w:t>
      </w:r>
      <w:ins w:id="90647" w:author="מנוע סמנטי" w:date="2026-10-05T11:39:44Z">
        <w:r>
          <w:rPr>
            <w:rtl/>
          </w:rPr>
          <w:t xml:space="preserve">להשמיענו</w:t>
        </w:r>
      </w:ins>
      <w:del w:id="90648" w:author="מנוע סמנטי" w:date="2026-10-05T11:39:44Z">
        <w:r w:rsidR="00F63065">
          <w:rPr>
            <w:rtl/>
          </w:rPr>
          <w:delText xml:space="preserve">לאשמועינן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דאדר</w:t>
      </w:r>
      <w:r w:rsidR="00AF15C1">
        <w:rPr>
          <w:rStyle w:val="2fb"/>
          <w:rFonts w:hint="cs"/>
          <w:rtl/>
        </w:rPr>
        <w:t xml:space="preserve">ש</w:t>
      </w:r>
      <w:ins w:id="9118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188" w:author="מנוע מכני" w:date="2026-10-05T11:32:12Z">
        <w:r w:rsidR="00AF15C1">
          <w:rPr>
            <w:rFonts w:hint="cs"/>
            <w:rtl/>
          </w:rPr>
          <w:delText xml:space="preserve">ב''ג</w:delText>
        </w:r>
      </w:del>
      <w:r w:rsidR="00AF15C1">
        <w:rPr>
          <w:rFonts w:hint="cs"/>
          <w:rtl/>
        </w:rPr>
        <w:t xml:space="preserve"> </w:t>
      </w:r>
      <w:ins w:id="98469" w:author="מנוע מכני" w:date="2026-10-05T11:32:12Z">
        <w:r>
          <w:rPr>
            <w:rtl/>
          </w:rPr>
          <w:t xml:space="preserve">עומד</w:t>
        </w:r>
      </w:ins>
      <w:del w:id="98470" w:author="מנוע מכני" w:date="2026-10-05T11:32:12Z">
        <w:r w:rsidR="00F63065">
          <w:rPr>
            <w:rtl/>
          </w:rPr>
          <w:delText xml:space="preserve">קאי</w:delText>
        </w:r>
      </w:del>
      <w:r w:rsidR="00F63065">
        <w:rPr>
          <w:rtl/>
        </w:rPr>
        <w:t xml:space="preserve">, </w:t>
      </w:r>
    </w:p>
    <w:p w14:paraId="4CE6DD2E" w14:textId="77777777" w:rsidR="004B65A9" w:rsidRDefault="00F63065" w:rsidP="006057E3">
      <w:pPr>
        <w:rPr>
          <w:rtl/>
        </w:rPr>
      </w:pPr>
      <w:ins w:id="90653" w:author="מנוע סמנטי" w:date="2026-10-05T11:39:44Z">
        <w:r>
          <w:rPr>
            <w:rtl/>
          </w:rPr>
          <w:t xml:space="preserve">ומחלוקת</w:t>
        </w:r>
      </w:ins>
      <w:del w:id="90654" w:author="מנוע סמנטי" w:date="2026-10-05T11:39:44Z">
        <w:r>
          <w:rPr>
            <w:rtl/>
          </w:rPr>
          <w:delText xml:space="preserve">ופלוגתא</w:delText>
        </w:r>
      </w:del>
      <w:r>
        <w:rPr>
          <w:rtl/>
        </w:rPr>
        <w:t xml:space="preserve"> דברייתא </w:t>
      </w:r>
      <w:ins w:id="93541" w:author="מנוע מכני" w:date="2026-10-05T11:32:12Z">
        <w:r>
          <w:rPr>
            <w:rtl/>
          </w:rPr>
          <w:t xml:space="preserve">לא</w:t>
        </w:r>
      </w:ins>
      <w:del w:id="935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0651" w:author="מנוע סמנטי" w:date="2026-10-05T11:39:44Z">
        <w:r>
          <w:rPr>
            <w:rtl/>
          </w:rPr>
          <w:t xml:space="preserve">מחלוקת</w:t>
        </w:r>
      </w:ins>
      <w:del w:id="90652" w:author="מנוע סמנטי" w:date="2026-10-05T11:39:44Z">
        <w:r>
          <w:rPr>
            <w:rtl/>
          </w:rPr>
          <w:delText xml:space="preserve">פלוגתא</w:delText>
        </w:r>
      </w:del>
      <w:r>
        <w:rPr>
          <w:rtl/>
        </w:rPr>
        <w:t xml:space="preserve"> היא</w:t>
      </w:r>
      <w:r w:rsidR="0057284B">
        <w:rPr>
          <w:rtl/>
        </w:rPr>
        <w:t>.</w:t>
      </w:r>
      <w:r w:rsidR="006057E3">
        <w:rPr>
          <w:rFonts w:hint="cs"/>
          <w:rtl/>
        </w:rPr>
        <w:t xml:space="preserve"> </w:t>
      </w:r>
    </w:p>
    <w:p>
      <w:pPr>
        <w:pStyle w:val="38"/>
        <w:rPr>
          <w:ins w:id="99534" w:author="מנוע מכני" w:date="2026-10-05T11:32:12Z"/>
        </w:rPr>
      </w:pPr>
      <w:r>
        <w:t xml:space="preserve">הך</w:t>
      </w:r>
    </w:p>
    <w:p w14:paraId="4FC005FA" w14:textId="77777777" w:rsidR="004B65A9" w:rsidRDefault="006057E3" w:rsidP="00543860">
      <w:pPr>
        <w:pStyle w:val="021"/>
        <w:rPr>
          <w:rtl/>
        </w:rPr>
      </w:pPr>
      <w:del w:id="99535" w:author="מנוע מכני" w:date="2026-10-05T11:32:12Z">
        <w:r>
          <w:rPr>
            <w:rFonts w:hint="cs"/>
            <w:rtl/>
          </w:rPr>
          <w:delText xml:space="preserve"> </w:delText>
        </w:r>
      </w:del>
      <w:r w:rsidR="00A15176">
        <w:rPr>
          <w:rFonts w:hint="cs"/>
          <w:rtl/>
        </w:rPr>
        <w:t xml:space="preserve">ברייתא דהלוקח </w:t>
      </w:r>
      <w:r w:rsidR="00F63065">
        <w:rPr>
          <w:rtl/>
        </w:rPr>
        <w:t xml:space="preserve">בהמה מניקה מן </w:t>
      </w:r>
      <w:r w:rsidR="00824319">
        <w:rPr>
          <w:rtl/>
        </w:rPr>
        <w:t>העכו"ם</w:t>
      </w:r>
      <w:r w:rsidR="00AF15C1">
        <w:rPr>
          <w:rtl/>
        </w:rPr>
        <w:t xml:space="preserve"> </w:t>
      </w:r>
      <w:r w:rsidR="00F63065">
        <w:rPr>
          <w:rtl/>
        </w:rPr>
        <w:t xml:space="preserve">הבא אחריו בכור מספק, מפני שמרחמת </w:t>
      </w:r>
      <w:ins w:id="95781" w:author="מנוע מכני" w:date="2026-10-05T11:32:12Z">
        <w:r>
          <w:rPr>
            <w:rtl/>
          </w:rPr>
          <w:t xml:space="preserve">אף</w:t>
        </w:r>
      </w:ins>
      <w:del w:id="95782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שאינה יולדת, </w:t>
      </w:r>
    </w:p>
    <w:p>
      <w:pPr>
        <w:pStyle w:val="38"/>
        <w:rPr>
          <w:ins w:id="99536" w:author="מנוע מכני" w:date="2026-10-05T11:32:12Z"/>
        </w:rPr>
      </w:pPr>
      <w:r>
        <w:t xml:space="preserve">רשב"ג</w:t>
      </w:r>
      <w:del w:id="100910" w:author="מנוע מכני" w:date="2026-10-05T11:32:12Z">
        <w:r>
          <w:delText xml:space="preserve"> אומר</w:delText>
        </w:r>
      </w:del>
      <w:r>
        <w:t xml:space="preserve">:</w:t>
      </w:r>
    </w:p>
    <w:p w14:paraId="14B2209D" w14:textId="77777777" w:rsidR="00B874E6" w:rsidRDefault="00F63065" w:rsidP="00632F92">
      <w:pPr>
        <w:ind w:hanging="29"/>
        <w:rPr>
          <w:rtl/>
        </w:rPr>
      </w:pPr>
      <w:del w:id="995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דבר בחזקתו</w:t>
      </w:r>
      <w:r w:rsidR="0057284B">
        <w:rPr>
          <w:rtl/>
        </w:rPr>
        <w:t>.</w:t>
      </w:r>
    </w:p>
    <w:p>
      <w:pPr>
        <w:pStyle w:val="38"/>
        <w:rPr>
          <w:ins w:id="99538" w:author="מנוע מכני" w:date="2026-10-05T11:32:12Z"/>
        </w:rPr>
      </w:pPr>
      <w:r>
        <w:lastRenderedPageBreak/>
        <w:t xml:space="preserve">וכן היה רשב"ג</w:t>
      </w:r>
      <w:del w:id="100911" w:author="מנוע מכני" w:date="2026-10-05T11:32:12Z">
        <w:r>
          <w:lastRenderedPageBreak/>
          <w:delText xml:space="preserve"> אומר</w:delText>
        </w:r>
      </w:del>
      <w:r>
        <w:lastRenderedPageBreak/>
        <w:t xml:space="preserve">:</w:t>
      </w:r>
    </w:p>
    <w:p w14:paraId="1099E3E1" w14:textId="77777777" w:rsidR="006057E3" w:rsidRDefault="00F63065" w:rsidP="00632F92">
      <w:pPr>
        <w:ind w:left="425" w:firstLine="0"/>
        <w:rPr>
          <w:rtl/>
        </w:rPr>
      </w:pPr>
      <w:del w:id="99539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הנכנס לתוך עדרו בלילה וראה כעשר כחמש עשרה מבכירות ושאינן מבכירות יולדות, למחר השכים ומצא זכרים תלויות בשאין מבכירות, ונקבות תלויות במבכירות - אינו חושש שמא בנה של זו בא לו אצל זו: </w:t>
      </w:r>
    </w:p>
    <w:p>
      <w:pPr>
        <w:pStyle w:val="38"/>
        <w:rPr>
          <w:ins w:id="99540" w:author="מנוע מכני" w:date="2026-10-05T11:32:12Z"/>
        </w:rPr>
      </w:pPr>
      <w:r w:rsidRPr="00D25F87">
        <w:t>איבע</w:t>
      </w:r>
      <w:r w:rsidR="004B65A9" w:rsidRPr="00D25F87">
        <w:t>יא להו</w:t>
      </w:r>
      <w:r w:rsidR="004B65A9" w:rsidRPr="00632F92">
        <w:t>:</w:t>
      </w:r>
    </w:p>
    <w:p w14:paraId="7AC7F518" w14:textId="77777777" w:rsidR="004B65A9" w:rsidRDefault="00F63065" w:rsidP="00543860">
      <w:pPr>
        <w:pStyle w:val="021"/>
        <w:rPr>
          <w:rtl/>
        </w:rPr>
      </w:pPr>
      <w:del w:id="99541" w:author="מנוע מכני" w:date="2026-10-05T11:32:12Z">
        <w:r w:rsidR="004B65A9">
          <w:rPr>
            <w:rtl/>
          </w:rPr>
          <w:delText xml:space="preserve"> </w:delText>
        </w:r>
      </w:del>
      <w:r w:rsidR="004B65A9">
        <w:rPr>
          <w:rtl/>
        </w:rPr>
        <w:t xml:space="preserve">דבר בחזקתו </w:t>
      </w:r>
      <w:ins w:id="94829" w:author="מנוע מכני" w:date="2026-10-05T11:32:12Z">
        <w:r>
          <w:rPr>
            <w:rtl/>
          </w:rPr>
          <w:t xml:space="preserve">דאומר</w:t>
        </w:r>
      </w:ins>
      <w:del w:id="94830" w:author="מנוע מכני" w:date="2026-10-05T11:32:12Z">
        <w:r w:rsidR="004B65A9">
          <w:rPr>
            <w:rtl/>
          </w:rPr>
          <w:delText xml:space="preserve">דקאמר</w:delText>
        </w:r>
      </w:del>
      <w:r w:rsidR="004B65A9">
        <w:rPr>
          <w:rtl/>
        </w:rPr>
        <w:t xml:space="preserve"> </w:t>
      </w:r>
      <w:r w:rsidR="004B65A9">
        <w:rPr>
          <w:rStyle w:val="2fb"/>
          <w:rtl/>
        </w:rPr>
        <w:t xml:space="preserve">רשב"ג</w:t>
      </w:r>
      <w:r>
        <w:rPr>
          <w:rtl/>
        </w:rPr>
        <w:t xml:space="preserve"> דאינה מרחמת </w:t>
      </w:r>
      <w:r>
        <w:rPr>
          <w:rtl/>
        </w:rPr>
        <w:t xml:space="preserve">א</w:t>
      </w:r>
      <w:ins w:id="91189" w:author="מנוע מכני" w:date="2026-10-05T11:32:12Z">
        <w:r>
          <w:rPr>
            <w:rFonts w:hint="cs"/>
            <w:rtl/>
          </w:rPr>
          <w:t xml:space="preserve">א"כ</w:t>
        </w:r>
      </w:ins>
      <w:del w:id="91190" w:author="מנוע מכני" w:date="2026-10-05T11:32:12Z">
        <w:r w:rsidR="004B65A9">
          <w:rPr>
            <w:rFonts w:hint="cs"/>
            <w:rtl/>
          </w:rPr>
          <w:delText xml:space="preserve">א''כ</w:delText>
        </w:r>
      </w:del>
      <w:r w:rsidR="00632F92">
        <w:rPr>
          <w:rtl/>
        </w:rPr>
        <w:t xml:space="preserve"> יולדת, הא </w:t>
      </w:r>
      <w:ins w:id="93543" w:author="מנוע מכני" w:date="2026-10-05T11:32:12Z">
        <w:r>
          <w:rPr>
            <w:rtl/>
          </w:rPr>
          <w:t xml:space="preserve">מקום</w:t>
        </w:r>
      </w:ins>
      <w:del w:id="93544" w:author="מנוע מכני" w:date="2026-10-05T11:32:12Z">
        <w:r w:rsidR="00632F92">
          <w:rPr>
            <w:rtl/>
          </w:rPr>
          <w:delText xml:space="preserve">היכא</w:delText>
        </w:r>
      </w:del>
      <w:r w:rsidR="00632F92">
        <w:rPr>
          <w:rtl/>
        </w:rPr>
        <w:t xml:space="preserve"> דאוליד </w:t>
      </w:r>
      <w:ins w:id="94827" w:author="מנוע מכני" w:date="2026-10-05T11:32:12Z">
        <w:r>
          <w:rPr>
            <w:rtl/>
          </w:rPr>
          <w:t xml:space="preserve">חוששים</w:t>
        </w:r>
      </w:ins>
      <w:del w:id="94828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לרחומי? </w:t>
      </w:r>
    </w:p>
    <w:p>
      <w:pPr>
        <w:pStyle w:val="38"/>
        <w:rPr>
          <w:ins w:id="99542" w:author="מנוע מכני" w:date="2026-10-05T11:32:12Z"/>
        </w:rPr>
      </w:pPr>
      <w:r>
        <w:tab/>
      </w:r>
      <w:r w:rsidR="004B65A9" w:rsidRPr="00D25F87">
        <w:t xml:space="preserve">א</w:t>
      </w:r>
      <w:ins w:id="91191" w:author="מנוע מכני" w:date="2026-10-05T11:32:12Z">
        <w:r>
          <w:t xml:space="preserve">ו"ד</w:t>
        </w:r>
      </w:ins>
      <w:del w:id="91192" w:author="מנוע מכני" w:date="2026-10-05T11:32:12Z">
        <w:r w:rsidR="004B65A9" w:rsidRPr="00D25F87">
          <w:delText xml:space="preserve">ו''ד</w:delText>
        </w:r>
      </w:del>
      <w:r w:rsidR="00F63065" w:rsidRPr="00632F92">
        <w:t>:</w:t>
      </w:r>
    </w:p>
    <w:p w14:paraId="6412890F" w14:textId="77777777" w:rsidR="00632F92" w:rsidRDefault="00632F92" w:rsidP="00632F92">
      <w:pPr>
        <w:rPr>
          <w:rtl/>
        </w:rPr>
      </w:pPr>
      <w:del w:id="99543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על שלה מרחמת ועל שאינה שלה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מרחמת </w:t>
      </w:r>
    </w:p>
    <w:p w14:paraId="362101A8" w14:textId="77777777" w:rsidR="004B65A9" w:rsidRDefault="00F63065" w:rsidP="00086EA8">
      <w:pPr>
        <w:rPr>
          <w:rtl/>
        </w:rPr>
      </w:pPr>
      <w:r w:rsidRPr="00086EA8">
        <w:rPr>
          <w:b/>
          <w:bCs/>
          <w:rtl/>
        </w:rPr>
        <w:t xml:space="preserve">נפ</w:t>
      </w:r>
      <w:ins w:id="91193" w:author="מנוע מכני" w:date="2026-10-05T11:32:12Z">
        <w:r>
          <w:rPr>
            <w:b/>
            <w:bCs/>
            <w:rtl/>
          </w:rPr>
          <w:t xml:space="preserve">ק"מ</w:t>
        </w:r>
      </w:ins>
      <w:del w:id="91194" w:author="מנוע מכני" w:date="2026-10-05T11:32:12Z">
        <w:r w:rsidRPr="00086EA8">
          <w:rPr>
            <w:b/>
            <w:bCs/>
            <w:rtl/>
          </w:rPr>
          <w:delText xml:space="preserve">ק</w:delText>
        </w:r>
        <w:r w:rsidR="004B65A9" w:rsidRPr="00086EA8">
          <w:rPr>
            <w:rFonts w:hint="cs"/>
            <w:b/>
            <w:bCs/>
            <w:rtl/>
          </w:rPr>
          <w:delText xml:space="preserve">''מ</w:delText>
        </w:r>
      </w:del>
      <w:r w:rsidRPr="00086EA8">
        <w:rPr>
          <w:b/>
          <w:bCs/>
          <w:rtl/>
        </w:rPr>
        <w:t>-</w:t>
      </w:r>
      <w:r>
        <w:rPr>
          <w:rtl/>
        </w:rPr>
        <w:t xml:space="preserve"> למלקא עלה משום או</w:t>
      </w:r>
      <w:r w:rsidR="004B65A9">
        <w:rPr>
          <w:rtl/>
        </w:rPr>
        <w:t xml:space="preserve">תו ואת בנו, </w:t>
      </w:r>
      <w:ins w:id="97827" w:author="מנוע מכני" w:date="2026-10-05T11:32:12Z">
        <w:r>
          <w:rPr>
            <w:rFonts w:hint="cs"/>
            <w:rtl/>
          </w:rPr>
          <w:t xml:space="preserve">אם </w:t>
        </w:r>
      </w:ins>
      <w:del w:id="97828" w:author="מנוע מכני" w:date="2026-10-05T11:32:12Z">
        <w:r w:rsidR="00086EA8">
          <w:rPr>
            <w:rFonts w:hint="cs"/>
            <w:rtl/>
          </w:rPr>
          <w:delText xml:space="preserve">אי </w:delText>
        </w:r>
      </w:del>
      <w:r w:rsidR="00086EA8">
        <w:rPr>
          <w:rFonts w:hint="cs"/>
          <w:rtl/>
        </w:rPr>
        <w:t xml:space="preserve">גם על שלא שלה מרחמת- </w:t>
      </w:r>
      <w:r w:rsidR="00086EA8">
        <w:rPr>
          <w:rFonts w:hint="cs"/>
          <w:rtl/>
        </w:rPr>
        <w:t xml:space="preserve">לא</w:t>
      </w:r>
      <w:r w:rsidR="00086EA8">
        <w:rPr>
          <w:rFonts w:hint="cs"/>
          <w:rtl/>
        </w:rPr>
        <w:t xml:space="preserve"> לוקה </w:t>
      </w:r>
      <w:ins w:id="94831" w:author="מנוע מכני" w:date="2026-10-05T11:32:12Z">
        <w:r>
          <w:rPr>
            <w:rFonts w:hint="cs"/>
            <w:rtl/>
          </w:rPr>
          <w:t xml:space="preserve">מה</w:t>
        </w:r>
      </w:ins>
      <w:del w:id="94832" w:author="מנוע מכני" w:date="2026-10-05T11:32:12Z">
        <w:r w:rsidR="00086EA8">
          <w:rPr>
            <w:rFonts w:hint="cs"/>
            <w:rtl/>
          </w:rPr>
          <w:delText xml:space="preserve">מאי</w:delText>
        </w:r>
      </w:del>
      <w:r w:rsidR="00086EA8">
        <w:rPr>
          <w:rFonts w:hint="cs"/>
          <w:rtl/>
        </w:rPr>
        <w:t xml:space="preserve">?</w:t>
      </w:r>
      <w:r>
        <w:rPr>
          <w:rtl/>
        </w:rPr>
        <w:t xml:space="preserve"> </w:t>
      </w:r>
    </w:p>
    <w:p>
      <w:pPr>
        <w:pStyle w:val="38"/>
        <w:rPr>
          <w:ins w:id="99544" w:author="מנוע מכני" w:date="2026-10-05T11:32:12Z"/>
        </w:rPr>
      </w:pPr>
      <w:r>
        <w:t xml:space="preserve">ואין להוכיח מדרש</w:t>
      </w:r>
      <w:ins w:id="91195" w:author="מנוע מכני" w:date="2026-10-05T11:32:12Z">
        <w:r>
          <w:t xml:space="preserve">ב"ג</w:t>
        </w:r>
      </w:ins>
      <w:del w:id="91196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2B495184" w14:textId="77777777" w:rsidR="0060738E" w:rsidRDefault="0060738E" w:rsidP="00543860">
      <w:pPr>
        <w:pStyle w:val="021"/>
        <w:rPr>
          <w:rtl/>
        </w:rPr>
      </w:pPr>
      <w:del w:id="995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הלוקח בהמה מן </w:t>
      </w:r>
      <w:r w:rsidR="00824319">
        <w:rPr>
          <w:rtl/>
        </w:rPr>
        <w:t>העכו"ם</w:t>
      </w:r>
      <w:r w:rsidR="00733A1D">
        <w:rPr>
          <w:rtl/>
        </w:rPr>
        <w:t xml:space="preserve"> </w:t>
      </w:r>
      <w:r w:rsidR="00F63065">
        <w:rPr>
          <w:rtl/>
        </w:rPr>
        <w:t xml:space="preserve">אינו חושש שמא בנה של אחרת </w:t>
      </w:r>
      <w:r w:rsidR="00F63065" w:rsidRPr="0060738E">
        <w:rPr>
          <w:b/>
          <w:bCs/>
          <w:rtl/>
        </w:rPr>
        <w:t>היה</w:t>
      </w:r>
      <w:r w:rsidR="00733A1D">
        <w:rPr>
          <w:rFonts w:hint="cs"/>
          <w:rtl/>
        </w:rPr>
        <w:t xml:space="preserve"> </w:t>
      </w:r>
      <w:ins w:id="95783" w:author="מנוע מכני" w:date="2026-10-05T11:32:12Z">
        <w:r>
          <w:rPr>
            <w:rFonts w:hint="cs"/>
            <w:rtl/>
          </w:rPr>
          <w:t xml:space="preserve">אף</w:t>
        </w:r>
      </w:ins>
      <w:del w:id="95784" w:author="מנוע מכני" w:date="2026-10-05T11:32:12Z">
        <w:r w:rsidR="00632F92"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1197" w:author="מנוע מכני" w:date="2026-10-05T11:32:12Z"/>
      <w:del w:id="91198" w:author="מנוע מכני" w:date="2026-10-05T11:32:12Z">
        <w:r w:rsidR="00632F92">
          <w:rPr>
            <w:rFonts w:hint="cs"/>
            <w:rtl/>
          </w:rPr>
          <w:delText xml:space="preserve">ע''ג</w:delText>
        </w:r>
      </w:del>
      <w:r w:rsidR="00632F92">
        <w:rPr>
          <w:rFonts w:hint="cs"/>
          <w:rtl/>
        </w:rPr>
        <w:t xml:space="preserve"> שלא קתני </w:t>
      </w:r>
      <w:r w:rsidR="00F63065" w:rsidRPr="0060738E">
        <w:rPr>
          <w:b/>
          <w:bCs/>
          <w:rtl/>
        </w:rPr>
        <w:t>הוא</w:t>
      </w:r>
      <w:r w:rsidR="00F63065">
        <w:rPr>
          <w:rtl/>
        </w:rPr>
        <w:t xml:space="preserve">? </w:t>
      </w:r>
    </w:p>
    <w:p w14:paraId="36C8F35F" w14:textId="77777777" w:rsidR="00B874E6" w:rsidRDefault="0060738E" w:rsidP="00C5567C">
      <w:pPr>
        <w:pStyle w:val="a"/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ה"ק: אינו חושש שמא בנה של אחרת, אלא </w:t>
      </w:r>
      <w:r w:rsidR="00F63065">
        <w:rPr>
          <w:rtl/>
        </w:rPr>
        <w:t xml:space="preserve">א"כ</w:t>
      </w:r>
      <w:r w:rsidR="00F63065">
        <w:rPr>
          <w:rtl/>
        </w:rPr>
        <w:t xml:space="preserve"> היה לה ולד </w:t>
      </w:r>
      <w:ins w:id="98471" w:author="מנוע מכני" w:date="2026-10-05T11:32:12Z">
        <w:r>
          <w:rPr>
            <w:rtl/>
          </w:rPr>
          <w:t xml:space="preserve">מתחילה</w:t>
        </w:r>
      </w:ins>
      <w:del w:id="98472" w:author="מנוע מכני" w:date="2026-10-05T11:32:12Z">
        <w:r w:rsidR="00F63065"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>
      <w:pPr>
        <w:pStyle w:val="38"/>
        <w:rPr>
          <w:ins w:id="99546" w:author="מנוע מכני" w:date="2026-10-05T11:32:12Z"/>
        </w:rPr>
      </w:pPr>
      <w:r>
        <w:t xml:space="preserve">ואין להוכיח</w:t>
      </w:r>
    </w:p>
    <w:p w14:paraId="562D42C0" w14:textId="77777777" w:rsidR="00086EA8" w:rsidRDefault="0060738E" w:rsidP="0060738E">
      <w:pPr>
        <w:rPr>
          <w:rtl/>
        </w:rPr>
      </w:pPr>
      <w:del w:id="9954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מהא ד</w:t>
      </w:r>
      <w:r w:rsidR="00F63065">
        <w:rPr>
          <w:rtl/>
        </w:rPr>
        <w:t>נכנס בתוך עדרו וראה את המבכירות מני</w:t>
      </w:r>
      <w:r w:rsidR="00086EA8">
        <w:rPr>
          <w:rtl/>
        </w:rPr>
        <w:t xml:space="preserve">קות, ואת שאינן מבכירות מניקות </w:t>
      </w:r>
      <w:r w:rsidR="00F63065">
        <w:rPr>
          <w:rtl/>
        </w:rPr>
        <w:t xml:space="preserve">אינו חושש שמא בנה של זו בא לו אצל זו או שמא בנה של זו בא לו אצל זו </w:t>
      </w:r>
    </w:p>
    <w:p w14:paraId="2166A548" w14:textId="77777777" w:rsidR="00086EA8" w:rsidRDefault="0060738E" w:rsidP="0060738E">
      <w:pPr>
        <w:rPr>
          <w:rtl/>
        </w:rPr>
      </w:pPr>
      <w:r>
        <w:rPr>
          <w:rFonts w:hint="cs"/>
          <w:rtl/>
        </w:rPr>
        <w:t xml:space="preserve">דלא חיישי שמרחמה </w:t>
      </w:r>
      <w:r>
        <w:rPr>
          <w:rtl/>
        </w:rPr>
        <w:t>–</w:t>
      </w:r>
      <w:r>
        <w:rPr>
          <w:rFonts w:hint="cs"/>
          <w:rtl/>
        </w:rPr>
        <w:t xml:space="preserve"> כיוון דהיכן שיש לה משלה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עוזבתו לרחם על אחר שאינה שלה</w:t>
      </w:r>
    </w:p>
    <w:p>
      <w:pPr>
        <w:pStyle w:val="38"/>
        <w:rPr>
          <w:ins w:id="99548" w:author="מנוע מכני" w:date="2026-10-05T11:32:12Z"/>
        </w:rPr>
      </w:pPr>
      <w:r>
        <w:t xml:space="preserve">ואין להוכיח</w:t>
      </w:r>
    </w:p>
    <w:p w14:paraId="79DF7359" w14:textId="77777777" w:rsidR="00733A1D" w:rsidRDefault="00733A1D" w:rsidP="00733A1D">
      <w:pPr>
        <w:rPr>
          <w:rtl/>
        </w:rPr>
      </w:pPr>
      <w:del w:id="9954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מהא ד</w:t>
      </w:r>
      <w:r w:rsidR="00F63065">
        <w:rPr>
          <w:rtl/>
        </w:rPr>
        <w:t xml:space="preserve">דבר בחזקתו [וכן] כו' </w:t>
      </w:r>
      <w:r>
        <w:rPr>
          <w:rFonts w:hint="cs"/>
          <w:rtl/>
        </w:rPr>
        <w:t>דלא אמרי' רישא דומיא דסיפא דוודאי דידה</w:t>
      </w:r>
    </w:p>
    <w:p w14:paraId="0C592661" w14:textId="77777777" w:rsidR="00B874E6" w:rsidRDefault="00733A1D" w:rsidP="00C5567C">
      <w:pPr>
        <w:pStyle w:val="a"/>
        <w:rPr>
          <w:rtl/>
        </w:rPr>
      </w:pPr>
      <w:ins w:id="93545" w:author="מנוע מכני" w:date="2026-10-05T11:32:12Z">
        <w:r>
          <w:rPr>
            <w:rFonts w:hint="cs"/>
            <w:rtl/>
          </w:rPr>
          <w:t xml:space="preserve">שהרי</w:t>
        </w:r>
      </w:ins>
      <w:del w:id="9354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ins w:id="98473" w:author="מנוע מכני" w:date="2026-10-05T11:32:12Z">
        <w:r>
          <w:rPr>
            <w:rFonts w:hint="cs"/>
            <w:rtl/>
          </w:rPr>
          <w:t xml:space="preserve">כדישנו</w:t>
        </w:r>
      </w:ins>
      <w:del w:id="98474" w:author="מנוע מכני" w:date="2026-10-05T11:32:12Z">
        <w:r>
          <w:rPr>
            <w:rFonts w:hint="cs"/>
            <w:rtl/>
          </w:rPr>
          <w:delText xml:space="preserve">כדאיתא</w:delText>
        </w:r>
      </w:del>
      <w:r>
        <w:rPr>
          <w:rFonts w:hint="cs"/>
          <w:rtl/>
        </w:rPr>
        <w:t xml:space="preserve"> והא </w:t>
      </w:r>
      <w:ins w:id="98475" w:author="מנוע מכני" w:date="2026-10-05T11:32:12Z">
        <w:r>
          <w:rPr>
            <w:rFonts w:hint="cs"/>
            <w:rtl/>
          </w:rPr>
          <w:t xml:space="preserve">כדישנו</w:t>
        </w:r>
      </w:ins>
      <w:del w:id="98476" w:author="מנוע מכני" w:date="2026-10-05T11:32:12Z">
        <w:r>
          <w:rPr>
            <w:rFonts w:hint="cs"/>
            <w:rtl/>
          </w:rPr>
          <w:delText xml:space="preserve">כדאיתא</w:delText>
        </w:r>
      </w:del>
      <w:r>
        <w:rPr>
          <w:rFonts w:hint="cs"/>
          <w:rtl/>
        </w:rPr>
        <w:t xml:space="preserve"> והך וכן</w:t>
      </w:r>
      <w:r w:rsidR="00F63065">
        <w:rPr>
          <w:rtl/>
        </w:rPr>
        <w:t xml:space="preserve"> אפטורה דבכורה</w:t>
      </w:r>
      <w:r w:rsidR="0057284B">
        <w:rPr>
          <w:rtl/>
        </w:rPr>
        <w:t>.</w:t>
      </w:r>
    </w:p>
    <w:p w14:paraId="53221341" w14:textId="77777777" w:rsidR="00733A1D" w:rsidRDefault="00733A1D" w:rsidP="00F63065">
      <w:pPr>
        <w:rPr>
          <w:del w:id="90584" w:author="מנוע עיצוב" w:date="2026-10-05T11:33:53Z"/>
          <w:rtl/>
        </w:rPr>
      </w:pPr>
    </w:p>
    <w:p>
      <w:pPr>
        <w:pStyle w:val="38"/>
        <w:rPr>
          <w:ins w:id="99550" w:author="מנוע מכני" w:date="2026-10-05T11:32:12Z"/>
        </w:rPr>
      </w:pPr>
      <w:r>
        <w:t>·</w:t>
      </w:r>
      <w:r>
        <w:t xml:space="preserve"> </w:t>
      </w:r>
      <w:r w:rsidR="00F63065">
        <w:t>ארבב"</w:t>
      </w:r>
      <w:r>
        <w:t xml:space="preserve">ח אר"י:</w:t>
      </w:r>
    </w:p>
    <w:p w14:paraId="5D499168" w14:textId="77777777" w:rsidR="00B874E6" w:rsidRDefault="00733A1D" w:rsidP="00543860">
      <w:pPr>
        <w:pStyle w:val="021"/>
        <w:rPr>
          <w:rtl/>
        </w:rPr>
      </w:pPr>
      <w:del w:id="995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ראה חזיר שכרוך אחר רחל</w:t>
      </w:r>
      <w:r w:rsidR="00F63065">
        <w:rPr>
          <w:rtl/>
        </w:rPr>
        <w:t xml:space="preserve"> פטורה מן הבכורה, ואסור באכילה עד יבא ויורה צדק לכם</w:t>
      </w:r>
      <w:r w:rsidR="0057284B">
        <w:rPr>
          <w:rtl/>
        </w:rPr>
        <w:t>.</w:t>
      </w:r>
    </w:p>
    <w:p>
      <w:pPr>
        <w:pStyle w:val="38"/>
        <w:rPr>
          <w:ins w:id="99552" w:author="מנוע מכני" w:date="2026-10-05T11:32:12Z"/>
        </w:rPr>
      </w:pPr>
      <w:r>
        <w:t xml:space="preserve">ויקשה</w:t>
      </w:r>
    </w:p>
    <w:p w14:paraId="6A5C3917" w14:textId="77777777" w:rsidR="00733A1D" w:rsidRDefault="00733A1D" w:rsidP="00733A1D">
      <w:pPr>
        <w:rPr>
          <w:rtl/>
        </w:rPr>
      </w:pPr>
      <w:del w:id="995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פטור מן הבכורה </w:t>
      </w:r>
      <w:r w:rsidR="00F63065">
        <w:rPr>
          <w:rStyle w:val="2fb"/>
          <w:rtl/>
        </w:rPr>
        <w:t xml:space="preserve">כרשב"ג</w:t>
      </w:r>
      <w:r w:rsidR="00F63065">
        <w:rPr>
          <w:rtl/>
        </w:rPr>
        <w:t xml:space="preserve">, ואסור באכילה - כרבנן! </w:t>
      </w:r>
    </w:p>
    <w:p w14:paraId="6F07204A" w14:textId="77777777" w:rsidR="00733A1D" w:rsidRDefault="00733A1D" w:rsidP="00733A1D">
      <w:pPr>
        <w:rPr>
          <w:rtl/>
        </w:rPr>
      </w:pPr>
      <w:r>
        <w:rPr>
          <w:rFonts w:hint="cs"/>
          <w:rtl/>
        </w:rPr>
        <w:t xml:space="preserve">ב. </w:t>
      </w:r>
      <w:r w:rsidR="00F63065">
        <w:rPr>
          <w:rtl/>
        </w:rPr>
        <w:t xml:space="preserve">ותו, </w:t>
      </w:r>
      <w:ins w:id="97829" w:author="מנוע מכני" w:date="2026-10-05T11:32:12Z">
        <w:r>
          <w:rPr>
            <w:rtl/>
          </w:rPr>
          <w:t xml:space="preserve">אם </w:t>
        </w:r>
      </w:ins>
      <w:del w:id="9783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כרבנן </w:t>
      </w:r>
      <w:ins w:id="94835" w:author="מנוע מכני" w:date="2026-10-05T11:32:12Z">
        <w:r>
          <w:rPr>
            <w:rtl/>
          </w:rPr>
          <w:t xml:space="preserve">מה</w:t>
        </w:r>
      </w:ins>
      <w:del w:id="9483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עד יבא ויורה צדק לכם? עד שיודע לך דבר </w:t>
      </w:r>
      <w:ins w:id="98477" w:author="מנוע מכני" w:date="2026-10-05T11:32:12Z">
        <w:r>
          <w:rPr>
            <w:rtl/>
          </w:rPr>
          <w:t xml:space="preserve">צריך</w:t>
        </w:r>
      </w:ins>
      <w:del w:id="98478" w:author="מנוע מכני" w:date="2026-10-05T11:32:12Z">
        <w:r w:rsidR="00F63065">
          <w:rPr>
            <w:rtl/>
          </w:rPr>
          <w:delText xml:space="preserve">מיבעי</w:delText>
        </w:r>
      </w:del>
      <w:r w:rsidR="00F63065">
        <w:rPr>
          <w:rtl/>
        </w:rPr>
        <w:t xml:space="preserve"> </w:t>
      </w:r>
      <w:ins w:id="94833" w:author="מנוע מכני" w:date="2026-10-05T11:32:12Z">
        <w:r>
          <w:rPr>
            <w:rtl/>
          </w:rPr>
          <w:t xml:space="preserve">לו</w:t>
        </w:r>
      </w:ins>
      <w:del w:id="9483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! </w:t>
      </w:r>
    </w:p>
    <w:p w14:paraId="7F6E972A" w14:textId="77777777" w:rsidR="00733A1D" w:rsidRDefault="00733A1D" w:rsidP="00733A1D">
      <w:pPr>
        <w:rPr>
          <w:rtl/>
        </w:rPr>
      </w:pPr>
      <w:r>
        <w:rPr>
          <w:rFonts w:hint="cs"/>
          <w:rtl/>
        </w:rPr>
        <w:t xml:space="preserve">ג. </w:t>
      </w:r>
      <w:ins w:id="97831" w:author="מנוע מכני" w:date="2026-10-05T11:32:12Z">
        <w:r>
          <w:rPr>
            <w:rFonts w:hint="cs"/>
            <w:rtl/>
          </w:rPr>
          <w:t xml:space="preserve">ואם </w:t>
        </w:r>
      </w:ins>
      <w:del w:id="9783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תימא דמספק'ל </w:t>
      </w:r>
      <w:ins w:id="97833" w:author="מנוע מכני" w:date="2026-10-05T11:32:12Z">
        <w:r>
          <w:rPr>
            <w:rFonts w:hint="cs"/>
            <w:rtl/>
          </w:rPr>
          <w:t xml:space="preserve">אם </w:t>
        </w:r>
      </w:ins>
      <w:del w:id="97834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הלכה </w:t>
      </w:r>
      <w:r>
        <w:rPr>
          <w:rStyle w:val="2fb"/>
          <w:rFonts w:hint="cs"/>
          <w:rtl/>
        </w:rPr>
        <w:t xml:space="preserve">כרש</w:t>
      </w:r>
      <w:ins w:id="91199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00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או כרבנן - </w:t>
      </w:r>
      <w:ins w:id="94837" w:author="מנוע מכני" w:date="2026-10-05T11:32:12Z">
        <w:r>
          <w:rPr>
            <w:rtl/>
          </w:rPr>
          <w:t xml:space="preserve">למה</w:t>
        </w:r>
      </w:ins>
      <w:del w:id="94838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 פטורה מן הבכורה? </w:t>
      </w:r>
    </w:p>
    <w:p>
      <w:pPr>
        <w:pStyle w:val="38"/>
        <w:rPr>
          <w:ins w:id="99554" w:author="מנוע מכני" w:date="2026-10-05T11:32:12Z"/>
        </w:rPr>
      </w:pPr>
      <w:r>
        <w:t xml:space="preserve">ד. ותו </w:t>
      </w:r>
      <w:ins w:id="93547" w:author="מנוע מכני" w:date="2026-10-05T11:32:12Z">
        <w:r>
          <w:t xml:space="preserve">שהרי</w:t>
        </w:r>
      </w:ins>
      <w:del w:id="93548" w:author="מנוע מכני" w:date="2026-10-05T11:32:12Z">
        <w:r>
          <w:delText xml:space="preserve">דהא</w:delText>
        </w:r>
      </w:del>
      <w:r>
        <w:t xml:space="preserve"> </w:t>
      </w:r>
      <w:r>
        <w:t xml:space="preserve">לא</w:t>
      </w:r>
      <w:r>
        <w:t xml:space="preserve"> </w:t>
      </w:r>
      <w:r>
        <w:t xml:space="preserve">מספ</w:t>
      </w:r>
      <w:ins w:id="91201" w:author="מנוע מכני" w:date="2026-10-05T11:32:12Z">
        <w:r>
          <w:t xml:space="preserve">ק"ל</w:t>
        </w:r>
      </w:ins>
      <w:del w:id="91202" w:author="מנוע מכני" w:date="2026-10-05T11:32:12Z">
        <w:r>
          <w:delText xml:space="preserve">ק''ל</w:delText>
        </w:r>
      </w:del>
      <w:r>
        <w:t xml:space="preserve"> דאר</w:t>
      </w:r>
      <w:ins w:id="91203" w:author="מנוע מכני" w:date="2026-10-05T11:32:12Z">
        <w:r>
          <w:t xml:space="preserve">י"ו</w:t>
        </w:r>
      </w:ins>
      <w:del w:id="91204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50AA0FD5" w14:textId="77777777" w:rsidR="00733A1D" w:rsidRDefault="00733A1D" w:rsidP="00733A1D">
      <w:pPr>
        <w:rPr>
          <w:rtl/>
        </w:rPr>
      </w:pPr>
      <w:del w:id="995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מקום ששנה </w:t>
      </w:r>
      <w:r w:rsidR="00F63065">
        <w:rPr>
          <w:rStyle w:val="2fb"/>
          <w:rtl/>
        </w:rPr>
        <w:t xml:space="preserve">רשב"ג</w:t>
      </w:r>
      <w:r w:rsidR="00F63065">
        <w:rPr>
          <w:rtl/>
        </w:rPr>
        <w:t xml:space="preserve"> במשנתינו הלכה כמותו, חוץ מערב וצידן וראיה אחרונה! </w:t>
      </w:r>
    </w:p>
    <w:p w14:paraId="272E35AC" w14:textId="77777777" w:rsidR="00B874E6" w:rsidRDefault="00733A1D" w:rsidP="00733A1D">
      <w:pPr>
        <w:rPr>
          <w:rtl/>
        </w:rPr>
      </w:pPr>
      <w:r>
        <w:rPr>
          <w:rFonts w:hint="cs"/>
          <w:rtl/>
        </w:rPr>
        <w:t xml:space="preserve">- </w:t>
      </w:r>
      <w:r w:rsidR="00F63065">
        <w:rPr>
          <w:rtl/>
        </w:rPr>
        <w:t xml:space="preserve">לעולם פשיטא </w:t>
      </w:r>
      <w:ins w:id="94839" w:author="מנוע מכני" w:date="2026-10-05T11:32:12Z">
        <w:r>
          <w:rPr>
            <w:rtl/>
          </w:rPr>
          <w:t xml:space="preserve">לו</w:t>
        </w:r>
      </w:ins>
      <w:del w:id="94840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ש</w:t>
      </w:r>
      <w:ins w:id="91205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06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מיהו </w:t>
      </w:r>
      <w:r w:rsidR="00F63065">
        <w:rPr>
          <w:rtl/>
        </w:rPr>
        <w:t xml:space="preserve">מספ</w:t>
      </w:r>
      <w:ins w:id="91207" w:author="מנוע מכני" w:date="2026-10-05T11:32:12Z">
        <w:r>
          <w:rPr>
            <w:rtl/>
          </w:rPr>
          <w:t xml:space="preserve">ק"ל</w:t>
        </w:r>
      </w:ins>
      <w:del w:id="91208" w:author="מנוע מכני" w:date="2026-10-05T11:32:12Z">
        <w:r w:rsidR="00F63065">
          <w:rPr>
            <w:rtl/>
          </w:rPr>
          <w:delText xml:space="preserve">ק</w:delText>
        </w:r>
        <w:r>
          <w:rPr>
            <w:rFonts w:hint="cs"/>
            <w:rtl/>
          </w:rPr>
          <w:delText xml:space="preserve">''ל</w:delText>
        </w:r>
      </w:del>
      <w:r w:rsidR="00F63065">
        <w:rPr>
          <w:rtl/>
        </w:rPr>
        <w:t xml:space="preserve">: </w:t>
      </w:r>
      <w:ins w:id="97835" w:author="מנוע מכני" w:date="2026-10-05T11:32:12Z">
        <w:r>
          <w:rPr>
            <w:rtl/>
          </w:rPr>
          <w:t xml:space="preserve">אם </w:t>
        </w:r>
      </w:ins>
      <w:del w:id="97836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סבר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ש</w:t>
      </w:r>
      <w:ins w:id="91209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10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יולדת מרחמת או אינה מרחמת</w:t>
      </w:r>
      <w:r w:rsidR="0057284B">
        <w:rPr>
          <w:rtl/>
        </w:rPr>
        <w:t>.</w:t>
      </w:r>
    </w:p>
    <w:p>
      <w:pPr>
        <w:pStyle w:val="38"/>
        <w:rPr>
          <w:ins w:id="100828" w:author="מנוע מכני" w:date="2026-10-05T11:32:12Z"/>
        </w:rPr>
      </w:pPr>
      <w:ins w:id="93549" w:author="מנוע מכני" w:date="2026-10-05T11:32:12Z">
        <w:r>
          <w:t xml:space="preserve">א"כ</w:t>
        </w:r>
      </w:ins>
      <w:del w:id="93550" w:author="מנוע מכני" w:date="2026-10-05T11:32:12Z">
        <w:r>
          <w:delText xml:space="preserve">אי הכי</w:delText>
        </w:r>
      </w:del>
      <w:r>
        <w:t xml:space="preserve">,</w:t>
      </w:r>
    </w:p>
    <w:p w14:paraId="32CDD26A" w14:textId="77777777" w:rsidR="00050581" w:rsidRDefault="00050581" w:rsidP="00F63065">
      <w:pPr>
        <w:rPr>
          <w:rtl/>
        </w:rPr>
      </w:pPr>
      <w:del w:id="1008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</w:t>
      </w:r>
      <w:ins w:id="90231" w:author="מנוע סמנטי" w:date="2026-10-05T11:39:44Z">
        <w:r>
          <w:rPr>
            <w:rtl/>
          </w:rPr>
          <w:t xml:space="preserve">שהשמיענו</w:t>
        </w:r>
      </w:ins>
      <w:del w:id="90232" w:author="מנוע סמנטי" w:date="2026-10-05T11:39:44Z">
        <w:r>
          <w:rPr>
            <w:rtl/>
          </w:rPr>
          <w:delText xml:space="preserve">דאשמעינן</w:delText>
        </w:r>
      </w:del>
      <w:r>
        <w:rPr>
          <w:rtl/>
        </w:rPr>
        <w:t xml:space="preserve"> חזיר </w:t>
      </w:r>
      <w:ins w:id="90229" w:author="מנוע סמנטי" w:date="2026-10-05T11:39:44Z">
        <w:r>
          <w:rPr>
            <w:rtl/>
          </w:rPr>
          <w:t xml:space="preserve">ישמיענו</w:t>
        </w:r>
      </w:ins>
      <w:del w:id="90230" w:author="מנוע סמנטי" w:date="2026-10-05T11:39:44Z">
        <w:r w:rsidR="00F63065">
          <w:rPr>
            <w:rtl/>
          </w:rPr>
          <w:delText xml:space="preserve">לישמעינן</w:delText>
        </w:r>
      </w:del>
      <w:r w:rsidR="00F63065">
        <w:rPr>
          <w:rtl/>
        </w:rPr>
        <w:t xml:space="preserve"> טלה, ולמילקי </w:t>
      </w:r>
      <w:ins w:id="94841" w:author="מנוע מכני" w:date="2026-10-05T11:32:12Z">
        <w:r>
          <w:rPr>
            <w:rtl/>
          </w:rPr>
          <w:t xml:space="preserve">עליו</w:t>
        </w:r>
      </w:ins>
      <w:del w:id="9484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משום </w:t>
      </w:r>
      <w:r>
        <w:rPr>
          <w:rFonts w:hint="cs"/>
          <w:rtl/>
        </w:rPr>
        <w:t>'</w:t>
      </w:r>
      <w:ins w:id="90227" w:author="מנוע סמנטי" w:date="2026-10-05T11:39:44Z">
        <w:r>
          <w:rPr>
            <w:rStyle w:val="afffff0"/>
            <w:rtl/>
          </w:rPr>
          <w:t xml:space="preserve">אוֹתוֹ וְאֶת בְּנוֹ</w:t>
        </w:r>
      </w:ins>
      <w:del w:id="90228" w:author="מנוע סמנטי" w:date="2026-10-05T11:39:44Z">
        <w:r w:rsidR="00F63065">
          <w:rPr>
            <w:rtl/>
          </w:rPr>
          <w:delText xml:space="preserve">אותו ואת בנו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! </w:t>
      </w:r>
    </w:p>
    <w:p w14:paraId="1D0DF890" w14:textId="77777777" w:rsidR="00B874E6" w:rsidRDefault="00F63065" w:rsidP="00050581">
      <w:pPr>
        <w:rPr>
          <w:rtl/>
        </w:rPr>
      </w:pPr>
      <w:r>
        <w:rPr>
          <w:rtl/>
        </w:rPr>
        <w:t xml:space="preserve">חזיר </w:t>
      </w:r>
      <w:ins w:id="90655" w:author="מנוע סמנטי" w:date="2026-10-05T11:39:44Z">
        <w:r>
          <w:rPr>
            <w:rtl/>
          </w:rPr>
          <w:t xml:space="preserve">נצרך</w:t>
        </w:r>
      </w:ins>
      <w:del w:id="90656" w:author="מנוע סמנטי" w:date="2026-10-05T11:39:44Z">
        <w:r>
          <w:rPr>
            <w:rtl/>
          </w:rPr>
          <w:delText xml:space="preserve">איצטריכא</w:delText>
        </w:r>
      </w:del>
      <w:r>
        <w:rPr>
          <w:rtl/>
        </w:rPr>
        <w:t xml:space="preserve"> </w:t>
      </w:r>
      <w:ins w:id="94843" w:author="מנוע מכני" w:date="2026-10-05T11:32:12Z">
        <w:r>
          <w:rPr>
            <w:rtl/>
          </w:rPr>
          <w:t xml:space="preserve">לו</w:t>
        </w:r>
      </w:ins>
      <w:del w:id="948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r w:rsidR="00050581">
        <w:rPr>
          <w:rFonts w:hint="cs"/>
          <w:rtl/>
        </w:rPr>
        <w:t xml:space="preserve">דאפי' </w:t>
      </w:r>
      <w:ins w:id="93553" w:author="מנוע מכני" w:date="2026-10-05T11:32:12Z">
        <w:r>
          <w:rPr>
            <w:rFonts w:hint="cs"/>
            <w:rtl/>
          </w:rPr>
          <w:t xml:space="preserve">דלא</w:t>
        </w:r>
      </w:ins>
      <w:del w:id="93554" w:author="מנוע מכני" w:date="2026-10-05T11:32:12Z">
        <w:r w:rsidR="00050581">
          <w:rPr>
            <w:rFonts w:hint="cs"/>
            <w:rtl/>
          </w:rPr>
          <w:delText xml:space="preserve">דלאו</w:delText>
        </w:r>
      </w:del>
      <w:r w:rsidR="00050581">
        <w:rPr>
          <w:rFonts w:hint="cs"/>
          <w:rtl/>
        </w:rPr>
        <w:t xml:space="preserve"> מינה </w:t>
      </w:r>
      <w:ins w:id="93551" w:author="מנוע מכני" w:date="2026-10-05T11:32:12Z">
        <w:r>
          <w:rPr>
            <w:rFonts w:hint="cs"/>
            <w:rtl/>
          </w:rPr>
          <w:t xml:space="preserve">יש</w:t>
        </w:r>
      </w:ins>
      <w:del w:id="93552" w:author="מנוע מכני" w:date="2026-10-05T11:32:12Z">
        <w:r w:rsidR="00050581">
          <w:rPr>
            <w:rFonts w:hint="cs"/>
            <w:rtl/>
          </w:rPr>
          <w:delText xml:space="preserve">איכא</w:delText>
        </w:r>
      </w:del>
      <w:r w:rsidR="00050581">
        <w:rPr>
          <w:rFonts w:hint="cs"/>
          <w:rtl/>
        </w:rPr>
        <w:t xml:space="preserve"> </w:t>
      </w:r>
      <w:ins w:id="98479" w:author="מנוע מכני" w:date="2026-10-05T11:32:12Z">
        <w:r>
          <w:rPr>
            <w:rFonts w:hint="cs"/>
            <w:rtl/>
          </w:rPr>
          <w:t xml:space="preserve">לומר</w:t>
        </w:r>
      </w:ins>
      <w:del w:id="98480" w:author="מנוע מכני" w:date="2026-10-05T11:32:12Z">
        <w:r w:rsidR="00050581">
          <w:rPr>
            <w:rFonts w:hint="cs"/>
            <w:rtl/>
          </w:rPr>
          <w:delText xml:space="preserve">למימר</w:delText>
        </w:r>
      </w:del>
      <w:r w:rsidR="00050581">
        <w:rPr>
          <w:rFonts w:hint="cs"/>
          <w:rtl/>
        </w:rPr>
        <w:t xml:space="preserve"> שמא מרחמת </w:t>
      </w:r>
    </w:p>
    <w:p w14:paraId="3C056DCD" w14:textId="77777777" w:rsidR="00050581" w:rsidRDefault="00050581" w:rsidP="00050581">
      <w:pPr>
        <w:pStyle w:val="afff0"/>
        <w:framePr w:wrap="around"/>
        <w:rPr>
          <w:rtl/>
        </w:rPr>
      </w:pPr>
      <w:r>
        <w:rPr>
          <w:rFonts w:hint="cs"/>
          <w:rtl/>
        </w:rPr>
        <w:t>כד:</w:t>
      </w:r>
    </w:p>
    <w:p>
      <w:pPr>
        <w:pStyle w:val="38"/>
        <w:rPr>
          <w:ins w:id="99556" w:author="מנוע מכני" w:date="2026-10-05T11:32:12Z"/>
        </w:rPr>
      </w:pPr>
      <w:r>
        <w:t>והיינו דא</w:t>
      </w:r>
      <w:r w:rsidR="00050581">
        <w:t xml:space="preserve">ר</w:t>
      </w:r>
      <w:ins w:id="91211" w:author="מנוע מכני" w:date="2026-10-05T11:32:12Z">
        <w:r>
          <w:t xml:space="preserve">י"ו</w:t>
        </w:r>
      </w:ins>
      <w:del w:id="91212" w:author="מנוע מכני" w:date="2026-10-05T11:32:12Z">
        <w:r w:rsidR="00050581">
          <w:delText xml:space="preserve">י''ו</w:delText>
        </w:r>
      </w:del>
      <w:r w:rsidR="00050581">
        <w:t xml:space="preserve">:</w:t>
      </w:r>
    </w:p>
    <w:p w14:paraId="375221DF" w14:textId="77777777" w:rsidR="00050581" w:rsidRDefault="00F63065" w:rsidP="00050581">
      <w:pPr>
        <w:rPr>
          <w:rtl/>
        </w:rPr>
      </w:pPr>
      <w:del w:id="995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בעי אחאי בריבי: ראה חזיר שכרוך אחר רחל, מהו? </w:t>
      </w:r>
      <w:ins w:id="94847" w:author="מנוע מכני" w:date="2026-10-05T11:32:12Z">
        <w:r>
          <w:rPr>
            <w:rtl/>
          </w:rPr>
          <w:t xml:space="preserve">מה</w:t>
        </w:r>
      </w:ins>
      <w:del w:id="9484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קמיבעיא </w:t>
      </w:r>
      <w:ins w:id="94845" w:author="מנוע מכני" w:date="2026-10-05T11:32:12Z">
        <w:r>
          <w:rPr>
            <w:rtl/>
          </w:rPr>
          <w:t xml:space="preserve">לו</w:t>
        </w:r>
      </w:ins>
      <w:del w:id="9484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</w:t>
      </w:r>
    </w:p>
    <w:p w14:paraId="64EA3E07" w14:textId="77777777" w:rsidR="00050581" w:rsidRDefault="00F63065" w:rsidP="00050581">
      <w:pPr>
        <w:rPr>
          <w:rtl/>
        </w:rPr>
      </w:pPr>
      <w:r>
        <w:rPr>
          <w:rtl/>
        </w:rPr>
        <w:t xml:space="preserve">אילימא לבכורה, </w:t>
      </w:r>
      <w:r w:rsidR="00050581">
        <w:rPr>
          <w:rFonts w:hint="cs"/>
          <w:rtl/>
        </w:rPr>
        <w:t xml:space="preserve">בעי </w:t>
      </w:r>
      <w:ins w:id="97837" w:author="מנוע מכני" w:date="2026-10-05T11:32:12Z">
        <w:r>
          <w:rPr>
            <w:rFonts w:hint="cs"/>
            <w:rtl/>
          </w:rPr>
          <w:t xml:space="preserve">אם </w:t>
        </w:r>
      </w:ins>
      <w:del w:id="97838" w:author="מנוע מכני" w:date="2026-10-05T11:32:12Z">
        <w:r w:rsidR="00050581">
          <w:rPr>
            <w:rFonts w:hint="cs"/>
            <w:rtl/>
          </w:rPr>
          <w:delText xml:space="preserve">אי </w:delText>
        </w:r>
      </w:del>
      <w:r w:rsidR="00050581">
        <w:rPr>
          <w:rFonts w:hint="cs"/>
          <w:rtl/>
        </w:rPr>
        <w:t xml:space="preserve">הלכתא </w:t>
      </w:r>
      <w:r w:rsidR="00050581">
        <w:rPr>
          <w:rStyle w:val="2fb"/>
          <w:rFonts w:hint="cs"/>
          <w:rtl/>
        </w:rPr>
        <w:t xml:space="preserve">כרש</w:t>
      </w:r>
      <w:ins w:id="91213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14" w:author="מנוע מכני" w:date="2026-10-05T11:32:12Z">
        <w:r w:rsidR="00050581">
          <w:rPr>
            <w:rFonts w:hint="cs"/>
            <w:rtl/>
          </w:rPr>
          <w:delText xml:space="preserve">ב''ג</w:delText>
        </w:r>
      </w:del>
      <w:r w:rsidR="00050581">
        <w:rPr>
          <w:rFonts w:hint="cs"/>
          <w:rtl/>
        </w:rPr>
        <w:t xml:space="preserve"> או רבנן תיבעי </w:t>
      </w:r>
      <w:ins w:id="94849" w:author="מנוע מכני" w:date="2026-10-05T11:32:12Z">
        <w:r>
          <w:rPr>
            <w:rFonts w:hint="cs"/>
            <w:rtl/>
          </w:rPr>
          <w:t xml:space="preserve">לו</w:t>
        </w:r>
      </w:ins>
      <w:del w:id="94850" w:author="מנוע מכני" w:date="2026-10-05T11:32:12Z">
        <w:r w:rsidR="00050581">
          <w:rPr>
            <w:rFonts w:hint="cs"/>
            <w:rtl/>
          </w:rPr>
          <w:delText xml:space="preserve">ליה</w:delText>
        </w:r>
      </w:del>
      <w:r w:rsidR="00050581">
        <w:rPr>
          <w:rFonts w:hint="cs"/>
          <w:rtl/>
        </w:rPr>
        <w:t xml:space="preserve"> טלה </w:t>
      </w:r>
    </w:p>
    <w:p>
      <w:pPr>
        <w:pStyle w:val="38"/>
        <w:rPr>
          <w:ins w:id="99558" w:author="מנוע מכני" w:date="2026-10-05T11:32:12Z"/>
        </w:rPr>
      </w:pPr>
      <w:r>
        <w:t xml:space="preserve">אלא</w:t>
      </w:r>
    </w:p>
    <w:p w14:paraId="095A8077" w14:textId="77777777" w:rsidR="00D129F9" w:rsidRDefault="00050581" w:rsidP="00D129F9">
      <w:pPr>
        <w:rPr>
          <w:rtl/>
        </w:rPr>
      </w:pPr>
      <w:del w:id="99559" w:author="מנוע מכני" w:date="2026-10-05T11:32:12Z">
        <w:r>
          <w:rPr>
            <w:rFonts w:hint="cs"/>
            <w:rtl/>
          </w:rPr>
          <w:delText xml:space="preserve"> </w:delText>
        </w:r>
      </w:del>
      <w:ins w:id="98481" w:author="מנוע מכני" w:date="2026-10-05T11:32:12Z">
        <w:r>
          <w:rPr>
            <w:rFonts w:hint="cs"/>
            <w:rtl/>
          </w:rPr>
          <w:t xml:space="preserve">צריך</w:t>
        </w:r>
      </w:ins>
      <w:del w:id="98482" w:author="מנוע מכני" w:date="2026-10-05T11:32:12Z">
        <w:r w:rsidR="00D129F9">
          <w:rPr>
            <w:rFonts w:hint="cs"/>
            <w:rtl/>
          </w:rPr>
          <w:delText xml:space="preserve">מיבעי</w:delText>
        </w:r>
      </w:del>
      <w:r w:rsidR="00D129F9">
        <w:rPr>
          <w:rFonts w:hint="cs"/>
          <w:rtl/>
        </w:rPr>
        <w:t xml:space="preserve"> </w:t>
      </w:r>
      <w:r w:rsidRPr="00D129F9">
        <w:rPr>
          <w:rFonts w:hint="cs"/>
          <w:b/>
          <w:bCs/>
          <w:rtl/>
        </w:rPr>
        <w:t>לבכורה</w:t>
      </w:r>
      <w:r w:rsidR="00F63065">
        <w:rPr>
          <w:rtl/>
        </w:rPr>
        <w:t xml:space="preserve"> </w:t>
      </w:r>
      <w:r w:rsidR="00F63065" w:rsidRPr="00D129F9">
        <w:rPr>
          <w:b/>
          <w:bCs/>
          <w:rtl/>
        </w:rPr>
        <w:t>ואליבא דרבנן</w:t>
      </w:r>
      <w:r w:rsidR="00F63065">
        <w:rPr>
          <w:rtl/>
        </w:rPr>
        <w:t xml:space="preserve">, </w:t>
      </w:r>
      <w:r w:rsidR="00D129F9">
        <w:rPr>
          <w:rFonts w:hint="cs"/>
          <w:rtl/>
        </w:rPr>
        <w:t xml:space="preserve">דמרחמה </w:t>
      </w:r>
      <w:ins w:id="97839" w:author="מנוע מכני" w:date="2026-10-05T11:32:12Z">
        <w:r>
          <w:rPr>
            <w:rFonts w:hint="cs"/>
            <w:rtl/>
          </w:rPr>
          <w:t xml:space="preserve">אם </w:t>
        </w:r>
      </w:ins>
      <w:del w:id="97840" w:author="מנוע מכני" w:date="2026-10-05T11:32:12Z">
        <w:r w:rsidR="00D129F9">
          <w:rPr>
            <w:rFonts w:hint="cs"/>
            <w:rtl/>
          </w:rPr>
          <w:delText xml:space="preserve">אי </w:delText>
        </w:r>
      </w:del>
      <w:r w:rsidR="00D129F9">
        <w:rPr>
          <w:rFonts w:hint="cs"/>
          <w:rtl/>
        </w:rPr>
        <w:t xml:space="preserve">דווקא למינה או </w:t>
      </w:r>
      <w:r w:rsidR="00D129F9">
        <w:rPr>
          <w:rFonts w:hint="cs"/>
          <w:rtl/>
        </w:rPr>
        <w:t xml:space="preserve">לא</w:t>
      </w:r>
      <w:r w:rsidR="00D129F9">
        <w:rPr>
          <w:rFonts w:hint="cs"/>
          <w:rtl/>
        </w:rPr>
        <w:t xml:space="preserve"> </w:t>
      </w:r>
    </w:p>
    <w:p w14:paraId="6FFF1A9D" w14:textId="77777777" w:rsidR="00B874E6" w:rsidRDefault="00D129F9" w:rsidP="00D129F9">
      <w:pPr>
        <w:rPr>
          <w:rtl/>
        </w:rPr>
      </w:pPr>
      <w:r>
        <w:rPr>
          <w:rtl/>
        </w:rPr>
        <w:tab/>
      </w:r>
      <w:del w:id="92717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 w:rsidRPr="00D129F9">
        <w:rPr>
          <w:b/>
          <w:bCs/>
          <w:rtl/>
        </w:rPr>
        <w:t>לאכילה</w:t>
      </w:r>
      <w:r w:rsidR="00F63065">
        <w:rPr>
          <w:rtl/>
        </w:rPr>
        <w:t xml:space="preserve"> </w:t>
      </w:r>
      <w:r w:rsidR="00F63065" w:rsidRPr="00D129F9">
        <w:rPr>
          <w:b/>
          <w:bCs/>
          <w:rtl/>
        </w:rPr>
        <w:t xml:space="preserve">ואפי' </w:t>
      </w:r>
      <w:r w:rsidR="00F63065" w:rsidRPr="00D129F9">
        <w:rPr>
          <w:rStyle w:val="2fb"/>
          <w:b/>
          <w:bCs/>
          <w:rtl/>
        </w:rPr>
        <w:t xml:space="preserve">לרשב"ג</w:t>
      </w:r>
      <w:r w:rsidR="00F63065" w:rsidRPr="00D129F9">
        <w:rPr>
          <w:b/>
          <w:bCs/>
          <w:rtl/>
        </w:rPr>
        <w:t xml:space="preserve"> </w:t>
      </w:r>
      <w:r w:rsidR="00F63065">
        <w:rPr>
          <w:rtl/>
        </w:rPr>
        <w:t>א</w:t>
      </w:r>
      <w:ins w:id="91215" w:author="מנוע מכני" w:date="2026-10-05T11:32:12Z">
        <w:r>
          <w:rPr>
            <w:rFonts w:hint="cs"/>
            <w:rtl/>
          </w:rPr>
          <w:t xml:space="preserve">ת"ל</w:t>
        </w:r>
      </w:ins>
      <w:del w:id="91216" w:author="מנוע מכני" w:date="2026-10-05T11:32:12Z">
        <w:r w:rsidR="00050581">
          <w:rPr>
            <w:rFonts w:hint="cs"/>
            <w:rtl/>
          </w:rPr>
          <w:delText xml:space="preserve">ת''ל</w:delText>
        </w:r>
      </w:del>
      <w:r w:rsidR="00050581">
        <w:rPr>
          <w:rFonts w:hint="cs"/>
          <w:rtl/>
        </w:rPr>
        <w:t xml:space="preserve"> </w:t>
      </w:r>
      <w:r w:rsidR="00F63065">
        <w:rPr>
          <w:rtl/>
        </w:rPr>
        <w:t>סבר יולדת מרחמא</w:t>
      </w:r>
      <w:r>
        <w:rPr>
          <w:rFonts w:hint="cs"/>
          <w:rtl/>
        </w:rPr>
        <w:t xml:space="preserve"> דווקא דמינה </w:t>
      </w:r>
      <w:r w:rsidRPr="00D25F87">
        <w:rPr>
          <w:rFonts w:hint="cs"/>
          <w:b/>
          <w:bCs/>
          <w:rtl/>
        </w:rPr>
        <w:t xml:space="preserve">א</w:t>
      </w:r>
      <w:ins w:id="91217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1218" w:author="מנוע מכני" w:date="2026-10-05T11:32:12Z">
        <w:r w:rsidRPr="00D25F87">
          <w:rPr>
            <w:rFonts w:hint="cs"/>
            <w:b/>
            <w:bCs/>
            <w:rtl/>
          </w:rPr>
          <w:delText xml:space="preserve">ו''ד</w:delText>
        </w:r>
      </w:del>
      <w:r>
        <w:rPr>
          <w:rFonts w:hint="cs"/>
          <w:rtl/>
        </w:rPr>
        <w:t xml:space="preserve"> אפי' בלא מינה </w:t>
      </w:r>
      <w:r w:rsidR="00F63065" w:rsidRPr="00D129F9">
        <w:rPr>
          <w:b/>
          <w:bCs/>
          <w:rtl/>
        </w:rPr>
        <w:t>תיקו</w:t>
      </w:r>
      <w:r w:rsidR="0057284B">
        <w:rPr>
          <w:rtl/>
        </w:rPr>
        <w:t>.</w:t>
      </w:r>
    </w:p>
    <w:p w14:paraId="28ACDA85" w14:textId="77777777" w:rsidR="0057284B" w:rsidRDefault="0057284B" w:rsidP="0057284B">
      <w:pPr>
        <w:pStyle w:val="affffd"/>
        <w:jc w:val="center"/>
        <w:rPr>
          <w:rtl/>
        </w:rPr>
        <w:pPrChange w:id="9039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97" w:author="מנוע מכני" w:date="2026-10-05T11:32:12Z">
        <w:r>
          <w:rPr>
            <w:rtl/>
          </w:rPr>
          <w:t xml:space="preserve"> </w:t>
        </w:r>
      </w:ins>
      <w:del w:id="962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9" w:author="מנוע מכני" w:date="2026-10-05T11:32:12Z">
        <w:r>
          <w:rPr>
            <w:rtl/>
          </w:rPr>
          <w:t xml:space="preserve"> </w:t>
        </w:r>
      </w:ins>
      <w:del w:id="963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47DFEF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2668F79" w14:textId="77777777" w:rsidR="00D129F9" w:rsidRDefault="00F63065" w:rsidP="00884973">
      <w:pPr>
        <w:pStyle w:val="afff5"/>
        <w:rPr>
          <w:rtl/>
        </w:rPr>
      </w:pPr>
      <w:r>
        <w:rPr>
          <w:rtl/>
        </w:rPr>
        <w:lastRenderedPageBreak/>
        <w:t xml:space="preserve">רבי יוסי </w:t>
      </w:r>
      <w:r w:rsidR="00D129F9">
        <w:rPr>
          <w:rtl/>
        </w:rPr>
        <w:t>בן המשולם אומר: השוחט את הבכור</w:t>
      </w:r>
      <w:r>
        <w:rPr>
          <w:rtl/>
        </w:rPr>
        <w:t xml:space="preserve"> עושה מקום בקופיץ מיכן ומיכן ותולש את השער, ובלבד שלא יזיזנו ממקומו, </w:t>
      </w:r>
    </w:p>
    <w:p w14:paraId="339AB88D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וכן תולש את השער לראות מקום מום</w:t>
      </w:r>
      <w:r w:rsidR="0057284B">
        <w:rPr>
          <w:rtl/>
        </w:rPr>
        <w:t>.</w:t>
      </w:r>
    </w:p>
    <w:p w14:paraId="51A6B76A" w14:textId="77777777" w:rsidR="0057284B" w:rsidRDefault="0057284B" w:rsidP="0057284B">
      <w:pPr>
        <w:pStyle w:val="affffd"/>
        <w:jc w:val="center"/>
        <w:rPr>
          <w:rtl/>
        </w:rPr>
        <w:pPrChange w:id="9039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01" w:author="מנוע מכני" w:date="2026-10-05T11:32:12Z">
        <w:r>
          <w:rPr>
            <w:rtl/>
          </w:rPr>
          <w:t xml:space="preserve"> </w:t>
        </w:r>
      </w:ins>
      <w:del w:id="963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03" w:author="מנוע מכני" w:date="2026-10-05T11:32:12Z">
        <w:r>
          <w:rPr>
            <w:rtl/>
          </w:rPr>
          <w:t xml:space="preserve"> </w:t>
        </w:r>
      </w:ins>
      <w:del w:id="963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60" w:author="מנוע מכני" w:date="2026-10-05T11:32:12Z"/>
        </w:rPr>
      </w:pPr>
      <w:del w:id="100912" w:author="מנוע מכני" w:date="2026-10-05T11:32:12Z">
        <w:r>
          <w:delText xml:space="preserve">אמר </w:delText>
        </w:r>
      </w:del>
      <w:r>
        <w:t xml:space="preserve">רב:</w:t>
      </w:r>
    </w:p>
    <w:p w14:paraId="03D74536" w14:textId="77777777" w:rsidR="00B874E6" w:rsidRDefault="00F63065" w:rsidP="00F63065">
      <w:pPr>
        <w:rPr>
          <w:rtl/>
        </w:rPr>
      </w:pPr>
      <w:del w:id="995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כרבי יוסי</w:t>
      </w:r>
      <w:r>
        <w:rPr>
          <w:rtl/>
        </w:rPr>
        <w:t xml:space="preserve"> בן המשולם</w:t>
      </w:r>
      <w:r w:rsidR="0057284B">
        <w:rPr>
          <w:rtl/>
        </w:rPr>
        <w:t>.</w:t>
      </w:r>
    </w:p>
    <w:p>
      <w:pPr>
        <w:pStyle w:val="38"/>
        <w:rPr>
          <w:ins w:id="99562" w:author="מנוע מכני" w:date="2026-10-05T11:32:12Z"/>
        </w:rPr>
      </w:pPr>
      <w:r w:rsidRPr="00002A62">
        <w:t xml:space="preserve">בעו </w:t>
      </w:r>
      <w:ins w:id="92861" w:author="מנוע מכני" w:date="2026-10-05T11:32:12Z">
        <w:r>
          <w:t xml:space="preserve">מר"ה</w:t>
        </w:r>
      </w:ins>
      <w:del w:id="92862" w:author="מנוע מכני" w:date="2026-10-05T11:32:12Z">
        <w:r w:rsidRPr="00002A62">
          <w:delText xml:space="preserve">מרב הונא</w:delText>
        </w:r>
      </w:del>
      <w:r w:rsidRPr="00002A62">
        <w:t xml:space="preserve">:</w:t>
      </w:r>
    </w:p>
    <w:p w14:paraId="7486EB13" w14:textId="77777777" w:rsidR="00002A62" w:rsidRPr="00002A62" w:rsidRDefault="00F63065" w:rsidP="00002A62">
      <w:pPr>
        <w:rPr>
          <w:b/>
          <w:bCs/>
          <w:rtl/>
        </w:rPr>
      </w:pPr>
      <w:del w:id="99563" w:author="מנוע מכני" w:date="2026-10-05T11:32:12Z">
        <w:r w:rsidRPr="00002A62">
          <w:rPr>
            <w:b/>
            <w:bCs/>
            <w:rtl/>
          </w:rPr>
          <w:delText xml:space="preserve"> </w:delText>
        </w:r>
      </w:del>
      <w:r w:rsidRPr="00002A62">
        <w:rPr>
          <w:b/>
          <w:bCs/>
          <w:rtl/>
        </w:rPr>
        <w:t xml:space="preserve">כנגדו ביום טוב מהו? </w:t>
      </w:r>
    </w:p>
    <w:p w14:paraId="76F53C86" w14:textId="77777777" w:rsidR="00002A62" w:rsidRDefault="00F63065" w:rsidP="00002A62">
      <w:pPr>
        <w:rPr>
          <w:rtl/>
        </w:rPr>
      </w:pPr>
      <w:r>
        <w:rPr>
          <w:rtl/>
        </w:rPr>
        <w:t>טעמא דר</w:t>
      </w:r>
      <w:r w:rsidR="00002A62">
        <w:rPr>
          <w:rFonts w:hint="cs"/>
          <w:rtl/>
        </w:rPr>
        <w:t>יבה'''מ ד</w:t>
      </w:r>
      <w:r>
        <w:rPr>
          <w:rtl/>
        </w:rPr>
        <w:t xml:space="preserve">תולש </w:t>
      </w:r>
      <w:ins w:id="93555" w:author="מנוע מכני" w:date="2026-10-05T11:32:12Z">
        <w:r>
          <w:rPr>
            <w:rtl/>
          </w:rPr>
          <w:t xml:space="preserve">לא</w:t>
        </w:r>
      </w:ins>
      <w:del w:id="9355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גוזז וביום טוב אסור </w:t>
      </w:r>
      <w:r w:rsidR="00002A62">
        <w:rPr>
          <w:rtl/>
        </w:rPr>
        <w:t>–</w:t>
      </w:r>
      <w:r>
        <w:rPr>
          <w:rtl/>
        </w:rPr>
        <w:t xml:space="preserve"> דהו</w:t>
      </w:r>
      <w:r w:rsidR="00002A62">
        <w:rPr>
          <w:rFonts w:hint="cs"/>
          <w:rtl/>
        </w:rPr>
        <w:t xml:space="preserve">"ל </w:t>
      </w:r>
      <w:r>
        <w:rPr>
          <w:rtl/>
        </w:rPr>
        <w:t xml:space="preserve">עוקר דבר מגידולו, </w:t>
      </w:r>
    </w:p>
    <w:p>
      <w:pPr>
        <w:pStyle w:val="38"/>
        <w:rPr>
          <w:ins w:id="99564" w:author="מנוע מכני" w:date="2026-10-05T11:32:12Z"/>
        </w:rPr>
      </w:pPr>
      <w:r w:rsidRPr="00D25F87">
        <w:t>או"ד</w:t>
      </w:r>
      <w:r w:rsidR="00F63065">
        <w:t xml:space="preserve">:</w:t>
      </w:r>
    </w:p>
    <w:p w14:paraId="391FCE00" w14:textId="77777777" w:rsidR="00002A62" w:rsidRDefault="00002A62" w:rsidP="00002A62">
      <w:pPr>
        <w:rPr>
          <w:rtl/>
        </w:rPr>
      </w:pPr>
      <w:del w:id="99565" w:author="מנוע מכני" w:date="2026-10-05T11:32:12Z">
        <w:r w:rsidR="00F63065">
          <w:rPr>
            <w:rtl/>
          </w:rPr>
          <w:delText xml:space="preserve"> </w:delText>
        </w:r>
      </w:del>
      <w:ins w:id="94851" w:author="מנוע מכני" w:date="2026-10-05T11:32:12Z">
        <w:r>
          <w:rPr>
            <w:rtl/>
          </w:rPr>
          <w:t xml:space="preserve">סתם</w:t>
        </w:r>
      </w:ins>
      <w:del w:id="94852" w:author="מנוע מכני" w:date="2026-10-05T11:32:12Z">
        <w:r w:rsidR="00F63065">
          <w:rPr>
            <w:rtl/>
          </w:rPr>
          <w:delText xml:space="preserve">בעלמא</w:delText>
        </w:r>
      </w:del>
      <w:r w:rsidR="00F63065">
        <w:rPr>
          <w:rtl/>
        </w:rPr>
        <w:t xml:space="preserve"> </w:t>
      </w:r>
      <w:ins w:id="91219" w:author="מנוע מכני" w:date="2026-10-05T11:32:12Z">
        <w:ins w:id="98023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24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220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תולש היינו גוזז והך דשרי דה</w:t>
      </w:r>
      <w:ins w:id="91221" w:author="מנוע מכני" w:date="2026-10-05T11:32:12Z">
        <w:r>
          <w:rPr>
            <w:rFonts w:hint="cs"/>
            <w:rtl/>
          </w:rPr>
          <w:t xml:space="preserve">ו"ל</w:t>
        </w:r>
      </w:ins>
      <w:del w:id="91222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דבר שאין מתכווין ובי</w:t>
      </w:r>
      <w:ins w:id="91223" w:author="מנוע מכני" w:date="2026-10-05T11:32:12Z">
        <w:r>
          <w:rPr>
            <w:rFonts w:hint="cs"/>
            <w:rtl/>
          </w:rPr>
          <w:t xml:space="preserve">ו"ט</w:t>
        </w:r>
      </w:ins>
      <w:del w:id="91224" w:author="מנוע מכני" w:date="2026-10-05T11:32:12Z">
        <w:r>
          <w:rPr>
            <w:rFonts w:hint="cs"/>
            <w:rtl/>
          </w:rPr>
          <w:delText xml:space="preserve">ו''ט</w:delText>
        </w:r>
      </w:del>
      <w:r>
        <w:rPr>
          <w:rFonts w:hint="cs"/>
          <w:rtl/>
        </w:rPr>
        <w:t xml:space="preserve"> שרי </w:t>
      </w:r>
    </w:p>
    <w:p>
      <w:pPr>
        <w:pStyle w:val="38"/>
        <w:rPr>
          <w:ins w:id="99566" w:author="מנוע מכני" w:date="2026-10-05T11:32:12Z"/>
        </w:rPr>
      </w:pPr>
      <w:ins w:id="91225" w:author="מנוע מכני" w:date="2026-10-05T11:32:12Z">
        <w:r>
          <w:t xml:space="preserve">א"ל</w:t>
        </w:r>
      </w:ins>
      <w:del w:id="91226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142EB071" w14:textId="77777777" w:rsidR="00002A62" w:rsidRDefault="00002A62" w:rsidP="00002A62">
      <w:pPr>
        <w:rPr>
          <w:rtl/>
        </w:rPr>
      </w:pPr>
      <w:del w:id="995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זילו שיילוה </w:t>
      </w:r>
      <w:r w:rsidR="00F63065">
        <w:rPr>
          <w:rStyle w:val="2fb"/>
          <w:rtl/>
        </w:rPr>
        <w:t xml:space="preserve">ל</w:t>
      </w:r>
      <w:ins w:id="91227" w:author="מנוע מכני" w:date="2026-10-05T11:32:12Z">
        <w:r>
          <w:rPr>
            <w:rStyle w:val="2fb"/>
            <w:rtl/>
          </w:rPr>
          <w:t xml:space="preserve">ר"ח</w:t>
        </w:r>
      </w:ins>
      <w:del w:id="9122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''ח</w:delText>
        </w:r>
      </w:del>
      <w:r>
        <w:rPr>
          <w:rFonts w:hint="cs"/>
          <w:rtl/>
        </w:rPr>
        <w:t xml:space="preserve"> </w:t>
      </w:r>
      <w:ins w:id="97841" w:author="מנוע מכני" w:date="2026-10-05T11:32:12Z">
        <w:r>
          <w:rPr>
            <w:rtl/>
          </w:rPr>
          <w:t xml:space="preserve">אם </w:t>
        </w:r>
      </w:ins>
      <w:del w:id="9784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אמר</w:t>
      </w:r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יב</w:t>
      </w:r>
      <w:ins w:id="9122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30" w:author="מנוע מכני" w:date="2026-10-05T11:32:12Z">
        <w:r>
          <w:rPr>
            <w:rFonts w:hint="cs"/>
            <w:rtl/>
          </w:rPr>
          <w:delText xml:space="preserve">ה''מ</w:delText>
        </w:r>
      </w:del>
      <w:ins w:id="96305" w:author="מנוע מכני" w:date="2026-10-05T11:32:12Z">
        <w:r>
          <w:rPr>
            <w:rFonts w:hint="cs"/>
            <w:rtl/>
          </w:rPr>
          <w:t xml:space="preserve"> </w:t>
        </w:r>
      </w:ins>
      <w:del w:id="96306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אפשוט לכם באו ושאלוהו </w:t>
      </w:r>
    </w:p>
    <w:p>
      <w:pPr>
        <w:pStyle w:val="38"/>
        <w:rPr>
          <w:ins w:id="99568" w:author="מנוע מכני" w:date="2026-10-05T11:32:12Z"/>
        </w:rPr>
      </w:pPr>
      <w:r w:rsidRPr="00002A62">
        <w:t xml:space="preserve">ו</w:t>
      </w:r>
      <w:ins w:id="91231" w:author="מנוע מכני" w:date="2026-10-05T11:32:12Z">
        <w:r>
          <w:t xml:space="preserve">א"ל</w:t>
        </w:r>
      </w:ins>
      <w:del w:id="91232" w:author="מנוע מכני" w:date="2026-10-05T11:32:12Z">
        <w:r w:rsidRPr="00002A62">
          <w:delText xml:space="preserve">א''ל</w:delText>
        </w:r>
      </w:del>
      <w:r w:rsidRPr="00002A62">
        <w:t xml:space="preserve"> בשם </w:t>
      </w:r>
      <w:r w:rsidR="00F63065" w:rsidRPr="00002A62">
        <w:t xml:space="preserve">רב:</w:t>
      </w:r>
    </w:p>
    <w:p w14:paraId="5E339BBE" w14:textId="77777777" w:rsidR="00002A62" w:rsidRPr="00002A62" w:rsidRDefault="00002A62" w:rsidP="00002A62">
      <w:pPr>
        <w:rPr>
          <w:b/>
          <w:bCs/>
          <w:rtl/>
        </w:rPr>
      </w:pPr>
      <w:del w:id="99569" w:author="מנוע מכני" w:date="2026-10-05T11:32:12Z">
        <w:r w:rsidR="00F63065" w:rsidRPr="00002A62">
          <w:rPr>
            <w:b/>
            <w:bCs/>
            <w:rtl/>
          </w:rPr>
          <w:delText xml:space="preserve"> </w:delText>
        </w:r>
      </w:del>
      <w:r w:rsidR="00F63065" w:rsidRPr="00002A62">
        <w:rPr>
          <w:b/>
          <w:bCs/>
          <w:rtl/>
        </w:rPr>
        <w:t xml:space="preserve">הלכה </w:t>
      </w:r>
      <w:r w:rsidR="00F63065" w:rsidRPr="00002A62">
        <w:rPr>
          <w:rStyle w:val="2fb"/>
          <w:b/>
          <w:bCs/>
          <w:rtl/>
        </w:rPr>
        <w:t xml:space="preserve">כר</w:t>
      </w:r>
      <w:r w:rsidRPr="00002A62">
        <w:rPr>
          <w:rStyle w:val="2fb"/>
          <w:rFonts w:hint="cs"/>
          <w:b/>
          <w:bCs/>
          <w:rtl/>
        </w:rPr>
        <w:t xml:space="preserve">יב</w:t>
      </w:r>
      <w:ins w:id="912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ה"מ</w:t>
        </w:r>
      </w:ins>
      <w:del w:id="91234" w:author="מנוע מכני" w:date="2026-10-05T11:32:12Z">
        <w:r w:rsidRPr="00002A62">
          <w:rPr>
            <w:rFonts w:hint="cs"/>
            <w:b/>
            <w:bCs/>
            <w:rtl/>
          </w:rPr>
          <w:delText xml:space="preserve">ה''מ</w:delText>
        </w:r>
      </w:del>
      <w:ins w:id="96307" w:author="מנוע מכני" w:date="2026-10-05T11:32:12Z">
        <w:r>
          <w:rPr>
            <w:b/>
            <w:bCs/>
            <w:rtl/>
          </w:rPr>
          <w:t xml:space="preserve">,</w:t>
        </w:r>
      </w:ins>
      <w:del w:id="96308" w:author="מנוע מכני" w:date="2026-10-05T11:32:12Z">
        <w:r w:rsidR="000B5F7F" w:rsidRPr="00002A62">
          <w:rPr>
            <w:b/>
            <w:bCs/>
            <w:rtl/>
          </w:rPr>
          <w:delText xml:space="preserve">;</w:delText>
        </w:r>
      </w:del>
      <w:r w:rsidRPr="00002A62">
        <w:rPr>
          <w:rFonts w:hint="cs"/>
          <w:b/>
          <w:bCs/>
          <w:rtl/>
        </w:rPr>
        <w:t xml:space="preserve"> באו לפני </w:t>
      </w:r>
      <w:ins w:id="91235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ר"ה</w:t>
        </w:r>
      </w:ins>
      <w:del w:id="91236" w:author="מנוע מכני" w:date="2026-10-05T11:32:12Z">
        <w:r w:rsidRPr="00002A62">
          <w:rPr>
            <w:rFonts w:hint="cs"/>
            <w:b/>
            <w:bCs/>
            <w:rtl/>
          </w:rPr>
          <w:delText xml:space="preserve">ר''ה</w:delText>
        </w:r>
      </w:del>
      <w:r w:rsidRPr="00002A62">
        <w:rPr>
          <w:rFonts w:hint="cs"/>
          <w:b/>
          <w:bCs/>
          <w:rtl/>
        </w:rPr>
        <w:t xml:space="preserve"> </w:t>
      </w:r>
      <w:r w:rsidRPr="00002A62">
        <w:rPr>
          <w:rFonts w:hint="cs"/>
          <w:b/>
          <w:bCs/>
          <w:rtl/>
        </w:rPr>
        <w:t xml:space="preserve">ו</w:t>
      </w:r>
      <w:ins w:id="91237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1238" w:author="מנוע מכני" w:date="2026-10-05T11:32:12Z">
        <w:r w:rsidRPr="00002A62">
          <w:rPr>
            <w:rFonts w:hint="cs"/>
            <w:b/>
            <w:bCs/>
            <w:rtl/>
          </w:rPr>
          <w:delText xml:space="preserve">א''ל</w:delText>
        </w:r>
      </w:del>
      <w:r w:rsidRPr="00002A62">
        <w:rPr>
          <w:rFonts w:hint="cs"/>
          <w:b/>
          <w:bCs/>
          <w:rtl/>
        </w:rPr>
        <w:t xml:space="preserve"> כנגדו בי</w:t>
      </w:r>
      <w:ins w:id="91239" w:author="מנוע מכני" w:date="2026-10-05T11:32:12Z">
        <w:r>
          <w:rPr>
            <w:rFonts w:hint="cs"/>
            <w:b/>
            <w:bCs/>
            <w:rtl/>
          </w:rPr>
          <w:t xml:space="preserve">ו"ט</w:t>
        </w:r>
      </w:ins>
      <w:del w:id="91240" w:author="מנוע מכני" w:date="2026-10-05T11:32:12Z">
        <w:r w:rsidRPr="00002A62">
          <w:rPr>
            <w:rFonts w:hint="cs"/>
            <w:b/>
            <w:bCs/>
            <w:rtl/>
          </w:rPr>
          <w:delText xml:space="preserve">ו''ט</w:delText>
        </w:r>
      </w:del>
      <w:r w:rsidRPr="00002A62">
        <w:rPr>
          <w:rFonts w:hint="cs"/>
          <w:b/>
          <w:bCs/>
          <w:rtl/>
        </w:rPr>
        <w:t xml:space="preserve"> מותר </w:t>
      </w:r>
    </w:p>
    <w:p w14:paraId="7CEAA6CE" w14:textId="77777777" w:rsidR="00002A62" w:rsidRDefault="00002A62" w:rsidP="00002A62">
      <w:pPr>
        <w:pStyle w:val="afff0"/>
        <w:framePr w:wrap="around"/>
        <w:rPr>
          <w:rtl/>
        </w:rPr>
      </w:pPr>
      <w:r>
        <w:rPr>
          <w:rFonts w:hint="cs"/>
          <w:rtl/>
        </w:rPr>
        <w:t>כה.</w:t>
      </w:r>
    </w:p>
    <w:p w14:paraId="510E246C" w14:textId="77777777" w:rsidR="00002A62" w:rsidRDefault="00002A62" w:rsidP="00002A62">
      <w:pPr>
        <w:rPr>
          <w:del w:id="90585" w:author="מנוע עיצוב" w:date="2026-10-05T11:33:53Z"/>
          <w:rtl/>
        </w:rPr>
      </w:pPr>
    </w:p>
    <w:p>
      <w:pPr>
        <w:pStyle w:val="38"/>
        <w:rPr>
          <w:ins w:id="99570" w:author="מנוע מכני" w:date="2026-10-05T11:32:12Z"/>
        </w:rPr>
      </w:pPr>
      <w:r w:rsidRPr="009206BA">
        <w:t xml:space="preserve">איתמר </w:t>
      </w:r>
      <w:r w:rsidR="00002A62" w:rsidRPr="009206BA">
        <w:t xml:space="preserve">מרח</w:t>
      </w:r>
      <w:ins w:id="91241" w:author="מנוע מכני" w:date="2026-10-05T11:32:12Z">
        <w:r>
          <w:t xml:space="preserve">ב"ש</w:t>
        </w:r>
      </w:ins>
      <w:del w:id="91242" w:author="מנוע מכני" w:date="2026-10-05T11:32:12Z">
        <w:r w:rsidR="00002A62" w:rsidRPr="009206BA">
          <w:delText xml:space="preserve">ב''ש</w:delText>
        </w:r>
      </w:del>
      <w:r w:rsidR="00002A62" w:rsidRPr="009206BA">
        <w:t xml:space="preserve"> מ</w:t>
      </w:r>
      <w:r w:rsidRPr="009206BA">
        <w:t xml:space="preserve">דרב:</w:t>
      </w:r>
    </w:p>
    <w:p w14:paraId="2698192E" w14:textId="77777777" w:rsidR="00B874E6" w:rsidRPr="009206BA" w:rsidRDefault="00F63065" w:rsidP="00002A62">
      <w:pPr>
        <w:rPr>
          <w:b/>
          <w:bCs/>
          <w:rtl/>
        </w:rPr>
      </w:pPr>
      <w:del w:id="99571" w:author="מנוע מכני" w:date="2026-10-05T11:32:12Z">
        <w:r w:rsidRPr="009206BA">
          <w:rPr>
            <w:b/>
            <w:bCs/>
            <w:rtl/>
          </w:rPr>
          <w:delText xml:space="preserve"> </w:delText>
        </w:r>
      </w:del>
      <w:r w:rsidRPr="009206BA">
        <w:rPr>
          <w:b/>
          <w:bCs/>
          <w:rtl/>
        </w:rPr>
        <w:t xml:space="preserve">כנגדו ביום טוב מותר</w:t>
      </w:r>
      <w:r w:rsidR="0057284B" w:rsidRPr="009206BA">
        <w:rPr>
          <w:b/>
          <w:bCs/>
          <w:rtl/>
        </w:rPr>
        <w:t>.</w:t>
      </w:r>
    </w:p>
    <w:p>
      <w:pPr>
        <w:pStyle w:val="38"/>
        <w:rPr>
          <w:ins w:id="99572" w:author="מנוע מכני" w:date="2026-10-05T11:32:12Z"/>
        </w:rPr>
      </w:pPr>
      <w:r>
        <w:t>ו</w:t>
      </w:r>
      <w:r w:rsidR="009206BA">
        <w:t xml:space="preserve">הך</w:t>
      </w:r>
    </w:p>
    <w:p w14:paraId="340ABA4D" w14:textId="77777777" w:rsidR="00002A62" w:rsidRDefault="00F63065" w:rsidP="009206BA">
      <w:pPr>
        <w:rPr>
          <w:rtl/>
        </w:rPr>
      </w:pPr>
      <w:del w:id="99573" w:author="מנוע מכני" w:date="2026-10-05T11:32:12Z">
        <w:r w:rsidR="009206BA">
          <w:rPr>
            <w:rFonts w:hint="cs"/>
            <w:rtl/>
          </w:rPr>
          <w:delText xml:space="preserve"> </w:delText>
        </w:r>
      </w:del>
      <w:r w:rsidR="009206BA">
        <w:rPr>
          <w:rFonts w:hint="cs"/>
          <w:rtl/>
        </w:rPr>
        <w:t xml:space="preserve">דמסוכריא דנזייתא [ברז חבית כורכין סביבה מטלוניות שתסתום יפה] </w:t>
      </w:r>
      <w:r>
        <w:rPr>
          <w:rtl/>
        </w:rPr>
        <w:t xml:space="preserve">אסור להדוקיה בי</w:t>
      </w:r>
      <w:ins w:id="91243" w:author="מנוע מכני" w:date="2026-10-05T11:32:12Z">
        <w:r>
          <w:rPr>
            <w:rtl/>
          </w:rPr>
          <w:t xml:space="preserve">ו"ט</w:t>
        </w:r>
      </w:ins>
      <w:del w:id="91244" w:author="מנוע מכני" w:date="2026-10-05T11:32:12Z">
        <w:r>
          <w:rPr>
            <w:rtl/>
          </w:rPr>
          <w:delText xml:space="preserve">ו</w:delText>
        </w:r>
        <w:r w:rsidR="00002A62">
          <w:rPr>
            <w:rFonts w:hint="cs"/>
            <w:rtl/>
          </w:rPr>
          <w:delText xml:space="preserve">''ט</w:delText>
        </w:r>
      </w:del>
      <w:r w:rsidR="00002A62">
        <w:rPr>
          <w:rFonts w:hint="cs"/>
          <w:rtl/>
        </w:rPr>
        <w:t xml:space="preserve"> </w:t>
      </w:r>
    </w:p>
    <w:p w14:paraId="1A99E57B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בההיא אפי' </w:t>
      </w:r>
      <w:ins w:id="91245" w:author="מנוע מכני" w:date="2026-10-05T11:32:12Z">
        <w:r>
          <w:rPr>
            <w:rStyle w:val="2fb"/>
            <w:rtl/>
          </w:rPr>
          <w:t xml:space="preserve">ר"ש</w:t>
        </w:r>
      </w:ins>
      <w:del w:id="91246" w:author="מנוע מכני" w:date="2026-10-05T11:32:12Z">
        <w:r>
          <w:rPr>
            <w:rtl/>
          </w:rPr>
          <w:delText xml:space="preserve">ר</w:delText>
        </w:r>
        <w:r w:rsidR="00002A62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002A62">
          <w:rPr>
            <w:rFonts w:hint="cs"/>
            <w:rtl/>
          </w:rPr>
          <w:delText xml:space="preserve">ש</w:delText>
        </w:r>
      </w:del>
      <w:r>
        <w:rPr>
          <w:rtl/>
        </w:rPr>
        <w:t xml:space="preserve"> מודה, </w:t>
      </w:r>
      <w:r>
        <w:rPr>
          <w:rStyle w:val="2fb"/>
          <w:rtl/>
        </w:rPr>
        <w:t xml:space="preserve">דאביי</w:t>
      </w:r>
      <w:r>
        <w:rPr>
          <w:rtl/>
        </w:rPr>
        <w:t xml:space="preserve"> </w:t>
      </w:r>
      <w:r>
        <w:rPr>
          <w:rStyle w:val="2fb"/>
          <w:rtl/>
        </w:rPr>
        <w:t xml:space="preserve">ורבא</w:t>
      </w:r>
      <w:r>
        <w:rPr>
          <w:rtl/>
        </w:rPr>
        <w:t xml:space="preserve"> </w:t>
      </w:r>
      <w:ins w:id="93559" w:author="מנוע מכני" w:date="2026-10-05T11:32:12Z">
        <w:r>
          <w:rPr>
            <w:rtl/>
          </w:rPr>
          <w:t xml:space="preserve">דאמרו</w:t>
        </w:r>
      </w:ins>
      <w:del w:id="9356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ins w:id="93557" w:author="מנוע מכני" w:date="2026-10-05T11:32:12Z">
        <w:r>
          <w:rPr>
            <w:rtl/>
          </w:rPr>
          <w:t xml:space="preserve">שניהם</w:t>
        </w:r>
      </w:ins>
      <w:del w:id="93558" w:author="מנוע מכני" w:date="2026-10-05T11:32:12Z">
        <w:r>
          <w:rPr>
            <w:rtl/>
          </w:rPr>
          <w:delText xml:space="preserve">תרוייהו</w:delText>
        </w:r>
      </w:del>
      <w:r>
        <w:rPr>
          <w:rtl/>
        </w:rPr>
        <w:t xml:space="preserve">: מודה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בפסיק </w:t>
      </w:r>
      <w:ins w:id="98025" w:author="מנוע מכני" w:date="2026-10-05T11:32:12Z">
        <w:r>
          <w:rPr>
            <w:rtl/>
          </w:rPr>
          <w:t xml:space="preserve">ראשו</w:t>
        </w:r>
      </w:ins>
      <w:del w:id="98026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ולא ימות</w:t>
      </w:r>
      <w:r w:rsidR="0057284B">
        <w:rPr>
          <w:rtl/>
        </w:rPr>
        <w:t>.</w:t>
      </w:r>
    </w:p>
    <w:p>
      <w:pPr>
        <w:pStyle w:val="38"/>
        <w:rPr>
          <w:ins w:id="99574" w:author="מנוע מכני" w:date="2026-10-05T11:32:12Z"/>
        </w:rPr>
      </w:pPr>
      <w:r>
        <w:t>ו</w:t>
      </w:r>
      <w:r w:rsidR="009206BA">
        <w:t xml:space="preserve">יקשה </w:t>
      </w:r>
      <w:ins w:id="93563" w:author="מנוע מכני" w:date="2026-10-05T11:32:12Z">
        <w:r>
          <w:t xml:space="preserve">שהרי</w:t>
        </w:r>
      </w:ins>
      <w:del w:id="93564" w:author="מנוע מכני" w:date="2026-10-05T11:32:12Z">
        <w:r w:rsidR="009206BA">
          <w:delText xml:space="preserve">ד</w:delText>
        </w:r>
        <w:r>
          <w:delText xml:space="preserve">הא</w:delText>
        </w:r>
      </w:del>
      <w:r>
        <w:t xml:space="preserve"> א</w:t>
      </w:r>
      <w:r w:rsidR="00002A62">
        <w:t xml:space="preserve">רח</w:t>
      </w:r>
      <w:ins w:id="91247" w:author="מנוע מכני" w:date="2026-10-05T11:32:12Z">
        <w:r>
          <w:t xml:space="preserve">ב"א</w:t>
        </w:r>
      </w:ins>
      <w:del w:id="91248" w:author="מנוע מכני" w:date="2026-10-05T11:32:12Z">
        <w:r w:rsidR="00002A62">
          <w:delText xml:space="preserve">ב''א</w:delText>
        </w:r>
      </w:del>
      <w:r w:rsidR="00002A62">
        <w:t xml:space="preserve"> מרב</w:t>
      </w:r>
      <w:r w:rsidR="00002A62">
        <w:t xml:space="preserve">:</w:t>
      </w:r>
    </w:p>
    <w:p w14:paraId="1D055A6E" w14:textId="77777777" w:rsidR="00002A62" w:rsidRDefault="00F63065" w:rsidP="009206BA">
      <w:pPr>
        <w:rPr>
          <w:rtl/>
        </w:rPr>
      </w:pPr>
      <w:del w:id="99575" w:author="מנוע מכני" w:date="2026-10-05T11:32:12Z">
        <w:r w:rsidR="00002A62">
          <w:rPr>
            <w:rtl/>
          </w:rPr>
          <w:delText xml:space="preserve"> </w:delText>
        </w:r>
      </w:del>
      <w:r w:rsidR="00002A62">
        <w:rPr>
          <w:rtl/>
        </w:rPr>
        <w:t xml:space="preserve">הלכה </w:t>
      </w:r>
      <w:r w:rsidR="00002A62">
        <w:rPr>
          <w:rStyle w:val="2fb"/>
          <w:rtl/>
        </w:rPr>
        <w:t xml:space="preserve">כ</w:t>
      </w:r>
      <w:ins w:id="91249" w:author="מנוע מכני" w:date="2026-10-05T11:32:12Z">
        <w:r>
          <w:rPr>
            <w:rStyle w:val="2fb"/>
            <w:rtl/>
          </w:rPr>
          <w:t xml:space="preserve">ר"י</w:t>
        </w:r>
      </w:ins>
      <w:del w:id="91250" w:author="מנוע מכני" w:date="2026-10-05T11:32:12Z">
        <w:r w:rsidR="00002A62">
          <w:rPr>
            <w:rtl/>
          </w:rPr>
          <w:delText xml:space="preserve">ר</w:delText>
        </w:r>
        <w:r w:rsidR="00002A62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ור</w:t>
      </w:r>
      <w:r w:rsidR="009206BA">
        <w:rPr>
          <w:rStyle w:val="2fb"/>
          <w:rFonts w:hint="cs"/>
          <w:rtl/>
        </w:rPr>
        <w:t xml:space="preserve">ח</w:t>
      </w:r>
      <w:ins w:id="9125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52" w:author="מנוע מכני" w:date="2026-10-05T11:32:12Z">
        <w:r w:rsidR="009206BA">
          <w:rPr>
            <w:rFonts w:hint="cs"/>
            <w:rtl/>
          </w:rPr>
          <w:delText xml:space="preserve">ב''א</w:delText>
        </w:r>
      </w:del>
      <w:r w:rsidR="009206BA">
        <w:rPr>
          <w:rFonts w:hint="cs"/>
          <w:rtl/>
        </w:rPr>
        <w:t xml:space="preserve"> </w:t>
      </w:r>
      <w:r w:rsidR="009206BA">
        <w:rPr>
          <w:rStyle w:val="2fb"/>
          <w:rFonts w:hint="cs"/>
          <w:rtl/>
        </w:rPr>
        <w:t xml:space="preserve">משמואל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ins w:id="96309" w:author="מנוע מכני" w:date="2026-10-05T11:32:12Z">
        <w:r>
          <w:rPr>
            <w:rtl/>
          </w:rPr>
          <w:t xml:space="preserve">,</w:t>
        </w:r>
      </w:ins>
      <w:del w:id="96310" w:author="מנוע מכני" w:date="2026-10-05T11:32:12Z">
        <w:r w:rsidR="000B5F7F">
          <w:rPr>
            <w:rtl/>
          </w:rPr>
          <w:delText xml:space="preserve">;</w:delText>
        </w:r>
      </w:del>
      <w:r w:rsidR="009206BA">
        <w:rPr>
          <w:rFonts w:hint="cs"/>
          <w:rtl/>
        </w:rPr>
        <w:t xml:space="preserve"> [</w:t>
      </w:r>
      <w:r w:rsidR="009206BA">
        <w:rPr>
          <w:rStyle w:val="2fb"/>
          <w:rFonts w:hint="cs"/>
          <w:rtl/>
        </w:rPr>
        <w:t xml:space="preserve">ורח</w:t>
      </w:r>
      <w:ins w:id="9125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54" w:author="מנוע מכני" w:date="2026-10-05T11:32:12Z">
        <w:r w:rsidR="009206BA">
          <w:rPr>
            <w:rFonts w:hint="cs"/>
            <w:rtl/>
          </w:rPr>
          <w:delText xml:space="preserve">ב''א</w:delText>
        </w:r>
      </w:del>
      <w:r w:rsidR="009206BA">
        <w:rPr>
          <w:rFonts w:hint="cs"/>
          <w:rtl/>
        </w:rPr>
        <w:t xml:space="preserve"> מתני בלא </w:t>
      </w:r>
      <w:ins w:id="93561" w:author="מנוע מכני" w:date="2026-10-05T11:32:12Z">
        <w:r>
          <w:rPr>
            <w:rFonts w:hint="cs"/>
            <w:rtl/>
          </w:rPr>
          <w:t xml:space="preserve">אנשים</w:t>
        </w:r>
      </w:ins>
      <w:del w:id="93562" w:author="מנוע מכני" w:date="2026-10-05T11:32:12Z">
        <w:r w:rsidR="009206BA">
          <w:rPr>
            <w:rFonts w:hint="cs"/>
            <w:rtl/>
          </w:rPr>
          <w:delText xml:space="preserve">גברי</w:delText>
        </w:r>
      </w:del>
      <w:r w:rsidR="009206BA">
        <w:rPr>
          <w:rFonts w:hint="cs"/>
          <w:rtl/>
        </w:rPr>
        <w:t xml:space="preserve">] </w:t>
      </w:r>
    </w:p>
    <w:p>
      <w:pPr>
        <w:pStyle w:val="38"/>
        <w:rPr>
          <w:ins w:id="99576" w:author="מנוע מכני" w:date="2026-10-05T11:32:12Z"/>
        </w:rPr>
      </w:pPr>
      <w:r>
        <w:t xml:space="preserve">אלא</w:t>
      </w:r>
    </w:p>
    <w:p w14:paraId="716AF105" w14:textId="77777777" w:rsidR="00B874E6" w:rsidRDefault="00F63065" w:rsidP="00C5567C">
      <w:pPr>
        <w:pStyle w:val="a"/>
        <w:rPr>
          <w:rtl/>
        </w:rPr>
      </w:pPr>
      <w:del w:id="995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סבר </w:t>
      </w:r>
      <w:r>
        <w:rPr>
          <w:rStyle w:val="2fb"/>
          <w:rtl/>
        </w:rPr>
        <w:t xml:space="preserve">רב</w:t>
      </w:r>
      <w:r>
        <w:rPr>
          <w:rtl/>
        </w:rPr>
        <w:t xml:space="preserve"> דבר שאין מתכוין - אסור, ותולש </w:t>
      </w:r>
      <w:ins w:id="93565" w:author="מנוע מכני" w:date="2026-10-05T11:32:12Z">
        <w:r>
          <w:rPr>
            <w:rtl/>
          </w:rPr>
          <w:t xml:space="preserve">לא</w:t>
        </w:r>
      </w:ins>
      <w:del w:id="9356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היינו גוזז,</w:t>
      </w:r>
      <w:r w:rsidR="009206BA">
        <w:rPr>
          <w:rFonts w:hint="cs"/>
          <w:rtl/>
        </w:rPr>
        <w:t xml:space="preserve"> </w:t>
      </w:r>
      <w:r w:rsidR="00002A62">
        <w:rPr>
          <w:rFonts w:hint="cs"/>
          <w:rtl/>
        </w:rPr>
        <w:t xml:space="preserve">ובי</w:t>
      </w:r>
      <w:ins w:id="91255" w:author="מנוע מכני" w:date="2026-10-05T11:32:12Z">
        <w:r>
          <w:rPr>
            <w:rFonts w:hint="cs"/>
            <w:rtl/>
          </w:rPr>
          <w:t xml:space="preserve">ו"ט</w:t>
        </w:r>
      </w:ins>
      <w:del w:id="91256" w:author="מנוע מכני" w:date="2026-10-05T11:32:12Z">
        <w:r w:rsidR="00002A62">
          <w:rPr>
            <w:rFonts w:hint="cs"/>
            <w:rtl/>
          </w:rPr>
          <w:delText xml:space="preserve">ו''ט</w:delText>
        </w:r>
      </w:del>
      <w:r>
        <w:rPr>
          <w:rtl/>
        </w:rPr>
        <w:t xml:space="preserve"> שרי </w:t>
      </w:r>
      <w:r w:rsidR="009206BA">
        <w:rPr>
          <w:rFonts w:hint="cs"/>
          <w:rtl/>
        </w:rPr>
        <w:t xml:space="preserve">דה</w:t>
      </w:r>
      <w:ins w:id="91257" w:author="מנוע מכני" w:date="2026-10-05T11:32:12Z">
        <w:r>
          <w:rPr>
            <w:rFonts w:hint="cs"/>
            <w:rtl/>
          </w:rPr>
          <w:t xml:space="preserve">ו"ל</w:t>
        </w:r>
      </w:ins>
      <w:del w:id="91258" w:author="מנוע מכני" w:date="2026-10-05T11:32:12Z">
        <w:r w:rsidR="009206BA">
          <w:rPr>
            <w:rFonts w:hint="cs"/>
            <w:rtl/>
          </w:rPr>
          <w:delText xml:space="preserve">ו''ל</w:delText>
        </w:r>
      </w:del>
      <w:r w:rsidR="009206BA">
        <w:rPr>
          <w:rFonts w:hint="cs"/>
          <w:rtl/>
        </w:rPr>
        <w:t xml:space="preserve"> </w:t>
      </w:r>
      <w:r>
        <w:rPr>
          <w:rtl/>
        </w:rPr>
        <w:t>עוקר דבר מגידולו כלאחר יד</w:t>
      </w:r>
      <w:r w:rsidR="0057284B">
        <w:rPr>
          <w:rtl/>
        </w:rPr>
        <w:t>.</w:t>
      </w:r>
    </w:p>
    <w:p>
      <w:pPr>
        <w:pStyle w:val="38"/>
        <w:rPr>
          <w:ins w:id="99578" w:author="מנוע מכני" w:date="2026-10-05T11:32:12Z"/>
        </w:rPr>
      </w:pPr>
      <w:r>
        <w:t xml:space="preserve">והך</w:t>
      </w:r>
    </w:p>
    <w:p w14:paraId="2EAD3C76" w14:textId="77777777" w:rsidR="00741171" w:rsidRDefault="00741171" w:rsidP="00741171">
      <w:pPr>
        <w:rPr>
          <w:rtl/>
        </w:rPr>
      </w:pPr>
      <w:del w:id="9957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ה</w:t>
      </w:r>
      <w:r>
        <w:rPr>
          <w:rtl/>
        </w:rPr>
        <w:t xml:space="preserve">תולש את הכנף והקוטמו והמורטו </w:t>
      </w:r>
      <w:r w:rsidR="00F63065">
        <w:rPr>
          <w:rtl/>
        </w:rPr>
        <w:t xml:space="preserve">חייב שלש חטאות, </w:t>
      </w:r>
    </w:p>
    <w:p>
      <w:pPr>
        <w:pStyle w:val="38"/>
        <w:rPr>
          <w:ins w:id="99580" w:author="מנוע מכני" w:date="2026-10-05T11:32:12Z"/>
        </w:rPr>
      </w:pPr>
      <w:r>
        <w:t>וא</w:t>
      </w:r>
      <w:r>
        <w:t xml:space="preserve">ר"ל:</w:t>
      </w:r>
    </w:p>
    <w:p w14:paraId="46F54738" w14:textId="77777777" w:rsidR="00741171" w:rsidRDefault="009206BA" w:rsidP="00741171">
      <w:pPr>
        <w:rPr>
          <w:rtl/>
        </w:rPr>
      </w:pPr>
      <w:del w:id="995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תולש חייב משום גוזז, קוטם חייב משום מחתך, ממרט </w:t>
      </w:r>
      <w:r w:rsidR="00F63065">
        <w:rPr>
          <w:rtl/>
        </w:rPr>
        <w:t xml:space="preserve">חייב משום ממחק! </w:t>
      </w:r>
    </w:p>
    <w:p w14:paraId="4ABA0CB4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שאני כנף דהיינו </w:t>
      </w:r>
      <w:ins w:id="98483" w:author="מנוע מכני" w:date="2026-10-05T11:32:12Z">
        <w:r>
          <w:rPr>
            <w:rtl/>
          </w:rPr>
          <w:t xml:space="preserve">דרכו</w:t>
        </w:r>
      </w:ins>
      <w:del w:id="98484" w:author="מנוע מכני" w:date="2026-10-05T11:32:12Z">
        <w:r>
          <w:rPr>
            <w:rtl/>
          </w:rPr>
          <w:delText xml:space="preserve">אורחיה</w:delText>
        </w:r>
      </w:del>
      <w:r w:rsidR="0057284B">
        <w:rPr>
          <w:rtl/>
        </w:rPr>
        <w:t>.</w:t>
      </w:r>
    </w:p>
    <w:p w14:paraId="5E863BAB" w14:textId="77777777" w:rsidR="00741171" w:rsidRDefault="00F63065" w:rsidP="00741171">
      <w:pPr>
        <w:rPr>
          <w:rtl/>
        </w:rPr>
      </w:pPr>
      <w:r>
        <w:rPr>
          <w:rtl/>
        </w:rPr>
        <w:t xml:space="preserve">ומדרב סבר </w:t>
      </w:r>
      <w:r>
        <w:rPr>
          <w:rStyle w:val="2fb"/>
          <w:rtl/>
        </w:rPr>
        <w:t xml:space="preserve">כר</w:t>
      </w:r>
      <w:r w:rsidR="009206BA">
        <w:rPr>
          <w:rStyle w:val="2fb"/>
          <w:rFonts w:hint="cs"/>
          <w:rtl/>
        </w:rPr>
        <w:t xml:space="preserve">יב</w:t>
      </w:r>
      <w:ins w:id="9125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0" w:author="מנוע מכני" w:date="2026-10-05T11:32:12Z">
        <w:r w:rsidR="009206BA">
          <w:rPr>
            <w:rFonts w:hint="cs"/>
            <w:rtl/>
          </w:rPr>
          <w:delText xml:space="preserve">ה''מ</w:delText>
        </w:r>
      </w:del>
      <w:r w:rsidR="009206BA">
        <w:rPr>
          <w:rFonts w:hint="cs"/>
          <w:rtl/>
        </w:rPr>
        <w:t xml:space="preserve">, </w:t>
      </w:r>
      <w:r w:rsidR="009206BA">
        <w:rPr>
          <w:rStyle w:val="2fb"/>
          <w:rFonts w:hint="cs"/>
          <w:rtl/>
        </w:rPr>
        <w:t xml:space="preserve">ריב</w:t>
      </w:r>
      <w:ins w:id="9126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2" w:author="מנוע מכני" w:date="2026-10-05T11:32:12Z">
        <w:r w:rsidR="009206BA">
          <w:rPr>
            <w:rFonts w:hint="cs"/>
            <w:rtl/>
          </w:rPr>
          <w:delText xml:space="preserve">ה''מ</w:delText>
        </w:r>
      </w:del>
      <w:r w:rsidR="009206BA">
        <w:rPr>
          <w:rFonts w:hint="cs"/>
          <w:rtl/>
        </w:rPr>
        <w:t xml:space="preserve"> סבר </w:t>
      </w:r>
      <w:r w:rsidR="009206BA">
        <w:rPr>
          <w:rStyle w:val="2fb"/>
          <w:rFonts w:hint="cs"/>
          <w:rtl/>
        </w:rPr>
        <w:t xml:space="preserve">כרב</w:t>
      </w:r>
      <w:r w:rsidR="00741171">
        <w:rPr>
          <w:rFonts w:hint="cs"/>
          <w:rtl/>
        </w:rPr>
        <w:t xml:space="preserve">,</w:t>
      </w:r>
      <w:ins w:id="96311" w:author="מנוע מכני" w:date="2026-10-05T11:32:12Z">
        <w:r>
          <w:rPr>
            <w:rFonts w:hint="cs"/>
            <w:rtl/>
          </w:rPr>
          <w:t xml:space="preserve"> </w:t>
        </w:r>
      </w:ins>
      <w:del w:id="96312" w:author="מנוע מכני" w:date="2026-10-05T11:32:12Z">
        <w:r w:rsidR="00741171">
          <w:rPr>
            <w:rFonts w:hint="cs"/>
            <w:rtl/>
          </w:rPr>
          <w:delText xml:space="preserve"> </w:delText>
        </w:r>
        <w:r w:rsidR="009206BA">
          <w:rPr>
            <w:rFonts w:hint="cs"/>
            <w:rtl/>
          </w:rPr>
          <w:delText xml:space="preserve"> </w:delText>
        </w:r>
      </w:del>
      <w:r>
        <w:rPr>
          <w:rtl/>
        </w:rPr>
        <w:t>ו</w:t>
      </w:r>
      <w:r w:rsidR="00741171">
        <w:rPr>
          <w:rFonts w:hint="cs"/>
          <w:rtl/>
        </w:rPr>
        <w:t xml:space="preserve">הא </w:t>
      </w:r>
      <w:r>
        <w:rPr>
          <w:rtl/>
        </w:rPr>
        <w:t xml:space="preserve">סבר </w:t>
      </w:r>
      <w:r>
        <w:rPr>
          <w:rStyle w:val="2fb"/>
          <w:rtl/>
        </w:rPr>
        <w:t xml:space="preserve">ר</w:t>
      </w:r>
      <w:r w:rsidR="00741171">
        <w:rPr>
          <w:rStyle w:val="2fb"/>
          <w:rFonts w:hint="cs"/>
          <w:rtl/>
        </w:rPr>
        <w:t xml:space="preserve">יב</w:t>
      </w:r>
      <w:ins w:id="91263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4" w:author="מנוע מכני" w:date="2026-10-05T11:32:12Z">
        <w:r w:rsidR="00741171">
          <w:rPr>
            <w:rFonts w:hint="cs"/>
            <w:rtl/>
          </w:rPr>
          <w:delText xml:space="preserve">ה''מ</w:delText>
        </w:r>
      </w:del>
      <w:r w:rsidR="00741171">
        <w:rPr>
          <w:rFonts w:hint="cs"/>
          <w:rtl/>
        </w:rPr>
        <w:t xml:space="preserve"> </w:t>
      </w:r>
      <w:r w:rsidR="00741171">
        <w:rPr>
          <w:rtl/>
        </w:rPr>
        <w:t xml:space="preserve">דבר שאין מתכוין </w:t>
      </w:r>
      <w:r w:rsidR="00741171" w:rsidRPr="00E00753">
        <w:rPr>
          <w:b/>
          <w:bCs/>
          <w:rtl/>
        </w:rPr>
        <w:t>אסור</w:t>
      </w:r>
      <w:ins w:id="97675" w:author="מנוע מכני" w:date="2026-10-05T11:32:12Z">
        <w:r>
          <w:rPr>
            <w:rFonts w:hint="cs"/>
            <w:b/>
            <w:bCs/>
            <w:rtl/>
          </w:rPr>
          <w:t xml:space="preserve">?</w:t>
        </w:r>
      </w:ins>
      <w:del w:id="97676" w:author="מנוע מכני" w:date="2026-10-05T11:32:12Z">
        <w:r w:rsidR="00E00753">
          <w:rPr>
            <w:rFonts w:hint="cs"/>
            <w:b/>
            <w:bCs/>
            <w:rtl/>
          </w:rPr>
          <w:delText xml:space="preserve"> ?</w:delText>
        </w:r>
      </w:del>
      <w:r w:rsidR="00741171">
        <w:rPr>
          <w:rFonts w:hint="cs"/>
          <w:rtl/>
        </w:rPr>
        <w:t>.</w:t>
      </w:r>
      <w:r>
        <w:rPr>
          <w:rtl/>
        </w:rPr>
        <w:t xml:space="preserve"> </w:t>
      </w:r>
    </w:p>
    <w:p>
      <w:pPr>
        <w:pStyle w:val="38"/>
        <w:rPr>
          <w:ins w:id="99582" w:author="מנוע מכני" w:date="2026-10-05T11:32:12Z"/>
        </w:rPr>
      </w:pPr>
      <w:r>
        <w:t xml:space="preserve">והתניא:</w:t>
      </w:r>
    </w:p>
    <w:p w14:paraId="5EABE6A3" w14:textId="77777777" w:rsidR="00E00753" w:rsidRDefault="00F63065" w:rsidP="00E00753">
      <w:pPr>
        <w:rPr>
          <w:rtl/>
        </w:rPr>
      </w:pPr>
      <w:del w:id="995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שתי שערות עיקרן מאדים וראשן משחיר, </w:t>
      </w:r>
      <w:r w:rsidR="00741171">
        <w:rPr>
          <w:rStyle w:val="2fb"/>
          <w:rFonts w:hint="cs"/>
          <w:rtl/>
        </w:rPr>
        <w:t xml:space="preserve">ריב</w:t>
      </w:r>
      <w:ins w:id="91265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6" w:author="מנוע מכני" w:date="2026-10-05T11:32:12Z">
        <w:r w:rsidR="00741171">
          <w:rPr>
            <w:rFonts w:hint="cs"/>
            <w:rtl/>
          </w:rPr>
          <w:delText xml:space="preserve">ה''מ</w:delText>
        </w:r>
      </w:del>
      <w:r w:rsidR="00741171">
        <w:rPr>
          <w:rFonts w:hint="cs"/>
          <w:rtl/>
        </w:rPr>
        <w:t xml:space="preserve"> אומר </w:t>
      </w:r>
      <w:r>
        <w:rPr>
          <w:rtl/>
        </w:rPr>
        <w:t xml:space="preserve">גוזז במספרים ואינו חושש! </w:t>
      </w:r>
    </w:p>
    <w:p w14:paraId="03BBDB0D" w14:textId="77777777" w:rsidR="00E00753" w:rsidRDefault="00F63065" w:rsidP="00C5567C">
      <w:pPr>
        <w:pStyle w:val="a"/>
      </w:pPr>
      <w:r>
        <w:rPr>
          <w:rtl/>
        </w:rPr>
        <w:t xml:space="preserve">שאני פרה </w:t>
      </w:r>
      <w:r w:rsidR="00E00753">
        <w:rPr>
          <w:rFonts w:hint="cs"/>
          <w:rtl/>
        </w:rPr>
        <w:t xml:space="preserve">דלא שכיחא </w:t>
      </w:r>
    </w:p>
    <w:p w14:paraId="58CF4169" w14:textId="77777777" w:rsidR="00741171" w:rsidRDefault="00543860" w:rsidP="00543860">
      <w:pPr>
        <w:pStyle w:val="011"/>
        <w:rPr>
          <w:rtl/>
        </w:rPr>
      </w:pPr>
      <w:del w:id="92718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E00753">
        <w:rPr>
          <w:rFonts w:hint="cs"/>
          <w:rtl/>
        </w:rPr>
        <w:t xml:space="preserve">ולא מצד דאינה בת גיזה </w:t>
      </w:r>
      <w:r w:rsidR="00741171">
        <w:rPr>
          <w:rFonts w:hint="cs"/>
          <w:rtl/>
        </w:rPr>
        <w:t>'</w:t>
      </w:r>
      <w:ins w:id="90233" w:author="מנוע סמנטי" w:date="2026-10-05T11:39:44Z">
        <w:r>
          <w:rPr>
            <w:rStyle w:val="afffff0"/>
            <w:rtl/>
          </w:rPr>
          <w:t xml:space="preserve">לֹא תַעֲבוֹד בִּבְכוֹר שׁוֹרֶךָ וְלֹא תָגוֹז בְּכוֹר צֹאנֶךָ</w:t>
        </w:r>
      </w:ins>
      <w:del w:id="90234" w:author="מנוע סמנטי" w:date="2026-10-05T11:39:44Z">
        <w:r w:rsidR="00F63065" w:rsidRPr="00E00753">
          <w:rPr>
            <w:rtl/>
          </w:rPr>
          <w:delText xml:space="preserve">לא תעבוד</w:delText>
        </w:r>
        <w:r w:rsidR="00F63065">
          <w:rPr>
            <w:rtl/>
          </w:rPr>
          <w:delText xml:space="preserve"> בבכור שורך </w:delText>
        </w:r>
        <w:r w:rsidR="00F63065" w:rsidRPr="00E00753">
          <w:rPr>
            <w:rtl/>
          </w:rPr>
          <w:delText xml:space="preserve">ולא תגוז</w:delText>
        </w:r>
        <w:r w:rsidR="00F63065">
          <w:rPr>
            <w:rtl/>
          </w:rPr>
          <w:delText xml:space="preserve"> בכור צאנך</w:delText>
        </w:r>
      </w:del>
      <w:r w:rsidR="00741171">
        <w:rPr>
          <w:rFonts w:hint="cs"/>
          <w:rtl/>
        </w:rPr>
        <w:t>'</w:t>
      </w:r>
      <w:r w:rsidR="00F63065">
        <w:rPr>
          <w:rtl/>
        </w:rPr>
        <w:t xml:space="preserve">, </w:t>
      </w:r>
      <w:r w:rsidR="00E00753">
        <w:rPr>
          <w:rFonts w:hint="cs"/>
          <w:rtl/>
        </w:rPr>
        <w:t>ליתן האמור בזה בשל זה</w:t>
      </w:r>
    </w:p>
    <w:p w14:paraId="220D421F" w14:textId="77777777" w:rsidR="00E00753" w:rsidRDefault="00E00753" w:rsidP="00E00753">
      <w:pPr>
        <w:rPr>
          <w:rtl/>
        </w:rPr>
      </w:pPr>
      <w:r>
        <w:rPr>
          <w:rFonts w:hint="cs"/>
          <w:rtl/>
        </w:rPr>
        <w:t xml:space="preserve">ולא מצד דקדשי בדק הבית דאסורין בגיזה ועבודה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3567" w:author="מנוע מכני" w:date="2026-10-05T11:32:12Z">
        <w:r>
          <w:rPr>
            <w:rFonts w:hint="cs"/>
            <w:rtl/>
          </w:rPr>
          <w:t xml:space="preserve">דיש</w:t>
        </w:r>
      </w:ins>
      <w:del w:id="93568" w:author="מנוע מכני" w:date="2026-10-05T11:32:12Z">
        <w:r>
          <w:rPr>
            <w:rFonts w:hint="cs"/>
            <w:rtl/>
          </w:rPr>
          <w:delText xml:space="preserve">דאיכא</w:delText>
        </w:r>
      </w:del>
      <w:r>
        <w:rPr>
          <w:rFonts w:hint="cs"/>
          <w:rtl/>
        </w:rPr>
        <w:t xml:space="preserve"> איסורא מדרבנן </w:t>
      </w:r>
    </w:p>
    <w:p w14:paraId="71AE6518" w14:textId="77777777" w:rsidR="00E00753" w:rsidRDefault="00E00753" w:rsidP="00E00753">
      <w:pPr>
        <w:rPr>
          <w:del w:id="90586" w:author="מנוע עיצוב" w:date="2026-10-05T11:33:53Z"/>
          <w:rtl/>
        </w:rPr>
      </w:pPr>
    </w:p>
    <w:p w14:paraId="4A692EA6" w14:textId="77777777" w:rsidR="00741171" w:rsidRDefault="00F63065" w:rsidP="00E00753">
      <w:pPr>
        <w:rPr>
          <w:rtl/>
        </w:rPr>
      </w:pPr>
      <w:r>
        <w:rPr>
          <w:rtl/>
        </w:rPr>
        <w:t xml:space="preserve">וליחלה ולפקה לחולין וליגזה </w:t>
      </w:r>
      <w:ins w:id="93569" w:author="מנוע מכני" w:date="2026-10-05T11:32:12Z">
        <w:r>
          <w:rPr>
            <w:rtl/>
          </w:rPr>
          <w:t xml:space="preserve">ואח"כ</w:t>
        </w:r>
      </w:ins>
      <w:del w:id="93570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ליקדשה!</w:t>
      </w:r>
      <w:r w:rsidR="00E00753">
        <w:rPr>
          <w:rFonts w:hint="cs"/>
          <w:rtl/>
        </w:rPr>
        <w:t xml:space="preserve">-</w:t>
      </w:r>
      <w:ins w:id="96315" w:author="מנוע מכני" w:date="2026-10-05T11:32:12Z">
        <w:r>
          <w:rPr>
            <w:rFonts w:hint="cs"/>
            <w:rtl/>
          </w:rPr>
          <w:t xml:space="preserve"> </w:t>
        </w:r>
      </w:ins>
      <w:del w:id="96316" w:author="מנוע מכני" w:date="2026-10-05T11:32:12Z">
        <w:r w:rsidR="00E00753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דמיה יקרין</w:t>
      </w:r>
      <w:ins w:id="96313" w:author="מנוע מכני" w:date="2026-10-05T11:32:12Z">
        <w:r>
          <w:rPr>
            <w:rtl/>
          </w:rPr>
          <w:t xml:space="preserve">,</w:t>
        </w:r>
      </w:ins>
      <w:del w:id="96314" w:author="מנוע מכני" w:date="2026-10-05T11:32:12Z">
        <w:r w:rsidR="000B5F7F">
          <w:rPr>
            <w:rtl/>
          </w:rPr>
          <w:delText xml:space="preserve">;</w:delText>
        </w:r>
      </w:del>
    </w:p>
    <w:p w14:paraId="402F638E" w14:textId="77777777" w:rsidR="00741171" w:rsidRDefault="00F63065" w:rsidP="00E00753">
      <w:pPr>
        <w:rPr>
          <w:rtl/>
        </w:rPr>
      </w:pPr>
      <w:r>
        <w:rPr>
          <w:rtl/>
        </w:rPr>
        <w:t xml:space="preserve">וליעבד לה </w:t>
      </w:r>
      <w:r>
        <w:rPr>
          <w:rStyle w:val="2fb"/>
          <w:rtl/>
        </w:rPr>
        <w:t xml:space="preserve">כדשמואל</w:t>
      </w:r>
      <w:r w:rsidR="00E00753">
        <w:rPr>
          <w:rFonts w:hint="cs"/>
          <w:rtl/>
        </w:rPr>
        <w:t xml:space="preserve"> ד</w:t>
      </w:r>
      <w:r>
        <w:rPr>
          <w:rtl/>
        </w:rPr>
        <w:t>הקדש שוה מנה שחיללו ע</w:t>
      </w:r>
      <w:r w:rsidR="00E00753">
        <w:rPr>
          <w:rtl/>
        </w:rPr>
        <w:t xml:space="preserve">ל שוה פרוטה </w:t>
      </w:r>
      <w:r>
        <w:rPr>
          <w:rtl/>
        </w:rPr>
        <w:t xml:space="preserve">מחולל! </w:t>
      </w:r>
    </w:p>
    <w:p w14:paraId="750B22D6" w14:textId="77777777" w:rsidR="00741171" w:rsidRDefault="00543860" w:rsidP="00C5567C">
      <w:pPr>
        <w:pStyle w:val="a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א</w:t>
      </w:r>
      <w:ins w:id="92701" w:author="מנוע מכני" w:date="2026-10-05T11:32:12Z">
        <w:r>
          <w:rPr>
            <w:rFonts w:hint="cs"/>
            <w:rtl/>
          </w:rPr>
          <w:t xml:space="preserve">. </w:t>
        </w:r>
        <w:ins w:id="90657" w:author="מנוע סמנטי" w:date="2026-10-05T11:39:44Z">
          <w:r>
            <w:rPr>
              <w:rFonts w:hint="cs"/>
              <w:rtl/>
            </w:rPr>
            <w:t xml:space="preserve">אמור</w:t>
          </w:r>
        </w:ins>
        <w:del w:id="90658" w:author="מנוע סמנטי" w:date="2026-10-05T11:39:44Z">
          <w:r>
            <w:rPr>
              <w:rFonts w:hint="cs"/>
              <w:rtl/>
            </w:rPr>
            <w:delText xml:space="preserve">א</w:delText>
          </w:r>
          <w:r w:rsidR="00F63065">
            <w:rPr>
              <w:rtl/>
            </w:rPr>
            <w:delText xml:space="preserve">ימור</w:delText>
          </w:r>
        </w:del>
      </w:ins>
      <w:del w:id="92702" w:author="מנוע מכני" w:date="2026-10-05T11:32:12Z">
        <w:r>
          <w:rPr>
            <w:rFonts w:hint="cs"/>
            <w:rtl/>
          </w:rPr>
          <w:delText xml:space="preserve">.</w:delText>
        </w:r>
        <w:r w:rsidR="00F63065">
          <w:rPr>
            <w:rtl/>
          </w:rPr>
          <w:delText xml:space="preserve">א</w:delText>
        </w:r>
      </w:del>
      <w:r>
        <w:rPr>
          <w:rtl/>
        </w:rPr>
        <w:tab/>
      </w:r>
      <w:r w:rsidR="00F63065">
        <w:rPr>
          <w:rtl/>
        </w:rPr>
        <w:t xml:space="preserve"> </w:t>
      </w:r>
      <w:r w:rsidR="00E00753">
        <w:rPr>
          <w:rStyle w:val="2fb"/>
          <w:rFonts w:hint="cs"/>
          <w:rtl/>
        </w:rPr>
        <w:t>ד</w:t>
      </w:r>
      <w:r w:rsidR="00F63065">
        <w:rPr>
          <w:rStyle w:val="2fb"/>
          <w:rtl/>
        </w:rPr>
        <w:t xml:space="preserve">שמואל</w:t>
      </w:r>
      <w:r w:rsidR="00F63065">
        <w:rPr>
          <w:rtl/>
        </w:rPr>
        <w:t xml:space="preserve"> שחיללו</w:t>
      </w:r>
      <w:r w:rsidR="00E00753">
        <w:rPr>
          <w:rFonts w:hint="cs"/>
          <w:rtl/>
        </w:rPr>
        <w:t xml:space="preserve"> מיירי אבל </w:t>
      </w:r>
      <w:r w:rsidR="00E00753">
        <w:rPr>
          <w:rFonts w:hint="cs"/>
          <w:rtl/>
        </w:rPr>
        <w:t xml:space="preserve">לא</w:t>
      </w:r>
      <w:r w:rsidR="00E00753">
        <w:rPr>
          <w:rFonts w:hint="cs"/>
          <w:rtl/>
        </w:rPr>
        <w:t xml:space="preserve"> לכתחילה</w:t>
      </w:r>
      <w:r w:rsidR="00F63065">
        <w:rPr>
          <w:rtl/>
        </w:rPr>
        <w:t xml:space="preserve"> </w:t>
      </w:r>
    </w:p>
    <w:p>
      <w:pPr>
        <w:pStyle w:val="38"/>
        <w:rPr>
          <w:ins w:id="99584" w:author="מנוע מכני" w:date="2026-10-05T11:32:12Z"/>
        </w:rPr>
      </w:pPr>
      <w:r>
        <w:t>ב.</w:t>
      </w:r>
      <w:r w:rsidR="00E00753">
        <w:tab/>
      </w:r>
      <w:r w:rsidR="00E00753">
        <w:t xml:space="preserve"> א</w:t>
      </w:r>
      <w:ins w:id="91267" w:author="מנוע מכני" w:date="2026-10-05T11:32:12Z">
        <w:r>
          <w:t xml:space="preserve">ב"א</w:t>
        </w:r>
      </w:ins>
      <w:del w:id="91268" w:author="מנוע מכני" w:date="2026-10-05T11:32:12Z">
        <w:r w:rsidR="00E00753">
          <w:delText xml:space="preserve">ב''א</w:delText>
        </w:r>
      </w:del>
      <w:r w:rsidR="00F63065">
        <w:t xml:space="preserve">:</w:t>
      </w:r>
    </w:p>
    <w:p w14:paraId="47446D4B" w14:textId="77777777" w:rsidR="00B874E6" w:rsidRDefault="00543860" w:rsidP="00C83F7A">
      <w:pPr>
        <w:ind w:left="720" w:firstLine="0"/>
        <w:rPr>
          <w:rtl/>
        </w:rPr>
      </w:pPr>
      <w:del w:id="995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</w:t>
      </w:r>
      <w:ins w:id="98027" w:author="מנוע מכני" w:date="2026-10-05T11:32:12Z">
        <w:r>
          <w:rPr>
            <w:rtl/>
          </w:rPr>
          <w:t xml:space="preserve">סבר</w:t>
        </w:r>
      </w:ins>
      <w:del w:id="98028" w:author="מנוע מכני" w:date="2026-10-05T11:32:12Z">
        <w:r w:rsidR="00F63065">
          <w:rPr>
            <w:rtl/>
          </w:rPr>
          <w:delText xml:space="preserve">ס</w:delText>
        </w:r>
        <w:r w:rsidR="00E00753">
          <w:rPr>
            <w:rFonts w:hint="cs"/>
            <w:rtl/>
          </w:rPr>
          <w:delText xml:space="preserve">"ל</w:delText>
        </w:r>
      </w:del>
      <w:r w:rsidR="00E00753">
        <w:rPr>
          <w:rFonts w:hint="cs"/>
          <w:rtl/>
        </w:rPr>
        <w:t xml:space="preserve"> </w:t>
      </w:r>
      <w:r w:rsidR="00E00753">
        <w:rPr>
          <w:rStyle w:val="2fb"/>
          <w:rFonts w:hint="cs"/>
          <w:rtl/>
        </w:rPr>
        <w:t xml:space="preserve">כריב</w:t>
      </w:r>
      <w:ins w:id="9126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70" w:author="מנוע מכני" w:date="2026-10-05T11:32:12Z">
        <w:r w:rsidR="00E00753">
          <w:rPr>
            <w:rFonts w:hint="cs"/>
            <w:rtl/>
          </w:rPr>
          <w:delText xml:space="preserve">ה''מ</w:delText>
        </w:r>
      </w:del>
      <w:r w:rsidR="00E00753">
        <w:rPr>
          <w:rFonts w:hint="cs"/>
          <w:rtl/>
        </w:rPr>
        <w:t xml:space="preserve">, </w:t>
      </w:r>
      <w:r w:rsidR="00E00753">
        <w:rPr>
          <w:rStyle w:val="2fb"/>
          <w:rFonts w:hint="cs"/>
          <w:rtl/>
        </w:rPr>
        <w:t xml:space="preserve">וריב</w:t>
      </w:r>
      <w:ins w:id="9127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72" w:author="מנוע מכני" w:date="2026-10-05T11:32:12Z">
        <w:r w:rsidR="00E00753">
          <w:rPr>
            <w:rFonts w:hint="cs"/>
            <w:rtl/>
          </w:rPr>
          <w:delText xml:space="preserve">ה''מ</w:delText>
        </w:r>
      </w:del>
      <w:r w:rsidR="00E00753">
        <w:rPr>
          <w:rFonts w:hint="cs"/>
          <w:rtl/>
        </w:rPr>
        <w:t xml:space="preserve"> </w:t>
      </w:r>
      <w:r w:rsidR="00E00753">
        <w:rPr>
          <w:rFonts w:hint="cs"/>
          <w:rtl/>
        </w:rPr>
        <w:t xml:space="preserve">לא</w:t>
      </w:r>
      <w:r w:rsidR="00E00753">
        <w:rPr>
          <w:rFonts w:hint="cs"/>
          <w:rtl/>
        </w:rPr>
        <w:t xml:space="preserve"> </w:t>
      </w:r>
      <w:ins w:id="91273" w:author="מנוע מכני" w:date="2026-10-05T11:32:12Z">
        <w:ins w:id="9802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3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274" w:author="מנוע מכני" w:date="2026-10-05T11:32:12Z">
        <w:r w:rsidR="00E00753">
          <w:rPr>
            <w:rFonts w:hint="cs"/>
            <w:rtl/>
          </w:rPr>
          <w:delText xml:space="preserve">ס''ל</w:delText>
        </w:r>
      </w:del>
      <w:r w:rsidR="00E00753">
        <w:rPr>
          <w:rFonts w:hint="cs"/>
          <w:rtl/>
        </w:rPr>
        <w:t xml:space="preserve"> </w:t>
      </w:r>
      <w:r w:rsidR="00E00753">
        <w:rPr>
          <w:rStyle w:val="2fb"/>
          <w:rFonts w:hint="cs"/>
          <w:rtl/>
        </w:rPr>
        <w:t xml:space="preserve">כרב</w:t>
      </w:r>
      <w:r w:rsidR="00E00753">
        <w:rPr>
          <w:rFonts w:hint="cs"/>
          <w:rtl/>
        </w:rPr>
        <w:t xml:space="preserve"> </w:t>
      </w:r>
    </w:p>
    <w:p w14:paraId="2721B256" w14:textId="77777777" w:rsidR="0057284B" w:rsidRDefault="0057284B" w:rsidP="0057284B">
      <w:pPr>
        <w:jc w:val="center"/>
        <w:rPr>
          <w:del w:id="90084" w:author="מנוע עיצוב" w:date="2026-10-05T11:33:53Z"/>
          <w:rtl/>
        </w:rPr>
      </w:pPr>
      <w:del w:id="90081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317" w:author="מנוע מכני" w:date="2026-10-05T11:32:12Z">
        <w:r>
          <w:rPr>
            <w:rtl/>
          </w:rPr>
          <w:t xml:space="preserve"> </w:t>
        </w:r>
      </w:ins>
      <w:del w:id="96318" w:author="מנוע מכני" w:date="2026-10-05T11:32:12Z">
        <w:r>
          <w:rPr>
            <w:rtl/>
          </w:rPr>
          <w:lastRenderedPageBreak/>
          <w:delText xml:space="preserve">  </w:delText>
        </w:r>
      </w:del>
      <w:del w:id="90082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319" w:author="מנוע מכני" w:date="2026-10-05T11:32:12Z">
        <w:r>
          <w:rPr>
            <w:rtl/>
          </w:rPr>
          <w:t xml:space="preserve"> </w:t>
        </w:r>
      </w:ins>
      <w:del w:id="96320" w:author="מנוע מכני" w:date="2026-10-05T11:32:12Z">
        <w:r>
          <w:rPr>
            <w:rtl/>
          </w:rPr>
          <w:lastRenderedPageBreak/>
          <w:delText xml:space="preserve">  </w:delText>
        </w:r>
      </w:del>
      <w:del w:id="90083" w:author="מנוע עיצוב" w:date="2026-10-05T11:33:53Z">
        <w:r>
          <w:rPr>
            <w:rtl/>
          </w:rPr>
          <w:lastRenderedPageBreak/>
          <w:delText xml:space="preserve">•</w:delText>
        </w:r>
      </w:del>
    </w:p>
    <w:p w14:paraId="52C349C9" w14:textId="77777777" w:rsidR="00B874E6" w:rsidRDefault="00F63065" w:rsidP="00E00753">
      <w:pPr>
        <w:pStyle w:val="afffd"/>
        <w:rPr>
          <w:rtl/>
        </w:rPr>
      </w:pPr>
      <w:r>
        <w:rPr>
          <w:rtl/>
        </w:rPr>
        <w:t>ותולש את השער ובלבד שלא יזיזנו ממקומו</w:t>
      </w:r>
      <w:r w:rsidR="0057284B">
        <w:rPr>
          <w:rtl/>
        </w:rPr>
        <w:t>.</w:t>
      </w:r>
    </w:p>
    <w:p>
      <w:pPr>
        <w:pStyle w:val="38"/>
        <w:rPr>
          <w:ins w:id="99586" w:author="מנוע מכני" w:date="2026-10-05T11:32:12Z"/>
        </w:rPr>
      </w:pPr>
      <w:r>
        <w:t>א</w:t>
      </w:r>
      <w:ins w:id="91275" w:author="מנוע מכני" w:date="2026-10-05T11:32:12Z">
        <w:r>
          <w:t xml:space="preserve">ר"א</w:t>
        </w:r>
      </w:ins>
      <w:del w:id="91276" w:author="מנוע מכני" w:date="2026-10-05T11:32:12Z">
        <w:r w:rsidR="00E00753">
          <w:delText xml:space="preserve">ר''א</w:delText>
        </w:r>
      </w:del>
      <w:r w:rsidR="00E00753">
        <w:t xml:space="preserve"> א</w:t>
      </w:r>
      <w:ins w:id="91277" w:author="מנוע מכני" w:date="2026-10-05T11:32:12Z">
        <w:r>
          <w:t xml:space="preserve">ר"ל</w:t>
        </w:r>
      </w:ins>
      <w:del w:id="91278" w:author="מנוע מכני" w:date="2026-10-05T11:32:12Z">
        <w:r w:rsidR="00E00753">
          <w:delText xml:space="preserve">ר''ל</w:delText>
        </w:r>
      </w:del>
      <w:r>
        <w:t xml:space="preserve">:</w:t>
      </w:r>
    </w:p>
    <w:p w14:paraId="28F274DE" w14:textId="77777777" w:rsidR="00B874E6" w:rsidRDefault="00F63065" w:rsidP="00E00753">
      <w:pPr>
        <w:pStyle w:val="011"/>
        <w:rPr>
          <w:rtl/>
        </w:rPr>
      </w:pPr>
      <w:del w:id="99587" w:author="מנוע מכני" w:date="2026-10-05T11:32:12Z">
        <w:r>
          <w:rPr>
            <w:rtl/>
          </w:rPr>
          <w:delText xml:space="preserve"> </w:delText>
        </w:r>
      </w:del>
      <w:ins w:id="98191" w:author="מנוע מכני" w:date="2026-10-05T11:32:12Z">
        <w:r>
          <w:rPr>
            <w:rtl/>
          </w:rPr>
          <w:t xml:space="preserve">דווקא </w:t>
        </w:r>
      </w:ins>
      <w:del w:id="98192" w:author="מנוע מכני" w:date="2026-10-05T11:32:12Z">
        <w:r>
          <w:rPr>
            <w:rtl/>
          </w:rPr>
          <w:delText xml:space="preserve">לא שנו אלא </w:delText>
        </w:r>
      </w:del>
      <w:r>
        <w:rPr>
          <w:rtl/>
        </w:rPr>
        <w:t xml:space="preserve">ביד, אבל בכלי אסור והקתני: עושה מקום בקופיץ מיכן ומיכן! </w:t>
      </w:r>
      <w:r w:rsidR="00E00753">
        <w:rPr>
          <w:rFonts w:hint="cs"/>
          <w:rtl/>
        </w:rPr>
        <w:t>-</w:t>
      </w:r>
      <w:r>
        <w:rPr>
          <w:rtl/>
        </w:rPr>
        <w:t xml:space="preserve">תני: </w:t>
      </w:r>
      <w:r w:rsidRPr="00E00753">
        <w:rPr>
          <w:bCs/>
          <w:rtl/>
        </w:rPr>
        <w:t>ל</w:t>
      </w:r>
      <w:r>
        <w:rPr>
          <w:rtl/>
        </w:rPr>
        <w:t>קופיץ</w:t>
      </w:r>
      <w:r w:rsidR="0057284B">
        <w:rPr>
          <w:rtl/>
        </w:rPr>
        <w:t>.</w:t>
      </w:r>
    </w:p>
    <w:p w14:paraId="787A421C" w14:textId="77777777" w:rsidR="0057284B" w:rsidRDefault="0057284B" w:rsidP="0057284B">
      <w:pPr>
        <w:jc w:val="center"/>
        <w:rPr>
          <w:del w:id="90088" w:author="מנוע עיצוב" w:date="2026-10-05T11:33:53Z"/>
          <w:rtl/>
        </w:rPr>
      </w:pPr>
      <w:del w:id="90085" w:author="מנוע עיצוב" w:date="2026-10-05T11:33:53Z">
        <w:r>
          <w:rPr>
            <w:rtl/>
          </w:rPr>
          <w:delText xml:space="preserve">•</w:delText>
        </w:r>
      </w:del>
      <w:ins w:id="96321" w:author="מנוע מכני" w:date="2026-10-05T11:32:12Z">
        <w:r>
          <w:rPr>
            <w:rtl/>
          </w:rPr>
          <w:t xml:space="preserve"> </w:t>
        </w:r>
      </w:ins>
      <w:del w:id="96322" w:author="מנוע מכני" w:date="2026-10-05T11:32:12Z">
        <w:r>
          <w:rPr>
            <w:rtl/>
          </w:rPr>
          <w:delText xml:space="preserve">  </w:delText>
        </w:r>
      </w:del>
      <w:del w:id="90086" w:author="מנוע עיצוב" w:date="2026-10-05T11:33:53Z">
        <w:r>
          <w:rPr>
            <w:rtl/>
          </w:rPr>
          <w:delText xml:space="preserve">•</w:delText>
        </w:r>
      </w:del>
      <w:ins w:id="96323" w:author="מנוע מכני" w:date="2026-10-05T11:32:12Z">
        <w:r>
          <w:rPr>
            <w:rtl/>
          </w:rPr>
          <w:t xml:space="preserve"> </w:t>
        </w:r>
      </w:ins>
      <w:del w:id="96324" w:author="מנוע מכני" w:date="2026-10-05T11:32:12Z">
        <w:r>
          <w:rPr>
            <w:rtl/>
          </w:rPr>
          <w:delText xml:space="preserve">  </w:delText>
        </w:r>
      </w:del>
      <w:del w:id="90087" w:author="מנוע עיצוב" w:date="2026-10-05T11:33:53Z">
        <w:r>
          <w:rPr>
            <w:rtl/>
          </w:rPr>
          <w:delText xml:space="preserve">•</w:delText>
        </w:r>
      </w:del>
    </w:p>
    <w:p w14:paraId="054727BC" w14:textId="77777777" w:rsidR="00B874E6" w:rsidRDefault="00F63065" w:rsidP="00E00753">
      <w:pPr>
        <w:pStyle w:val="afffd"/>
        <w:rPr>
          <w:rtl/>
        </w:rPr>
      </w:pPr>
      <w:r>
        <w:rPr>
          <w:rtl/>
        </w:rPr>
        <w:t>וכן תולש את השער לראות מום</w:t>
      </w:r>
      <w:r w:rsidR="0057284B">
        <w:rPr>
          <w:rtl/>
        </w:rPr>
        <w:t>.</w:t>
      </w:r>
    </w:p>
    <w:p w14:paraId="15CBF8A5" w14:textId="77777777" w:rsidR="00E00753" w:rsidRPr="00A24702" w:rsidRDefault="00A24702" w:rsidP="00F63065">
      <w:pPr>
        <w:rPr>
          <w:b/>
          <w:bCs/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 w:rsidRPr="00D25F87">
        <w:rPr>
          <w:b/>
          <w:bCs/>
          <w:rtl/>
        </w:rPr>
        <w:t>איבעיא להו</w:t>
      </w:r>
      <w:r w:rsidR="00F63065" w:rsidRPr="00A24702">
        <w:rPr>
          <w:b/>
          <w:bCs/>
          <w:rtl/>
        </w:rPr>
        <w:t xml:space="preserve">: לכתחלה או דיעבד? </w:t>
      </w:r>
    </w:p>
    <w:p w14:paraId="4D0E7EE6" w14:textId="77777777" w:rsidR="00B874E6" w:rsidRDefault="00E00753" w:rsidP="00E00753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1279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1280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 </w:t>
      </w:r>
      <w:r w:rsidR="00AC43C5">
        <w:rPr>
          <w:rtl/>
        </w:rPr>
        <w:t>ת"ש</w:t>
      </w:r>
      <w:r w:rsidR="00F63065">
        <w:rPr>
          <w:rtl/>
        </w:rPr>
        <w:t xml:space="preserve">: צמר המסובך באוזן,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יב</w:t>
      </w:r>
      <w:ins w:id="9128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82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א</w:t>
      </w:r>
      <w:r w:rsidR="00F63065">
        <w:rPr>
          <w:rtl/>
        </w:rPr>
        <w:t>ומר: תולשו ומראה את מומו</w:t>
      </w:r>
      <w:r w:rsidR="00F63065" w:rsidRPr="00E00753">
        <w:rPr>
          <w:b/>
          <w:bCs/>
          <w:rtl/>
        </w:rPr>
        <w:t xml:space="preserve"> </w:t>
      </w:r>
      <w:r w:rsidR="00F63065" w:rsidRPr="00E00753">
        <w:rPr>
          <w:b/>
          <w:bCs/>
          <w:rtl/>
        </w:rPr>
        <w:t xml:space="preserve">ש"מ</w:t>
      </w:r>
      <w:r w:rsidR="00F63065" w:rsidRPr="00E00753">
        <w:rPr>
          <w:b/>
          <w:bCs/>
          <w:rtl/>
        </w:rPr>
        <w:t xml:space="preserve"> - לכתחלה, </w:t>
      </w:r>
      <w:r w:rsidR="00F63065" w:rsidRPr="00E00753">
        <w:rPr>
          <w:b/>
          <w:bCs/>
          <w:rtl/>
        </w:rPr>
        <w:t xml:space="preserve">ש"מ</w:t>
      </w:r>
      <w:r w:rsidR="0057284B">
        <w:rPr>
          <w:rtl/>
        </w:rPr>
        <w:t>.</w:t>
      </w:r>
    </w:p>
    <w:p>
      <w:pPr>
        <w:pStyle w:val="38"/>
        <w:rPr>
          <w:ins w:id="99588" w:author="מנוע מכני" w:date="2026-10-05T11:32:12Z"/>
        </w:rPr>
      </w:pPr>
      <w:del w:id="100913" w:author="מנוע מכני" w:date="2026-10-05T11:32:12Z">
        <w:r>
          <w:delText xml:space="preserve">אמר </w:delText>
        </w:r>
      </w:del>
      <w:r>
        <w:t xml:space="preserve">רב מרי:</w:t>
      </w:r>
    </w:p>
    <w:p w14:paraId="402716CB" w14:textId="77777777" w:rsidR="00E00753" w:rsidRDefault="00F63065" w:rsidP="00F63065">
      <w:pPr>
        <w:rPr>
          <w:rtl/>
        </w:rPr>
      </w:pPr>
      <w:del w:id="995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אף אנן </w:t>
      </w:r>
      <w:ins w:id="93571" w:author="מנוע מכני" w:date="2026-10-05T11:32:12Z">
        <w:r>
          <w:rPr>
            <w:rtl/>
          </w:rPr>
          <w:t xml:space="preserve">גם</w:t>
        </w:r>
      </w:ins>
      <w:del w:id="9357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תנינא </w:t>
      </w:r>
      <w:r w:rsidRPr="00391F3C">
        <w:rPr>
          <w:b/>
          <w:bCs/>
          <w:rtl/>
        </w:rPr>
        <w:t>וכן</w:t>
      </w:r>
      <w:r>
        <w:rPr>
          <w:rtl/>
        </w:rPr>
        <w:t xml:space="preserve"> התולש את השער לראות מקום מום, </w:t>
      </w:r>
      <w:ins w:id="94853" w:author="מנוע מכני" w:date="2026-10-05T11:32:12Z">
        <w:r>
          <w:rPr>
            <w:rtl/>
          </w:rPr>
          <w:t xml:space="preserve">מה</w:t>
        </w:r>
      </w:ins>
      <w:del w:id="9485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</w:p>
    <w:p w14:paraId="36A25066" w14:textId="77777777" w:rsidR="00391F3C" w:rsidRDefault="00391F3C" w:rsidP="00391F3C">
      <w:pPr>
        <w:rPr>
          <w:rtl/>
        </w:rPr>
      </w:pPr>
      <w:r w:rsidRPr="00A24702">
        <w:rPr>
          <w:rFonts w:hint="cs"/>
          <w:rtl/>
        </w:rPr>
        <w:t xml:space="preserve">והא </w:t>
      </w:r>
      <w:ins w:id="93573" w:author="מנוע מכני" w:date="2026-10-05T11:32:12Z">
        <w:r>
          <w:rPr>
            <w:rFonts w:hint="cs"/>
            <w:rtl/>
          </w:rPr>
          <w:t xml:space="preserve">לא</w:t>
        </w:r>
      </w:ins>
      <w:del w:id="93574" w:author="מנוע מכני" w:date="2026-10-05T11:32:12Z">
        <w:r w:rsidRPr="00A24702">
          <w:rPr>
            <w:rFonts w:hint="cs"/>
            <w:rtl/>
          </w:rPr>
          <w:delText xml:space="preserve">לאו</w:delText>
        </w:r>
      </w:del>
      <w:r w:rsidRPr="00A24702">
        <w:rPr>
          <w:rFonts w:hint="cs"/>
          <w:rtl/>
        </w:rPr>
        <w:t xml:space="preserve"> מיירי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בש</w:t>
      </w:r>
      <w:r w:rsidR="00E00753">
        <w:rPr>
          <w:rtl/>
        </w:rPr>
        <w:t xml:space="preserve">לא יזיזו את מקומו </w:t>
      </w:r>
      <w:r>
        <w:rPr>
          <w:rFonts w:hint="cs"/>
          <w:rtl/>
        </w:rPr>
        <w:t>דמה שו</w:t>
      </w:r>
      <w:r w:rsidR="00E00753">
        <w:rPr>
          <w:rtl/>
        </w:rPr>
        <w:t xml:space="preserve">חט, דשחיטתו מוכחת עליו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יזיזנו, </w:t>
      </w:r>
    </w:p>
    <w:p w14:paraId="0BF32D0E" w14:textId="77777777" w:rsidR="00B874E6" w:rsidRPr="00391F3C" w:rsidRDefault="00F63065" w:rsidP="00E00753">
      <w:pPr>
        <w:rPr>
          <w:b/>
          <w:bCs/>
          <w:rtl/>
        </w:rPr>
      </w:pPr>
      <w:r>
        <w:rPr>
          <w:rtl/>
        </w:rPr>
        <w:t xml:space="preserve">לראות מקום מום </w:t>
      </w:r>
      <w:ins w:id="98485" w:author="מנוע מכני" w:date="2026-10-05T11:32:12Z">
        <w:r>
          <w:rPr>
            <w:rtl/>
          </w:rPr>
          <w:t xml:space="preserve">צריכה</w:t>
        </w:r>
      </w:ins>
      <w:del w:id="98486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</w:t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Pr="00391F3C">
        <w:rPr>
          <w:b/>
          <w:bCs/>
          <w:rtl/>
        </w:rPr>
        <w:t xml:space="preserve">אלא </w:t>
      </w:r>
      <w:ins w:id="93575" w:author="מנוע מכני" w:date="2026-10-05T11:32:12Z">
        <w:r>
          <w:rPr>
            <w:b/>
            <w:bCs/>
            <w:rtl/>
          </w:rPr>
          <w:t xml:space="preserve">לא</w:t>
        </w:r>
      </w:ins>
      <w:del w:id="93576" w:author="מנוע מכני" w:date="2026-10-05T11:32:12Z">
        <w:r w:rsidRPr="00391F3C">
          <w:rPr>
            <w:b/>
            <w:bCs/>
            <w:rtl/>
          </w:rPr>
          <w:delText xml:space="preserve">לאו</w:delText>
        </w:r>
      </w:del>
      <w:r w:rsidRPr="00391F3C">
        <w:rPr>
          <w:b/>
          <w:bCs/>
          <w:rtl/>
        </w:rPr>
        <w:t xml:space="preserve"> אתולש</w:t>
      </w:r>
      <w:ins w:id="96325" w:author="מנוע מכני" w:date="2026-10-05T11:32:12Z">
        <w:r>
          <w:rPr>
            <w:b/>
            <w:bCs/>
            <w:rtl/>
          </w:rPr>
          <w:t xml:space="preserve">,</w:t>
        </w:r>
      </w:ins>
      <w:del w:id="96326" w:author="מנוע מכני" w:date="2026-10-05T11:32:12Z">
        <w:r w:rsidR="000B5F7F" w:rsidRPr="00391F3C">
          <w:rPr>
            <w:b/>
            <w:bCs/>
            <w:rtl/>
          </w:rPr>
          <w:delText xml:space="preserve">;</w:delText>
        </w:r>
      </w:del>
      <w:r w:rsidR="00E00753" w:rsidRPr="00391F3C">
        <w:rPr>
          <w:rFonts w:hint="cs"/>
          <w:b/>
          <w:bCs/>
          <w:rtl/>
        </w:rPr>
        <w:t xml:space="preserve"> </w:t>
      </w:r>
      <w:ins w:id="91283" w:author="מנוע מכני" w:date="2026-10-05T11:32:12Z">
        <w:r>
          <w:rPr>
            <w:rFonts w:hint="cs"/>
            <w:b/>
            <w:bCs/>
            <w:rtl/>
          </w:rPr>
          <w:t xml:space="preserve">ש"מ</w:t>
        </w:r>
      </w:ins>
      <w:del w:id="91284" w:author="מנוע מכני" w:date="2026-10-05T11:32:12Z">
        <w:r w:rsidR="00E00753" w:rsidRPr="00391F3C">
          <w:rPr>
            <w:rFonts w:hint="cs"/>
            <w:b/>
            <w:bCs/>
            <w:rtl/>
          </w:rPr>
          <w:delText xml:space="preserve">ש''מ</w:delText>
        </w:r>
      </w:del>
      <w:r w:rsidRPr="00391F3C">
        <w:rPr>
          <w:b/>
          <w:bCs/>
          <w:rtl/>
        </w:rPr>
        <w:t xml:space="preserve"> - לכתחלה, </w:t>
      </w:r>
      <w:r w:rsidRPr="00391F3C">
        <w:rPr>
          <w:b/>
          <w:bCs/>
          <w:rtl/>
        </w:rPr>
        <w:t xml:space="preserve">ש"מ</w:t>
      </w:r>
      <w:r w:rsidR="0057284B" w:rsidRPr="00391F3C">
        <w:rPr>
          <w:b/>
          <w:bCs/>
          <w:rtl/>
        </w:rPr>
        <w:t>.</w:t>
      </w:r>
    </w:p>
    <w:p w14:paraId="0B1416F4" w14:textId="77777777" w:rsidR="0057284B" w:rsidRDefault="0057284B" w:rsidP="0057284B">
      <w:pPr>
        <w:pStyle w:val="affffd"/>
        <w:jc w:val="center"/>
        <w:rPr>
          <w:rtl/>
        </w:rPr>
        <w:pPrChange w:id="9039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27" w:author="מנוע מכני" w:date="2026-10-05T11:32:12Z">
        <w:r>
          <w:rPr>
            <w:rtl/>
          </w:rPr>
          <w:t xml:space="preserve"> </w:t>
        </w:r>
      </w:ins>
      <w:del w:id="963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29" w:author="מנוע מכני" w:date="2026-10-05T11:32:12Z">
        <w:r>
          <w:rPr>
            <w:rtl/>
          </w:rPr>
          <w:t xml:space="preserve"> </w:t>
        </w:r>
      </w:ins>
      <w:del w:id="963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CC15035" w14:textId="77777777" w:rsidR="00B874E6" w:rsidRDefault="00F63065" w:rsidP="0027130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F2EB242" w14:textId="77777777" w:rsidR="00271300" w:rsidRDefault="00271300" w:rsidP="00271300">
      <w:pPr>
        <w:pStyle w:val="afff0"/>
        <w:framePr w:wrap="around"/>
        <w:rPr>
          <w:rtl/>
        </w:rPr>
      </w:pPr>
      <w:r>
        <w:rPr>
          <w:rFonts w:hint="cs"/>
          <w:rtl/>
        </w:rPr>
        <w:t>כה:</w:t>
      </w:r>
    </w:p>
    <w:p w14:paraId="7D795FDF" w14:textId="77777777" w:rsidR="00271300" w:rsidRDefault="00F63065" w:rsidP="00271300">
      <w:pPr>
        <w:pStyle w:val="afff5"/>
        <w:rPr>
          <w:rtl/>
        </w:rPr>
      </w:pPr>
      <w:r>
        <w:rPr>
          <w:rtl/>
        </w:rPr>
        <w:t xml:space="preserve">שער בכור בעל מום שנשר והניחו בחלון, ואחר כך שחטו, </w:t>
      </w:r>
    </w:p>
    <w:p w14:paraId="345FDC4F" w14:textId="77777777" w:rsidR="00271300" w:rsidRDefault="00271300" w:rsidP="00271300">
      <w:pPr>
        <w:pStyle w:val="afff5"/>
        <w:rPr>
          <w:rtl/>
        </w:rPr>
      </w:pPr>
      <w:r>
        <w:rPr>
          <w:rFonts w:hint="cs"/>
          <w:rtl/>
        </w:rPr>
        <w:t xml:space="preserve">לר' יהודה: </w:t>
      </w:r>
      <w:r w:rsidR="00F63065">
        <w:rPr>
          <w:rtl/>
        </w:rPr>
        <w:t xml:space="preserve">עקביא בן מהללאל מתיר, וחכמים אוסרין, </w:t>
      </w:r>
    </w:p>
    <w:p w14:paraId="5C93848F" w14:textId="77777777" w:rsidR="00271300" w:rsidRDefault="00F63065" w:rsidP="00271300">
      <w:pPr>
        <w:pStyle w:val="afff5"/>
        <w:rPr>
          <w:rtl/>
        </w:rPr>
      </w:pPr>
      <w:r>
        <w:rPr>
          <w:rtl/>
        </w:rPr>
        <w:t xml:space="preserve">אמר לו ר' יוסי: לא בזה התיר עקביא בן מהללאל, אלא שער בעל מום שנשר והניחו בחלון, ואחר כך מת, </w:t>
      </w:r>
    </w:p>
    <w:p w14:paraId="22515531" w14:textId="77777777" w:rsidR="00B874E6" w:rsidRDefault="00F63065" w:rsidP="00271300">
      <w:pPr>
        <w:pStyle w:val="afff5"/>
        <w:rPr>
          <w:rtl/>
        </w:rPr>
      </w:pPr>
      <w:r>
        <w:rPr>
          <w:rtl/>
        </w:rPr>
        <w:t>בזה עקביא בן מהללאל מתיר וחכמים אוסרין</w:t>
      </w:r>
      <w:r w:rsidR="0057284B">
        <w:rPr>
          <w:rtl/>
        </w:rPr>
        <w:t>.</w:t>
      </w:r>
    </w:p>
    <w:p w14:paraId="253DFA37" w14:textId="77777777" w:rsidR="00AD4FE8" w:rsidRDefault="00F63065" w:rsidP="00543860">
      <w:pPr>
        <w:pStyle w:val="03"/>
        <w:rPr>
          <w:rtl/>
        </w:rPr>
      </w:pPr>
      <w:r>
        <w:rPr>
          <w:rtl/>
        </w:rPr>
        <w:t>צמר המד</w:t>
      </w:r>
      <w:r w:rsidR="00C7790B">
        <w:rPr>
          <w:rtl/>
        </w:rPr>
        <w:t>ולדל בבכור, את שנראה עם הגיזה</w:t>
      </w:r>
      <w:r w:rsidR="00C7790B">
        <w:rPr>
          <w:rFonts w:hint="cs"/>
          <w:rtl/>
        </w:rPr>
        <w:t xml:space="preserve"> </w:t>
      </w:r>
      <w:r w:rsidR="00271300">
        <w:rPr>
          <w:rtl/>
        </w:rPr>
        <w:t>מותר, ואת שאינו נראה עם הגיזה</w:t>
      </w:r>
      <w:r w:rsidR="00271300">
        <w:rPr>
          <w:rFonts w:hint="cs"/>
          <w:rtl/>
        </w:rPr>
        <w:t xml:space="preserve"> </w:t>
      </w:r>
      <w:r>
        <w:rPr>
          <w:rtl/>
        </w:rPr>
        <w:t>אסור</w:t>
      </w:r>
      <w:r w:rsidR="0057284B">
        <w:rPr>
          <w:rtl/>
        </w:rPr>
        <w:t>.</w:t>
      </w:r>
    </w:p>
    <w:p w14:paraId="55B4D969" w14:textId="77777777" w:rsidR="0057284B" w:rsidRDefault="0057284B" w:rsidP="0057284B">
      <w:pPr>
        <w:pStyle w:val="affffd"/>
        <w:jc w:val="center"/>
        <w:rPr>
          <w:rtl/>
        </w:rPr>
        <w:pPrChange w:id="90397" w:author="מנוע עיצוב" w:date="2026-10-05T11:33:53Z">
          <w:pPr>
            <w:jc w:val="center"/>
          </w:pPr>
        </w:pPrChange>
      </w:pPr>
      <w:del w:id="92719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31" w:author="מנוע מכני" w:date="2026-10-05T11:32:12Z">
        <w:r>
          <w:rPr>
            <w:rtl/>
          </w:rPr>
          <w:t xml:space="preserve"> </w:t>
        </w:r>
      </w:ins>
      <w:del w:id="963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90" w:author="מנוע מכני" w:date="2026-10-05T11:32:12Z"/>
        </w:rPr>
      </w:pPr>
      <w:r>
        <w:t xml:space="preserve">מכלל</w:t>
      </w:r>
    </w:p>
    <w:p w14:paraId="16056B49" w14:textId="77777777" w:rsidR="009653CF" w:rsidRDefault="00F63065" w:rsidP="00F63065">
      <w:pPr>
        <w:rPr>
          <w:rtl/>
        </w:rPr>
      </w:pPr>
      <w:del w:id="995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AD4FE8">
        <w:rPr>
          <w:rtl/>
        </w:rPr>
        <w:t>אסר</w:t>
      </w:r>
      <w:r>
        <w:rPr>
          <w:rtl/>
        </w:rPr>
        <w:t xml:space="preserve"> </w:t>
      </w:r>
      <w:ins w:id="94855" w:author="מנוע מכני" w:date="2026-10-05T11:32:12Z">
        <w:r>
          <w:rPr>
            <w:rtl/>
          </w:rPr>
          <w:t xml:space="preserve">עכשיו</w:t>
        </w:r>
      </w:ins>
      <w:del w:id="9485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במת - שרי, שחטו </w:t>
      </w:r>
      <w:ins w:id="98487" w:author="מנוע מכני" w:date="2026-10-05T11:32:12Z">
        <w:r>
          <w:rPr>
            <w:rtl/>
          </w:rPr>
          <w:t xml:space="preserve">צריכה</w:t>
        </w:r>
      </w:ins>
      <w:del w:id="98488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</w:t>
      </w:r>
    </w:p>
    <w:p>
      <w:pPr>
        <w:pStyle w:val="38"/>
        <w:rPr>
          <w:ins w:id="99592" w:author="מנוע מכני" w:date="2026-10-05T11:32:12Z"/>
        </w:rPr>
      </w:pPr>
      <w:r>
        <w:t xml:space="preserve">אלא:</w:t>
      </w:r>
    </w:p>
    <w:p w14:paraId="68F196B3" w14:textId="77777777" w:rsidR="00B874E6" w:rsidRDefault="00F63065" w:rsidP="00F63065">
      <w:pPr>
        <w:rPr>
          <w:rtl/>
        </w:rPr>
      </w:pPr>
      <w:del w:id="995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בזה התיר עקביא וחכמים אוסרין, שחטו - דברי הכל שרי, כי </w:t>
      </w:r>
      <w:ins w:id="93577" w:author="מנוע מכני" w:date="2026-10-05T11:32:12Z">
        <w:r>
          <w:rPr>
            <w:rtl/>
          </w:rPr>
          <w:t xml:space="preserve">חלקו</w:t>
        </w:r>
      </w:ins>
      <w:del w:id="9357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במת</w:t>
      </w:r>
      <w:r w:rsidR="0057284B">
        <w:rPr>
          <w:rtl/>
        </w:rPr>
        <w:t>.</w:t>
      </w:r>
    </w:p>
    <w:p>
      <w:pPr>
        <w:pStyle w:val="38"/>
        <w:rPr>
          <w:ins w:id="99594" w:author="מנוע מכני" w:date="2026-10-05T11:32:12Z"/>
        </w:rPr>
      </w:pPr>
      <w:r>
        <w:t xml:space="preserve">א</w:t>
      </w:r>
      <w:ins w:id="91285" w:author="מנוע מכני" w:date="2026-10-05T11:32:12Z">
        <w:r>
          <w:t xml:space="preserve">ר"א</w:t>
        </w:r>
      </w:ins>
      <w:del w:id="91286" w:author="מנוע מכני" w:date="2026-10-05T11:32:12Z">
        <w:r>
          <w:delText xml:space="preserve">ר''א</w:delText>
        </w:r>
      </w:del>
      <w:r>
        <w:t xml:space="preserve"> מ</w:t>
      </w:r>
      <w:ins w:id="91287" w:author="מנוע מכני" w:date="2026-10-05T11:32:12Z">
        <w:r>
          <w:t xml:space="preserve">ר"ל</w:t>
        </w:r>
      </w:ins>
      <w:del w:id="91288" w:author="מנוע מכני" w:date="2026-10-05T11:32:12Z">
        <w:r>
          <w:delText xml:space="preserve">ר''ל</w:delText>
        </w:r>
      </w:del>
      <w:r w:rsidR="00F63065">
        <w:t xml:space="preserve">:</w:t>
      </w:r>
    </w:p>
    <w:p w14:paraId="172F404C" w14:textId="77777777" w:rsidR="00C7790B" w:rsidRDefault="009653CF" w:rsidP="00F63065">
      <w:pPr>
        <w:rPr>
          <w:rtl/>
        </w:rPr>
      </w:pPr>
      <w:del w:id="995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מחלוקת בשהתירו מומחה, דמר סבר </w:t>
      </w:r>
      <w:ins w:id="94857" w:author="מנוע מכני" w:date="2026-10-05T11:32:12Z">
        <w:r>
          <w:rPr>
            <w:rtl/>
          </w:rPr>
          <w:t xml:space="preserve">גוזרים</w:t>
        </w:r>
      </w:ins>
      <w:del w:id="94858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 </w:t>
      </w:r>
      <w:ins w:id="94861" w:author="מנוע מכני" w:date="2026-10-05T11:32:12Z">
        <w:r>
          <w:rPr>
            <w:rtl/>
          </w:rPr>
          <w:t xml:space="preserve">שמא</w:t>
        </w:r>
      </w:ins>
      <w:del w:id="94862" w:author="מנוע מכני" w:date="2026-10-05T11:32:12Z">
        <w:r w:rsidR="00F63065">
          <w:rPr>
            <w:rtl/>
          </w:rPr>
          <w:delText xml:space="preserve">דלמא</w:delText>
        </w:r>
      </w:del>
      <w:r w:rsidR="00F63065">
        <w:rPr>
          <w:rtl/>
        </w:rPr>
        <w:t xml:space="preserve"> אתי לשהוייה, ומר סבר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859" w:author="מנוע מכני" w:date="2026-10-05T11:32:12Z">
        <w:r>
          <w:rPr>
            <w:rtl/>
          </w:rPr>
          <w:t xml:space="preserve">גוזרים</w:t>
        </w:r>
      </w:ins>
      <w:del w:id="94860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, אבל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התירו מומחה - דברי הכל אסור</w:t>
      </w:r>
      <w:ins w:id="96333" w:author="מנוע מכני" w:date="2026-10-05T11:32:12Z">
        <w:r>
          <w:rPr>
            <w:rtl/>
          </w:rPr>
          <w:t xml:space="preserve">,</w:t>
        </w:r>
      </w:ins>
      <w:del w:id="9633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596" w:author="מנוע מכני" w:date="2026-10-05T11:32:12Z"/>
        </w:rPr>
      </w:pPr>
      <w:r>
        <w:t xml:space="preserve">מתיב רב ששת:</w:t>
      </w:r>
    </w:p>
    <w:p w14:paraId="0AC27356" w14:textId="77777777" w:rsidR="00C7790B" w:rsidRDefault="00F63065" w:rsidP="00F63065">
      <w:pPr>
        <w:rPr>
          <w:rtl/>
        </w:rPr>
      </w:pPr>
      <w:del w:id="995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 מומין אוסרין בכ"ש, </w:t>
      </w:r>
      <w:r>
        <w:rPr>
          <w:rStyle w:val="2fb"/>
          <w:rtl/>
        </w:rPr>
        <w:t xml:space="preserve">ורבי יוסי</w:t>
      </w:r>
      <w:r>
        <w:rPr>
          <w:rtl/>
        </w:rPr>
        <w:t xml:space="preserve"> אומר יבקר, והוינן בה: </w:t>
      </w:r>
      <w:ins w:id="94863" w:author="מנוע מכני" w:date="2026-10-05T11:32:12Z">
        <w:r>
          <w:rPr>
            <w:rtl/>
          </w:rPr>
          <w:t xml:space="preserve">מה</w:t>
        </w:r>
      </w:ins>
      <w:del w:id="9486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יבקר? </w:t>
      </w:r>
    </w:p>
    <w:p w14:paraId="60CF67E8" w14:textId="77777777" w:rsidR="00C7790B" w:rsidRDefault="00F63065" w:rsidP="00F63065">
      <w:pPr>
        <w:rPr>
          <w:rtl/>
        </w:rPr>
      </w:pPr>
      <w:r>
        <w:rPr>
          <w:rtl/>
        </w:rPr>
        <w:t xml:space="preserve">אלימא דבעל מום הוא ולישקליה, מכלל דתנא </w:t>
      </w:r>
      <w:ins w:id="97563" w:author="מנוע מכני" w:date="2026-10-05T11:32:12Z">
        <w:r>
          <w:rPr>
            <w:rtl/>
          </w:rPr>
          <w:t xml:space="preserve">ראשון</w:t>
        </w:r>
      </w:ins>
      <w:del w:id="9756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3579" w:author="מנוע מכני" w:date="2026-10-05T11:32:12Z">
        <w:r>
          <w:rPr>
            <w:rtl/>
          </w:rPr>
          <w:t xml:space="preserve">לא</w:t>
        </w:r>
      </w:ins>
      <w:del w:id="9358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? </w:t>
      </w:r>
    </w:p>
    <w:p>
      <w:pPr>
        <w:pStyle w:val="38"/>
        <w:rPr>
          <w:ins w:id="99598" w:author="מנוע מכני" w:date="2026-10-05T11:32:12Z"/>
        </w:rPr>
      </w:pPr>
      <w:r>
        <w:t xml:space="preserve">א</w:t>
      </w:r>
      <w:ins w:id="91289" w:author="מנוע מכני" w:date="2026-10-05T11:32:12Z">
        <w:r>
          <w:t xml:space="preserve">ר"נ</w:t>
        </w:r>
      </w:ins>
      <w:del w:id="91290" w:author="מנוע מכני" w:date="2026-10-05T11:32:12Z">
        <w:r>
          <w:delText xml:space="preserve">ר''נ</w:delText>
        </w:r>
      </w:del>
      <w:r>
        <w:t xml:space="preserve"> מר</w:t>
      </w:r>
      <w:ins w:id="91291" w:author="מנוע מכני" w:date="2026-10-05T11:32:12Z">
        <w:r>
          <w:t xml:space="preserve">ב"א</w:t>
        </w:r>
      </w:ins>
      <w:del w:id="9129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0FD21BEE" w14:textId="77777777" w:rsidR="00AD4FE8" w:rsidRDefault="00C7790B" w:rsidP="00F63065">
      <w:pPr>
        <w:rPr>
          <w:rtl/>
        </w:rPr>
      </w:pPr>
      <w:del w:id="99599" w:author="מנוע מכני" w:date="2026-10-05T11:32:12Z">
        <w:r w:rsidR="00F63065">
          <w:rPr>
            <w:rtl/>
          </w:rPr>
          <w:delText xml:space="preserve"> </w:delText>
        </w:r>
      </w:del>
      <w:ins w:id="93581" w:author="מנוע מכני" w:date="2026-10-05T11:32:12Z">
        <w:r>
          <w:rPr>
            <w:rtl/>
          </w:rPr>
          <w:t xml:space="preserve">כאן</w:t>
        </w:r>
      </w:ins>
      <w:del w:id="9358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בגיזת בכור בעל מום </w:t>
      </w:r>
      <w:ins w:id="94865" w:author="מנוע מכני" w:date="2026-10-05T11:32:12Z">
        <w:r>
          <w:rPr>
            <w:rtl/>
          </w:rPr>
          <w:t xml:space="preserve">מדובר</w:t>
        </w:r>
      </w:ins>
      <w:del w:id="94866" w:author="מנוע מכני" w:date="2026-10-05T11:32:12Z">
        <w:r w:rsidR="00F63065">
          <w:rPr>
            <w:rtl/>
          </w:rPr>
          <w:delText xml:space="preserve">עסקינן</w:delText>
        </w:r>
      </w:del>
      <w:r w:rsidR="00F63065">
        <w:rPr>
          <w:rtl/>
        </w:rPr>
        <w:t xml:space="preserve">, שנתערבו בגיזי חולין, </w:t>
      </w:r>
    </w:p>
    <w:p w14:paraId="0A863B7A" w14:textId="77777777" w:rsidR="00754779" w:rsidRDefault="00F63065" w:rsidP="00754779">
      <w:pPr>
        <w:rPr>
          <w:rtl/>
        </w:rPr>
      </w:pPr>
      <w:r>
        <w:rPr>
          <w:rtl/>
        </w:rPr>
        <w:t xml:space="preserve">ומאן </w:t>
      </w:r>
      <w:ins w:id="91293" w:author="מנוע מכני" w:date="2026-10-05T11:32:12Z">
        <w:r>
          <w:rPr>
            <w:rStyle w:val="2fb"/>
            <w:rtl/>
          </w:rPr>
          <w:t xml:space="preserve">ת"ק</w:t>
        </w:r>
      </w:ins>
      <w:del w:id="91294" w:author="מנוע מכני" w:date="2026-10-05T11:32:12Z">
        <w:r>
          <w:rPr>
            <w:rtl/>
          </w:rPr>
          <w:delText xml:space="preserve">ת</w:delText>
        </w:r>
        <w:r w:rsidR="00AD4FE8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 - </w:t>
      </w:r>
      <w:ins w:id="92863" w:author="מנוע מכני" w:date="2026-10-05T11:32:12Z">
        <w:r>
          <w:rPr>
            <w:rStyle w:val="2fb"/>
            <w:rtl/>
          </w:rPr>
          <w:t xml:space="preserve">ר"י</w:t>
        </w:r>
      </w:ins>
      <w:del w:id="92864" w:author="מנוע מכני" w:date="2026-10-05T11:32:12Z">
        <w:r>
          <w:rPr>
            <w:rtl/>
          </w:rPr>
          <w:delText xml:space="preserve">רבי יהודה</w:delText>
        </w:r>
      </w:del>
      <w:r>
        <w:rPr>
          <w:rtl/>
        </w:rPr>
        <w:t xml:space="preserve"> היא, דאמר נשחטו אסרי רבנן, </w:t>
      </w:r>
      <w:r>
        <w:rPr>
          <w:rStyle w:val="2fb"/>
          <w:rtl/>
        </w:rPr>
        <w:t xml:space="preserve">ורבי יוסי</w:t>
      </w:r>
      <w:r>
        <w:rPr>
          <w:rtl/>
        </w:rPr>
        <w:t xml:space="preserve"> </w:t>
      </w:r>
      <w:ins w:id="93583" w:author="מנוע מכני" w:date="2026-10-05T11:32:12Z">
        <w:r>
          <w:rPr>
            <w:rtl/>
          </w:rPr>
          <w:t xml:space="preserve">לשיטתו</w:t>
        </w:r>
      </w:ins>
      <w:del w:id="93584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 דנשחטו שרו רבנן, </w:t>
      </w:r>
    </w:p>
    <w:p w14:paraId="5AA46BC5" w14:textId="77777777" w:rsidR="00C7790B" w:rsidRDefault="00F63065" w:rsidP="00754779">
      <w:pPr>
        <w:rPr>
          <w:rtl/>
        </w:rPr>
      </w:pPr>
      <w:r>
        <w:rPr>
          <w:rtl/>
        </w:rPr>
        <w:t xml:space="preserve">וקתני יבוקר, </w:t>
      </w:r>
      <w:ins w:id="94867" w:author="מנוע מכני" w:date="2026-10-05T11:32:12Z">
        <w:r>
          <w:rPr>
            <w:rtl/>
          </w:rPr>
          <w:t xml:space="preserve">מה</w:t>
        </w:r>
      </w:ins>
      <w:del w:id="9486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יבוקר - </w:t>
      </w:r>
      <w:ins w:id="93585" w:author="מנוע מכני" w:date="2026-10-05T11:32:12Z">
        <w:r>
          <w:rPr>
            <w:rtl/>
          </w:rPr>
          <w:t xml:space="preserve">לא</w:t>
        </w:r>
      </w:ins>
      <w:del w:id="9358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7843" w:author="מנוע מכני" w:date="2026-10-05T11:32:12Z">
        <w:r>
          <w:rPr>
            <w:rtl/>
          </w:rPr>
          <w:t xml:space="preserve">אם </w:t>
        </w:r>
      </w:ins>
      <w:del w:id="9784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מום קבוע </w:t>
      </w:r>
      <w:ins w:id="97845" w:author="מנוע מכני" w:date="2026-10-05T11:32:12Z">
        <w:r>
          <w:rPr>
            <w:rtl/>
          </w:rPr>
          <w:t xml:space="preserve">אם </w:t>
        </w:r>
      </w:ins>
      <w:del w:id="9784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מום עובר הוא? </w:t>
      </w:r>
      <w:ins w:id="95785" w:author="מנוע מכני" w:date="2026-10-05T11:32:12Z">
        <w:r>
          <w:rPr>
            <w:rtl/>
          </w:rPr>
          <w:t xml:space="preserve">אף</w:t>
        </w:r>
      </w:ins>
      <w:del w:id="95786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שלא התירו מומחה! </w:t>
      </w:r>
    </w:p>
    <w:p>
      <w:pPr>
        <w:pStyle w:val="38"/>
        <w:rPr>
          <w:ins w:id="99600" w:author="מנוע מכני" w:date="2026-10-05T11:32:12Z"/>
        </w:rPr>
      </w:pPr>
      <w:del w:id="100914" w:author="מנוע מכני" w:date="2026-10-05T11:32:12Z">
        <w:r>
          <w:delText xml:space="preserve">אמר </w:delText>
        </w:r>
      </w:del>
      <w:r>
        <w:t xml:space="preserve">רבא:</w:t>
      </w:r>
    </w:p>
    <w:p w14:paraId="70C74419" w14:textId="77777777" w:rsidR="00B874E6" w:rsidRDefault="00F63065" w:rsidP="00F63065">
      <w:pPr>
        <w:rPr>
          <w:rtl/>
        </w:rPr>
      </w:pPr>
      <w:del w:id="996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, יבוקר, </w:t>
      </w:r>
      <w:ins w:id="97847" w:author="מנוע מכני" w:date="2026-10-05T11:32:12Z">
        <w:r>
          <w:rPr>
            <w:rtl/>
          </w:rPr>
          <w:t xml:space="preserve">אם </w:t>
        </w:r>
      </w:ins>
      <w:del w:id="9784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התירו מומחה - אין, </w:t>
      </w:r>
      <w:ins w:id="97849" w:author="מנוע מכני" w:date="2026-10-05T11:32:12Z">
        <w:r>
          <w:rPr>
            <w:rtl/>
          </w:rPr>
          <w:t xml:space="preserve">ואם </w:t>
        </w:r>
      </w:ins>
      <w:del w:id="9785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-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278C63A0" w14:textId="77777777" w:rsidR="00C7790B" w:rsidRDefault="00C7790B" w:rsidP="00F63065">
      <w:pPr>
        <w:rPr>
          <w:del w:id="90587" w:author="מנוע עיצוב" w:date="2026-10-05T11:33:53Z"/>
          <w:rtl/>
        </w:rPr>
      </w:pPr>
    </w:p>
    <w:p w14:paraId="4FD6C45F" w14:textId="77777777" w:rsidR="00D07980" w:rsidRDefault="00F63065" w:rsidP="00D07980">
      <w:pPr>
        <w:rPr>
          <w:rtl/>
        </w:rPr>
      </w:pPr>
      <w:ins w:id="98079" w:author="מנוע מכני" w:date="2026-10-05T11:32:12Z">
        <w:r>
          <w:rPr>
            <w:rtl/>
          </w:rPr>
          <w:t xml:space="preserve">כשעלה</w:t>
        </w:r>
      </w:ins>
      <w:del w:id="98080" w:author="מנוע מכני" w:date="2026-10-05T11:32:12Z">
        <w:r>
          <w:rPr>
            <w:rtl/>
          </w:rPr>
          <w:delText xml:space="preserve">כי סליק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רבין</w:t>
      </w:r>
      <w:r>
        <w:rPr>
          <w:rtl/>
        </w:rPr>
        <w:t xml:space="preserve"> אמרה </w:t>
      </w:r>
      <w:ins w:id="97565" w:author="מנוע מכני" w:date="2026-10-05T11:32:12Z">
        <w:r>
          <w:rPr>
            <w:rtl/>
          </w:rPr>
          <w:t xml:space="preserve">לשמועה</w:t>
        </w:r>
      </w:ins>
      <w:del w:id="97566" w:author="מנוע מכני" w:date="2026-10-05T11:32:12Z">
        <w:r>
          <w:rPr>
            <w:rtl/>
          </w:rPr>
          <w:delText xml:space="preserve">לשמעתא</w:delText>
        </w:r>
      </w:del>
      <w:r>
        <w:rPr>
          <w:rtl/>
        </w:rPr>
        <w:t xml:space="preserve"> </w:t>
      </w:r>
      <w:ins w:id="94869" w:author="מנוע מכני" w:date="2026-10-05T11:32:12Z">
        <w:r>
          <w:rPr>
            <w:rtl/>
          </w:rPr>
          <w:t xml:space="preserve">לפניו</w:t>
        </w:r>
      </w:ins>
      <w:del w:id="94870" w:author="מנוע מכני" w:date="2026-10-05T11:32:12Z">
        <w:r>
          <w:rPr>
            <w:rtl/>
          </w:rPr>
          <w:delText xml:space="preserve">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דר</w:t>
      </w:r>
      <w:ins w:id="91295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1296" w:author="מנוע מכני" w:date="2026-10-05T11:32:12Z">
        <w:r w:rsidR="00D07980">
          <w:rPr>
            <w:rFonts w:hint="cs"/>
            <w:rtl/>
          </w:rPr>
          <w:delText xml:space="preserve">י''ר</w:delText>
        </w:r>
      </w:del>
      <w:r>
        <w:rPr>
          <w:rtl/>
        </w:rPr>
        <w:t xml:space="preserve">, </w:t>
      </w:r>
    </w:p>
    <w:p>
      <w:pPr>
        <w:pStyle w:val="38"/>
        <w:rPr>
          <w:ins w:id="99602" w:author="מנוע מכני" w:date="2026-10-05T11:32:12Z"/>
        </w:rPr>
      </w:pPr>
      <w:r>
        <w:t xml:space="preserve">אמר</w:t>
      </w:r>
      <w:r>
        <w:t xml:space="preserve">:</w:t>
      </w:r>
    </w:p>
    <w:p w14:paraId="7D3842C8" w14:textId="77777777" w:rsidR="00DF3782" w:rsidRDefault="00F63065" w:rsidP="00DF3782">
      <w:pPr>
        <w:rPr>
          <w:rtl/>
        </w:rPr>
      </w:pPr>
      <w:del w:id="996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בבלאי טפשאי, משום די</w:t>
      </w:r>
      <w:r w:rsidR="00DF3782">
        <w:rPr>
          <w:rFonts w:hint="cs"/>
          <w:rtl/>
        </w:rPr>
        <w:t xml:space="preserve">ושבים בארץ חשוכה אומרים שמועה חשוכה </w:t>
      </w:r>
    </w:p>
    <w:p w14:paraId="7266DD6D" w14:textId="77777777" w:rsidR="00D07980" w:rsidRDefault="00DF3782" w:rsidP="00543860">
      <w:pPr>
        <w:pStyle w:val="021"/>
        <w:rPr>
          <w:rtl/>
        </w:rPr>
      </w:pPr>
      <w:r>
        <w:rPr>
          <w:rFonts w:hint="cs"/>
          <w:rtl/>
        </w:rPr>
        <w:t xml:space="preserve">וכי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שמיע </w:t>
      </w:r>
      <w:ins w:id="97475" w:author="מנוע מכני" w:date="2026-10-05T11:32:12Z">
        <w:r>
          <w:rPr>
            <w:rtl/>
          </w:rPr>
          <w:t xml:space="preserve">להם</w:t>
        </w:r>
      </w:ins>
      <w:del w:id="97476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הא דאמר </w:t>
      </w:r>
      <w:r w:rsidR="00F63065">
        <w:rPr>
          <w:rStyle w:val="2fb"/>
          <w:rtl/>
        </w:rPr>
        <w:t xml:space="preserve">ר</w:t>
      </w:r>
      <w:r w:rsidR="00C7790B">
        <w:rPr>
          <w:rStyle w:val="2fb"/>
          <w:rFonts w:hint="cs"/>
          <w:rtl/>
        </w:rPr>
        <w:t xml:space="preserve">ח</w:t>
      </w:r>
      <w:ins w:id="9129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98" w:author="מנוע מכני" w:date="2026-10-05T11:32:12Z">
        <w:r w:rsidR="00C7790B">
          <w:rPr>
            <w:rFonts w:hint="cs"/>
            <w:rtl/>
          </w:rPr>
          <w:delText xml:space="preserve">ב''א</w:delText>
        </w:r>
      </w:del>
      <w:r w:rsidR="00C7790B">
        <w:rPr>
          <w:rFonts w:hint="cs"/>
          <w:rtl/>
        </w:rPr>
        <w:t xml:space="preserve"> </w:t>
      </w:r>
      <w:r w:rsidR="00C7790B">
        <w:rPr>
          <w:rStyle w:val="2fb"/>
          <w:rFonts w:hint="cs"/>
          <w:rtl/>
        </w:rPr>
        <w:t xml:space="preserve">מר</w:t>
      </w:r>
      <w:ins w:id="9129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300" w:author="מנוע מכני" w:date="2026-10-05T11:32:12Z">
        <w:r w:rsidR="00C7790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: מחלוקת בשבדק ולא מצא, ופלגי </w:t>
      </w:r>
      <w:ins w:id="90659" w:author="מנוע סמנטי" w:date="2026-10-05T11:39:44Z">
        <w:r>
          <w:rPr>
            <w:rtl/>
          </w:rPr>
          <w:t xml:space="preserve">במחלוקת</w:t>
        </w:r>
      </w:ins>
      <w:del w:id="90660" w:author="מנוע סמנטי" w:date="2026-10-05T11:39:44Z">
        <w:r>
          <w:rPr>
            <w:rtl/>
          </w:rPr>
          <w:delText xml:space="preserve">בפלוגתא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ורבנן, </w:t>
      </w:r>
      <w:r>
        <w:rPr>
          <w:rtl/>
        </w:rPr>
        <w:t xml:space="preserve">דתנן</w:t>
      </w:r>
      <w:r w:rsidR="00F63065">
        <w:rPr>
          <w:rtl/>
        </w:rPr>
        <w:t xml:space="preserve"> שהיה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</w:t>
      </w:r>
      <w:r w:rsidR="00754779">
        <w:rPr>
          <w:rtl/>
        </w:rPr>
        <w:t xml:space="preserve">אומר: כל דבר שהיה בחזקת טומאה </w:t>
      </w:r>
      <w:r w:rsidR="00F63065">
        <w:rPr>
          <w:rtl/>
        </w:rPr>
        <w:t xml:space="preserve">לעולם הוא בטומאתו עד שיתוודע הטומאה, </w:t>
      </w:r>
    </w:p>
    <w:p>
      <w:pPr>
        <w:pStyle w:val="38"/>
        <w:rPr>
          <w:ins w:id="99604" w:author="מנוע מכני" w:date="2026-10-05T11:32:12Z"/>
        </w:rPr>
      </w:pPr>
      <w:r>
        <w:t xml:space="preserve">וח</w:t>
      </w:r>
      <w:ins w:id="91301" w:author="מנוע מכני" w:date="2026-10-05T11:32:12Z">
        <w:r>
          <w:t xml:space="preserve">כ"א</w:t>
        </w:r>
      </w:ins>
      <w:del w:id="91302" w:author="מנוע מכני" w:date="2026-10-05T11:32:12Z">
        <w:r>
          <w:delText xml:space="preserve">כ</w:delText>
        </w:r>
        <w:r w:rsidR="00754779">
          <w:delText xml:space="preserve">''א</w:delText>
        </w:r>
      </w:del>
      <w:r>
        <w:t xml:space="preserve">:</w:t>
      </w:r>
    </w:p>
    <w:p w14:paraId="6F4998A7" w14:textId="77777777" w:rsidR="00B874E6" w:rsidRDefault="00F63065" w:rsidP="00754779">
      <w:pPr>
        <w:rPr>
          <w:rtl/>
        </w:rPr>
      </w:pPr>
      <w:del w:id="996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חופר עד שמגיע לסלע או לבתולה</w:t>
      </w:r>
      <w:r w:rsidR="0057284B">
        <w:rPr>
          <w:rtl/>
        </w:rPr>
        <w:t>.</w:t>
      </w:r>
    </w:p>
    <w:p w14:paraId="75723AD2" w14:textId="77777777" w:rsidR="00D07980" w:rsidRDefault="00D07980" w:rsidP="00C7790B">
      <w:pPr>
        <w:rPr>
          <w:del w:id="90588" w:author="מנוע עיצוב" w:date="2026-10-05T11:33:53Z"/>
          <w:rtl/>
        </w:rPr>
      </w:pPr>
    </w:p>
    <w:p>
      <w:pPr>
        <w:pStyle w:val="38"/>
        <w:rPr>
          <w:ins w:id="99606" w:author="מנוע מכני" w:date="2026-10-05T11:32:12Z"/>
        </w:rPr>
      </w:pPr>
      <w:ins w:id="91303" w:author="מנוע מכני" w:date="2026-10-05T11:32:12Z">
        <w:r>
          <w:t xml:space="preserve">ר"א</w:t>
        </w:r>
      </w:ins>
      <w:del w:id="91304" w:author="מנוע מכני" w:date="2026-10-05T11:32:12Z">
        <w:r>
          <w:delText xml:space="preserve">ר''א</w:delText>
        </w:r>
      </w:del>
      <w:r>
        <w:t xml:space="preserve"> אר</w:t>
      </w:r>
      <w:ins w:id="91305" w:author="מנוע מכני" w:date="2026-10-05T11:32:12Z">
        <w:r>
          <w:t xml:space="preserve">י"ו</w:t>
        </w:r>
      </w:ins>
      <w:del w:id="91306" w:author="מנוע מכני" w:date="2026-10-05T11:32:12Z">
        <w:r>
          <w:delText xml:space="preserve">י''ו</w:delText>
        </w:r>
      </w:del>
      <w:r w:rsidR="00754779">
        <w:t xml:space="preserve">:</w:t>
      </w:r>
    </w:p>
    <w:p w14:paraId="3A4789BE" w14:textId="77777777" w:rsidR="00754779" w:rsidRDefault="00D07980" w:rsidP="00754779">
      <w:pPr>
        <w:rPr>
          <w:rtl/>
        </w:rPr>
      </w:pPr>
      <w:del w:id="99607" w:author="מנוע מכני" w:date="2026-10-05T11:32:12Z">
        <w:r w:rsidR="00754779">
          <w:rPr>
            <w:rtl/>
          </w:rPr>
          <w:delText xml:space="preserve"> </w:delText>
        </w:r>
      </w:del>
      <w:r w:rsidR="00754779">
        <w:rPr>
          <w:rtl/>
        </w:rPr>
        <w:t xml:space="preserve">מחלוקת כשבדק ומצא, </w:t>
      </w:r>
    </w:p>
    <w:p>
      <w:pPr>
        <w:pStyle w:val="38"/>
        <w:rPr>
          <w:ins w:id="99608" w:author="מנוע מכני" w:date="2026-10-05T11:32:12Z"/>
        </w:rPr>
      </w:pPr>
      <w:ins w:id="93587" w:author="מנוע מכני" w:date="2026-10-05T11:32:12Z">
        <w:r>
          <w:t xml:space="preserve">וחלקו</w:t>
        </w:r>
      </w:ins>
    </w:p>
    <w:p w14:paraId="657C16D0" w14:textId="77777777" w:rsidR="006E2A81" w:rsidRDefault="00754779" w:rsidP="00754779">
      <w:pPr>
        <w:rPr>
          <w:rtl/>
        </w:rPr>
      </w:pPr>
      <w:del w:id="93588" w:author="מנוע מכני" w:date="2026-10-05T11:32:12Z">
        <w:r>
          <w:rPr>
            <w:rtl/>
          </w:rPr>
          <w:delText xml:space="preserve">ו</w:delText>
        </w:r>
        <w:r w:rsidR="00F63065">
          <w:rPr>
            <w:rtl/>
          </w:rPr>
          <w:delText xml:space="preserve">פל</w:delText>
        </w:r>
        <w:r>
          <w:rPr>
            <w:rFonts w:hint="cs"/>
            <w:rtl/>
          </w:rPr>
          <w:delText xml:space="preserve">י</w:delText>
        </w:r>
        <w:r w:rsidR="00F63065">
          <w:rPr>
            <w:rtl/>
          </w:rPr>
          <w:delText xml:space="preserve">גי</w:delText>
        </w:r>
      </w:del>
      <w:del w:id="99609" w:author="מנוע מכני" w:date="2026-10-05T11:32:12Z">
        <w:r w:rsidR="00F63065">
          <w:rPr>
            <w:rtl/>
          </w:rPr>
          <w:delText xml:space="preserve"> </w:delText>
        </w:r>
      </w:del>
      <w:ins w:id="90661" w:author="מנוע סמנטי" w:date="2026-10-05T11:39:44Z">
        <w:r>
          <w:rPr>
            <w:rtl/>
          </w:rPr>
          <w:t xml:space="preserve">במחלוקת</w:t>
        </w:r>
      </w:ins>
      <w:del w:id="90662" w:author="מנוע סמנטי" w:date="2026-10-05T11:39:44Z">
        <w:r w:rsidR="00F63065">
          <w:rPr>
            <w:rtl/>
          </w:rPr>
          <w:delText xml:space="preserve">בפלוגתא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דרבי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ור</w:t>
      </w:r>
      <w:r w:rsidR="00C7790B">
        <w:rPr>
          <w:rStyle w:val="2fb"/>
          <w:rFonts w:hint="cs"/>
          <w:rtl/>
        </w:rPr>
        <w:t xml:space="preserve">ש</w:t>
      </w:r>
      <w:ins w:id="9130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308" w:author="מנוע מכני" w:date="2026-10-05T11:32:12Z">
        <w:r w:rsidR="00C7790B">
          <w:rPr>
            <w:rFonts w:hint="cs"/>
            <w:rtl/>
          </w:rPr>
          <w:delText xml:space="preserve">ב''ג</w:delText>
        </w:r>
      </w:del>
      <w:r w:rsidR="00C7790B">
        <w:rPr>
          <w:rFonts w:hint="cs"/>
          <w:rtl/>
        </w:rPr>
        <w:t xml:space="preserve"> </w:t>
      </w:r>
      <w:r w:rsidR="00F63065">
        <w:rPr>
          <w:rtl/>
        </w:rPr>
        <w:t>דתני</w:t>
      </w:r>
      <w:r>
        <w:rPr>
          <w:rtl/>
        </w:rPr>
        <w:t xml:space="preserve">א</w:t>
      </w:r>
      <w:r>
        <w:rPr>
          <w:rtl/>
        </w:rPr>
        <w:t xml:space="preserve"> שדה שאבד בה קבר, נכנס בתוכה </w:t>
      </w:r>
      <w:r w:rsidR="00F63065">
        <w:rPr>
          <w:rtl/>
        </w:rPr>
        <w:t>טמא</w:t>
      </w:r>
      <w:ins w:id="96335" w:author="מנוע מכני" w:date="2026-10-05T11:32:12Z">
        <w:r>
          <w:rPr>
            <w:rtl/>
          </w:rPr>
          <w:t xml:space="preserve">,</w:t>
        </w:r>
      </w:ins>
      <w:del w:id="96336" w:author="מנוע מכני" w:date="2026-10-05T11:32:12Z">
        <w:r w:rsidR="000B5F7F">
          <w:rPr>
            <w:rtl/>
          </w:rPr>
          <w:delText xml:space="preserve">;</w:delText>
        </w:r>
      </w:del>
      <w:r w:rsidR="00D07980">
        <w:rPr>
          <w:rFonts w:hint="cs"/>
          <w:rtl/>
        </w:rPr>
        <w:t xml:space="preserve"> </w:t>
      </w:r>
    </w:p>
    <w:p w14:paraId="64840CC4" w14:textId="77777777" w:rsidR="00D07980" w:rsidRDefault="006E2A81" w:rsidP="00754779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0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>
        <w:rPr>
          <w:rtl/>
        </w:rPr>
        <w:t xml:space="preserve">נמצא בתוכה קבר, נכנס לתוכה - טהור, </w:t>
      </w:r>
    </w:p>
    <w:p w14:paraId="38EAA7ED" w14:textId="77777777" w:rsidR="00C7790B" w:rsidRDefault="00F63065" w:rsidP="006E2A81">
      <w:pPr>
        <w:rPr>
          <w:rtl/>
        </w:rPr>
      </w:pPr>
      <w:r>
        <w:rPr>
          <w:rtl/>
        </w:rPr>
        <w:t xml:space="preserve">שאני אומר: </w:t>
      </w:r>
      <w:r w:rsidR="006E2A81">
        <w:rPr>
          <w:rStyle w:val="2fb"/>
          <w:rFonts w:hint="cs"/>
          <w:rtl/>
        </w:rPr>
        <w:t xml:space="preserve">לרבי</w:t>
      </w:r>
      <w:r w:rsidR="006E2A81">
        <w:rPr>
          <w:rFonts w:hint="cs"/>
          <w:rtl/>
        </w:rPr>
        <w:t xml:space="preserve">: </w:t>
      </w:r>
      <w:r>
        <w:rPr>
          <w:rtl/>
        </w:rPr>
        <w:t xml:space="preserve">הוא קבר שאבד - הוא קבר שנמצא, </w:t>
      </w:r>
    </w:p>
    <w:p>
      <w:pPr>
        <w:pStyle w:val="38"/>
        <w:rPr>
          <w:ins w:id="99610" w:author="מנוע מכני" w:date="2026-10-05T11:32:12Z"/>
        </w:rPr>
      </w:pPr>
      <w:r>
        <w:tab/>
      </w:r>
      <w:r>
        <w:tab/>
      </w:r>
      <w:r>
        <w:t xml:space="preserve">רש</w:t>
      </w:r>
      <w:ins w:id="91309" w:author="מנוע מכני" w:date="2026-10-05T11:32:12Z">
        <w:r>
          <w:t xml:space="preserve">ב"ג</w:t>
        </w:r>
      </w:ins>
      <w:del w:id="91310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1D38F815" w14:textId="77777777" w:rsidR="00B874E6" w:rsidRDefault="006E2A81" w:rsidP="006E2A81">
      <w:pPr>
        <w:rPr>
          <w:rtl/>
        </w:rPr>
      </w:pPr>
      <w:del w:id="996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תיבדק כל השדה כולה</w:t>
      </w:r>
      <w:r w:rsidR="0057284B">
        <w:rPr>
          <w:rtl/>
        </w:rPr>
        <w:t>.</w:t>
      </w:r>
    </w:p>
    <w:p w14:paraId="2D91EDF6" w14:textId="77777777" w:rsidR="00D07980" w:rsidRDefault="00F63065" w:rsidP="006E2A81">
      <w:pPr>
        <w:rPr>
          <w:rtl/>
        </w:rPr>
      </w:pPr>
      <w:r>
        <w:rPr>
          <w:rStyle w:val="2fb"/>
          <w:rtl/>
        </w:rPr>
        <w:t xml:space="preserve">ור' אסי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כר</w:t>
      </w:r>
      <w:r w:rsidR="00D07980">
        <w:rPr>
          <w:rStyle w:val="2fb"/>
          <w:rFonts w:hint="cs"/>
          <w:rtl/>
        </w:rPr>
        <w:t xml:space="preserve">ח</w:t>
      </w:r>
      <w:ins w:id="9131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312" w:author="מנוע מכני" w:date="2026-10-05T11:32:12Z">
        <w:r w:rsidR="00D07980">
          <w:rPr>
            <w:rFonts w:hint="cs"/>
            <w:rtl/>
          </w:rPr>
          <w:delText xml:space="preserve">ב''א</w:delText>
        </w:r>
      </w:del>
      <w:r w:rsidR="006E2A81">
        <w:rPr>
          <w:rFonts w:hint="cs"/>
          <w:rtl/>
        </w:rPr>
        <w:t xml:space="preserve"> ד</w:t>
      </w:r>
      <w:r>
        <w:rPr>
          <w:rtl/>
        </w:rPr>
        <w:t xml:space="preserve">בשלמא גבי טומאה - </w:t>
      </w:r>
      <w:ins w:id="98489" w:author="מנוע מכני" w:date="2026-10-05T11:32:12Z">
        <w:r>
          <w:rPr>
            <w:rtl/>
          </w:rPr>
          <w:t xml:space="preserve">אמור</w:t>
        </w:r>
      </w:ins>
      <w:del w:id="98490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בא עורב ונטלה, בא עכבר ונטלה, </w:t>
      </w:r>
    </w:p>
    <w:p w14:paraId="5262AFE9" w14:textId="77777777" w:rsidR="00DF3782" w:rsidRDefault="006E2A81" w:rsidP="00DF3782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1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>א</w:t>
      </w:r>
      <w:r>
        <w:rPr>
          <w:rFonts w:hint="cs"/>
          <w:rtl/>
        </w:rPr>
        <w:t>ב</w:t>
      </w:r>
      <w:r>
        <w:rPr>
          <w:rtl/>
        </w:rPr>
        <w:t>ל</w:t>
      </w:r>
      <w:r w:rsidR="00F63065">
        <w:rPr>
          <w:rtl/>
        </w:rPr>
        <w:t xml:space="preserve"> </w:t>
      </w:r>
      <w:ins w:id="93591" w:author="מנוע מכני" w:date="2026-10-05T11:32:12Z">
        <w:r>
          <w:rPr>
            <w:rtl/>
          </w:rPr>
          <w:t xml:space="preserve">כאן</w:t>
        </w:r>
      </w:ins>
      <w:del w:id="9359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- בעל מום </w:t>
      </w:r>
      <w:ins w:id="93589" w:author="מנוע מכני" w:date="2026-10-05T11:32:12Z">
        <w:r>
          <w:rPr>
            <w:rtl/>
          </w:rPr>
          <w:t xml:space="preserve">למקום</w:t>
        </w:r>
      </w:ins>
      <w:del w:id="93590" w:author="מנוע מכני" w:date="2026-10-05T11:32:12Z">
        <w:r w:rsidR="00F63065">
          <w:rPr>
            <w:rtl/>
          </w:rPr>
          <w:delText xml:space="preserve">להיכא</w:delText>
        </w:r>
      </w:del>
      <w:r w:rsidR="00F63065">
        <w:rPr>
          <w:rtl/>
        </w:rPr>
        <w:t xml:space="preserve"> אזיל </w:t>
      </w:r>
    </w:p>
    <w:p>
      <w:pPr>
        <w:pStyle w:val="38"/>
        <w:rPr>
          <w:ins w:id="99612" w:author="מנוע מכני" w:date="2026-10-05T11:32:12Z"/>
        </w:rPr>
      </w:pPr>
      <w:r>
        <w:t xml:space="preserve">ואידך</w:t>
      </w:r>
    </w:p>
    <w:p w14:paraId="2F036AAB" w14:textId="77777777" w:rsidR="00B874E6" w:rsidRDefault="00F63065" w:rsidP="00DF3782">
      <w:pPr>
        <w:rPr>
          <w:rtl/>
        </w:rPr>
      </w:pPr>
      <w:del w:id="996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</w:t>
      </w:r>
      <w:r w:rsidR="00DF3782">
        <w:rPr>
          <w:rtl/>
        </w:rPr>
        <w:t>מום עובר ה</w:t>
      </w:r>
      <w:r w:rsidR="00DF3782">
        <w:rPr>
          <w:rFonts w:hint="cs"/>
          <w:rtl/>
        </w:rPr>
        <w:t>ע</w:t>
      </w:r>
      <w:r>
        <w:rPr>
          <w:rtl/>
        </w:rPr>
        <w:t>ה ו</w:t>
      </w:r>
      <w:r w:rsidR="00DF3782">
        <w:rPr>
          <w:rFonts w:hint="cs"/>
          <w:rtl/>
        </w:rPr>
        <w:t>נרפא</w:t>
      </w:r>
    </w:p>
    <w:p w14:paraId="311FE09D" w14:textId="77777777" w:rsidR="00D07980" w:rsidRDefault="00F63065" w:rsidP="006E2A81">
      <w:pPr>
        <w:rPr>
          <w:rtl/>
        </w:rPr>
      </w:pPr>
      <w:r w:rsidRPr="006E2A81">
        <w:rPr>
          <w:rStyle w:val="2fb"/>
          <w:b/>
          <w:bCs/>
          <w:rtl/>
        </w:rPr>
        <w:t>ור</w:t>
      </w:r>
      <w:r w:rsidR="00D07980" w:rsidRPr="006E2A81">
        <w:rPr>
          <w:rStyle w:val="2fb"/>
          <w:rFonts w:hint="cs"/>
          <w:b/>
          <w:bCs/>
          <w:rtl/>
        </w:rPr>
        <w:t xml:space="preserve">ח</w:t>
      </w:r>
      <w:ins w:id="9131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ב"א</w:t>
        </w:r>
      </w:ins>
      <w:del w:id="91314" w:author="מנוע מכני" w:date="2026-10-05T11:32:12Z">
        <w:r w:rsidR="00D07980" w:rsidRPr="006E2A81">
          <w:rPr>
            <w:rFonts w:hint="cs"/>
            <w:b/>
            <w:bCs/>
            <w:rtl/>
          </w:rPr>
          <w:delText xml:space="preserve">ב''א</w:delText>
        </w:r>
      </w:del>
      <w:r w:rsidR="00D07980">
        <w:rPr>
          <w:rFonts w:hint="cs"/>
          <w:rtl/>
        </w:rPr>
        <w:t xml:space="preserve"> </w:t>
      </w:r>
      <w:r w:rsidR="00D07980">
        <w:rPr>
          <w:rFonts w:hint="cs"/>
          <w:rtl/>
        </w:rPr>
        <w:t xml:space="preserve">לא</w:t>
      </w:r>
      <w:r w:rsidR="00D07980">
        <w:rPr>
          <w:rFonts w:hint="cs"/>
          <w:rtl/>
        </w:rPr>
        <w:t xml:space="preserve"> </w:t>
      </w:r>
      <w:r w:rsidR="00D07980">
        <w:rPr>
          <w:rFonts w:hint="cs"/>
          <w:rtl/>
        </w:rPr>
        <w:t xml:space="preserve">אמר</w:t>
      </w:r>
      <w:r w:rsidR="00D07980">
        <w:rPr>
          <w:rFonts w:hint="cs"/>
          <w:rtl/>
        </w:rPr>
        <w:t xml:space="preserve"> </w:t>
      </w:r>
      <w:r w:rsidR="00D07980">
        <w:rPr>
          <w:rStyle w:val="2fb"/>
          <w:rFonts w:hint="cs"/>
          <w:rtl/>
        </w:rPr>
        <w:t xml:space="preserve">כר' אסי</w:t>
      </w:r>
      <w:r w:rsidR="00D07980">
        <w:rPr>
          <w:rFonts w:hint="cs"/>
          <w:rtl/>
        </w:rPr>
        <w:t xml:space="preserve"> ד</w:t>
      </w:r>
      <w:r w:rsidR="006E2A81">
        <w:rPr>
          <w:rtl/>
        </w:rPr>
        <w:t>בשלמא שדה דר</w:t>
      </w:r>
      <w:r w:rsidR="006E2A81">
        <w:rPr>
          <w:rFonts w:hint="cs"/>
          <w:rtl/>
        </w:rPr>
        <w:t>ך לקבור בה</w:t>
      </w:r>
      <w:r w:rsidR="006E2A81">
        <w:rPr>
          <w:rtl/>
        </w:rPr>
        <w:t xml:space="preserve">, כי </w:t>
      </w:r>
      <w:ins w:id="98491" w:author="מנוע מכני" w:date="2026-10-05T11:32:12Z">
        <w:r>
          <w:rPr>
            <w:rtl/>
          </w:rPr>
          <w:t xml:space="preserve">איך</w:t>
        </w:r>
      </w:ins>
      <w:del w:id="98492" w:author="מנוע מכני" w:date="2026-10-05T11:32:12Z">
        <w:r w:rsidR="006E2A81">
          <w:rPr>
            <w:rtl/>
          </w:rPr>
          <w:delText xml:space="preserve">היכי</w:delText>
        </w:r>
      </w:del>
      <w:r w:rsidR="006E2A81">
        <w:rPr>
          <w:rtl/>
        </w:rPr>
        <w:t xml:space="preserve"> דקבר בה </w:t>
      </w:r>
      <w:ins w:id="94871" w:author="מנוע מכני" w:date="2026-10-05T11:32:12Z">
        <w:r>
          <w:rPr>
            <w:rtl/>
          </w:rPr>
          <w:t xml:space="preserve">זה</w:t>
        </w:r>
      </w:ins>
      <w:del w:id="94872" w:author="מנוע מכני" w:date="2026-10-05T11:32:12Z">
        <w:r w:rsidR="006E2A81">
          <w:rPr>
            <w:rtl/>
          </w:rPr>
          <w:delText xml:space="preserve">האי</w:delText>
        </w:r>
      </w:del>
      <w:r w:rsidR="006E2A81">
        <w:rPr>
          <w:rtl/>
        </w:rPr>
        <w:t xml:space="preserve"> </w:t>
      </w:r>
      <w:r>
        <w:rPr>
          <w:rtl/>
        </w:rPr>
        <w:t xml:space="preserve">קבר איש אחר, </w:t>
      </w:r>
    </w:p>
    <w:p>
      <w:pPr>
        <w:pStyle w:val="38"/>
        <w:rPr>
          <w:ins w:id="99614" w:author="מנוע מכני" w:date="2026-10-05T11:32:12Z"/>
        </w:rPr>
      </w:pPr>
      <w:r>
        <w:tab/>
        <w:t xml:space="preserve">אלא</w:t>
      </w:r>
    </w:p>
    <w:p w14:paraId="2EF8AD3F" w14:textId="77777777" w:rsidR="006E2A81" w:rsidRDefault="006E2A81" w:rsidP="006E2A81">
      <w:pPr>
        <w:rPr>
          <w:rtl/>
        </w:rPr>
      </w:pPr>
      <w:del w:id="99615" w:author="מנוע מכני" w:date="2026-10-05T11:32:12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קדשים </w:t>
      </w:r>
      <w:r w:rsidR="00F63065">
        <w:rPr>
          <w:rtl/>
        </w:rPr>
        <w:t xml:space="preserve">כיון דבדקו לן וקיימי, </w:t>
      </w:r>
      <w:ins w:id="90663" w:author="מנוע סמנטי" w:date="2026-10-05T11:39:44Z">
        <w:r>
          <w:rPr>
            <w:rtl/>
          </w:rPr>
          <w:t xml:space="preserve">דרכם</w:t>
        </w:r>
      </w:ins>
      <w:del w:id="90664" w:author="מנוע סמנטי" w:date="2026-10-05T11:39:44Z">
        <w:r w:rsidR="00754779">
          <w:rPr>
            <w:rtl/>
          </w:rPr>
          <w:delText xml:space="preserve">דרכייהו</w:delText>
        </w:r>
      </w:del>
      <w:r w:rsidR="00754779">
        <w:rPr>
          <w:rtl/>
        </w:rPr>
        <w:t xml:space="preserve"> ל</w:t>
      </w:r>
      <w:r>
        <w:rPr>
          <w:rFonts w:hint="cs"/>
          <w:rtl/>
        </w:rPr>
        <w:t xml:space="preserve">הפיל בהם מום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>
      <w:pPr>
        <w:pStyle w:val="38"/>
        <w:rPr>
          <w:ins w:id="99616" w:author="מנוע מכני" w:date="2026-10-05T11:32:12Z"/>
        </w:rPr>
      </w:pPr>
      <w:r w:rsidRPr="006E2A81">
        <w:t>ואידך</w:t>
      </w:r>
    </w:p>
    <w:p w14:paraId="151B04EF" w14:textId="77777777" w:rsidR="00B874E6" w:rsidRDefault="00754779" w:rsidP="006E2A81">
      <w:pPr>
        <w:rPr>
          <w:rtl/>
        </w:rPr>
      </w:pPr>
      <w:del w:id="99617" w:author="מנוע מכני" w:date="2026-10-05T11:32:12Z">
        <w:r>
          <w:rPr>
            <w:rtl/>
          </w:rPr>
          <w:delText xml:space="preserve"> </w:delText>
        </w:r>
      </w:del>
      <w:r w:rsidR="00F63065">
        <w:rPr>
          <w:rtl/>
        </w:rPr>
        <w:t xml:space="preserve">אגב דמנגחי אהדדי שכיח </w:t>
      </w:r>
      <w:ins w:id="94873" w:author="מנוע מכני" w:date="2026-10-05T11:32:12Z">
        <w:r>
          <w:rPr>
            <w:rtl/>
          </w:rPr>
          <w:t xml:space="preserve">בהם</w:t>
        </w:r>
      </w:ins>
      <w:del w:id="94874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מומא</w:t>
      </w:r>
      <w:r w:rsidR="0057284B">
        <w:rPr>
          <w:rtl/>
        </w:rPr>
        <w:t>.</w:t>
      </w:r>
    </w:p>
    <w:p w14:paraId="4898FD65" w14:textId="77777777" w:rsidR="00D07980" w:rsidRDefault="006E2A81" w:rsidP="006E2A81">
      <w:pPr>
        <w:pStyle w:val="afff0"/>
        <w:framePr w:wrap="around"/>
        <w:rPr>
          <w:rtl/>
        </w:rPr>
      </w:pPr>
      <w:r>
        <w:rPr>
          <w:rFonts w:hint="cs"/>
          <w:rtl/>
        </w:rPr>
        <w:t>כו.</w:t>
      </w:r>
    </w:p>
    <w:p w14:paraId="303DEADA" w14:textId="77777777" w:rsidR="00B874E6" w:rsidRDefault="00F63065" w:rsidP="00F63065">
      <w:pPr>
        <w:rPr>
          <w:rtl/>
        </w:rPr>
      </w:pPr>
      <w:r>
        <w:rPr>
          <w:rtl/>
        </w:rPr>
        <w:t>מיתיבי</w:t>
      </w:r>
      <w:ins w:id="96337" w:author="מנוע מכני" w:date="2026-10-05T11:32:12Z">
        <w:r>
          <w:rPr>
            <w:rtl/>
          </w:rPr>
          <w:t xml:space="preserve">,</w:t>
        </w:r>
      </w:ins>
      <w:del w:id="96338" w:author="מנוע מכני" w:date="2026-10-05T11:32:12Z">
        <w:r w:rsidR="000B5F7F">
          <w:rPr>
            <w:rtl/>
          </w:rPr>
          <w:delText xml:space="preserve">;</w:delText>
        </w:r>
      </w:del>
      <w:r w:rsidR="00D07980">
        <w:rPr>
          <w:rFonts w:hint="cs"/>
          <w:rtl/>
        </w:rPr>
        <w:t xml:space="preserve"> </w:t>
      </w:r>
      <w:r>
        <w:rPr>
          <w:rtl/>
        </w:rPr>
        <w:t xml:space="preserve">התולש צמר מבכור תם, </w:t>
      </w:r>
      <w:ins w:id="95787" w:author="מנוע מכני" w:date="2026-10-05T11:32:12Z">
        <w:r>
          <w:rPr>
            <w:rtl/>
          </w:rPr>
          <w:t xml:space="preserve">אף</w:t>
        </w:r>
      </w:ins>
      <w:del w:id="9578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 ושחטו - </w:t>
      </w:r>
      <w:r w:rsidR="006E2A81">
        <w:rPr>
          <w:rtl/>
        </w:rPr>
        <w:t xml:space="preserve">אסור טעמא - דתם, </w:t>
      </w:r>
      <w:r>
        <w:rPr>
          <w:rtl/>
        </w:rPr>
        <w:t xml:space="preserve">הא בעל מום - שרי, </w:t>
      </w:r>
      <w:ins w:id="95789" w:author="מנוע מכני" w:date="2026-10-05T11:32:12Z">
        <w:r>
          <w:rPr>
            <w:rtl/>
          </w:rPr>
          <w:t xml:space="preserve">אף</w:t>
        </w:r>
      </w:ins>
      <w:del w:id="9579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התירו מומחה! תנא, כל </w:t>
      </w:r>
      <w:ins w:id="93593" w:author="מנוע מכני" w:date="2026-10-05T11:32:12Z">
        <w:r>
          <w:rPr>
            <w:rtl/>
          </w:rPr>
          <w:t xml:space="preserve">מקום</w:t>
        </w:r>
      </w:ins>
      <w:del w:id="9359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התירו מומחה - תם קרי </w:t>
      </w:r>
      <w:ins w:id="94875" w:author="מנוע מכני" w:date="2026-10-05T11:32:12Z">
        <w:r>
          <w:rPr>
            <w:rtl/>
          </w:rPr>
          <w:t xml:space="preserve">לו</w:t>
        </w:r>
      </w:ins>
      <w:del w:id="94876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52677AE5" w14:textId="77777777" w:rsidR="00754779" w:rsidRDefault="00754779" w:rsidP="00F63065">
      <w:pPr>
        <w:rPr>
          <w:del w:id="90589" w:author="מנוע עיצוב" w:date="2026-10-05T11:33:53Z"/>
          <w:rtl/>
        </w:rPr>
      </w:pPr>
    </w:p>
    <w:p>
      <w:pPr>
        <w:pStyle w:val="38"/>
        <w:rPr>
          <w:ins w:id="99618" w:author="מנוע מכני" w:date="2026-10-05T11:32:12Z"/>
        </w:rPr>
      </w:pPr>
      <w:r w:rsidRPr="000C73DD">
        <w:t>לימא כתנאי</w:t>
      </w:r>
      <w:r>
        <w:t xml:space="preserve">:</w:t>
      </w:r>
    </w:p>
    <w:p w14:paraId="66E28AE4" w14:textId="77777777" w:rsidR="006E2A81" w:rsidRDefault="00F63065" w:rsidP="00F63065">
      <w:pPr>
        <w:rPr>
          <w:rtl/>
        </w:rPr>
      </w:pPr>
      <w:del w:id="996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התולש צמר מבכור תם, </w:t>
      </w:r>
      <w:ins w:id="95791" w:author="מנוע מכני" w:date="2026-10-05T11:32:12Z">
        <w:r>
          <w:rPr>
            <w:rtl/>
          </w:rPr>
          <w:t xml:space="preserve">אף</w:t>
        </w:r>
      </w:ins>
      <w:del w:id="9579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 ושחטו - אסור, </w:t>
      </w:r>
    </w:p>
    <w:p w14:paraId="1BF735A8" w14:textId="77777777" w:rsidR="00B874E6" w:rsidRDefault="00F63065" w:rsidP="00F63065">
      <w:pPr>
        <w:rPr>
          <w:rtl/>
        </w:rPr>
      </w:pPr>
      <w:r>
        <w:rPr>
          <w:rtl/>
        </w:rPr>
        <w:t xml:space="preserve">בכור בעל מום שתלש ממנו </w:t>
      </w:r>
      <w:r>
        <w:rPr>
          <w:rtl/>
        </w:rPr>
        <w:t xml:space="preserve">ואח"כ</w:t>
      </w:r>
      <w:r>
        <w:rPr>
          <w:rtl/>
        </w:rPr>
        <w:t xml:space="preserve"> מת, עקביא בן מהללאל מתיר וחכמים אוסרים</w:t>
      </w:r>
      <w:r w:rsidR="0057284B">
        <w:rPr>
          <w:rtl/>
        </w:rPr>
        <w:t>.</w:t>
      </w:r>
    </w:p>
    <w:p>
      <w:pPr>
        <w:pStyle w:val="38"/>
        <w:rPr>
          <w:ins w:id="99620" w:author="מנוע מכני" w:date="2026-10-05T11:32:12Z"/>
        </w:rPr>
      </w:pPr>
      <w:r>
        <w:t>א</w:t>
      </w:r>
      <w:ins w:id="91315" w:author="מנוע מכני" w:date="2026-10-05T11:32:12Z">
        <w:r>
          <w:t xml:space="preserve">ר"י</w:t>
        </w:r>
      </w:ins>
      <w:del w:id="91316" w:author="מנוע מכני" w:date="2026-10-05T11:32:12Z">
        <w:r w:rsidR="006E2A81">
          <w:delText xml:space="preserve">ר''י</w:delText>
        </w:r>
      </w:del>
      <w:r>
        <w:t xml:space="preserve">:</w:t>
      </w:r>
    </w:p>
    <w:p w14:paraId="75D225ED" w14:textId="77777777" w:rsidR="00B874E6" w:rsidRDefault="00F63065" w:rsidP="006E2A81">
      <w:pPr>
        <w:rPr>
          <w:rtl/>
        </w:rPr>
      </w:pPr>
      <w:del w:id="996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בזה התיר עקביא בן מהללאל, אלא בשער בכור בעל מום שנשר והניחו בחלון, ואחר כך שחטו, בזה עקביא בן מהללאל מתיר וחכמים אוסרין</w:t>
      </w:r>
      <w:r w:rsidR="0057284B">
        <w:rPr>
          <w:rtl/>
        </w:rPr>
        <w:t>.</w:t>
      </w:r>
    </w:p>
    <w:p w14:paraId="1A05E245" w14:textId="77777777" w:rsidR="006E2A81" w:rsidRDefault="006E2A81" w:rsidP="00F63065">
      <w:pPr>
        <w:rPr>
          <w:del w:id="90590" w:author="מנוע עיצוב" w:date="2026-10-05T11:33:53Z"/>
          <w:rtl/>
        </w:rPr>
      </w:pPr>
    </w:p>
    <w:p>
      <w:pPr>
        <w:pStyle w:val="38"/>
        <w:rPr>
          <w:ins w:id="99622" w:author="מנוע מכני" w:date="2026-10-05T11:32:12Z"/>
        </w:rPr>
      </w:pPr>
      <w:del w:id="100915" w:author="מנוע מכני" w:date="2026-10-05T11:32:12Z">
        <w:r>
          <w:delText xml:space="preserve">אמר </w:delText>
        </w:r>
      </w:del>
      <w:r>
        <w:t xml:space="preserve">רבי יוסי:</w:t>
      </w:r>
    </w:p>
    <w:p w14:paraId="6EC63D91" w14:textId="77777777" w:rsidR="00B874E6" w:rsidRDefault="00F63065" w:rsidP="00F63065">
      <w:pPr>
        <w:rPr>
          <w:rtl/>
        </w:rPr>
      </w:pPr>
      <w:del w:id="996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אבא חלפתא בזה שהוא מותר, אבל בייחוד אמרו חכמים: יניחנו בחל</w:t>
      </w:r>
      <w:r w:rsidR="00DF3782">
        <w:rPr>
          <w:rtl/>
        </w:rPr>
        <w:t xml:space="preserve">ון שמא יש תקוה, שחטו דברי הכל מותר, מת </w:t>
      </w:r>
      <w:r>
        <w:rPr>
          <w:rtl/>
        </w:rPr>
        <w:t>עקביא בן מהללאל מתיר וחכמים אוסרים</w:t>
      </w:r>
      <w:r w:rsidR="0057284B">
        <w:rPr>
          <w:rtl/>
        </w:rPr>
        <w:t>.</w:t>
      </w:r>
    </w:p>
    <w:p w14:paraId="4634CEF9" w14:textId="77777777" w:rsidR="006E2A81" w:rsidRDefault="00F63065" w:rsidP="000C73DD">
      <w:pPr>
        <w:pStyle w:val="011"/>
        <w:rPr>
          <w:rtl/>
        </w:rPr>
      </w:pPr>
      <w:r>
        <w:rPr>
          <w:rStyle w:val="2fb"/>
          <w:rtl/>
        </w:rPr>
        <w:t xml:space="preserve">ר' יוסי</w:t>
      </w:r>
      <w:r>
        <w:rPr>
          <w:rtl/>
        </w:rPr>
        <w:t xml:space="preserve"> היינו </w:t>
      </w:r>
      <w:ins w:id="91317" w:author="מנוע מכני" w:date="2026-10-05T11:32:12Z">
        <w:r>
          <w:rPr>
            <w:rStyle w:val="2fb"/>
            <w:rtl/>
          </w:rPr>
          <w:t xml:space="preserve">ת"ק</w:t>
        </w:r>
      </w:ins>
      <w:del w:id="91318" w:author="מנוע מכני" w:date="2026-10-05T11:32:12Z">
        <w:r>
          <w:rPr>
            <w:rtl/>
          </w:rPr>
          <w:delText xml:space="preserve">ת</w:delText>
        </w:r>
        <w:r w:rsidR="00DF3782">
          <w:rPr>
            <w:rFonts w:hint="cs"/>
            <w:rtl/>
          </w:rPr>
          <w:delText xml:space="preserve">''ק</w:delText>
        </w:r>
      </w:del>
      <w:r w:rsidR="00DF3782">
        <w:rPr>
          <w:rFonts w:hint="cs"/>
          <w:rtl/>
        </w:rPr>
        <w:t xml:space="preserve"> </w:t>
      </w:r>
      <w:r>
        <w:rPr>
          <w:rtl/>
        </w:rPr>
        <w:t xml:space="preserve">אלא </w:t>
      </w:r>
      <w:ins w:id="93597" w:author="מנוע מכני" w:date="2026-10-05T11:32:12Z">
        <w:r>
          <w:rPr>
            <w:rtl/>
          </w:rPr>
          <w:t xml:space="preserve">לא</w:t>
        </w:r>
      </w:ins>
      <w:del w:id="9359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התירו מומחה </w:t>
      </w:r>
      <w:ins w:id="93595" w:author="מנוע מכני" w:date="2026-10-05T11:32:12Z">
        <w:r>
          <w:rPr>
            <w:rtl/>
          </w:rPr>
          <w:t xml:space="preserve">יש</w:t>
        </w:r>
      </w:ins>
      <w:del w:id="9359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665" w:author="מנוע סמנטי" w:date="2026-10-05T11:39:44Z">
        <w:r>
          <w:rPr>
            <w:rtl/>
          </w:rPr>
          <w:t xml:space="preserve">ביניהם</w:t>
        </w:r>
      </w:ins>
      <w:del w:id="90666" w:author="מנוע סמנטי" w:date="2026-10-05T11:39:44Z">
        <w:r>
          <w:rPr>
            <w:rtl/>
          </w:rPr>
          <w:delText xml:space="preserve">בינייהו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</w:t>
      </w:r>
      <w:ins w:id="91319" w:author="מנוע מכני" w:date="2026-10-05T11:32:12Z">
        <w:r>
          <w:rPr>
            <w:rStyle w:val="2fb"/>
            <w:rtl/>
          </w:rPr>
          <w:t xml:space="preserve">ת"ק</w:t>
        </w:r>
      </w:ins>
      <w:del w:id="91320" w:author="מנוע מכני" w:date="2026-10-05T11:32:12Z">
        <w:r>
          <w:rPr>
            <w:rtl/>
          </w:rPr>
          <w:delText xml:space="preserve">ת</w:delText>
        </w:r>
        <w:r w:rsidR="006E2A81">
          <w:rPr>
            <w:rFonts w:hint="cs"/>
            <w:rtl/>
          </w:rPr>
          <w:delText xml:space="preserve">''ק</w:delText>
        </w:r>
      </w:del>
      <w:r w:rsidR="006E2A81">
        <w:rPr>
          <w:rFonts w:hint="cs"/>
          <w:rtl/>
        </w:rPr>
        <w:t xml:space="preserve"> </w:t>
      </w:r>
      <w:r w:rsidR="00DF3782">
        <w:rPr>
          <w:rtl/>
        </w:rPr>
        <w:t xml:space="preserve">סבר: התירו מומחה - אין, </w:t>
      </w:r>
      <w:ins w:id="97851" w:author="מנוע מכני" w:date="2026-10-05T11:32:12Z">
        <w:r>
          <w:rPr>
            <w:rtl/>
          </w:rPr>
          <w:t xml:space="preserve">ואם </w:t>
        </w:r>
      </w:ins>
      <w:del w:id="97852" w:author="מנוע מכני" w:date="2026-10-05T11:32:12Z">
        <w:r w:rsidR="00DF3782">
          <w:rPr>
            <w:rtl/>
          </w:rPr>
          <w:delText xml:space="preserve">ואי </w:delText>
        </w:r>
      </w:del>
      <w:r w:rsidR="00DF3782"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624" w:author="מנוע מכני" w:date="2026-10-05T11:32:12Z"/>
        </w:rPr>
      </w:pPr>
      <w:ins w:id="94877" w:author="מנוע מכני" w:date="2026-10-05T11:32:12Z">
        <w:r>
          <w:t xml:space="preserve">ובא</w:t>
        </w:r>
      </w:ins>
      <w:del w:id="94878" w:author="מנוע מכני" w:date="2026-10-05T11:32:12Z">
        <w:r>
          <w:delText xml:space="preserve">ואתא</w:delText>
        </w:r>
      </w:del>
      <w:r>
        <w:t xml:space="preserve"> ר' יוסי </w:t>
      </w:r>
      <w:ins w:id="98493" w:author="מנוע מכני" w:date="2026-10-05T11:32:12Z">
        <w:r>
          <w:t xml:space="preserve">לומר</w:t>
        </w:r>
      </w:ins>
      <w:del w:id="98494" w:author="מנוע מכני" w:date="2026-10-05T11:32:12Z">
        <w:r>
          <w:delText xml:space="preserve">למימר</w:delText>
        </w:r>
      </w:del>
      <w:r>
        <w:t xml:space="preserve">:</w:t>
      </w:r>
    </w:p>
    <w:p w14:paraId="72F5047D" w14:textId="77777777" w:rsidR="00DF3782" w:rsidRDefault="00F63065" w:rsidP="006E2A81">
      <w:pPr>
        <w:rPr>
          <w:rtl/>
        </w:rPr>
      </w:pPr>
      <w:del w:id="99625" w:author="מנוע מכני" w:date="2026-10-05T11:32:12Z">
        <w:r>
          <w:rPr>
            <w:rtl/>
          </w:rPr>
          <w:delText xml:space="preserve"> </w:delText>
        </w:r>
      </w:del>
      <w:ins w:id="95793" w:author="מנוע מכני" w:date="2026-10-05T11:32:12Z">
        <w:r>
          <w:rPr>
            <w:rtl/>
          </w:rPr>
          <w:t xml:space="preserve">אף</w:t>
        </w:r>
      </w:ins>
      <w:del w:id="95794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דלא התירו מומחה! </w:t>
      </w:r>
    </w:p>
    <w:p>
      <w:pPr>
        <w:pStyle w:val="38"/>
        <w:rPr>
          <w:ins w:id="99626" w:author="מנוע מכני" w:date="2026-10-05T11:32:12Z"/>
        </w:rPr>
      </w:pPr>
      <w:del w:id="100916" w:author="מנוע מכני" w:date="2026-10-05T11:32:12Z">
        <w:r>
          <w:delText xml:space="preserve">אמר </w:delText>
        </w:r>
      </w:del>
      <w:r>
        <w:t xml:space="preserve">רבא:</w:t>
      </w:r>
    </w:p>
    <w:p w14:paraId="3CBA2E0A" w14:textId="77777777" w:rsidR="00DF3782" w:rsidRDefault="00F63065" w:rsidP="00DF3782">
      <w:pPr>
        <w:rPr>
          <w:rtl/>
        </w:rPr>
      </w:pPr>
      <w:del w:id="996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, דכ</w:t>
      </w:r>
      <w:ins w:id="91321" w:author="מנוע מכני" w:date="2026-10-05T11:32:12Z">
        <w:r>
          <w:rPr>
            <w:rtl/>
          </w:rPr>
          <w:t xml:space="preserve">ו"ע</w:t>
        </w:r>
      </w:ins>
      <w:del w:id="91322" w:author="מנוע מכני" w:date="2026-10-05T11:32:12Z">
        <w:r>
          <w:rPr>
            <w:rtl/>
          </w:rPr>
          <w:delText xml:space="preserve">ו</w:delText>
        </w:r>
        <w:r w:rsidR="00DF3782">
          <w:rPr>
            <w:rFonts w:hint="cs"/>
            <w:rtl/>
          </w:rPr>
          <w:delText xml:space="preserve">''ע</w:delText>
        </w:r>
      </w:del>
      <w:r w:rsidR="00DF3782">
        <w:rPr>
          <w:rFonts w:hint="cs"/>
          <w:rtl/>
        </w:rPr>
        <w:t xml:space="preserve"> </w:t>
      </w:r>
      <w:ins w:id="97853" w:author="מנוע מכני" w:date="2026-10-05T11:32:12Z">
        <w:r>
          <w:rPr>
            <w:rtl/>
          </w:rPr>
          <w:t xml:space="preserve">אם </w:t>
        </w:r>
      </w:ins>
      <w:del w:id="9785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התירו מומחה - אין, </w:t>
      </w:r>
      <w:ins w:id="97855" w:author="מנוע מכני" w:date="2026-10-05T11:32:12Z">
        <w:r>
          <w:rPr>
            <w:rtl/>
          </w:rPr>
          <w:t xml:space="preserve">אם </w:t>
        </w:r>
      </w:ins>
      <w:del w:id="9785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לא</w:t>
      </w:r>
      <w:r>
        <w:rPr>
          <w:rtl/>
        </w:rPr>
        <w:t xml:space="preserve"> התירו - </w:t>
      </w:r>
      <w:r>
        <w:rPr>
          <w:rtl/>
        </w:rPr>
        <w:t xml:space="preserve">לא</w:t>
      </w:r>
      <w:ins w:id="96339" w:author="מנוע מכני" w:date="2026-10-05T11:32:12Z">
        <w:r>
          <w:rPr>
            <w:rtl/>
          </w:rPr>
          <w:t xml:space="preserve">,</w:t>
        </w:r>
      </w:ins>
      <w:del w:id="9634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28" w:author="מנוע מכני" w:date="2026-10-05T11:32:12Z"/>
        </w:rPr>
      </w:pPr>
      <w:r>
        <w:lastRenderedPageBreak/>
        <w:t xml:space="preserve">ושלש מחלוקת בדבר, דת"ק סבר:</w:t>
      </w:r>
    </w:p>
    <w:p w14:paraId="4D850E92" w14:textId="77777777" w:rsidR="00DF3782" w:rsidRDefault="00F63065" w:rsidP="00DF3782">
      <w:pPr>
        <w:rPr>
          <w:rtl/>
        </w:rPr>
      </w:pPr>
      <w:del w:id="99629" w:author="מנוע מכני" w:date="2026-10-05T11:32:12Z">
        <w:r>
          <w:rPr>
            <w:rtl/>
          </w:rPr>
          <w:lastRenderedPageBreak/>
          <w:delText xml:space="preserve"> </w:delText>
        </w:r>
      </w:del>
      <w:ins w:id="93599" w:author="מנוע מכני" w:date="2026-10-05T11:32:12Z">
        <w:r>
          <w:rPr>
            <w:rtl/>
          </w:rPr>
          <w:t xml:space="preserve">חלקו</w:t>
        </w:r>
      </w:ins>
      <w:del w:id="93600" w:author="מנוע מכני" w:date="2026-10-05T11:32:12Z">
        <w:r>
          <w:rPr>
            <w:rtl/>
          </w:rPr>
          <w:lastRenderedPageBreak/>
          <w:delText xml:space="preserve">פליגי</w:delText>
        </w:r>
      </w:del>
      <w:r>
        <w:rPr>
          <w:rtl/>
        </w:rPr>
        <w:lastRenderedPageBreak/>
        <w:t xml:space="preserve"> במת, והוא הדין לשחטו, </w:t>
      </w:r>
    </w:p>
    <w:p w14:paraId="048CE82F" w14:textId="77777777" w:rsidR="00DF3782" w:rsidRDefault="00F63065" w:rsidP="00DF3782">
      <w:pPr>
        <w:rPr>
          <w:rtl/>
        </w:rPr>
      </w:pPr>
      <w:ins w:id="94879" w:author="מנוע מכני" w:date="2026-10-05T11:32:12Z">
        <w:r>
          <w:rPr>
            <w:rtl/>
          </w:rPr>
          <w:t xml:space="preserve">וזה</w:t>
        </w:r>
      </w:ins>
      <w:del w:id="94880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</w:t>
      </w:r>
      <w:ins w:id="98129" w:author="מנוע מכני" w:date="2026-10-05T11:32:12Z">
        <w:r>
          <w:rPr>
            <w:rtl/>
          </w:rPr>
          <w:t xml:space="preserve">דחלקו</w:t>
        </w:r>
      </w:ins>
      <w:del w:id="98130" w:author="מנוע מכני" w:date="2026-10-05T11:32:12Z">
        <w:r>
          <w:rPr>
            <w:rtl/>
          </w:rPr>
          <w:delText xml:space="preserve">דקמיפלגי</w:delText>
        </w:r>
      </w:del>
      <w:r>
        <w:rPr>
          <w:rtl/>
        </w:rPr>
        <w:t xml:space="preserve"> במת - להודיעך כחו דעקביא</w:t>
      </w:r>
      <w:ins w:id="96341" w:author="מנוע מכני" w:date="2026-10-05T11:32:12Z">
        <w:r>
          <w:rPr>
            <w:rtl/>
          </w:rPr>
          <w:t xml:space="preserve">,</w:t>
        </w:r>
      </w:ins>
      <w:del w:id="96342" w:author="מנוע מכני" w:date="2026-10-05T11:32:12Z">
        <w:r w:rsidR="000B5F7F">
          <w:rPr>
            <w:rtl/>
          </w:rPr>
          <w:delText xml:space="preserve">;</w:delText>
        </w:r>
      </w:del>
    </w:p>
    <w:p w14:paraId="2CB41131" w14:textId="77777777" w:rsidR="00DF3782" w:rsidRDefault="00F63065" w:rsidP="00DF3782">
      <w:pPr>
        <w:rPr>
          <w:rtl/>
        </w:rPr>
      </w:pPr>
      <w:r>
        <w:rPr>
          <w:rtl/>
        </w:rPr>
        <w:t xml:space="preserve">ור' יהודה סבר: במת - דברי הכל אסור, כי </w:t>
      </w:r>
      <w:ins w:id="93601" w:author="מנוע מכני" w:date="2026-10-05T11:32:12Z">
        <w:r>
          <w:rPr>
            <w:rtl/>
          </w:rPr>
          <w:t xml:space="preserve">חלקו</w:t>
        </w:r>
      </w:ins>
      <w:del w:id="93602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בשחטו</w:t>
      </w:r>
      <w:ins w:id="96343" w:author="מנוע מכני" w:date="2026-10-05T11:32:12Z">
        <w:r>
          <w:rPr>
            <w:rtl/>
          </w:rPr>
          <w:t xml:space="preserve">,</w:t>
        </w:r>
      </w:ins>
      <w:del w:id="963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30" w:author="מנוע מכני" w:date="2026-10-05T11:32:12Z"/>
        </w:rPr>
      </w:pPr>
      <w:ins w:id="94881" w:author="מנוע מכני" w:date="2026-10-05T11:32:12Z">
        <w:r>
          <w:t xml:space="preserve">ובא</w:t>
        </w:r>
      </w:ins>
      <w:del w:id="94882" w:author="מנוע מכני" w:date="2026-10-05T11:32:12Z">
        <w:r>
          <w:delText xml:space="preserve">ואתא</w:delText>
        </w:r>
      </w:del>
      <w:r>
        <w:t xml:space="preserve"> ר' יוסי </w:t>
      </w:r>
      <w:ins w:id="98495" w:author="מנוע מכני" w:date="2026-10-05T11:32:12Z">
        <w:r>
          <w:t xml:space="preserve">לומר</w:t>
        </w:r>
      </w:ins>
      <w:del w:id="98496" w:author="מנוע מכני" w:date="2026-10-05T11:32:12Z">
        <w:r>
          <w:delText xml:space="preserve">למימר</w:delText>
        </w:r>
      </w:del>
      <w:r>
        <w:t xml:space="preserve">:</w:t>
      </w:r>
    </w:p>
    <w:p w14:paraId="13044E89" w14:textId="77777777" w:rsidR="00B874E6" w:rsidRDefault="00F63065" w:rsidP="00DF3782">
      <w:pPr>
        <w:rPr>
          <w:rtl/>
        </w:rPr>
      </w:pPr>
      <w:del w:id="996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בשחטו - דברי הכל מותר, כי </w:t>
      </w:r>
      <w:ins w:id="93603" w:author="מנוע מכני" w:date="2026-10-05T11:32:12Z">
        <w:r>
          <w:rPr>
            <w:rtl/>
          </w:rPr>
          <w:t xml:space="preserve">חלקו</w:t>
        </w:r>
      </w:ins>
      <w:del w:id="9360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במת</w:t>
      </w:r>
      <w:r w:rsidR="0057284B">
        <w:rPr>
          <w:rtl/>
        </w:rPr>
        <w:t>.</w:t>
      </w:r>
    </w:p>
    <w:p>
      <w:pPr>
        <w:pStyle w:val="38"/>
        <w:rPr>
          <w:ins w:id="99632" w:author="מנוע מכני" w:date="2026-10-05T11:32:12Z"/>
        </w:rPr>
      </w:pPr>
      <w:r>
        <w:t>א</w:t>
      </w:r>
      <w:ins w:id="91323" w:author="מנוע מכני" w:date="2026-10-05T11:32:12Z">
        <w:r>
          <w:t xml:space="preserve">ר"נ</w:t>
        </w:r>
      </w:ins>
      <w:del w:id="91324" w:author="מנוע מכני" w:date="2026-10-05T11:32:12Z">
        <w:r w:rsidR="00DF3782">
          <w:delText xml:space="preserve">ר''נ</w:delText>
        </w:r>
      </w:del>
      <w:r w:rsidR="00DF3782">
        <w:t xml:space="preserve">:</w:t>
      </w:r>
    </w:p>
    <w:p w14:paraId="2745870F" w14:textId="77777777" w:rsidR="00B874E6" w:rsidRDefault="00F63065" w:rsidP="00DF3782">
      <w:pPr>
        <w:rPr>
          <w:rtl/>
        </w:rPr>
      </w:pPr>
      <w:del w:id="99633" w:author="מנוע מכני" w:date="2026-10-05T11:32:12Z">
        <w:r w:rsidR="00DF3782">
          <w:rPr>
            <w:rtl/>
          </w:rPr>
          <w:delText xml:space="preserve"> </w:delText>
        </w:r>
      </w:del>
      <w:r w:rsidR="00DF3782">
        <w:rPr>
          <w:rtl/>
        </w:rPr>
        <w:t xml:space="preserve">הלכה </w:t>
      </w:r>
      <w:r w:rsidR="00DF3782">
        <w:rPr>
          <w:rStyle w:val="2fb"/>
          <w:rtl/>
        </w:rPr>
        <w:t xml:space="preserve">כ</w:t>
      </w:r>
      <w:ins w:id="91325" w:author="מנוע מכני" w:date="2026-10-05T11:32:12Z">
        <w:r>
          <w:rPr>
            <w:rStyle w:val="2fb"/>
            <w:rtl/>
          </w:rPr>
          <w:t xml:space="preserve">ר"י</w:t>
        </w:r>
      </w:ins>
      <w:del w:id="91326" w:author="מנוע מכני" w:date="2026-10-05T11:32:12Z">
        <w:r w:rsidR="00DF3782">
          <w:rPr>
            <w:rtl/>
          </w:rPr>
          <w:delText xml:space="preserve">ר</w:delText>
        </w:r>
        <w:r w:rsidR="00DF3782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הואיל ותנן בבחירתא </w:t>
      </w:r>
      <w:ins w:id="94883" w:author="מנוע מכני" w:date="2026-10-05T11:32:12Z">
        <w:r>
          <w:rPr>
            <w:rtl/>
          </w:rPr>
          <w:t xml:space="preserve">כמותו</w:t>
        </w:r>
      </w:ins>
      <w:del w:id="94884" w:author="מנוע מכני" w:date="2026-10-05T11:32:12Z">
        <w:r>
          <w:rPr>
            <w:rtl/>
          </w:rPr>
          <w:delText xml:space="preserve">כוותיה</w:delText>
        </w:r>
      </w:del>
      <w:r>
        <w:rPr>
          <w:rtl/>
        </w:rPr>
        <w:t xml:space="preserve">, </w:t>
      </w:r>
      <w:r>
        <w:rPr>
          <w:rtl/>
        </w:rPr>
        <w:t xml:space="preserve">דתנן</w:t>
      </w:r>
      <w:r>
        <w:rPr>
          <w:rtl/>
        </w:rPr>
        <w:t xml:space="preserve"> שער בכור בעל מום שנשר, והניחו בחלון ואחר כך שחטו - עקביא בן מהללאל מתיר וחכמים אוסרין</w:t>
      </w:r>
      <w:r w:rsidR="0057284B">
        <w:rPr>
          <w:rtl/>
        </w:rPr>
        <w:t>.</w:t>
      </w:r>
    </w:p>
    <w:p>
      <w:pPr>
        <w:pStyle w:val="38"/>
        <w:rPr>
          <w:ins w:id="99634" w:author="מנוע מכני" w:date="2026-10-05T11:32:12Z"/>
        </w:rPr>
      </w:pPr>
      <w:r>
        <w:t>א</w:t>
      </w:r>
      <w:r w:rsidR="00DF3782">
        <w:t xml:space="preserve">רנ</w:t>
      </w:r>
      <w:ins w:id="91327" w:author="מנוע מכני" w:date="2026-10-05T11:32:12Z">
        <w:r>
          <w:t xml:space="preserve">ב"י</w:t>
        </w:r>
      </w:ins>
      <w:del w:id="91328" w:author="מנוע מכני" w:date="2026-10-05T11:32:12Z">
        <w:r w:rsidR="00DF3782">
          <w:delText xml:space="preserve">ב''י</w:delText>
        </w:r>
      </w:del>
      <w:r>
        <w:t xml:space="preserve">:</w:t>
      </w:r>
    </w:p>
    <w:p w14:paraId="315B0126" w14:textId="77777777" w:rsidR="00DF3782" w:rsidRDefault="00F63065" w:rsidP="000C73DD">
      <w:pPr>
        <w:rPr>
          <w:rtl/>
        </w:rPr>
      </w:pPr>
      <w:del w:id="996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מתניתין </w:t>
      </w:r>
      <w:ins w:id="93605" w:author="מנוע מכני" w:date="2026-10-05T11:32:12Z">
        <w:r>
          <w:rPr>
            <w:rtl/>
          </w:rPr>
          <w:t xml:space="preserve">גם</w:t>
        </w:r>
      </w:ins>
      <w:del w:id="9360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דיקא, </w:t>
      </w:r>
      <w:r>
        <w:rPr>
          <w:rtl/>
        </w:rPr>
        <w:t xml:space="preserve">דתנן</w:t>
      </w:r>
      <w:r>
        <w:rPr>
          <w:rtl/>
        </w:rPr>
        <w:t xml:space="preserve"> צמר המד</w:t>
      </w:r>
      <w:r w:rsidR="000C73DD">
        <w:rPr>
          <w:rtl/>
        </w:rPr>
        <w:t xml:space="preserve">ולדל בבכור, את שנראה עם הגיזה </w:t>
      </w:r>
      <w:r>
        <w:rPr>
          <w:rtl/>
        </w:rPr>
        <w:t xml:space="preserve">מותר, ואת שאינו נראה אסור </w:t>
      </w:r>
    </w:p>
    <w:p w14:paraId="0B47D936" w14:textId="77777777" w:rsidR="005C2E1D" w:rsidRDefault="00F63065" w:rsidP="00DF3782">
      <w:pPr>
        <w:rPr>
          <w:rtl/>
        </w:rPr>
      </w:pPr>
      <w:r>
        <w:rPr>
          <w:rtl/>
        </w:rPr>
        <w:t xml:space="preserve">מני? </w:t>
      </w:r>
      <w:ins w:id="93607" w:author="מנוע מכני" w:date="2026-10-05T11:32:12Z">
        <w:r>
          <w:rPr>
            <w:rFonts w:hint="cs"/>
            <w:rtl/>
          </w:rPr>
          <w:t xml:space="preserve">לא</w:t>
        </w:r>
      </w:ins>
      <w:del w:id="93608" w:author="מנוע מכני" w:date="2026-10-05T11:32:12Z">
        <w:r w:rsidR="005C2E1D">
          <w:rPr>
            <w:rFonts w:hint="cs"/>
            <w:rtl/>
          </w:rPr>
          <w:delText xml:space="preserve">לאו</w:delText>
        </w:r>
      </w:del>
      <w:r w:rsidR="005C2E1D">
        <w:rPr>
          <w:rFonts w:hint="cs"/>
          <w:rtl/>
        </w:rPr>
        <w:t xml:space="preserve"> </w:t>
      </w:r>
      <w:r w:rsidR="005C2E1D">
        <w:rPr>
          <w:rStyle w:val="2fb"/>
          <w:rFonts w:hint="cs"/>
          <w:rtl/>
        </w:rPr>
        <w:t xml:space="preserve">רבי יוסי</w:t>
      </w:r>
      <w:r w:rsidR="005C2E1D">
        <w:rPr>
          <w:rFonts w:hint="cs"/>
          <w:rtl/>
        </w:rPr>
        <w:t xml:space="preserve"> </w:t>
      </w:r>
      <w:ins w:id="97857" w:author="מנוע מכני" w:date="2026-10-05T11:32:12Z">
        <w:r>
          <w:rPr>
            <w:rFonts w:hint="cs"/>
            <w:rtl/>
          </w:rPr>
          <w:t xml:space="preserve">ואם </w:t>
        </w:r>
      </w:ins>
      <w:del w:id="97858" w:author="מנוע מכני" w:date="2026-10-05T11:32:12Z">
        <w:r w:rsidR="005C2E1D">
          <w:rPr>
            <w:rFonts w:hint="cs"/>
            <w:rtl/>
          </w:rPr>
          <w:delText xml:space="preserve">ואי </w:delText>
        </w:r>
      </w:del>
      <w:r w:rsidR="005C2E1D">
        <w:rPr>
          <w:rFonts w:hint="cs"/>
          <w:rtl/>
        </w:rPr>
        <w:t xml:space="preserve">עקביא איפכא הוא, </w:t>
      </w:r>
      <w:ins w:id="93609" w:author="מנוע מכני" w:date="2026-10-05T11:32:12Z">
        <w:r>
          <w:rPr>
            <w:rFonts w:hint="cs"/>
            <w:rtl/>
          </w:rPr>
          <w:t xml:space="preserve">ולא</w:t>
        </w:r>
      </w:ins>
      <w:del w:id="93610" w:author="מנוע מכני" w:date="2026-10-05T11:32:12Z">
        <w:r w:rsidR="005C2E1D">
          <w:rPr>
            <w:rFonts w:hint="cs"/>
            <w:rtl/>
          </w:rPr>
          <w:delText xml:space="preserve">ולאו</w:delText>
        </w:r>
      </w:del>
      <w:r w:rsidR="005C2E1D">
        <w:rPr>
          <w:rFonts w:hint="cs"/>
          <w:rtl/>
        </w:rPr>
        <w:t xml:space="preserve"> </w:t>
      </w:r>
      <w:ins w:id="913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330" w:author="מנוע מכני" w:date="2026-10-05T11:32:12Z">
        <w:r w:rsidR="005C2E1D">
          <w:rPr>
            <w:rFonts w:hint="cs"/>
            <w:rtl/>
          </w:rPr>
          <w:delText xml:space="preserve">ר''י</w:delText>
        </w:r>
      </w:del>
      <w:r w:rsidR="005C2E1D">
        <w:rPr>
          <w:rFonts w:hint="cs"/>
          <w:rtl/>
        </w:rPr>
        <w:t xml:space="preserve"> רק בשחטה </w:t>
      </w:r>
      <w:ins w:id="97859" w:author="מנוע מכני" w:date="2026-10-05T11:32:12Z">
        <w:r>
          <w:rPr>
            <w:rFonts w:hint="cs"/>
            <w:rtl/>
          </w:rPr>
          <w:t xml:space="preserve">ואם </w:t>
        </w:r>
      </w:ins>
      <w:del w:id="97860" w:author="מנוע מכני" w:date="2026-10-05T11:32:12Z">
        <w:r w:rsidR="005C2E1D">
          <w:rPr>
            <w:rFonts w:hint="cs"/>
            <w:rtl/>
          </w:rPr>
          <w:delText xml:space="preserve">ואי </w:delText>
        </w:r>
      </w:del>
      <w:r w:rsidR="005C2E1D">
        <w:rPr>
          <w:rFonts w:hint="cs"/>
          <w:rtl/>
        </w:rPr>
        <w:t xml:space="preserve">עקביה לשניהם שרי </w:t>
      </w:r>
    </w:p>
    <w:p>
      <w:pPr>
        <w:pStyle w:val="38"/>
        <w:rPr>
          <w:ins w:id="99636" w:author="מנוע מכני" w:date="2026-10-05T11:32:12Z"/>
        </w:rPr>
      </w:pPr>
      <w:r>
        <w:t xml:space="preserve">אלא רבנן היא ו</w:t>
      </w:r>
      <w:ins w:id="91331" w:author="מנוע מכני" w:date="2026-10-05T11:32:12Z">
        <w:r>
          <w:t xml:space="preserve">ש"מ</w:t>
        </w:r>
      </w:ins>
      <w:del w:id="91332" w:author="מנוע מכני" w:date="2026-10-05T11:32:12Z">
        <w:r>
          <w:delText xml:space="preserve">ש''מ</w:delText>
        </w:r>
      </w:del>
      <w:r w:rsidR="00F63065">
        <w:t xml:space="preserve">:</w:t>
      </w:r>
    </w:p>
    <w:p w14:paraId="5E64AE41" w14:textId="77777777" w:rsidR="00B874E6" w:rsidRDefault="005C2E1D" w:rsidP="005C2E1D">
      <w:pPr>
        <w:rPr>
          <w:rtl/>
        </w:rPr>
      </w:pPr>
      <w:del w:id="996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בשחטו </w:t>
      </w:r>
      <w:ins w:id="93611" w:author="מנוע מכני" w:date="2026-10-05T11:32:12Z">
        <w:r>
          <w:rPr>
            <w:rtl/>
          </w:rPr>
          <w:t xml:space="preserve">חלקו</w:t>
        </w:r>
      </w:ins>
      <w:del w:id="93612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  <w:r w:rsidR="00F63065">
        <w:rPr>
          <w:rtl/>
        </w:rPr>
        <w:t xml:space="preserve">ש"מ</w:t>
      </w:r>
      <w:r w:rsidR="0057284B">
        <w:rPr>
          <w:rtl/>
        </w:rPr>
        <w:t>.</w:t>
      </w:r>
    </w:p>
    <w:p w14:paraId="577DD1F2" w14:textId="77777777" w:rsidR="005C2E1D" w:rsidRDefault="005C2E1D" w:rsidP="00F63065">
      <w:pPr>
        <w:rPr>
          <w:del w:id="90591" w:author="מנוע עיצוב" w:date="2026-10-05T11:33:53Z"/>
          <w:rtl/>
        </w:rPr>
      </w:pPr>
    </w:p>
    <w:p>
      <w:pPr>
        <w:pStyle w:val="38"/>
        <w:rPr>
          <w:ins w:id="99638" w:author="מנוע מכני" w:date="2026-10-05T11:32:12Z"/>
        </w:rPr>
      </w:pPr>
      <w:r w:rsidRPr="000C73DD">
        <w:t>בעי ר' ינאי:</w:t>
      </w:r>
    </w:p>
    <w:p w14:paraId="10EC250E" w14:textId="77777777" w:rsidR="005C2E1D" w:rsidRPr="000C73DD" w:rsidRDefault="00F63065" w:rsidP="005C2E1D">
      <w:pPr>
        <w:rPr>
          <w:b/>
          <w:bCs/>
          <w:rtl/>
        </w:rPr>
      </w:pPr>
      <w:del w:id="99639" w:author="מנוע מכני" w:date="2026-10-05T11:32:12Z">
        <w:r w:rsidR="005C2E1D" w:rsidRPr="000C73DD">
          <w:rPr>
            <w:rFonts w:hint="cs"/>
            <w:b/>
            <w:bCs/>
            <w:rtl/>
          </w:rPr>
          <w:delText xml:space="preserve"> </w:delText>
        </w:r>
      </w:del>
      <w:r w:rsidRPr="000C73DD">
        <w:rPr>
          <w:b/>
          <w:bCs/>
          <w:rtl/>
        </w:rPr>
        <w:t xml:space="preserve">צמר שנתלש מעולה תמימה מהו? </w:t>
      </w:r>
    </w:p>
    <w:p w14:paraId="4E565264" w14:textId="77777777" w:rsidR="005C2E1D" w:rsidRDefault="00F63065" w:rsidP="00F63065">
      <w:pPr>
        <w:rPr>
          <w:rtl/>
        </w:rPr>
      </w:pPr>
      <w:r>
        <w:rPr>
          <w:rtl/>
        </w:rPr>
        <w:t xml:space="preserve">דחטאת ואשם </w:t>
      </w:r>
      <w:r>
        <w:rPr>
          <w:rtl/>
        </w:rPr>
        <w:t xml:space="preserve">לא</w:t>
      </w:r>
      <w:r>
        <w:rPr>
          <w:rtl/>
        </w:rPr>
        <w:t xml:space="preserve"> תיבעי לך - דכיון דלכפרה </w:t>
      </w:r>
      <w:ins w:id="98497" w:author="מנוע מכני" w:date="2026-10-05T11:32:12Z">
        <w:r>
          <w:rPr>
            <w:rtl/>
          </w:rPr>
          <w:t xml:space="preserve">באו</w:t>
        </w:r>
      </w:ins>
      <w:del w:id="98498" w:author="מנוע מכני" w:date="2026-10-05T11:32:12Z">
        <w:r>
          <w:rPr>
            <w:rtl/>
          </w:rPr>
          <w:delText xml:space="preserve">אתו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משהו </w:t>
      </w:r>
      <w:ins w:id="97477" w:author="מנוע מכני" w:date="2026-10-05T11:32:12Z">
        <w:r>
          <w:rPr>
            <w:rtl/>
          </w:rPr>
          <w:t xml:space="preserve">להם</w:t>
        </w:r>
      </w:ins>
      <w:del w:id="9747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 </w:t>
      </w:r>
    </w:p>
    <w:p w14:paraId="60A3AB08" w14:textId="77777777" w:rsidR="005C2E1D" w:rsidRDefault="00F63065" w:rsidP="00F63065">
      <w:pPr>
        <w:rPr>
          <w:rtl/>
        </w:rPr>
      </w:pPr>
      <w:r>
        <w:rPr>
          <w:rtl/>
        </w:rPr>
        <w:t xml:space="preserve">דבכור ומעשר </w:t>
      </w:r>
      <w:ins w:id="93613" w:author="מנוע מכני" w:date="2026-10-05T11:32:12Z">
        <w:r>
          <w:rPr>
            <w:rtl/>
          </w:rPr>
          <w:t xml:space="preserve">גם</w:t>
        </w:r>
      </w:ins>
      <w:del w:id="9361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דכיון </w:t>
      </w:r>
      <w:ins w:id="93615" w:author="מנוע מכני" w:date="2026-10-05T11:32:12Z">
        <w:r>
          <w:rPr>
            <w:rtl/>
          </w:rPr>
          <w:t xml:space="preserve">דלא</w:t>
        </w:r>
      </w:ins>
      <w:del w:id="93616" w:author="מנוע מכני" w:date="2026-10-05T11:32:12Z">
        <w:r>
          <w:rPr>
            <w:rtl/>
          </w:rPr>
          <w:delText xml:space="preserve">דלאו</w:delText>
        </w:r>
      </w:del>
      <w:r>
        <w:rPr>
          <w:rtl/>
        </w:rPr>
        <w:t xml:space="preserve"> לכפרה </w:t>
      </w:r>
      <w:ins w:id="98499" w:author="מנוע מכני" w:date="2026-10-05T11:32:12Z">
        <w:r>
          <w:rPr>
            <w:rtl/>
          </w:rPr>
          <w:t xml:space="preserve">באו</w:t>
        </w:r>
      </w:ins>
      <w:del w:id="98500" w:author="מנוע מכני" w:date="2026-10-05T11:32:12Z">
        <w:r>
          <w:rPr>
            <w:rtl/>
          </w:rPr>
          <w:delText xml:space="preserve">אתו</w:delText>
        </w:r>
      </w:del>
      <w:r>
        <w:rPr>
          <w:rtl/>
        </w:rPr>
        <w:t xml:space="preserve"> משהו </w:t>
      </w:r>
      <w:ins w:id="97479" w:author="מנוע מכני" w:date="2026-10-05T11:32:12Z">
        <w:r>
          <w:rPr>
            <w:rtl/>
          </w:rPr>
          <w:t xml:space="preserve">להם</w:t>
        </w:r>
      </w:ins>
      <w:del w:id="97480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</w:t>
      </w:r>
    </w:p>
    <w:p w14:paraId="01E5308B" w14:textId="77777777" w:rsidR="005C2E1D" w:rsidRDefault="00F63065" w:rsidP="00F63065">
      <w:pPr>
        <w:rPr>
          <w:rtl/>
        </w:rPr>
      </w:pPr>
      <w:r>
        <w:rPr>
          <w:rtl/>
        </w:rPr>
        <w:t xml:space="preserve">כי תיבעי לך דעולה </w:t>
      </w:r>
      <w:ins w:id="94885" w:author="מנוע מכני" w:date="2026-10-05T11:32:12Z">
        <w:r>
          <w:rPr>
            <w:rtl/>
          </w:rPr>
          <w:t xml:space="preserve">מה</w:t>
        </w:r>
      </w:ins>
      <w:del w:id="948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="005C2E1D">
        <w:rPr>
          <w:rFonts w:hint="cs"/>
          <w:rtl/>
        </w:rPr>
        <w:t xml:space="preserve">כיוון דעיקר </w:t>
      </w:r>
      <w:ins w:id="93617" w:author="מנוע מכני" w:date="2026-10-05T11:32:12Z">
        <w:r>
          <w:rPr>
            <w:rFonts w:hint="cs"/>
            <w:rtl/>
          </w:rPr>
          <w:t xml:space="preserve">לא</w:t>
        </w:r>
      </w:ins>
      <w:del w:id="93618" w:author="מנוע מכני" w:date="2026-10-05T11:32:12Z">
        <w:r w:rsidR="005C2E1D">
          <w:rPr>
            <w:rFonts w:hint="cs"/>
            <w:rtl/>
          </w:rPr>
          <w:delText xml:space="preserve">לאו</w:delText>
        </w:r>
      </w:del>
      <w:r w:rsidR="005C2E1D">
        <w:rPr>
          <w:rFonts w:hint="cs"/>
          <w:rtl/>
        </w:rPr>
        <w:t xml:space="preserve"> לכפרה אתי משהי לה </w:t>
      </w:r>
    </w:p>
    <w:p w14:paraId="508407C8" w14:textId="77777777" w:rsidR="005C2E1D" w:rsidRDefault="005C2E1D" w:rsidP="005C2E1D">
      <w:pPr>
        <w:pStyle w:val="afff0"/>
        <w:framePr w:wrap="around"/>
        <w:rPr>
          <w:rtl/>
        </w:rPr>
      </w:pPr>
      <w:r>
        <w:rPr>
          <w:rFonts w:hint="cs"/>
          <w:rtl/>
        </w:rPr>
        <w:t>כו:</w:t>
      </w:r>
    </w:p>
    <w:p>
      <w:pPr>
        <w:pStyle w:val="38"/>
        <w:rPr>
          <w:ins w:id="99640" w:author="מנוע מכני" w:date="2026-10-05T11:32:12Z"/>
        </w:rPr>
      </w:pPr>
      <w:r w:rsidRPr="00D25F87">
        <w:t>או"ד</w:t>
      </w:r>
      <w:r w:rsidR="00F63065">
        <w:t xml:space="preserve">:</w:t>
      </w:r>
    </w:p>
    <w:p w14:paraId="742B61D7" w14:textId="77777777" w:rsidR="005C2E1D" w:rsidRDefault="00002A62" w:rsidP="005C2E1D">
      <w:pPr>
        <w:rPr>
          <w:rtl/>
        </w:rPr>
      </w:pPr>
      <w:del w:id="9964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דעולה </w:t>
      </w:r>
      <w:ins w:id="93619" w:author="מנוע מכני" w:date="2026-10-05T11:32:12Z">
        <w:r>
          <w:rPr>
            <w:rtl/>
          </w:rPr>
          <w:t xml:space="preserve">גם</w:t>
        </w:r>
      </w:ins>
      <w:del w:id="9362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מכפרא אעשה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משהי לה? </w:t>
      </w:r>
    </w:p>
    <w:p>
      <w:pPr>
        <w:pStyle w:val="38"/>
        <w:rPr>
          <w:ins w:id="99642" w:author="מנוע מכני" w:date="2026-10-05T11:32:12Z"/>
        </w:rPr>
      </w:pPr>
      <w:r>
        <w:t xml:space="preserve">ת"ש:</w:t>
      </w:r>
    </w:p>
    <w:p w14:paraId="3F557250" w14:textId="77777777" w:rsidR="005C2E1D" w:rsidRDefault="00F63065" w:rsidP="000C73DD">
      <w:pPr>
        <w:pStyle w:val="011"/>
        <w:rPr>
          <w:rtl/>
        </w:rPr>
      </w:pPr>
      <w:del w:id="996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התולש צמר מבכור תם, </w:t>
      </w:r>
      <w:ins w:id="95795" w:author="מנוע מכני" w:date="2026-10-05T11:32:12Z">
        <w:r>
          <w:rPr>
            <w:rtl/>
          </w:rPr>
          <w:t xml:space="preserve">אף</w:t>
        </w:r>
      </w:ins>
      <w:del w:id="9579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מום, שחטו אסור</w:t>
      </w:r>
      <w:r w:rsidR="000C73D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הא נתלש שרי ו</w:t>
      </w:r>
      <w:ins w:id="91333" w:author="מנוע מכני" w:date="2026-10-05T11:32:12Z">
        <w:r>
          <w:rPr>
            <w:rFonts w:hint="cs"/>
            <w:rtl/>
          </w:rPr>
          <w:t xml:space="preserve">כ"ש</w:t>
        </w:r>
      </w:ins>
      <w:del w:id="91334" w:author="מנוע מכני" w:date="2026-10-05T11:32:12Z">
        <w:r w:rsidR="005C2E1D">
          <w:rPr>
            <w:rFonts w:hint="cs"/>
            <w:rtl/>
          </w:rPr>
          <w:delText xml:space="preserve">כ''ש</w:delText>
        </w:r>
      </w:del>
      <w:r w:rsidR="005C2E1D">
        <w:rPr>
          <w:rFonts w:hint="cs"/>
          <w:rtl/>
        </w:rPr>
        <w:t xml:space="preserve"> עולה דלא משהי </w:t>
      </w:r>
    </w:p>
    <w:p>
      <w:pPr>
        <w:pStyle w:val="38"/>
        <w:rPr>
          <w:ins w:id="99644" w:author="מנוע מכני" w:date="2026-10-05T11:32:12Z"/>
        </w:rPr>
      </w:pPr>
      <w:r w:rsidRPr="000C73DD">
        <w:t>ודחי'</w:t>
      </w:r>
    </w:p>
    <w:p w14:paraId="4C0F2E9E" w14:textId="77777777" w:rsidR="005C2E1D" w:rsidRDefault="005C2E1D" w:rsidP="00C5567C">
      <w:pPr>
        <w:pStyle w:val="a"/>
        <w:rPr>
          <w:rtl/>
        </w:rPr>
      </w:pPr>
      <w:del w:id="9964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דאפי</w:t>
      </w:r>
      <w:r w:rsidR="00F63065">
        <w:rPr>
          <w:rtl/>
        </w:rPr>
        <w:t xml:space="preserve"> </w:t>
      </w:r>
      <w:r w:rsidR="000C73DD">
        <w:rPr>
          <w:rtl/>
        </w:rPr>
        <w:t xml:space="preserve">נתלש </w:t>
      </w:r>
      <w:ins w:id="93621" w:author="מנוע מכני" w:date="2026-10-05T11:32:12Z">
        <w:r>
          <w:rPr>
            <w:rtl/>
          </w:rPr>
          <w:t xml:space="preserve">גם</w:t>
        </w:r>
      </w:ins>
      <w:del w:id="93622" w:author="מנוע מכני" w:date="2026-10-05T11:32:12Z">
        <w:r w:rsidR="000C73DD">
          <w:rPr>
            <w:rtl/>
          </w:rPr>
          <w:delText xml:space="preserve">נמי</w:delText>
        </w:r>
      </w:del>
      <w:r w:rsidR="000C73DD">
        <w:rPr>
          <w:rtl/>
        </w:rPr>
        <w:t xml:space="preserve"> אסור, </w:t>
      </w:r>
      <w:ins w:id="94887" w:author="מנוע מכני" w:date="2026-10-05T11:32:12Z">
        <w:r>
          <w:rPr>
            <w:rtl/>
          </w:rPr>
          <w:t xml:space="preserve">וזה</w:t>
        </w:r>
      </w:ins>
      <w:del w:id="94888" w:author="מנוע מכני" w:date="2026-10-05T11:32:12Z">
        <w:r w:rsidR="000C73DD">
          <w:rPr>
            <w:rtl/>
          </w:rPr>
          <w:delText xml:space="preserve">והאי</w:delText>
        </w:r>
      </w:del>
      <w:r w:rsidR="000C73DD">
        <w:rPr>
          <w:rtl/>
        </w:rPr>
        <w:t xml:space="preserve"> דקתני תולש</w:t>
      </w:r>
      <w:r w:rsidR="00F63065">
        <w:rPr>
          <w:rtl/>
        </w:rPr>
        <w:t xml:space="preserve"> </w:t>
      </w:r>
      <w:r>
        <w:rPr>
          <w:rtl/>
        </w:rPr>
        <w:t>להודיעך כחו דעקביא, דבבעל מום</w:t>
      </w:r>
      <w:r>
        <w:rPr>
          <w:rFonts w:hint="cs"/>
          <w:rtl/>
        </w:rPr>
        <w:t xml:space="preserve"> </w:t>
      </w:r>
      <w:ins w:id="92865" w:author="מנוע מכני" w:date="2026-10-05T11:32:12Z">
        <w:r>
          <w:rPr>
            <w:rtl/>
          </w:rPr>
          <w:t xml:space="preserve">אפי'</w:t>
        </w:r>
      </w:ins>
      <w:del w:id="92866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בתולש </w:t>
      </w:r>
      <w:ins w:id="93623" w:author="מנוע מכני" w:date="2026-10-05T11:32:12Z">
        <w:r>
          <w:rPr>
            <w:rtl/>
          </w:rPr>
          <w:t xml:space="preserve">גם</w:t>
        </w:r>
      </w:ins>
      <w:del w:id="9362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שרי</w:t>
      </w:r>
      <w:ins w:id="96345" w:author="מנוע מכני" w:date="2026-10-05T11:32:12Z">
        <w:r>
          <w:rPr>
            <w:rtl/>
          </w:rPr>
          <w:t xml:space="preserve">,</w:t>
        </w:r>
      </w:ins>
      <w:del w:id="96346" w:author="מנוע מכני" w:date="2026-10-05T11:32:12Z">
        <w:r w:rsidR="000B5F7F">
          <w:rPr>
            <w:rtl/>
          </w:rPr>
          <w:delText xml:space="preserve">;</w:delText>
        </w:r>
      </w:del>
    </w:p>
    <w:p w14:paraId="7D7C4F24" w14:textId="77777777" w:rsidR="00B874E6" w:rsidRDefault="005C2E1D" w:rsidP="005C2E1D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ו</w:t>
      </w:r>
      <w:r w:rsidR="00F63065">
        <w:rPr>
          <w:rtl/>
        </w:rPr>
        <w:t>תנא נשר - להודיעך כחן דרבנן, תנא תולש - להודיעך כחו דעקביא</w:t>
      </w:r>
      <w:r w:rsidR="0057284B">
        <w:rPr>
          <w:rtl/>
        </w:rPr>
        <w:t>.</w:t>
      </w:r>
    </w:p>
    <w:p w14:paraId="24F51FED" w14:textId="77777777" w:rsidR="0057284B" w:rsidRDefault="0057284B" w:rsidP="0057284B">
      <w:pPr>
        <w:pStyle w:val="affffd"/>
        <w:jc w:val="center"/>
        <w:rPr>
          <w:rtl/>
        </w:rPr>
        <w:pPrChange w:id="9039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47" w:author="מנוע מכני" w:date="2026-10-05T11:32:12Z">
        <w:r>
          <w:rPr>
            <w:rtl/>
          </w:rPr>
          <w:t xml:space="preserve"> </w:t>
        </w:r>
      </w:ins>
      <w:del w:id="963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49" w:author="מנוע מכני" w:date="2026-10-05T11:32:12Z">
        <w:r>
          <w:rPr>
            <w:rtl/>
          </w:rPr>
          <w:t xml:space="preserve"> </w:t>
        </w:r>
      </w:ins>
      <w:del w:id="963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AD686B6" w14:textId="77777777" w:rsidR="000C73DD" w:rsidRDefault="00F63065" w:rsidP="00F63065">
      <w:pPr>
        <w:rPr>
          <w:rtl/>
        </w:rPr>
      </w:pPr>
      <w:r w:rsidRPr="000C73DD">
        <w:rPr>
          <w:rStyle w:val="afffe"/>
          <w:rtl/>
        </w:rPr>
        <w:t>צמר המדולדל כו':</w:t>
      </w:r>
      <w:r>
        <w:rPr>
          <w:rtl/>
        </w:rPr>
        <w:t xml:space="preserve"> </w:t>
      </w:r>
    </w:p>
    <w:p w14:paraId="42FAD620" w14:textId="77777777" w:rsidR="005C2E1D" w:rsidRDefault="00F63065" w:rsidP="00F63065">
      <w:pPr>
        <w:rPr>
          <w:rtl/>
        </w:rPr>
      </w:pPr>
      <w:ins w:id="98501" w:author="מנוע מכני" w:date="2026-10-05T11:32:12Z">
        <w:r>
          <w:rPr>
            <w:rtl/>
          </w:rPr>
          <w:t xml:space="preserve">איך</w:t>
        </w:r>
      </w:ins>
      <w:del w:id="98502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דמי אינו נראה עם הגיזה? </w:t>
      </w:r>
    </w:p>
    <w:p>
      <w:pPr>
        <w:pStyle w:val="38"/>
        <w:rPr>
          <w:ins w:id="99646" w:author="מנוע מכני" w:date="2026-10-05T11:32:12Z"/>
        </w:rPr>
      </w:pPr>
      <w:ins w:id="91335" w:author="מנוע מכני" w:date="2026-10-05T11:32:12Z">
        <w:r>
          <w:t xml:space="preserve">ר"א</w:t>
        </w:r>
      </w:ins>
      <w:del w:id="91336" w:author="מנוע מכני" w:date="2026-10-05T11:32:12Z">
        <w:r>
          <w:delText xml:space="preserve">ר''א</w:delText>
        </w:r>
      </w:del>
      <w:r>
        <w:t xml:space="preserve"> </w:t>
      </w:r>
      <w:ins w:id="91337" w:author="מנוע מכני" w:date="2026-10-05T11:32:12Z">
        <w:r>
          <w:t xml:space="preserve">ר"ל</w:t>
        </w:r>
      </w:ins>
      <w:del w:id="91338" w:author="מנוע מכני" w:date="2026-10-05T11:32:12Z">
        <w:r>
          <w:delText xml:space="preserve">ר''ל</w:delText>
        </w:r>
      </w:del>
      <w:r>
        <w:t xml:space="preserve">:</w:t>
      </w:r>
    </w:p>
    <w:p w14:paraId="2BF55395" w14:textId="77777777" w:rsidR="005C2E1D" w:rsidRDefault="005C2E1D" w:rsidP="005C2E1D">
      <w:pPr>
        <w:rPr>
          <w:rtl/>
        </w:rPr>
      </w:pPr>
      <w:del w:id="996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שעיקרו הפוך כלפי ראשו, </w:t>
      </w:r>
    </w:p>
    <w:p>
      <w:pPr>
        <w:pStyle w:val="38"/>
        <w:rPr>
          <w:ins w:id="99648" w:author="מנוע מכני" w:date="2026-10-05T11:32:12Z"/>
        </w:rPr>
      </w:pPr>
      <w:r>
        <w:t xml:space="preserve">רנב</w:t>
      </w:r>
      <w:ins w:id="91339" w:author="מנוע מכני" w:date="2026-10-05T11:32:12Z">
        <w:r>
          <w:t xml:space="preserve">ר"א</w:t>
        </w:r>
      </w:ins>
      <w:del w:id="9134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7D943951" w14:textId="77777777" w:rsidR="00B874E6" w:rsidRDefault="005C2E1D" w:rsidP="005C2E1D">
      <w:pPr>
        <w:rPr>
          <w:rtl/>
        </w:rPr>
      </w:pPr>
      <w:del w:id="996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שאינו מתמעך עם הגיזה</w:t>
      </w:r>
      <w:r w:rsidR="0057284B">
        <w:rPr>
          <w:rtl/>
        </w:rPr>
        <w:t>.</w:t>
      </w:r>
    </w:p>
    <w:p w14:paraId="3A67CF7D" w14:textId="77777777" w:rsidR="00B874E6" w:rsidRDefault="00F63065" w:rsidP="005C2E1D">
      <w:pPr>
        <w:rPr>
          <w:rtl/>
        </w:rPr>
      </w:pPr>
      <w:r>
        <w:rPr>
          <w:rStyle w:val="2fb"/>
          <w:rtl/>
        </w:rPr>
        <w:t xml:space="preserve">ו</w:t>
      </w:r>
      <w:ins w:id="91341" w:author="מנוע מכני" w:date="2026-10-05T11:32:12Z">
        <w:r>
          <w:rPr>
            <w:rStyle w:val="2fb"/>
            <w:rtl/>
          </w:rPr>
          <w:t xml:space="preserve">ר"ל</w:t>
        </w:r>
      </w:ins>
      <w:del w:id="91342" w:author="מנוע מכני" w:date="2026-10-05T11:32:12Z">
        <w:r>
          <w:rPr>
            <w:rtl/>
          </w:rPr>
          <w:delText xml:space="preserve">ר</w:delText>
        </w:r>
        <w:r w:rsidR="005C2E1D">
          <w:rPr>
            <w:rFonts w:hint="cs"/>
            <w:rtl/>
          </w:rPr>
          <w:delText xml:space="preserve">''ל</w:delText>
        </w:r>
      </w:del>
      <w:r w:rsidR="005C2E1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לא</w:t>
      </w:r>
      <w:r w:rsidR="005C2E1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אמר</w:t>
      </w:r>
      <w:r w:rsidR="005C2E1D">
        <w:rPr>
          <w:rFonts w:hint="cs"/>
          <w:rtl/>
        </w:rPr>
        <w:t xml:space="preserve"> </w:t>
      </w:r>
      <w:r w:rsidR="005C2E1D">
        <w:rPr>
          <w:rStyle w:val="2fb"/>
          <w:rFonts w:hint="cs"/>
          <w:rtl/>
        </w:rPr>
        <w:t xml:space="preserve">כרנ</w:t>
      </w:r>
      <w:ins w:id="9134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344" w:author="מנוע מכני" w:date="2026-10-05T11:32:12Z">
        <w:r w:rsidR="005C2E1D">
          <w:rPr>
            <w:rFonts w:hint="cs"/>
            <w:rtl/>
          </w:rPr>
          <w:delText xml:space="preserve">ב''א</w:delText>
        </w:r>
      </w:del>
      <w:r w:rsidR="005C2E1D">
        <w:rPr>
          <w:rFonts w:hint="cs"/>
          <w:rtl/>
        </w:rPr>
        <w:t xml:space="preserve"> לפי </w:t>
      </w:r>
      <w:r>
        <w:rPr>
          <w:rtl/>
        </w:rPr>
        <w:t>שאי אפשר לגיזה בלא נימין המדולדלות</w:t>
      </w:r>
      <w:r w:rsidR="0057284B">
        <w:rPr>
          <w:rtl/>
        </w:rPr>
        <w:t>.</w:t>
      </w:r>
    </w:p>
    <w:p w14:paraId="3B8FBA03" w14:textId="77777777" w:rsidR="0057284B" w:rsidRDefault="00F63065" w:rsidP="005C2E1D">
      <w:pPr>
        <w:pStyle w:val="afffb"/>
        <w:rPr>
          <w:rtl/>
        </w:rPr>
      </w:pPr>
      <w:r>
        <w:rPr>
          <w:rtl/>
        </w:rPr>
        <w:t>הדרן עלך הלוקח בהמה</w:t>
      </w:r>
      <w:r w:rsidR="0057284B">
        <w:rPr>
          <w:rtl/>
        </w:rPr>
        <w:t>.</w:t>
      </w:r>
    </w:p>
    <w:p w14:paraId="13DFE97F" w14:textId="77777777" w:rsidR="00F63065" w:rsidRDefault="00F63065" w:rsidP="00F63065">
      <w:pPr>
        <w:rPr>
          <w:rtl/>
        </w:r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100D6FE7" w14:textId="77777777" w:rsidR="00F63065" w:rsidRDefault="00F63065" w:rsidP="00375D66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רביעי </w:t>
      </w:r>
    </w:p>
    <w:p w14:paraId="6E8A9E52" w14:textId="77777777" w:rsidR="00F63065" w:rsidRDefault="00F63065" w:rsidP="00375D66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עד כמה </w:t>
      </w:r>
    </w:p>
    <w:p w14:paraId="56E8B2D6" w14:textId="77777777" w:rsidR="00B874E6" w:rsidRDefault="00F63065" w:rsidP="000C73DD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3821B01B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עד כמה י</w:t>
      </w:r>
      <w:r w:rsidR="000C73DD">
        <w:rPr>
          <w:rtl/>
        </w:rPr>
        <w:t xml:space="preserve">שראל חייבין ליטפל בבכור: בדקה שלשים יום, ובגסה </w:t>
      </w:r>
      <w:r>
        <w:rPr>
          <w:rtl/>
        </w:rPr>
        <w:t xml:space="preserve">חמשים יום, </w:t>
      </w:r>
    </w:p>
    <w:p w14:paraId="7F6DD904" w14:textId="77777777" w:rsidR="00375D66" w:rsidRDefault="00F63065" w:rsidP="000C73DD">
      <w:pPr>
        <w:pStyle w:val="023"/>
        <w:rPr>
          <w:rtl/>
        </w:rPr>
      </w:pPr>
      <w:r>
        <w:rPr>
          <w:rtl/>
        </w:rPr>
        <w:t xml:space="preserve">ר' יוסי אומר: בדקה </w:t>
      </w:r>
      <w:r w:rsidR="00375D66">
        <w:rPr>
          <w:rFonts w:hint="cs"/>
          <w:rtl/>
        </w:rPr>
        <w:t xml:space="preserve">ג' </w:t>
      </w:r>
      <w:r>
        <w:rPr>
          <w:rtl/>
        </w:rPr>
        <w:t xml:space="preserve">חדשים, </w:t>
      </w:r>
      <w:r w:rsidR="00375D66">
        <w:rPr>
          <w:rtl/>
        </w:rPr>
        <w:t>א</w:t>
      </w:r>
      <w:r w:rsidR="00375D66">
        <w:rPr>
          <w:rFonts w:hint="cs"/>
          <w:rtl/>
        </w:rPr>
        <w:t>''</w:t>
      </w:r>
      <w:r w:rsidR="0022398C">
        <w:rPr>
          <w:rFonts w:hint="cs"/>
          <w:rtl/>
        </w:rPr>
        <w:t>ל</w:t>
      </w:r>
      <w:r w:rsidR="00375D66">
        <w:rPr>
          <w:rtl/>
        </w:rPr>
        <w:t xml:space="preserve"> הכהן בתוך הזמן תנהו לי </w:t>
      </w:r>
      <w:r>
        <w:rPr>
          <w:rtl/>
        </w:rPr>
        <w:t xml:space="preserve">הרי זה לא יתננו לו, </w:t>
      </w:r>
    </w:p>
    <w:p w14:paraId="342B6D28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ואם בעל מום הוא ואמר לו תנהו לי שאוכלנו - מותר</w:t>
      </w:r>
      <w:r w:rsidR="000B5F7F">
        <w:rPr>
          <w:rtl/>
        </w:rPr>
        <w:t>;</w:t>
      </w:r>
    </w:p>
    <w:p w14:paraId="0107775E" w14:textId="77777777" w:rsidR="00B874E6" w:rsidRDefault="00F63065" w:rsidP="00375D66">
      <w:pPr>
        <w:pStyle w:val="afff5"/>
        <w:rPr>
          <w:rtl/>
        </w:rPr>
      </w:pPr>
      <w:r>
        <w:rPr>
          <w:rtl/>
        </w:rPr>
        <w:t>ובשעת המקדש, אם היה תמים אמר לו תן ואקרבנו - מותר</w:t>
      </w:r>
      <w:r w:rsidR="0057284B">
        <w:rPr>
          <w:rtl/>
        </w:rPr>
        <w:t>.</w:t>
      </w:r>
    </w:p>
    <w:p w14:paraId="167B10D7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הבכור נאכל שנה</w:t>
      </w:r>
      <w:r w:rsidR="00EC4A0C">
        <w:rPr>
          <w:rtl/>
        </w:rPr>
        <w:t xml:space="preserve"> בשנה, בין תם בין בעל מום, שנא</w:t>
      </w:r>
      <w:r w:rsidR="00EC4A0C">
        <w:rPr>
          <w:rFonts w:hint="cs"/>
          <w:rtl/>
        </w:rPr>
        <w:t>'</w:t>
      </w:r>
      <w:r>
        <w:rPr>
          <w:rtl/>
        </w:rPr>
        <w:t xml:space="preserve">: </w:t>
      </w:r>
      <w:r w:rsidR="00EC4A0C">
        <w:rPr>
          <w:rFonts w:hint="cs"/>
          <w:rtl/>
        </w:rPr>
        <w:t>'</w:t>
      </w:r>
      <w:r>
        <w:rPr>
          <w:rtl/>
        </w:rPr>
        <w:t>לפני ה' אלקיך תאכלנו שנה בשנה</w:t>
      </w:r>
      <w:r w:rsidR="00EC4A0C">
        <w:rPr>
          <w:rFonts w:hint="cs"/>
          <w:rtl/>
        </w:rPr>
        <w:t>'</w:t>
      </w:r>
      <w:r w:rsidR="00EC4A0C">
        <w:rPr>
          <w:rtl/>
        </w:rPr>
        <w:t xml:space="preserve">, נולד לו מום בתוך שנתו </w:t>
      </w:r>
      <w:r>
        <w:rPr>
          <w:rtl/>
        </w:rPr>
        <w:t xml:space="preserve">רשאי לקיימו כל שנים עשר חדש, </w:t>
      </w:r>
    </w:p>
    <w:p w14:paraId="0A41CAB9" w14:textId="77777777" w:rsidR="00B874E6" w:rsidRDefault="00EC4A0C" w:rsidP="00375D66">
      <w:pPr>
        <w:pStyle w:val="afff5"/>
        <w:rPr>
          <w:rtl/>
        </w:rPr>
      </w:pPr>
      <w:r>
        <w:rPr>
          <w:rtl/>
        </w:rPr>
        <w:t>לאחר י"ב חדש</w:t>
      </w:r>
      <w:r w:rsidR="00F63065">
        <w:rPr>
          <w:rtl/>
        </w:rPr>
        <w:t xml:space="preserve"> - אינו רשאי לקיימו אלא ל' יום</w:t>
      </w:r>
      <w:r w:rsidR="0057284B">
        <w:rPr>
          <w:rtl/>
        </w:rPr>
        <w:t>.</w:t>
      </w:r>
    </w:p>
    <w:p w14:paraId="190AC62E" w14:textId="77777777" w:rsidR="0057284B" w:rsidRDefault="0057284B" w:rsidP="0057284B">
      <w:pPr>
        <w:pStyle w:val="affffd"/>
        <w:jc w:val="center"/>
        <w:rPr>
          <w:rtl/>
        </w:rPr>
        <w:pPrChange w:id="9039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51" w:author="מנוע מכני" w:date="2026-10-05T11:32:12Z">
        <w:r>
          <w:rPr>
            <w:rtl/>
          </w:rPr>
          <w:t xml:space="preserve"> </w:t>
        </w:r>
      </w:ins>
      <w:del w:id="963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53" w:author="מנוע מכני" w:date="2026-10-05T11:32:12Z">
        <w:r>
          <w:rPr>
            <w:rtl/>
          </w:rPr>
          <w:t xml:space="preserve"> </w:t>
        </w:r>
      </w:ins>
      <w:del w:id="963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650" w:author="מנוע מכני" w:date="2026-10-05T11:32:12Z"/>
        </w:rPr>
      </w:pPr>
      <w:r>
        <w:t xml:space="preserve">מנה"מ? </w:t>
      </w:r>
      <w:r w:rsidR="00EC4A0C">
        <w:t xml:space="preserve">א</w:t>
      </w:r>
      <w:ins w:id="91345" w:author="מנוע מכני" w:date="2026-10-05T11:32:12Z">
        <w:r>
          <w:t xml:space="preserve">ר"כ</w:t>
        </w:r>
      </w:ins>
      <w:del w:id="91346" w:author="מנוע מכני" w:date="2026-10-05T11:32:12Z">
        <w:r w:rsidR="00EC4A0C">
          <w:delText xml:space="preserve">ר''כ</w:delText>
        </w:r>
      </w:del>
      <w:r>
        <w:t xml:space="preserve">:</w:t>
      </w:r>
    </w:p>
    <w:p w14:paraId="4D619FED" w14:textId="77777777" w:rsidR="00B874E6" w:rsidRDefault="00F63065" w:rsidP="00EC4A0C">
      <w:pPr>
        <w:rPr>
          <w:rtl/>
        </w:rPr>
      </w:pPr>
      <w:del w:id="996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EC4A0C">
        <w:rPr>
          <w:rFonts w:hint="cs"/>
          <w:rtl/>
        </w:rPr>
        <w:t>'</w:t>
      </w:r>
      <w:ins w:id="90235" w:author="מנוע סמנטי" w:date="2026-10-05T11:39:44Z">
        <w:r>
          <w:rPr>
            <w:rStyle w:val="afffff0"/>
            <w:rtl/>
          </w:rPr>
          <w:t xml:space="preserve">בְּכוֹר בָּנֶיךָ תִּתֶּן לִי כֵּן תַּעֲשֶׂה לְצֹאנֶךָ מְלֵאָתְךָ וְדִמְעֲךָ לֹא תְאַחֵר כֵּן תַּעֲשֶׂה לְשׁוֹרֶךָ</w:t>
        </w:r>
      </w:ins>
      <w:del w:id="90236" w:author="מנוע סמנטי" w:date="2026-10-05T11:39:44Z">
        <w:r>
          <w:rPr>
            <w:rtl/>
          </w:rPr>
          <w:delText xml:space="preserve">בכור בניך תתן לי כן תעשה לצאנך מלאתך ודמעך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תאחר כן תעשה לשורך</w:delText>
        </w:r>
      </w:del>
      <w:r w:rsidR="00EC4A0C">
        <w:rPr>
          <w:rFonts w:hint="cs"/>
          <w:rtl/>
        </w:rPr>
        <w:t>'</w:t>
      </w:r>
      <w:r w:rsidR="0057284B">
        <w:rPr>
          <w:rtl/>
        </w:rPr>
        <w:t>.</w:t>
      </w:r>
    </w:p>
    <w:p w14:paraId="354114B0" w14:textId="77777777" w:rsidR="00EC4A0C" w:rsidRDefault="0022398C" w:rsidP="0022398C">
      <w:pPr>
        <w:rPr>
          <w:rtl/>
        </w:rPr>
      </w:pPr>
      <w:r>
        <w:rPr>
          <w:rFonts w:hint="cs"/>
          <w:rtl/>
        </w:rPr>
        <w:t>ולא להיפך דמסתבר</w:t>
      </w:r>
      <w:r w:rsidR="00F63065">
        <w:rPr>
          <w:rtl/>
        </w:rPr>
        <w:t xml:space="preserve"> דמקדם למקדם, דמאחר - לדמאחר</w:t>
      </w:r>
      <w:ins w:id="96355" w:author="מנוע מכני" w:date="2026-10-05T11:32:12Z">
        <w:r>
          <w:rPr>
            <w:rtl/>
          </w:rPr>
          <w:t xml:space="preserve">,</w:t>
        </w:r>
      </w:ins>
      <w:del w:id="9635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52" w:author="מנוע מכני" w:date="2026-10-05T11:32:12Z"/>
        </w:rPr>
      </w:pPr>
      <w:r>
        <w:t xml:space="preserve">ויקשה</w:t>
      </w:r>
    </w:p>
    <w:p w14:paraId="1CC36DF8" w14:textId="77777777" w:rsidR="0022398C" w:rsidRDefault="0022398C" w:rsidP="0022398C">
      <w:pPr>
        <w:rPr>
          <w:rtl/>
        </w:rPr>
      </w:pPr>
      <w:del w:id="996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דאדרבה הסמוך לסמוך </w:t>
      </w:r>
    </w:p>
    <w:p>
      <w:pPr>
        <w:pStyle w:val="38"/>
        <w:rPr>
          <w:ins w:id="99654" w:author="מנוע מכני" w:date="2026-10-05T11:32:12Z"/>
        </w:rPr>
      </w:pPr>
      <w:r>
        <w:t xml:space="preserve">ב. </w:t>
      </w:r>
      <w:r w:rsidR="00F63065" w:rsidRPr="0022398C">
        <w:t xml:space="preserve">אלא </w:t>
      </w:r>
      <w:r w:rsidR="00F63065" w:rsidRPr="0022398C">
        <w:t xml:space="preserve">אמר</w:t>
      </w:r>
      <w:r w:rsidR="00F63065" w:rsidRPr="0022398C">
        <w:t xml:space="preserve"> רבא</w:t>
      </w:r>
      <w:r w:rsidR="00F63065">
        <w:t xml:space="preserve">:</w:t>
      </w:r>
    </w:p>
    <w:p w14:paraId="105E8841" w14:textId="77777777" w:rsidR="00EC4A0C" w:rsidRDefault="0022398C" w:rsidP="0022398C">
      <w:pPr>
        <w:rPr>
          <w:rtl/>
        </w:rPr>
      </w:pPr>
      <w:del w:id="99655" w:author="מנוע מכני" w:date="2026-10-05T11:32:12Z">
        <w:r w:rsidR="00F63065">
          <w:rPr>
            <w:rtl/>
          </w:rPr>
          <w:delText xml:space="preserve"> </w:delText>
        </w:r>
      </w:del>
      <w:r w:rsidR="00EC4A0C">
        <w:rPr>
          <w:rFonts w:hint="cs"/>
          <w:rtl/>
        </w:rPr>
        <w:t>'</w:t>
      </w:r>
      <w:ins w:id="90237" w:author="מנוע סמנטי" w:date="2026-10-05T11:39:44Z">
        <w:r>
          <w:rPr>
            <w:rStyle w:val="afffff0"/>
            <w:rtl/>
          </w:rPr>
          <w:t xml:space="preserve">תַּעֲשֶׂה</w:t>
        </w:r>
      </w:ins>
      <w:del w:id="90238" w:author="מנוע סמנטי" w:date="2026-10-05T11:39:44Z">
        <w:r w:rsidR="00F63065">
          <w:rPr>
            <w:rtl/>
          </w:rPr>
          <w:delText xml:space="preserve">תעשה</w:delText>
        </w:r>
      </w:del>
      <w:r w:rsidR="00EC4A0C">
        <w:rPr>
          <w:rFonts w:hint="cs"/>
          <w:rtl/>
        </w:rPr>
        <w:t>'</w:t>
      </w:r>
      <w:r w:rsidR="00F63065">
        <w:rPr>
          <w:rtl/>
        </w:rPr>
        <w:t>, הוסיף לך הכתוב עשייה אחרת בשורך</w:t>
      </w:r>
      <w:ins w:id="96357" w:author="מנוע מכני" w:date="2026-10-05T11:32:12Z">
        <w:r>
          <w:rPr>
            <w:rtl/>
          </w:rPr>
          <w:t xml:space="preserve">,</w:t>
        </w:r>
      </w:ins>
      <w:del w:id="96358" w:author="מנוע מכני" w:date="2026-10-05T11:32:12Z">
        <w:r w:rsidR="000B5F7F">
          <w:rPr>
            <w:rtl/>
          </w:rPr>
          <w:delText xml:space="preserve">;</w:delText>
        </w:r>
      </w:del>
    </w:p>
    <w:p w14:paraId="159DF231" w14:textId="77777777" w:rsidR="00EC4A0C" w:rsidRDefault="0022398C" w:rsidP="0022398C">
      <w:pPr>
        <w:rPr>
          <w:rtl/>
        </w:rPr>
      </w:pPr>
      <w:ins w:id="93625" w:author="מנוע מכני" w:date="2026-10-05T11:32:12Z">
        <w:r>
          <w:rPr>
            <w:rFonts w:hint="cs"/>
            <w:rtl/>
          </w:rPr>
          <w:t xml:space="preserve">ולא</w:t>
        </w:r>
      </w:ins>
      <w:del w:id="93626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שיתין</w:t>
      </w:r>
      <w:r w:rsidR="00F63065">
        <w:rPr>
          <w:rtl/>
        </w:rPr>
        <w:t xml:space="preserve">: </w:t>
      </w:r>
      <w:r>
        <w:rPr>
          <w:rFonts w:hint="cs"/>
          <w:rtl/>
        </w:rPr>
        <w:t>ד</w:t>
      </w:r>
      <w:r w:rsidR="00F63065">
        <w:rPr>
          <w:rtl/>
        </w:rPr>
        <w:t xml:space="preserve">לא מסרך הכתוב אלא לחכמים: </w:t>
      </w:r>
    </w:p>
    <w:p>
      <w:pPr>
        <w:pStyle w:val="38"/>
        <w:rPr>
          <w:ins w:id="99656" w:author="מנוע מכני" w:date="2026-10-05T11:32:12Z"/>
        </w:rPr>
      </w:pPr>
      <w:r>
        <w:t xml:space="preserve">ת</w:t>
      </w:r>
      <w:ins w:id="91347" w:author="מנוע מכני" w:date="2026-10-05T11:32:12Z">
        <w:r>
          <w:t xml:space="preserve">נ"ה</w:t>
        </w:r>
      </w:ins>
      <w:del w:id="91348" w:author="מנוע מכני" w:date="2026-10-05T11:32:12Z">
        <w:r>
          <w:delText xml:space="preserve">נ''ה</w:delText>
        </w:r>
      </w:del>
      <w:r w:rsidR="00F63065">
        <w:t xml:space="preserve">:</w:t>
      </w:r>
    </w:p>
    <w:p w14:paraId="67610DB3" w14:textId="77777777" w:rsidR="00EC4A0C" w:rsidRDefault="00EC4A0C" w:rsidP="00EC4A0C">
      <w:pPr>
        <w:rPr>
          <w:rtl/>
        </w:rPr>
      </w:pPr>
      <w:del w:id="99657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41" w:author="מנוע סמנטי" w:date="2026-10-05T11:39:44Z">
        <w:r>
          <w:rPr>
            <w:rStyle w:val="afffff0"/>
            <w:rtl/>
          </w:rPr>
          <w:t xml:space="preserve">בְּכוֹר בָּנֶיךָ תִּתֶּן לִי כֵּן תַּעֲשֶׂה לְצֹאנֶךָ</w:t>
        </w:r>
      </w:ins>
      <w:del w:id="90242" w:author="מנוע סמנטי" w:date="2026-10-05T11:39:44Z">
        <w:r w:rsidR="00F63065">
          <w:rPr>
            <w:rtl/>
          </w:rPr>
          <w:delText xml:space="preserve">בכור בניך תתן לי כן תעשה לצאנך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יכול אף לשורך </w:t>
      </w:r>
      <w:ins w:id="91349" w:author="מנוע מכני" w:date="2026-10-05T11:32:12Z">
        <w:r>
          <w:rPr>
            <w:rtl/>
          </w:rPr>
          <w:t xml:space="preserve">ת"ל</w:t>
        </w:r>
      </w:ins>
      <w:del w:id="91350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ל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239" w:author="מנוע סמנטי" w:date="2026-10-05T11:39:44Z">
        <w:r>
          <w:rPr>
            <w:rStyle w:val="afffff0"/>
            <w:rtl/>
          </w:rPr>
          <w:t xml:space="preserve">תַּעֲשֶׂה</w:t>
        </w:r>
      </w:ins>
      <w:del w:id="90240" w:author="מנוע סמנטי" w:date="2026-10-05T11:39:44Z">
        <w:r w:rsidR="00F63065">
          <w:rPr>
            <w:rtl/>
          </w:rPr>
          <w:delText xml:space="preserve">תעשה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הוסיף לך הכתוב עשייה אחרת בשורך,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מסרך הכתוב אלא לחכמים</w:t>
      </w:r>
      <w:ins w:id="96359" w:author="מנוע מכני" w:date="2026-10-05T11:32:12Z">
        <w:r>
          <w:rPr>
            <w:rtl/>
          </w:rPr>
          <w:t xml:space="preserve">,</w:t>
        </w:r>
      </w:ins>
      <w:del w:id="9636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מכאן אמרו, עד כמה ישראל</w:t>
      </w:r>
      <w:r>
        <w:rPr>
          <w:rtl/>
        </w:rPr>
        <w:t xml:space="preserve"> חייבין להטפל בבכור: בבהמה דקה שלשים יום, בגסה </w:t>
      </w:r>
      <w:r w:rsidR="00F63065">
        <w:rPr>
          <w:rtl/>
        </w:rPr>
        <w:t>חמשים יום,</w:t>
      </w:r>
    </w:p>
    <w:p>
      <w:pPr>
        <w:pStyle w:val="38"/>
        <w:rPr>
          <w:ins w:id="99658" w:author="מנוע מכני" w:date="2026-10-05T11:32:12Z"/>
        </w:rPr>
      </w:pPr>
      <w:r>
        <w:tab/>
      </w:r>
      <w:r w:rsidR="00F63065">
        <w:t xml:space="preserve">רבי יוסי</w:t>
      </w:r>
      <w:del w:id="100917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1578C4F" w14:textId="77777777" w:rsidR="00B874E6" w:rsidRDefault="0022398C" w:rsidP="00EC4A0C">
      <w:pPr>
        <w:rPr>
          <w:rtl/>
        </w:rPr>
      </w:pPr>
      <w:del w:id="996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בדקה שלשה חדשים, מפני שטפולה מרובה</w:t>
      </w:r>
      <w:r w:rsidR="0057284B">
        <w:rPr>
          <w:rtl/>
        </w:rPr>
        <w:t>.</w:t>
      </w:r>
    </w:p>
    <w:p>
      <w:pPr>
        <w:pStyle w:val="38"/>
        <w:rPr>
          <w:ins w:id="99660" w:author="מנוע מכני" w:date="2026-10-05T11:32:12Z"/>
        </w:rPr>
      </w:pPr>
      <w:r>
        <w:tab/>
      </w:r>
      <w:r>
        <w:tab/>
      </w:r>
      <w:r>
        <w:tab/>
      </w:r>
      <w:r>
        <w:tab/>
      </w:r>
      <w:r w:rsidR="00F63065">
        <w:t xml:space="preserve">תנא:</w:t>
      </w:r>
    </w:p>
    <w:p w14:paraId="66AE64F9" w14:textId="77777777" w:rsidR="00B874E6" w:rsidRDefault="0022398C" w:rsidP="00F63065">
      <w:pPr>
        <w:rPr>
          <w:rtl/>
        </w:rPr>
      </w:pPr>
      <w:del w:id="996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מפני ששיניה דקות</w:t>
      </w:r>
      <w:r w:rsidR="0057284B">
        <w:rPr>
          <w:rtl/>
        </w:rPr>
        <w:t>.</w:t>
      </w:r>
    </w:p>
    <w:p w14:paraId="4B64A017" w14:textId="77777777" w:rsidR="0057284B" w:rsidRDefault="0057284B" w:rsidP="0057284B">
      <w:pPr>
        <w:jc w:val="center"/>
        <w:rPr>
          <w:del w:id="90092" w:author="מנוע עיצוב" w:date="2026-10-05T11:33:53Z"/>
          <w:rtl/>
        </w:rPr>
      </w:pPr>
      <w:del w:id="90089" w:author="מנוע עיצוב" w:date="2026-10-05T11:33:53Z">
        <w:r>
          <w:rPr>
            <w:rtl/>
          </w:rPr>
          <w:delText xml:space="preserve">•</w:delText>
        </w:r>
      </w:del>
      <w:ins w:id="96361" w:author="מנוע מכני" w:date="2026-10-05T11:32:12Z">
        <w:r>
          <w:rPr>
            <w:rtl/>
          </w:rPr>
          <w:t xml:space="preserve"> </w:t>
        </w:r>
      </w:ins>
      <w:del w:id="96362" w:author="מנוע מכני" w:date="2026-10-05T11:32:12Z">
        <w:r>
          <w:rPr>
            <w:rtl/>
          </w:rPr>
          <w:delText xml:space="preserve">  </w:delText>
        </w:r>
      </w:del>
      <w:del w:id="90090" w:author="מנוע עיצוב" w:date="2026-10-05T11:33:53Z">
        <w:r>
          <w:rPr>
            <w:rtl/>
          </w:rPr>
          <w:delText xml:space="preserve">•</w:delText>
        </w:r>
      </w:del>
      <w:ins w:id="96363" w:author="מנוע מכני" w:date="2026-10-05T11:32:12Z">
        <w:r>
          <w:rPr>
            <w:rtl/>
          </w:rPr>
          <w:t xml:space="preserve"> </w:t>
        </w:r>
      </w:ins>
      <w:del w:id="96364" w:author="מנוע מכני" w:date="2026-10-05T11:32:12Z">
        <w:r>
          <w:rPr>
            <w:rtl/>
          </w:rPr>
          <w:delText xml:space="preserve">  </w:delText>
        </w:r>
      </w:del>
      <w:del w:id="90091" w:author="מנוע עיצוב" w:date="2026-10-05T11:33:53Z">
        <w:r>
          <w:rPr>
            <w:rtl/>
          </w:rPr>
          <w:delText xml:space="preserve">•</w:delText>
        </w:r>
      </w:del>
    </w:p>
    <w:p w14:paraId="6E5E60F4" w14:textId="77777777" w:rsidR="00B874E6" w:rsidRDefault="00F63065" w:rsidP="00EC4A0C">
      <w:pPr>
        <w:pStyle w:val="afffd"/>
        <w:rPr>
          <w:rtl/>
        </w:rPr>
      </w:pPr>
      <w:r>
        <w:rPr>
          <w:rtl/>
        </w:rPr>
        <w:t>אם אמר לו הכהן בתוך הזמן תנהו לי הרי זה לא יתן לו</w:t>
      </w:r>
      <w:r w:rsidR="0057284B">
        <w:rPr>
          <w:rtl/>
        </w:rPr>
        <w:t>.</w:t>
      </w:r>
    </w:p>
    <w:p>
      <w:pPr>
        <w:pStyle w:val="38"/>
        <w:rPr>
          <w:ins w:id="99662" w:author="מנוע מכני" w:date="2026-10-05T11:32:12Z"/>
        </w:rPr>
      </w:pPr>
      <w:ins w:id="91351" w:author="מנוע מכני" w:date="2026-10-05T11:32:12Z">
        <w:r>
          <w:t xml:space="preserve">מ"ט</w:t>
        </w:r>
      </w:ins>
      <w:del w:id="91352" w:author="מנוע מכני" w:date="2026-10-05T11:32:12Z">
        <w:r>
          <w:delText xml:space="preserve">מ</w:delText>
        </w:r>
        <w:r w:rsidR="0022398C">
          <w:delText xml:space="preserve">''ט</w:delText>
        </w:r>
      </w:del>
      <w:r>
        <w:t xml:space="preserve"> א</w:t>
      </w:r>
      <w:ins w:id="91353" w:author="מנוע מכני" w:date="2026-10-05T11:32:12Z">
        <w:r>
          <w:t xml:space="preserve">ר"ש</w:t>
        </w:r>
      </w:ins>
      <w:del w:id="91354" w:author="מנוע מכני" w:date="2026-10-05T11:32:12Z">
        <w:r w:rsidR="0022398C">
          <w:delText xml:space="preserve">ר''ש</w:delText>
        </w:r>
      </w:del>
      <w:r>
        <w:t xml:space="preserve">:</w:t>
      </w:r>
    </w:p>
    <w:p w14:paraId="35BA5F3C" w14:textId="77777777" w:rsidR="00B874E6" w:rsidRDefault="00F63065" w:rsidP="0022398C">
      <w:pPr>
        <w:rPr>
          <w:rtl/>
        </w:rPr>
      </w:pPr>
      <w:del w:id="996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שנראה ככהן המסייע בבית הגרנות</w:t>
      </w:r>
      <w:r w:rsidR="0057284B">
        <w:rPr>
          <w:rtl/>
        </w:rPr>
        <w:t>.</w:t>
      </w:r>
    </w:p>
    <w:p>
      <w:pPr>
        <w:pStyle w:val="38"/>
        <w:rPr>
          <w:ins w:id="99664" w:author="מנוע מכני" w:date="2026-10-05T11:32:12Z"/>
        </w:rPr>
      </w:pPr>
      <w:ins w:id="91355" w:author="מנוע מכני" w:date="2026-10-05T11:32:12Z">
        <w:r>
          <w:t xml:space="preserve">ת"ר</w:t>
        </w:r>
      </w:ins>
      <w:del w:id="91356" w:author="מנוע מכני" w:date="2026-10-05T11:32:12Z">
        <w:r>
          <w:delText xml:space="preserve">ת''ר</w:delText>
        </w:r>
      </w:del>
      <w:r w:rsidR="00F63065">
        <w:t xml:space="preserve">:</w:t>
      </w:r>
    </w:p>
    <w:p w14:paraId="49E45E88" w14:textId="77777777" w:rsidR="00B07B50" w:rsidRDefault="00B07B50" w:rsidP="00F63065">
      <w:pPr>
        <w:rPr>
          <w:rtl/>
        </w:rPr>
      </w:pPr>
      <w:del w:id="996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הכהנים והלוים והעניים המסייעים בבית הרועים ובבית הגרנות ובבית המטבחים </w:t>
      </w:r>
    </w:p>
    <w:p w14:paraId="590B6A29" w14:textId="77777777" w:rsidR="007F6452" w:rsidRDefault="00F63065" w:rsidP="00F63065">
      <w:pPr>
        <w:rPr>
          <w:rtl/>
        </w:rPr>
      </w:pPr>
      <w:r>
        <w:rPr>
          <w:rtl/>
        </w:rPr>
        <w:t xml:space="preserve">- אין נותנין להם תרומה ומעשר בשכרן, ואם עושין כן - חיללו, </w:t>
      </w:r>
    </w:p>
    <w:p w14:paraId="25F4902C" w14:textId="77777777" w:rsidR="00B874E6" w:rsidRDefault="00F63065" w:rsidP="00F63065">
      <w:pPr>
        <w:rPr>
          <w:rtl/>
        </w:rPr>
      </w:pPr>
      <w:r>
        <w:rPr>
          <w:rtl/>
        </w:rPr>
        <w:t xml:space="preserve">ועליהן הכתוב אומר: שחתם ברית הלוי, ואומר: </w:t>
      </w:r>
      <w:r w:rsidR="00C97108">
        <w:rPr>
          <w:rFonts w:hint="cs"/>
          <w:rtl/>
        </w:rPr>
        <w:t>'</w:t>
      </w:r>
      <w:ins w:id="90243" w:author="מנוע סמנטי" w:date="2026-10-05T11:39:44Z">
        <w:r>
          <w:rPr>
            <w:rStyle w:val="afffff0"/>
            <w:rtl/>
          </w:rPr>
          <w:t xml:space="preserve">וְאֶת קָדְשֵׁי בְנֵי יִשְׂרָאֵל לֹא תְחַלְּלוּ וְלֹא תָמוּתוּ</w:t>
        </w:r>
      </w:ins>
      <w:del w:id="90244" w:author="מנוע סמנטי" w:date="2026-10-05T11:39:44Z">
        <w:r>
          <w:rPr>
            <w:rtl/>
          </w:rPr>
          <w:delText xml:space="preserve">ואת קדשי בני ישראל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תחללו ולא תמותו</w:delText>
        </w:r>
      </w:del>
      <w:r w:rsidR="00C97108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99666" w:author="מנוע מכני" w:date="2026-10-05T11:32:12Z"/>
        </w:rPr>
      </w:pPr>
      <w:r w:rsidRPr="007F6452">
        <w:t>ואומר</w:t>
      </w:r>
      <w:r>
        <w:t xml:space="preserve">? וכי תימא:</w:t>
      </w:r>
    </w:p>
    <w:p w14:paraId="324BA354" w14:textId="77777777" w:rsidR="006E4E87" w:rsidRDefault="00F63065" w:rsidP="007F6452">
      <w:pPr>
        <w:rPr>
          <w:rtl/>
        </w:rPr>
      </w:pPr>
      <w:del w:id="996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מיתה </w:t>
      </w:r>
      <w:r>
        <w:rPr>
          <w:rtl/>
        </w:rPr>
        <w:t xml:space="preserve">לא</w:t>
      </w:r>
      <w:r>
        <w:rPr>
          <w:rtl/>
        </w:rPr>
        <w:t xml:space="preserve">, ת"ש </w:t>
      </w:r>
      <w:r w:rsidR="007F6452">
        <w:rPr>
          <w:rtl/>
        </w:rPr>
        <w:t>–</w:t>
      </w:r>
      <w:r>
        <w:rPr>
          <w:rtl/>
        </w:rPr>
        <w:t xml:space="preserve"> </w:t>
      </w:r>
      <w:r w:rsidR="007F6452">
        <w:rPr>
          <w:rFonts w:hint="cs"/>
          <w:rtl/>
        </w:rPr>
        <w:t>'</w:t>
      </w:r>
      <w:ins w:id="90245" w:author="מנוע סמנטי" w:date="2026-10-05T11:39:44Z">
        <w:r>
          <w:rPr>
            <w:rStyle w:val="afffff0"/>
            <w:rtl/>
          </w:rPr>
          <w:t xml:space="preserve">וְאֶת קָדְשֵׁי בְנֵי יִשְׂרָאֵל לֹא תְחַלְּלוּ וְלֹא תָמוּתוּ</w:t>
        </w:r>
      </w:ins>
      <w:del w:id="90246" w:author="מנוע סמנטי" w:date="2026-10-05T11:39:44Z">
        <w:r>
          <w:rPr>
            <w:rtl/>
          </w:rPr>
          <w:delText xml:space="preserve">ואת קדשי בני ישראל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תחללו ולא תמותו</w:delText>
        </w:r>
      </w:del>
      <w:r w:rsidR="007F6452">
        <w:rPr>
          <w:rFonts w:hint="cs"/>
          <w:rtl/>
        </w:rPr>
        <w:t>'</w:t>
      </w:r>
      <w:r>
        <w:rPr>
          <w:rtl/>
        </w:rPr>
        <w:t xml:space="preserve">, </w:t>
      </w:r>
    </w:p>
    <w:p w14:paraId="1AC5A1F6" w14:textId="77777777" w:rsidR="007F6452" w:rsidRDefault="00F63065" w:rsidP="007F6452">
      <w:pPr>
        <w:rPr>
          <w:rtl/>
        </w:rPr>
      </w:pPr>
      <w:r>
        <w:rPr>
          <w:rtl/>
        </w:rPr>
        <w:t xml:space="preserve">ובקשו חכמים לקונסן ולהיות מפרישין עליהן תרומה משלם, </w:t>
      </w:r>
    </w:p>
    <w:p w14:paraId="2AE3290B" w14:textId="77777777" w:rsidR="00C97108" w:rsidRDefault="00F63065" w:rsidP="007F6452">
      <w:pPr>
        <w:rPr>
          <w:rtl/>
        </w:rPr>
      </w:pPr>
      <w:r>
        <w:rPr>
          <w:rtl/>
        </w:rPr>
        <w:t xml:space="preserve">ומפני מה </w:t>
      </w:r>
      <w:r>
        <w:rPr>
          <w:rtl/>
        </w:rPr>
        <w:t xml:space="preserve">לא</w:t>
      </w:r>
      <w:r>
        <w:rPr>
          <w:rtl/>
        </w:rPr>
        <w:t xml:space="preserve"> קנסום </w:t>
      </w:r>
      <w:ins w:id="94889" w:author="מנוע מכני" w:date="2026-10-05T11:32:12Z">
        <w:r>
          <w:rPr>
            <w:rtl/>
          </w:rPr>
          <w:t xml:space="preserve">שמא</w:t>
        </w:r>
      </w:ins>
      <w:del w:id="94890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אתי לאפרושי מן הפטור על החיוב, </w:t>
      </w:r>
    </w:p>
    <w:p w14:paraId="67AA5A31" w14:textId="77777777" w:rsidR="007F6452" w:rsidRDefault="007F6452" w:rsidP="007F6452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כז.</w:t>
      </w:r>
    </w:p>
    <w:p w14:paraId="0D5309C8" w14:textId="77777777" w:rsidR="00B874E6" w:rsidRDefault="007F6452" w:rsidP="007F6452">
      <w:pPr>
        <w:rPr>
          <w:rtl/>
        </w:rPr>
      </w:pPr>
      <w:r>
        <w:rPr>
          <w:rtl/>
        </w:rPr>
        <w:t xml:space="preserve">ובכולן יש בהן </w:t>
      </w:r>
      <w:r w:rsidR="00F63065">
        <w:rPr>
          <w:rtl/>
        </w:rPr>
        <w:t>טובת הנאה לבעלים, כיצד: ישראל שהפריש תרומה מכריו, ומצאו י</w:t>
      </w:r>
      <w:r>
        <w:rPr>
          <w:rtl/>
        </w:rPr>
        <w:t xml:space="preserve">שראל אחר ואמר לו הא לך סלע זה </w:t>
      </w:r>
      <w:r w:rsidR="00F63065">
        <w:rPr>
          <w:rtl/>
        </w:rPr>
        <w:t>ותנהו לבן בתי כהן - מותר, אם היה כהן לכהן - אסור</w:t>
      </w:r>
      <w:r w:rsidR="0057284B">
        <w:rPr>
          <w:rtl/>
        </w:rPr>
        <w:t>.</w:t>
      </w:r>
    </w:p>
    <w:p w14:paraId="45AAFA6C" w14:textId="77777777" w:rsidR="00B07B50" w:rsidRDefault="00F63065" w:rsidP="007F6452">
      <w:pPr>
        <w:rPr>
          <w:rtl/>
        </w:rPr>
      </w:pPr>
      <w:r>
        <w:rPr>
          <w:rtl/>
        </w:rPr>
        <w:t xml:space="preserve">ותנא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4891" w:author="מנוע מכני" w:date="2026-10-05T11:32:12Z">
        <w:r>
          <w:rPr>
            <w:rtl/>
          </w:rPr>
          <w:t xml:space="preserve">אומר</w:t>
        </w:r>
      </w:ins>
      <w:del w:id="94892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מתנות כהונה? </w:t>
      </w:r>
    </w:p>
    <w:p>
      <w:pPr>
        <w:pStyle w:val="38"/>
        <w:rPr>
          <w:ins w:id="99668" w:author="מנוע מכני" w:date="2026-10-05T11:32:12Z"/>
        </w:rPr>
      </w:pPr>
      <w:r>
        <w:t xml:space="preserve">אמר</w:t>
      </w:r>
      <w:r>
        <w:t xml:space="preserve"> לך:</w:t>
      </w:r>
    </w:p>
    <w:p w14:paraId="4B55E6FD" w14:textId="77777777" w:rsidR="007F6452" w:rsidRDefault="00F63065" w:rsidP="00C5567C">
      <w:pPr>
        <w:pStyle w:val="a"/>
        <w:rPr>
          <w:rtl/>
        </w:rPr>
      </w:pPr>
      <w:del w:id="996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תרומה דקדושת</w:t>
      </w:r>
      <w:r w:rsidR="006E4E87">
        <w:rPr>
          <w:rtl/>
        </w:rPr>
        <w:t xml:space="preserve"> הגוף היא, דכיון דלא מתחלא</w:t>
      </w:r>
      <w:r w:rsidR="006E4E87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אתי </w:t>
      </w:r>
      <w:ins w:id="90667" w:author="מנוע סמנטי" w:date="2026-10-05T11:39:44Z">
        <w:r>
          <w:rPr>
            <w:rtl/>
          </w:rPr>
          <w:t xml:space="preserve">לטעות</w:t>
        </w:r>
      </w:ins>
      <w:del w:id="90668" w:author="מנוע סמנטי" w:date="2026-10-05T11:39:44Z">
        <w:r>
          <w:rPr>
            <w:rtl/>
          </w:rPr>
          <w:delText xml:space="preserve">למיטעי</w:delText>
        </w:r>
      </w:del>
      <w:r>
        <w:rPr>
          <w:rtl/>
        </w:rPr>
        <w:t xml:space="preserve"> בה, </w:t>
      </w:r>
    </w:p>
    <w:p w14:paraId="398B4503" w14:textId="77777777" w:rsidR="00B874E6" w:rsidRDefault="00F63065" w:rsidP="007F6452">
      <w:pPr>
        <w:rPr>
          <w:rtl/>
        </w:rPr>
      </w:pPr>
      <w:ins w:id="94895" w:author="מנוע מכני" w:date="2026-10-05T11:32:12Z">
        <w:r>
          <w:rPr>
            <w:rtl/>
          </w:rPr>
          <w:t xml:space="preserve">אלו</w:t>
        </w:r>
      </w:ins>
      <w:del w:id="94896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כיון דקדושת דמים </w:t>
      </w:r>
      <w:ins w:id="94893" w:author="מנוע מכני" w:date="2026-10-05T11:32:12Z">
        <w:r>
          <w:rPr>
            <w:rtl/>
          </w:rPr>
          <w:t xml:space="preserve">הם</w:t>
        </w:r>
      </w:ins>
      <w:del w:id="94894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אתי </w:t>
      </w:r>
      <w:ins w:id="90673" w:author="מנוע סמנטי" w:date="2026-10-05T11:39:44Z">
        <w:r>
          <w:rPr>
            <w:rtl/>
          </w:rPr>
          <w:t xml:space="preserve">לטעות</w:t>
        </w:r>
      </w:ins>
      <w:del w:id="90674" w:author="מנוע סמנטי" w:date="2026-10-05T11:39:44Z">
        <w:r>
          <w:rPr>
            <w:rtl/>
          </w:rPr>
          <w:delText xml:space="preserve">למיטעי</w:delText>
        </w:r>
      </w:del>
      <w:r>
        <w:rPr>
          <w:rtl/>
        </w:rPr>
        <w:t xml:space="preserve"> בהון דבר מיתחל </w:t>
      </w:r>
      <w:ins w:id="90671" w:author="מנוע סמנטי" w:date="2026-10-05T11:39:44Z">
        <w:r>
          <w:rPr>
            <w:rtl/>
          </w:rPr>
          <w:t xml:space="preserve">קדושתם</w:t>
        </w:r>
      </w:ins>
      <w:del w:id="90672" w:author="מנוע סמנטי" w:date="2026-10-05T11:39:44Z">
        <w:r>
          <w:rPr>
            <w:rtl/>
          </w:rPr>
          <w:delText xml:space="preserve">קדושתייהו</w:delText>
        </w:r>
      </w:del>
      <w:r>
        <w:rPr>
          <w:rtl/>
        </w:rPr>
        <w:t xml:space="preserve"> אארבעה זוזי, </w:t>
      </w:r>
      <w:ins w:id="94897" w:author="מנוע מכני" w:date="2026-10-05T11:32:12Z">
        <w:r>
          <w:rPr>
            <w:rtl/>
          </w:rPr>
          <w:t xml:space="preserve">ובא</w:t>
        </w:r>
      </w:ins>
      <w:del w:id="94898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</w:t>
      </w:r>
      <w:ins w:id="90669" w:author="מנוע סמנטי" w:date="2026-10-05T11:39:44Z">
        <w:r>
          <w:rPr>
            <w:rtl/>
          </w:rPr>
          <w:t xml:space="preserve">לנהוג</w:t>
        </w:r>
      </w:ins>
      <w:del w:id="90670" w:author="מנוע סמנטי" w:date="2026-10-05T11:39:44Z">
        <w:r>
          <w:rPr>
            <w:rtl/>
          </w:rPr>
          <w:delText xml:space="preserve">למינהג</w:delText>
        </w:r>
      </w:del>
      <w:r>
        <w:rPr>
          <w:rtl/>
        </w:rPr>
        <w:t xml:space="preserve"> בהן מנהג דחולין</w:t>
      </w:r>
      <w:r w:rsidR="0057284B">
        <w:rPr>
          <w:rtl/>
        </w:rPr>
        <w:t>.</w:t>
      </w:r>
    </w:p>
    <w:p w14:paraId="2EE35A69" w14:textId="77777777" w:rsidR="006E4E87" w:rsidRDefault="006E4E87" w:rsidP="007F6452">
      <w:pPr>
        <w:rPr>
          <w:del w:id="90592" w:author="מנוע עיצוב" w:date="2026-10-05T11:33:53Z"/>
          <w:rtl/>
        </w:rPr>
      </w:pPr>
    </w:p>
    <w:p>
      <w:pPr>
        <w:pStyle w:val="38"/>
        <w:rPr>
          <w:ins w:id="99670" w:author="מנוע מכני" w:date="2026-10-05T11:32:12Z"/>
        </w:rPr>
      </w:pPr>
      <w:r>
        <w:t>·</w:t>
      </w:r>
      <w:r>
        <w:t xml:space="preserve"> </w:t>
      </w:r>
      <w:r w:rsidR="007F6452">
        <w:t>ר</w:t>
      </w:r>
      <w:r w:rsidR="00F63065">
        <w:t xml:space="preserve">בא:</w:t>
      </w:r>
    </w:p>
    <w:p w14:paraId="63102B36" w14:textId="77777777" w:rsidR="00B874E6" w:rsidRDefault="00A47955" w:rsidP="007F6452">
      <w:pPr>
        <w:rPr>
          <w:rtl/>
        </w:rPr>
      </w:pPr>
      <w:del w:id="996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תרומת ח</w:t>
      </w:r>
      <w:ins w:id="91357" w:author="מנוע מכני" w:date="2026-10-05T11:32:12Z">
        <w:r>
          <w:rPr>
            <w:rtl/>
          </w:rPr>
          <w:t xml:space="preserve">ו"ל</w:t>
        </w:r>
      </w:ins>
      <w:del w:id="91358" w:author="מנוע מכני" w:date="2026-10-05T11:32:12Z">
        <w:r w:rsidR="00F63065"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 w:rsidR="007F6452">
        <w:rPr>
          <w:rFonts w:hint="cs"/>
          <w:rtl/>
        </w:rPr>
        <w:t xml:space="preserve"> </w:t>
      </w:r>
      <w:r w:rsidR="00F63065">
        <w:rPr>
          <w:rtl/>
        </w:rPr>
        <w:t>אין בה משום כהן המס</w:t>
      </w:r>
      <w:r>
        <w:rPr>
          <w:rtl/>
        </w:rPr>
        <w:t xml:space="preserve">ייע בבית הגרנות </w:t>
      </w:r>
      <w:r>
        <w:rPr>
          <w:rStyle w:val="2fb"/>
          <w:rtl/>
        </w:rPr>
        <w:t xml:space="preserve">רב</w:t>
      </w:r>
      <w:r>
        <w:rPr>
          <w:rtl/>
        </w:rPr>
        <w:t xml:space="preserve"> חמא יהיב </w:t>
      </w:r>
      <w:r w:rsidR="00F63065">
        <w:rPr>
          <w:rtl/>
        </w:rPr>
        <w:t>לשמעיה</w:t>
      </w:r>
      <w:r w:rsidR="0057284B">
        <w:rPr>
          <w:rtl/>
        </w:rPr>
        <w:t>.</w:t>
      </w:r>
    </w:p>
    <w:p>
      <w:pPr>
        <w:pStyle w:val="38"/>
        <w:rPr>
          <w:ins w:id="99672" w:author="מנוע מכני" w:date="2026-10-05T11:32:12Z"/>
        </w:rPr>
      </w:pPr>
      <w:r>
        <w:t xml:space="preserve">שמואל:</w:t>
      </w:r>
    </w:p>
    <w:p w14:paraId="7E5691E0" w14:textId="77777777" w:rsidR="00B874E6" w:rsidRDefault="00F63065" w:rsidP="00F63065">
      <w:pPr>
        <w:rPr>
          <w:rtl/>
        </w:rPr>
      </w:pPr>
      <w:del w:id="996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תרומת חוצה לארץ בטילה ברוב</w:t>
      </w:r>
      <w:r w:rsidR="0057284B">
        <w:rPr>
          <w:rtl/>
        </w:rPr>
        <w:t>.</w:t>
      </w:r>
    </w:p>
    <w:p w14:paraId="5A2747B8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רבה</w:t>
      </w:r>
      <w:r>
        <w:rPr>
          <w:rtl/>
        </w:rPr>
        <w:t xml:space="preserve"> מבטלה ברוב ואוכל לה בימי טומאתו</w:t>
      </w:r>
      <w:r w:rsidR="0057284B">
        <w:rPr>
          <w:rtl/>
        </w:rPr>
        <w:t>.</w:t>
      </w:r>
    </w:p>
    <w:p w14:paraId="2FF735BC" w14:textId="77777777" w:rsidR="006E4E87" w:rsidRDefault="00F63065" w:rsidP="007F6452">
      <w:pPr>
        <w:rPr>
          <w:rtl/>
        </w:rPr>
      </w:pPr>
      <w:r>
        <w:rPr>
          <w:rStyle w:val="2fb"/>
          <w:rtl/>
        </w:rPr>
        <w:t>ר</w:t>
      </w:r>
      <w:r w:rsidR="007F6452">
        <w:rPr>
          <w:rStyle w:val="2fb"/>
          <w:rFonts w:hint="cs"/>
          <w:rtl/>
        </w:rPr>
        <w:t xml:space="preserve">הבד</w:t>
      </w:r>
      <w:ins w:id="9135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360" w:author="מנוע מכני" w:date="2026-10-05T11:32:12Z">
        <w:r w:rsidR="007F6452">
          <w:rPr>
            <w:rFonts w:hint="cs"/>
            <w:rtl/>
          </w:rPr>
          <w:delText xml:space="preserve">ר''י</w:delText>
        </w:r>
      </w:del>
      <w:r w:rsidR="007F6452">
        <w:rPr>
          <w:rFonts w:hint="cs"/>
          <w:rtl/>
        </w:rPr>
        <w:t xml:space="preserve"> כשהזדמן לו יין של תרומה</w:t>
      </w:r>
      <w:r>
        <w:rPr>
          <w:rtl/>
        </w:rPr>
        <w:t xml:space="preserve">, </w:t>
      </w:r>
      <w:ins w:id="98131" w:author="מנוע מכני" w:date="2026-10-05T11:32:12Z">
        <w:r>
          <w:rPr>
            <w:rtl/>
          </w:rPr>
          <w:t xml:space="preserve">היה</w:t>
        </w:r>
      </w:ins>
      <w:del w:id="98132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רמי </w:t>
      </w:r>
      <w:ins w:id="94901" w:author="מנוע מכני" w:date="2026-10-05T11:32:12Z">
        <w:r>
          <w:rPr>
            <w:rtl/>
          </w:rPr>
          <w:t xml:space="preserve">שני</w:t>
        </w:r>
      </w:ins>
      <w:del w:id="94902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נטלי דחולין </w:t>
      </w:r>
      <w:ins w:id="94899" w:author="מנוע מכני" w:date="2026-10-05T11:32:12Z">
        <w:r>
          <w:rPr>
            <w:rtl/>
          </w:rPr>
          <w:t xml:space="preserve">ואחת</w:t>
        </w:r>
      </w:ins>
      <w:del w:id="94900" w:author="מנוע מכני" w:date="2026-10-05T11:32:12Z">
        <w:r>
          <w:rPr>
            <w:rtl/>
          </w:rPr>
          <w:delText xml:space="preserve">וחדא</w:delText>
        </w:r>
      </w:del>
      <w:r>
        <w:rPr>
          <w:rtl/>
        </w:rPr>
        <w:t xml:space="preserve"> נטלא דתרומה, </w:t>
      </w:r>
    </w:p>
    <w:p w14:paraId="39D5499C" w14:textId="77777777" w:rsidR="00B874E6" w:rsidRDefault="00F63065" w:rsidP="007F6452">
      <w:pPr>
        <w:rPr>
          <w:rtl/>
        </w:rPr>
      </w:pPr>
      <w:r>
        <w:rPr>
          <w:rtl/>
        </w:rPr>
        <w:t xml:space="preserve">ושקיל חד, מיכן ואילך - רמי </w:t>
      </w:r>
      <w:ins w:id="94903" w:author="מנוע מכני" w:date="2026-10-05T11:32:12Z">
        <w:r>
          <w:rPr>
            <w:rtl/>
          </w:rPr>
          <w:t xml:space="preserve">אחת</w:t>
        </w:r>
      </w:ins>
      <w:del w:id="94904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ושקיל </w:t>
      </w:r>
      <w:ins w:id="94905" w:author="מנוע מכני" w:date="2026-10-05T11:32:12Z">
        <w:r>
          <w:rPr>
            <w:rtl/>
          </w:rPr>
          <w:t xml:space="preserve">אחת</w:t>
        </w:r>
      </w:ins>
      <w:del w:id="94906" w:author="מנוע מכני" w:date="2026-10-05T11:32:12Z">
        <w:r>
          <w:rPr>
            <w:rtl/>
          </w:rPr>
          <w:delText xml:space="preserve">חדא</w:delText>
        </w:r>
      </w:del>
      <w:r w:rsidR="0057284B">
        <w:rPr>
          <w:rtl/>
        </w:rPr>
        <w:t>.</w:t>
      </w:r>
    </w:p>
    <w:p>
      <w:pPr>
        <w:pStyle w:val="38"/>
        <w:rPr>
          <w:ins w:id="99674" w:author="מנוע מכני" w:date="2026-10-05T11:32:12Z"/>
        </w:rPr>
      </w:pPr>
      <w:r>
        <w:t xml:space="preserve">שמואל:</w:t>
      </w:r>
    </w:p>
    <w:p w14:paraId="4675B71E" w14:textId="77777777" w:rsidR="00B874E6" w:rsidRDefault="00F63065" w:rsidP="007F6452">
      <w:pPr>
        <w:rPr>
          <w:rtl/>
        </w:rPr>
      </w:pPr>
      <w:del w:id="996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תרומת ח</w:t>
      </w:r>
      <w:ins w:id="91361" w:author="מנוע מכני" w:date="2026-10-05T11:32:12Z">
        <w:r>
          <w:rPr>
            <w:rtl/>
          </w:rPr>
          <w:t xml:space="preserve">ו"ל</w:t>
        </w:r>
      </w:ins>
      <w:del w:id="91362" w:author="מנוע מכני" w:date="2026-10-05T11:32:12Z">
        <w:r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- אוכל והולך </w:t>
      </w:r>
      <w:r>
        <w:rPr>
          <w:rtl/>
        </w:rPr>
        <w:t xml:space="preserve">ואח"כ</w:t>
      </w:r>
      <w:r>
        <w:rPr>
          <w:rtl/>
        </w:rPr>
        <w:t xml:space="preserve"> מפריש</w:t>
      </w:r>
      <w:r w:rsidR="0057284B">
        <w:rPr>
          <w:rtl/>
        </w:rPr>
        <w:t>.</w:t>
      </w:r>
    </w:p>
    <w:p>
      <w:pPr>
        <w:pStyle w:val="38"/>
        <w:rPr>
          <w:ins w:id="99676" w:author="מנוע מכני" w:date="2026-10-05T11:32:12Z"/>
        </w:rPr>
      </w:pPr>
      <w:r>
        <w:t xml:space="preserve">שמואל:</w:t>
      </w:r>
    </w:p>
    <w:p w14:paraId="2CFEE4BF" w14:textId="77777777" w:rsidR="00B874E6" w:rsidRDefault="00F63065" w:rsidP="007F6452">
      <w:pPr>
        <w:rPr>
          <w:rtl/>
        </w:rPr>
      </w:pPr>
      <w:del w:id="996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תרומת ח</w:t>
      </w:r>
      <w:ins w:id="91363" w:author="מנוע מכני" w:date="2026-10-05T11:32:12Z">
        <w:r>
          <w:rPr>
            <w:rtl/>
          </w:rPr>
          <w:t xml:space="preserve">ו"ל</w:t>
        </w:r>
      </w:ins>
      <w:del w:id="91364" w:author="מנוע מכני" w:date="2026-10-05T11:32:12Z">
        <w:r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 w:rsidR="007F6452">
        <w:rPr>
          <w:rFonts w:hint="cs"/>
          <w:rtl/>
        </w:rPr>
        <w:t xml:space="preserve"> אסורה </w:t>
      </w:r>
      <w:r>
        <w:rPr>
          <w:rtl/>
        </w:rPr>
        <w:t xml:space="preserve">אלא במי שהטומאה יוצאה עליו מגופו, </w:t>
      </w:r>
      <w:r>
        <w:rPr>
          <w:rtl/>
        </w:rPr>
        <w:t xml:space="preserve">ו</w:t>
      </w:r>
      <w:ins w:id="91365" w:author="מנוע מכני" w:date="2026-10-05T11:32:12Z">
        <w:r>
          <w:rPr>
            <w:rtl/>
          </w:rPr>
          <w:t xml:space="preserve">ה"מ</w:t>
        </w:r>
      </w:ins>
      <w:del w:id="91366" w:author="מנוע מכני" w:date="2026-10-05T11:32:12Z">
        <w:r>
          <w:rPr>
            <w:rtl/>
          </w:rPr>
          <w:delText xml:space="preserve">ה</w:delText>
        </w:r>
        <w:r w:rsidR="007F6452">
          <w:rPr>
            <w:rFonts w:hint="cs"/>
            <w:rtl/>
          </w:rPr>
          <w:delText xml:space="preserve">''מ</w:delText>
        </w:r>
      </w:del>
      <w:r w:rsidR="007F6452">
        <w:rPr>
          <w:rFonts w:hint="cs"/>
          <w:rtl/>
        </w:rPr>
        <w:t xml:space="preserve"> </w:t>
      </w:r>
      <w:r>
        <w:rPr>
          <w:rtl/>
        </w:rPr>
        <w:t xml:space="preserve">באכילה, אבל בנגיעה - </w:t>
      </w:r>
      <w:ins w:id="94907" w:author="מנוע מכני" w:date="2026-10-05T11:32:12Z">
        <w:r>
          <w:rPr>
            <w:rtl/>
          </w:rPr>
          <w:t xml:space="preserve">אין</w:t>
        </w:r>
      </w:ins>
      <w:del w:id="94908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לן בה</w:t>
      </w:r>
      <w:r w:rsidR="0057284B">
        <w:rPr>
          <w:rtl/>
        </w:rPr>
        <w:t>.</w:t>
      </w:r>
    </w:p>
    <w:p>
      <w:pPr>
        <w:pStyle w:val="38"/>
        <w:rPr>
          <w:ins w:id="99678" w:author="מנוע מכני" w:date="2026-10-05T11:32:12Z"/>
        </w:rPr>
      </w:pPr>
      <w:r>
        <w:t xml:space="preserve">רבינא:</w:t>
      </w:r>
    </w:p>
    <w:p w14:paraId="499A4DFA" w14:textId="77777777" w:rsidR="007F6452" w:rsidRDefault="00A47955" w:rsidP="00A47955">
      <w:pPr>
        <w:rPr>
          <w:rtl/>
        </w:rPr>
      </w:pPr>
      <w:del w:id="99679" w:author="מנוע מכני" w:date="2026-10-05T11:32:12Z">
        <w:r>
          <w:rPr>
            <w:rtl/>
          </w:rPr>
          <w:delText xml:space="preserve"> </w:delText>
        </w:r>
      </w:del>
      <w:ins w:id="98503" w:author="מנוע מכני" w:date="2026-10-05T11:32:12Z">
        <w:r>
          <w:rPr>
            <w:rtl/>
          </w:rPr>
          <w:t xml:space="preserve">לפיכך</w:t>
        </w:r>
      </w:ins>
      <w:del w:id="98504" w:author="מנוע מכני" w:date="2026-10-05T11:32:12Z">
        <w:r>
          <w:rPr>
            <w:rtl/>
          </w:rPr>
          <w:delText xml:space="preserve">הילכך</w:delText>
        </w:r>
      </w:del>
      <w:r w:rsidR="00F63065">
        <w:rPr>
          <w:rtl/>
        </w:rPr>
        <w:t xml:space="preserve"> נדה קוצה חלה ואוכ</w:t>
      </w:r>
      <w:r w:rsidR="00327218">
        <w:rPr>
          <w:rtl/>
        </w:rPr>
        <w:t xml:space="preserve">ל לה כהן קטן, </w:t>
      </w:r>
      <w:ins w:id="97861" w:author="מנוע מכני" w:date="2026-10-05T11:32:12Z">
        <w:r>
          <w:rPr>
            <w:rtl/>
          </w:rPr>
          <w:t xml:space="preserve">ואם </w:t>
        </w:r>
      </w:ins>
      <w:del w:id="97862" w:author="מנוע מכני" w:date="2026-10-05T11:32:12Z">
        <w:r w:rsidR="00327218">
          <w:rPr>
            <w:rtl/>
          </w:rPr>
          <w:delText xml:space="preserve">ואי </w:delText>
        </w:r>
      </w:del>
      <w:ins w:id="93629" w:author="מנוע מכני" w:date="2026-10-05T11:32:12Z">
        <w:r>
          <w:rPr>
            <w:rtl/>
          </w:rPr>
          <w:t xml:space="preserve">אין</w:t>
        </w:r>
      </w:ins>
      <w:del w:id="93630" w:author="מנוע מכני" w:date="2026-10-05T11:32:12Z">
        <w:r w:rsidR="00327218">
          <w:rPr>
            <w:rtl/>
          </w:rPr>
          <w:delText xml:space="preserve">ליכא</w:delText>
        </w:r>
      </w:del>
      <w:r w:rsidR="00327218">
        <w:rPr>
          <w:rtl/>
        </w:rPr>
        <w:t xml:space="preserve"> כהן קטן </w:t>
      </w:r>
      <w:r w:rsidR="00F63065">
        <w:rPr>
          <w:rtl/>
        </w:rPr>
        <w:t xml:space="preserve">שקלה בריש מסא, ושדיא בתנורא, </w:t>
      </w:r>
      <w:ins w:id="93627" w:author="מנוע מכני" w:date="2026-10-05T11:32:12Z">
        <w:r>
          <w:rPr>
            <w:rtl/>
          </w:rPr>
          <w:t xml:space="preserve">ואח"כ</w:t>
        </w:r>
      </w:ins>
      <w:del w:id="93628" w:author="מנוע מכני" w:date="2026-10-05T11:32:12Z">
        <w:r w:rsidR="00F63065">
          <w:rPr>
            <w:rtl/>
          </w:rPr>
          <w:delText xml:space="preserve">והדר</w:delText>
        </w:r>
      </w:del>
      <w:r w:rsidR="00F63065">
        <w:rPr>
          <w:rtl/>
        </w:rPr>
        <w:t xml:space="preserve"> מפרשא חלה אחריתי, </w:t>
      </w:r>
    </w:p>
    <w:p w14:paraId="3FAE3A73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כי </w:t>
      </w:r>
      <w:ins w:id="98505" w:author="מנוע מכני" w:date="2026-10-05T11:32:12Z">
        <w:r>
          <w:rPr>
            <w:rtl/>
          </w:rPr>
          <w:t xml:space="preserve">איך</w:t>
        </w:r>
      </w:ins>
      <w:del w:id="98506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דלא תשתכח תורת חלה ואוכל לה כהן גדול</w:t>
      </w:r>
      <w:r w:rsidR="0057284B">
        <w:rPr>
          <w:rtl/>
        </w:rPr>
        <w:t>.</w:t>
      </w:r>
    </w:p>
    <w:p w14:paraId="1A052452" w14:textId="77777777" w:rsidR="007F6452" w:rsidRDefault="007F6452" w:rsidP="00F63065">
      <w:pPr>
        <w:rPr>
          <w:del w:id="90593" w:author="מנוע עיצוב" w:date="2026-10-05T11:33:53Z"/>
          <w:rtl/>
        </w:rPr>
      </w:pPr>
    </w:p>
    <w:p w14:paraId="524F2FC3" w14:textId="77777777" w:rsidR="007F6452" w:rsidRDefault="007F6452" w:rsidP="007F6452">
      <w:pPr>
        <w:rPr>
          <w:rtl/>
        </w:rPr>
      </w:pPr>
      <w:ins w:id="91367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1368" w:author="מנוע מכני" w:date="2026-10-05T11:32:12Z">
        <w:r>
          <w:rPr>
            <w:rFonts w:hint="cs"/>
            <w:rtl/>
          </w:rPr>
          <w:delText xml:space="preserve">ר''נ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</w:t>
      </w:r>
      <w:ins w:id="91369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370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ורמי </w:t>
      </w:r>
      <w:ins w:id="91371" w:author="מנוע מכני" w:date="2026-10-05T11:32:12Z">
        <w:r>
          <w:rPr>
            <w:rFonts w:hint="cs"/>
            <w:rtl/>
          </w:rPr>
          <w:t xml:space="preserve">ב"ח</w:t>
        </w:r>
      </w:ins>
      <w:del w:id="91372" w:author="מנוע מכני" w:date="2026-10-05T11:32:12Z">
        <w:r>
          <w:rPr>
            <w:rFonts w:hint="cs"/>
            <w:rtl/>
          </w:rPr>
          <w:delText xml:space="preserve">ב''ח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 xml:space="preserve">הלכו בספינה הלך </w:t>
      </w:r>
      <w:ins w:id="91373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374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להתפנות באה אישה ושאלה טמא מת מהו שיטבול ואוכל תרומת ח</w:t>
      </w:r>
      <w:ins w:id="91375" w:author="מנוע מכני" w:date="2026-10-05T11:32:12Z">
        <w:r>
          <w:rPr>
            <w:rFonts w:hint="cs"/>
            <w:rtl/>
          </w:rPr>
          <w:t xml:space="preserve">ו"ל</w:t>
        </w:r>
      </w:ins>
      <w:del w:id="91376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</w:t>
      </w:r>
    </w:p>
    <w:p w14:paraId="42E81ABD" w14:textId="77777777" w:rsidR="007F6452" w:rsidRDefault="007F6452" w:rsidP="007F6452">
      <w:pPr>
        <w:pStyle w:val="afff0"/>
        <w:framePr w:wrap="around"/>
        <w:rPr>
          <w:rtl/>
        </w:rPr>
      </w:pPr>
      <w:r>
        <w:rPr>
          <w:rFonts w:hint="cs"/>
          <w:rtl/>
        </w:rPr>
        <w:t>כז:</w:t>
      </w:r>
    </w:p>
    <w:p>
      <w:pPr>
        <w:pStyle w:val="38"/>
        <w:rPr>
          <w:ins w:id="99680" w:author="מנוע מכני" w:date="2026-10-05T11:32:12Z"/>
        </w:rPr>
      </w:pPr>
      <w:ins w:id="91377" w:author="מנוע מכני" w:date="2026-10-05T11:32:12Z">
        <w:del w:id="100974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1378" w:author="מנוע מכני" w:date="2026-10-05T11:32:12Z">
        <w:r>
          <w:delText xml:space="preserve">א''ל</w:delText>
        </w:r>
      </w:del>
      <w:ins w:id="91379" w:author="מנוע מכני" w:date="2026-10-05T11:32:12Z">
        <w:r>
          <w:t xml:space="preserve">ר"נ</w:t>
        </w:r>
      </w:ins>
      <w:del w:id="91380" w:author="מנוע מכני" w:date="2026-10-05T11:32:12Z">
        <w:r>
          <w:delText xml:space="preserve">ר''נ</w:delText>
        </w:r>
      </w:del>
      <w:r>
        <w:t xml:space="preserve"> לר</w:t>
      </w:r>
      <w:ins w:id="91381" w:author="מנוע מכני" w:date="2026-10-05T11:32:12Z">
        <w:r>
          <w:t xml:space="preserve">ב"ח</w:t>
        </w:r>
      </w:ins>
      <w:del w:id="91382" w:author="מנוע מכני" w:date="2026-10-05T11:32:12Z">
        <w:r>
          <w:delText xml:space="preserve">ב''ח</w:delText>
        </w:r>
      </w:del>
      <w:r w:rsidR="00F63065">
        <w:t xml:space="preserve">:</w:t>
      </w:r>
    </w:p>
    <w:p w14:paraId="5D56A8C3" w14:textId="77777777" w:rsidR="00327218" w:rsidRDefault="007F6452" w:rsidP="0003435B">
      <w:pPr>
        <w:rPr>
          <w:rtl/>
        </w:rPr>
      </w:pPr>
      <w:del w:id="996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וכי הזאה יש לנו? </w:t>
      </w:r>
      <w:ins w:id="91383" w:author="מנוע מכני" w:date="2026-10-05T11:32:12Z">
        <w:r>
          <w:rPr>
            <w:rtl/>
          </w:rPr>
          <w:t xml:space="preserve">א"ל</w:t>
        </w:r>
      </w:ins>
      <w:del w:id="91384" w:author="מנוע מכני" w:date="2026-10-05T11:32:12Z">
        <w:r w:rsidR="00F63065">
          <w:rPr>
            <w:rtl/>
          </w:rPr>
          <w:delText xml:space="preserve">א</w:delText>
        </w:r>
        <w:r w:rsidR="0003435B">
          <w:rPr>
            <w:rFonts w:hint="cs"/>
            <w:rtl/>
          </w:rPr>
          <w:delText xml:space="preserve">''ל</w:delText>
        </w:r>
      </w:del>
      <w:r w:rsidR="0003435B">
        <w:rPr>
          <w:rFonts w:hint="cs"/>
          <w:rtl/>
        </w:rPr>
        <w:t xml:space="preserve"> </w:t>
      </w:r>
      <w:r w:rsidR="0003435B">
        <w:rPr>
          <w:rStyle w:val="2fb"/>
          <w:rFonts w:hint="cs"/>
          <w:rtl/>
        </w:rPr>
        <w:t xml:space="preserve">ר</w:t>
      </w:r>
      <w:ins w:id="91385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386" w:author="מנוע מכני" w:date="2026-10-05T11:32:12Z">
        <w:r w:rsidR="0003435B">
          <w:rPr>
            <w:rFonts w:hint="cs"/>
            <w:rtl/>
          </w:rPr>
          <w:delText xml:space="preserve">ב''ח</w:delText>
        </w:r>
      </w:del>
      <w:r w:rsidR="0003435B">
        <w:rPr>
          <w:rtl/>
        </w:rPr>
        <w:t xml:space="preserve">: </w:t>
      </w:r>
      <w:r w:rsidR="0003435B">
        <w:rPr>
          <w:rtl/>
        </w:rPr>
        <w:t xml:space="preserve">לא</w:t>
      </w:r>
      <w:r w:rsidR="0003435B">
        <w:rPr>
          <w:rtl/>
        </w:rPr>
        <w:t xml:space="preserve"> </w:t>
      </w:r>
      <w:ins w:id="90675" w:author="מנוע סמנטי" w:date="2026-10-05T11:39:44Z">
        <w:r>
          <w:rPr>
            <w:rtl/>
          </w:rPr>
          <w:t xml:space="preserve">לחשוש</w:t>
        </w:r>
      </w:ins>
      <w:del w:id="90676" w:author="מנוע סמנטי" w:date="2026-10-05T11:39:44Z">
        <w:r w:rsidR="0003435B">
          <w:rPr>
            <w:rtl/>
          </w:rPr>
          <w:delText xml:space="preserve">ליחוש</w:delText>
        </w:r>
      </w:del>
      <w:r w:rsidR="00F63065">
        <w:rPr>
          <w:rtl/>
        </w:rPr>
        <w:t xml:space="preserve"> לסבא? </w:t>
      </w:r>
    </w:p>
    <w:p w14:paraId="60953474" w14:textId="77777777" w:rsidR="00B874E6" w:rsidRDefault="00F63065" w:rsidP="00327218">
      <w:pPr>
        <w:rPr>
          <w:rtl/>
        </w:rPr>
      </w:pPr>
      <w:ins w:id="94911" w:author="מנוע מכני" w:date="2026-10-05T11:32:12Z">
        <w:r>
          <w:rPr>
            <w:rtl/>
          </w:rPr>
          <w:t xml:space="preserve">אדכך</w:t>
        </w:r>
      </w:ins>
      <w:del w:id="94912" w:author="מנוע מכני" w:date="2026-10-05T11:32:12Z">
        <w:r>
          <w:rPr>
            <w:rtl/>
          </w:rPr>
          <w:delText xml:space="preserve">אדהכי</w:delText>
        </w:r>
      </w:del>
      <w:r>
        <w:rPr>
          <w:rtl/>
        </w:rPr>
        <w:t xml:space="preserve"> </w:t>
      </w:r>
      <w:ins w:id="94917" w:author="מנוע מכני" w:date="2026-10-05T11:32:12Z">
        <w:r>
          <w:rPr>
            <w:rtl/>
          </w:rPr>
          <w:t xml:space="preserve">בא</w:t>
        </w:r>
      </w:ins>
      <w:del w:id="94918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 עמרם</w:t>
      </w:r>
      <w:r>
        <w:rPr>
          <w:rtl/>
        </w:rPr>
        <w:t xml:space="preserve">, </w:t>
      </w:r>
      <w:ins w:id="91387" w:author="מנוע מכני" w:date="2026-10-05T11:32:12Z">
        <w:r>
          <w:rPr>
            <w:rtl/>
          </w:rPr>
          <w:t xml:space="preserve">א"ל</w:t>
        </w:r>
      </w:ins>
      <w:del w:id="91388" w:author="מנוע מכני" w:date="2026-10-05T11:32:12Z">
        <w:r>
          <w:rPr>
            <w:rtl/>
          </w:rPr>
          <w:delText xml:space="preserve">א</w:delText>
        </w:r>
        <w:r w:rsidR="00327218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</w:t>
      </w:r>
      <w:ins w:id="94913" w:author="מנוע מכני" w:date="2026-10-05T11:32:12Z">
        <w:r>
          <w:rPr>
            <w:rtl/>
          </w:rPr>
          <w:t xml:space="preserve">כך</w:t>
        </w:r>
      </w:ins>
      <w:del w:id="94914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</w:t>
      </w:r>
      <w:r>
        <w:rPr>
          <w:rtl/>
        </w:rPr>
        <w:t xml:space="preserve">: וטמא מת טובל ואוכל בתרומת ח</w:t>
      </w:r>
      <w:ins w:id="91389" w:author="מנוע מכני" w:date="2026-10-05T11:32:12Z">
        <w:r>
          <w:rPr>
            <w:rtl/>
          </w:rPr>
          <w:t xml:space="preserve">ו"ל</w:t>
        </w:r>
      </w:ins>
      <w:del w:id="91390" w:author="מנוע מכני" w:date="2026-10-05T11:32:12Z">
        <w:r>
          <w:rPr>
            <w:rtl/>
          </w:rPr>
          <w:delText xml:space="preserve">ו</w:delText>
        </w:r>
        <w:r w:rsidR="00327218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: </w:t>
      </w:r>
      <w:ins w:id="94915" w:author="מנוע מכני" w:date="2026-10-05T11:32:12Z">
        <w:r>
          <w:rPr>
            <w:rtl/>
          </w:rPr>
          <w:t xml:space="preserve">ואין</w:t>
        </w:r>
      </w:ins>
      <w:del w:id="94916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הלכתא </w:t>
      </w:r>
      <w:ins w:id="94909" w:author="מנוע מכני" w:date="2026-10-05T11:32:12Z">
        <w:r>
          <w:rPr>
            <w:rtl/>
          </w:rPr>
          <w:t xml:space="preserve">כמותו</w:t>
        </w:r>
      </w:ins>
      <w:del w:id="94910" w:author="מנוע מכני" w:date="2026-10-05T11:32:12Z">
        <w:r>
          <w:rPr>
            <w:rtl/>
          </w:rPr>
          <w:delText xml:space="preserve">כוותיה</w:delText>
        </w:r>
      </w:del>
      <w:r w:rsidR="0057284B">
        <w:rPr>
          <w:rtl/>
        </w:rPr>
        <w:t>.</w:t>
      </w:r>
    </w:p>
    <w:p>
      <w:pPr>
        <w:pStyle w:val="38"/>
        <w:rPr>
          <w:ins w:id="99682" w:author="מנוע מכני" w:date="2026-10-05T11:32:12Z"/>
        </w:rPr>
      </w:pPr>
      <w:r>
        <w:t xml:space="preserve">דאמר </w:t>
      </w:r>
      <w:ins w:id="91391" w:author="מנוע מכני" w:date="2026-10-05T11:32:12Z">
        <w:r>
          <w:t xml:space="preserve">מ"ז</w:t>
        </w:r>
      </w:ins>
      <w:del w:id="91392" w:author="מנוע מכני" w:date="2026-10-05T11:32:12Z">
        <w:r>
          <w:delText xml:space="preserve">מ</w:delText>
        </w:r>
        <w:r w:rsidR="00327218">
          <w:delText xml:space="preserve">''ז</w:delText>
        </w:r>
      </w:del>
      <w:r w:rsidR="00327218">
        <w:t xml:space="preserve"> מד</w:t>
      </w:r>
      <w:ins w:id="91393" w:author="מנוע מכני" w:date="2026-10-05T11:32:12Z">
        <w:r>
          <w:t xml:space="preserve">ר"ש</w:t>
        </w:r>
      </w:ins>
      <w:del w:id="91394" w:author="מנוע מכני" w:date="2026-10-05T11:32:12Z">
        <w:r w:rsidR="00327218">
          <w:delText xml:space="preserve">ר''ש</w:delText>
        </w:r>
      </w:del>
      <w:r>
        <w:t xml:space="preserve">:</w:t>
      </w:r>
    </w:p>
    <w:p w14:paraId="570A2A65" w14:textId="77777777" w:rsidR="00B874E6" w:rsidRDefault="00F63065" w:rsidP="00327218">
      <w:pPr>
        <w:rPr>
          <w:rtl/>
        </w:rPr>
      </w:pPr>
      <w:del w:id="996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טמא שרץ טובל ואוכל בתרומת חוצה לארץ</w:t>
      </w:r>
      <w:ins w:id="96365" w:author="מנוע מכני" w:date="2026-10-05T11:32:12Z">
        <w:r>
          <w:rPr>
            <w:rtl/>
          </w:rPr>
          <w:t xml:space="preserve">,</w:t>
        </w:r>
      </w:ins>
      <w:del w:id="96366" w:author="מנוע מכני" w:date="2026-10-05T11:32:12Z">
        <w:r w:rsidR="000B5F7F">
          <w:rPr>
            <w:rtl/>
          </w:rPr>
          <w:delText xml:space="preserve">;</w:delText>
        </w:r>
      </w:del>
      <w:r w:rsidR="00327218">
        <w:rPr>
          <w:rFonts w:hint="cs"/>
          <w:rtl/>
        </w:rPr>
        <w:t xml:space="preserve"> </w:t>
      </w:r>
      <w:ins w:id="94921" w:author="מנוע מכני" w:date="2026-10-05T11:32:12Z">
        <w:r>
          <w:rPr>
            <w:rtl/>
          </w:rPr>
          <w:t xml:space="preserve">ואין</w:t>
        </w:r>
      </w:ins>
      <w:del w:id="94922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הלכתא </w:t>
      </w:r>
      <w:ins w:id="94919" w:author="מנוע מכני" w:date="2026-10-05T11:32:12Z">
        <w:r>
          <w:rPr>
            <w:rtl/>
          </w:rPr>
          <w:t xml:space="preserve">כמותו</w:t>
        </w:r>
      </w:ins>
      <w:del w:id="94920" w:author="מנוע מכני" w:date="2026-10-05T11:32:12Z">
        <w:r>
          <w:rPr>
            <w:rtl/>
          </w:rPr>
          <w:delText xml:space="preserve">כוותיה</w:delText>
        </w:r>
      </w:del>
      <w:r w:rsidR="0057284B">
        <w:rPr>
          <w:rtl/>
        </w:rPr>
        <w:t>.</w:t>
      </w:r>
    </w:p>
    <w:p w14:paraId="3C093FE1" w14:textId="77777777" w:rsidR="0057284B" w:rsidRDefault="0057284B" w:rsidP="0057284B">
      <w:pPr>
        <w:jc w:val="center"/>
        <w:rPr>
          <w:del w:id="90096" w:author="מנוע עיצוב" w:date="2026-10-05T11:33:53Z"/>
          <w:rtl/>
        </w:rPr>
      </w:pPr>
      <w:del w:id="90093" w:author="מנוע עיצוב" w:date="2026-10-05T11:33:53Z">
        <w:r>
          <w:rPr>
            <w:rtl/>
          </w:rPr>
          <w:delText xml:space="preserve">•</w:delText>
        </w:r>
      </w:del>
      <w:ins w:id="96367" w:author="מנוע מכני" w:date="2026-10-05T11:32:12Z">
        <w:r>
          <w:rPr>
            <w:rtl/>
          </w:rPr>
          <w:t xml:space="preserve"> </w:t>
        </w:r>
      </w:ins>
      <w:del w:id="96368" w:author="מנוע מכני" w:date="2026-10-05T11:32:12Z">
        <w:r>
          <w:rPr>
            <w:rtl/>
          </w:rPr>
          <w:delText xml:space="preserve">  </w:delText>
        </w:r>
      </w:del>
      <w:del w:id="90094" w:author="מנוע עיצוב" w:date="2026-10-05T11:33:53Z">
        <w:r>
          <w:rPr>
            <w:rtl/>
          </w:rPr>
          <w:delText xml:space="preserve">•</w:delText>
        </w:r>
      </w:del>
      <w:ins w:id="96369" w:author="מנוע מכני" w:date="2026-10-05T11:32:12Z">
        <w:r>
          <w:rPr>
            <w:rtl/>
          </w:rPr>
          <w:t xml:space="preserve"> </w:t>
        </w:r>
      </w:ins>
      <w:del w:id="96370" w:author="מנוע מכני" w:date="2026-10-05T11:32:12Z">
        <w:r>
          <w:rPr>
            <w:rtl/>
          </w:rPr>
          <w:delText xml:space="preserve">  </w:delText>
        </w:r>
      </w:del>
      <w:del w:id="90095" w:author="מנוע עיצוב" w:date="2026-10-05T11:33:53Z">
        <w:r>
          <w:rPr>
            <w:rtl/>
          </w:rPr>
          <w:delText xml:space="preserve">•</w:delText>
        </w:r>
      </w:del>
    </w:p>
    <w:p w14:paraId="49E476C0" w14:textId="77777777" w:rsidR="00B874E6" w:rsidRDefault="00F63065" w:rsidP="00327218">
      <w:pPr>
        <w:pStyle w:val="afffd"/>
        <w:rPr>
          <w:rtl/>
        </w:rPr>
      </w:pPr>
      <w:r>
        <w:rPr>
          <w:rtl/>
        </w:rPr>
        <w:t>בכור נאכל שנה בשנה כו'</w:t>
      </w:r>
      <w:r w:rsidR="0057284B">
        <w:rPr>
          <w:rtl/>
        </w:rPr>
        <w:t>.</w:t>
      </w:r>
    </w:p>
    <w:p w14:paraId="5CAC7FB0" w14:textId="77777777" w:rsidR="00327218" w:rsidRDefault="00F63065" w:rsidP="00F63065">
      <w:pPr>
        <w:rPr>
          <w:rtl/>
        </w:rPr>
      </w:pPr>
      <w:r>
        <w:rPr>
          <w:rtl/>
        </w:rPr>
        <w:t xml:space="preserve">מדקאמר נולד בו מום בתוך שנתו למימרא - דלשנה </w:t>
      </w:r>
      <w:ins w:id="94923" w:author="מנוע מכני" w:date="2026-10-05T11:32:12Z">
        <w:r>
          <w:rPr>
            <w:rtl/>
          </w:rPr>
          <w:t xml:space="preserve">שלו</w:t>
        </w:r>
      </w:ins>
      <w:del w:id="94924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</w:t>
      </w:r>
      <w:ins w:id="90677" w:author="מנוע סמנטי" w:date="2026-10-05T11:39:44Z">
        <w:r>
          <w:rPr>
            <w:rtl/>
          </w:rPr>
          <w:t xml:space="preserve">מונים</w:t>
        </w:r>
      </w:ins>
      <w:del w:id="90678" w:author="מנוע סמנטי" w:date="2026-10-05T11:39:44Z">
        <w:r>
          <w:rPr>
            <w:rtl/>
          </w:rPr>
          <w:delText xml:space="preserve">מנינן</w:delText>
        </w:r>
      </w:del>
      <w:r>
        <w:rPr>
          <w:rtl/>
        </w:rPr>
        <w:t xml:space="preserve">, </w:t>
      </w:r>
    </w:p>
    <w:p>
      <w:pPr>
        <w:pStyle w:val="38"/>
        <w:rPr>
          <w:ins w:id="99684" w:author="מנוע מכני" w:date="2026-10-05T11:32:12Z"/>
        </w:rPr>
      </w:pPr>
      <w:r>
        <w:t xml:space="preserve">מ</w:t>
      </w:r>
      <w:ins w:id="91395" w:author="מנוע מכני" w:date="2026-10-05T11:32:12Z">
        <w:r>
          <w:t xml:space="preserve">ה"מ</w:t>
        </w:r>
      </w:ins>
      <w:del w:id="91396" w:author="מנוע מכני" w:date="2026-10-05T11:32:12Z">
        <w:r>
          <w:delText xml:space="preserve">ה''מ</w:delText>
        </w:r>
      </w:del>
      <w:r>
        <w:t xml:space="preserve"> דארי</w:t>
      </w:r>
      <w:ins w:id="91397" w:author="מנוע מכני" w:date="2026-10-05T11:32:12Z">
        <w:r>
          <w:t xml:space="preserve">א"ר</w:t>
        </w:r>
      </w:ins>
      <w:del w:id="91398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60AB57E8" w14:textId="77777777" w:rsidR="00B874E6" w:rsidRDefault="00327218" w:rsidP="000C73DD">
      <w:pPr>
        <w:pStyle w:val="021"/>
        <w:rPr>
          <w:rtl/>
        </w:rPr>
      </w:pPr>
      <w:del w:id="9968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47" w:author="מנוע סמנטי" w:date="2026-10-05T11:39:44Z">
        <w:r>
          <w:rPr>
            <w:rStyle w:val="afffff0"/>
            <w:rtl/>
          </w:rPr>
          <w:t xml:space="preserve">לִפְנֵי ה</w:t>
        </w:r>
      </w:ins>
      <w:del w:id="90248" w:author="מנוע סמנטי" w:date="2026-10-05T11:39:44Z">
        <w:r w:rsidR="00F63065">
          <w:rPr>
            <w:rtl/>
          </w:rPr>
          <w:delText xml:space="preserve">לפני ה</w:delText>
        </w:r>
      </w:del>
      <w:r w:rsidR="00F63065">
        <w:rPr>
          <w:rtl/>
        </w:rPr>
        <w:t xml:space="preserve">' אלקיך תאכלנו שנה בשנה</w:t>
      </w:r>
      <w:r>
        <w:rPr>
          <w:rFonts w:hint="cs"/>
          <w:rtl/>
        </w:rPr>
        <w:t>'</w:t>
      </w:r>
      <w:r>
        <w:rPr>
          <w:rtl/>
        </w:rPr>
        <w:t xml:space="preserve">, איזוהי שנה שנכנסת בחברתה </w:t>
      </w:r>
      <w:r w:rsidR="00F63065">
        <w:rPr>
          <w:rtl/>
        </w:rPr>
        <w:t>הוי אומר שנה של בכור</w:t>
      </w:r>
      <w:r w:rsidR="0057284B">
        <w:rPr>
          <w:rtl/>
        </w:rPr>
        <w:t>.</w:t>
      </w:r>
    </w:p>
    <w:p>
      <w:pPr>
        <w:pStyle w:val="38"/>
        <w:rPr>
          <w:ins w:id="99686" w:author="מנוע מכני" w:date="2026-10-05T11:32:12Z"/>
        </w:rPr>
      </w:pPr>
      <w:r>
        <w:lastRenderedPageBreak/>
        <w:t xml:space="preserve">דבי רב תנא:</w:t>
      </w:r>
    </w:p>
    <w:p w14:paraId="2858385F" w14:textId="77777777" w:rsidR="00B874E6" w:rsidRDefault="00327218" w:rsidP="00F63065">
      <w:pPr>
        <w:rPr>
          <w:rtl/>
        </w:rPr>
      </w:pPr>
      <w:del w:id="9968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שנה בשנה </w:t>
      </w:r>
      <w:r w:rsidR="00F63065">
        <w:rPr>
          <w:rtl/>
        </w:rPr>
        <w:t>יום אחד בשנה זו ויום אחד בשנה זו, לימד על הבכור שנאכל לשני ימים ולילה אחד</w:t>
      </w:r>
      <w:r w:rsidR="0057284B">
        <w:rPr>
          <w:rtl/>
        </w:rPr>
        <w:t>.</w:t>
      </w:r>
    </w:p>
    <w:p>
      <w:pPr>
        <w:pStyle w:val="38"/>
        <w:rPr>
          <w:ins w:id="99688" w:author="מנוע מכני" w:date="2026-10-05T11:32:12Z"/>
        </w:rPr>
      </w:pPr>
      <w:r>
        <w:t>דבי רב</w:t>
      </w:r>
      <w:r>
        <w:t>:</w:t>
      </w:r>
    </w:p>
    <w:p w14:paraId="5B776D3A" w14:textId="77777777" w:rsidR="00327218" w:rsidRDefault="00327218" w:rsidP="00327218">
      <w:pPr>
        <w:rPr>
          <w:rtl/>
        </w:rPr>
      </w:pPr>
      <w:del w:id="996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ילפי מקדשים</w:t>
      </w:r>
      <w:ins w:id="96371" w:author="מנוע מכני" w:date="2026-10-05T11:32:12Z">
        <w:r>
          <w:rPr>
            <w:rtl/>
          </w:rPr>
          <w:t xml:space="preserve">,</w:t>
        </w:r>
      </w:ins>
      <w:del w:id="9637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וקדשים </w:t>
      </w:r>
      <w:ins w:id="90679" w:author="מנוע סמנטי" w:date="2026-10-05T11:39:44Z">
        <w:r>
          <w:rPr>
            <w:rtl/>
          </w:rPr>
          <w:t xml:space="preserve">גופם</w:t>
        </w:r>
      </w:ins>
      <w:del w:id="90680" w:author="מנוע סמנטי" w:date="2026-10-05T11:39:44Z">
        <w:r w:rsidR="00F63065">
          <w:rPr>
            <w:rtl/>
          </w:rPr>
          <w:delText xml:space="preserve">גופייהו</w:delText>
        </w:r>
      </w:del>
      <w:r w:rsidR="00F63065">
        <w:rPr>
          <w:rtl/>
        </w:rPr>
        <w:t xml:space="preserve"> </w:t>
      </w:r>
    </w:p>
    <w:p>
      <w:pPr>
        <w:pStyle w:val="38"/>
        <w:rPr>
          <w:ins w:id="99690" w:author="מנוע מכני" w:date="2026-10-05T11:32:12Z"/>
        </w:rPr>
      </w:pPr>
      <w:r>
        <w:t xml:space="preserve">מרא</w:t>
      </w:r>
      <w:ins w:id="91399" w:author="מנוע מכני" w:date="2026-10-05T11:32:12Z">
        <w:r>
          <w:t xml:space="preserve">ב"י</w:t>
        </w:r>
      </w:ins>
      <w:del w:id="91400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0FA6264F" w14:textId="77777777" w:rsidR="00B874E6" w:rsidRDefault="00327218" w:rsidP="00327218">
      <w:pPr>
        <w:rPr>
          <w:rtl/>
        </w:rPr>
      </w:pPr>
      <w:del w:id="99691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ד'</w:t>
      </w:r>
      <w:r w:rsidR="00F63065">
        <w:rPr>
          <w:rtl/>
        </w:rPr>
        <w:t>כבש בן שנתו - שנתו שלו, ולא שנה של מנין עולם</w:t>
      </w:r>
      <w:r w:rsidR="0057284B">
        <w:rPr>
          <w:rtl/>
        </w:rPr>
        <w:t>.</w:t>
      </w:r>
    </w:p>
    <w:p w14:paraId="74186F2D" w14:textId="77777777" w:rsidR="00A47955" w:rsidRDefault="00F63065" w:rsidP="00A47955">
      <w:pPr>
        <w:rPr>
          <w:rtl/>
        </w:rPr>
      </w:pPr>
      <w:r>
        <w:rPr>
          <w:rStyle w:val="2fb"/>
          <w:rtl/>
        </w:rPr>
        <w:t xml:space="preserve">ורב</w:t>
      </w:r>
      <w:r>
        <w:rPr>
          <w:rtl/>
        </w:rPr>
        <w:t xml:space="preserve">, נאכל לשני ימים ולילה אחד, </w:t>
      </w:r>
    </w:p>
    <w:p w14:paraId="686E0050" w14:textId="77777777" w:rsidR="00A47955" w:rsidRDefault="00A47955" w:rsidP="00A47955">
      <w:pPr>
        <w:rPr>
          <w:rtl/>
        </w:rPr>
      </w:pPr>
      <w:r>
        <w:rPr>
          <w:rFonts w:hint="cs"/>
          <w:rtl/>
        </w:rPr>
        <w:t xml:space="preserve">נפ</w:t>
      </w:r>
      <w:ins w:id="91401" w:author="מנוע מכני" w:date="2026-10-05T11:32:12Z">
        <w:r>
          <w:rPr>
            <w:rFonts w:hint="cs"/>
            <w:rtl/>
          </w:rPr>
          <w:t xml:space="preserve">ק"ל</w:t>
        </w:r>
      </w:ins>
      <w:del w:id="91402" w:author="מנוע מכני" w:date="2026-10-05T11:32:12Z">
        <w:r>
          <w:rPr>
            <w:rFonts w:hint="cs"/>
            <w:rtl/>
          </w:rPr>
          <w:delText xml:space="preserve">ק''ל</w:delText>
        </w:r>
      </w:del>
      <w:r w:rsidR="00F63065">
        <w:rPr>
          <w:rtl/>
        </w:rPr>
        <w:t xml:space="preserve"> מ</w:t>
      </w:r>
      <w:r>
        <w:rPr>
          <w:rFonts w:hint="cs"/>
          <w:rtl/>
        </w:rPr>
        <w:t>'</w:t>
      </w:r>
      <w:ins w:id="90249" w:author="מנוע סמנטי" w:date="2026-10-05T11:39:44Z">
        <w:r>
          <w:rPr>
            <w:rStyle w:val="afffff0"/>
            <w:rtl/>
          </w:rPr>
          <w:t xml:space="preserve">וּבְשָׂרָם יִהְיֶה לָּךְ כַּחֲזֵה הַתְּנוּפָה וְכַשּׁוֹק הַיָּמִין</w:t>
        </w:r>
      </w:ins>
      <w:del w:id="90250" w:author="מנוע סמנטי" w:date="2026-10-05T11:39:44Z">
        <w:r w:rsidR="00F63065">
          <w:rPr>
            <w:rtl/>
          </w:rPr>
          <w:delText xml:space="preserve">ובשרם יהיה לך כחזה התנופה וכשוק הימין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הקישו הכתוב לחזה ושוק של שלמים, </w:t>
      </w:r>
    </w:p>
    <w:p w14:paraId="5F0EFDB6" w14:textId="77777777" w:rsidR="00A47955" w:rsidRDefault="00F63065" w:rsidP="00A47955">
      <w:pPr>
        <w:rPr>
          <w:rtl/>
        </w:rPr>
      </w:pPr>
      <w:r>
        <w:rPr>
          <w:rtl/>
        </w:rPr>
        <w:t xml:space="preserve">מה להלן - שני ימים ולילה אחד, אף כאן - שני ימים ולילה אחד </w:t>
      </w:r>
    </w:p>
    <w:p w14:paraId="5D282A99" w14:textId="77777777" w:rsidR="00A47955" w:rsidRDefault="00A47955" w:rsidP="00A47955">
      <w:pPr>
        <w:pStyle w:val="afff0"/>
        <w:framePr w:wrap="around"/>
        <w:rPr>
          <w:rtl/>
        </w:rPr>
      </w:pPr>
      <w:r>
        <w:rPr>
          <w:rFonts w:hint="cs"/>
          <w:rtl/>
        </w:rPr>
        <w:t>כח.</w:t>
      </w:r>
    </w:p>
    <w:p>
      <w:pPr>
        <w:pStyle w:val="38"/>
        <w:rPr>
          <w:ins w:id="99692" w:author="מנוע מכני" w:date="2026-10-05T11:32:12Z"/>
        </w:rPr>
      </w:pPr>
      <w:r>
        <w:t xml:space="preserve">ואידך </w:t>
      </w:r>
      <w:ins w:id="97863" w:author="מנוע מכני" w:date="2026-10-05T11:32:12Z">
        <w:r>
          <w:t xml:space="preserve">אם </w:t>
        </w:r>
      </w:ins>
      <w:del w:id="97864" w:author="מנוע מכני" w:date="2026-10-05T11:32:12Z">
        <w:r w:rsidR="00F63065">
          <w:delText xml:space="preserve">אי </w:delText>
        </w:r>
      </w:del>
      <w:ins w:id="93633" w:author="מנוע מכני" w:date="2026-10-05T11:32:12Z">
        <w:r>
          <w:t xml:space="preserve">משם</w:t>
        </w:r>
      </w:ins>
      <w:del w:id="93634" w:author="מנוע מכני" w:date="2026-10-05T11:32:12Z">
        <w:r w:rsidR="00F63065">
          <w:delText xml:space="preserve">מהתם</w:delText>
        </w:r>
      </w:del>
      <w:r w:rsidR="00F63065">
        <w:t xml:space="preserve">, </w:t>
      </w:r>
      <w:ins w:id="93631" w:author="מנוע מכני" w:date="2026-10-05T11:32:12Z">
        <w:r>
          <w:t xml:space="preserve">יש</w:t>
        </w:r>
      </w:ins>
      <w:del w:id="93632" w:author="מנוע מכני" w:date="2026-10-05T11:32:12Z">
        <w:r w:rsidR="00F63065">
          <w:delText xml:space="preserve">איכא</w:delText>
        </w:r>
      </w:del>
      <w:r w:rsidR="00F63065">
        <w:t xml:space="preserve"> </w:t>
      </w:r>
      <w:ins w:id="98507" w:author="מנוע מכני" w:date="2026-10-05T11:32:12Z">
        <w:r>
          <w:t xml:space="preserve">לומר</w:t>
        </w:r>
      </w:ins>
      <w:del w:id="98508" w:author="מנוע מכני" w:date="2026-10-05T11:32:12Z">
        <w:r w:rsidR="00F63065">
          <w:delText xml:space="preserve">למימר</w:delText>
        </w:r>
      </w:del>
      <w:r w:rsidR="00F63065">
        <w:t xml:space="preserve">:</w:t>
      </w:r>
    </w:p>
    <w:p w14:paraId="68F7169B" w14:textId="77777777" w:rsidR="00A47955" w:rsidRDefault="00A47955" w:rsidP="00A47955">
      <w:pPr>
        <w:rPr>
          <w:rtl/>
        </w:rPr>
      </w:pPr>
      <w:del w:id="996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חזה ושוק של תודה! </w:t>
      </w:r>
    </w:p>
    <w:p>
      <w:pPr>
        <w:pStyle w:val="38"/>
        <w:rPr>
          <w:ins w:id="99694" w:author="מנוע מכני" w:date="2026-10-05T11:32:12Z"/>
        </w:rPr>
      </w:pPr>
      <w:r>
        <w:t xml:space="preserve">ואידך</w:t>
      </w:r>
    </w:p>
    <w:p w14:paraId="6A2B2F25" w14:textId="77777777" w:rsidR="00B874E6" w:rsidRDefault="00A47955" w:rsidP="00A47955">
      <w:pPr>
        <w:rPr>
          <w:rtl/>
        </w:rPr>
      </w:pPr>
      <w:del w:id="99695" w:author="מנוע מכני" w:date="2026-10-05T11:32:12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Style w:val="afffff0"/>
          <w:rtl/>
        </w:rPr>
        <w:t>לך יהיה</w:t>
      </w:r>
      <w:r>
        <w:rPr>
          <w:rFonts w:hint="cs"/>
          <w:rtl/>
        </w:rPr>
        <w:t>'</w:t>
      </w:r>
      <w:r w:rsidR="00F63065">
        <w:rPr>
          <w:rtl/>
        </w:rPr>
        <w:t xml:space="preserve"> - הוסיף לך הכתוב הויה אחרת בבכור</w:t>
      </w:r>
      <w:r w:rsidR="0057284B">
        <w:rPr>
          <w:rtl/>
        </w:rPr>
        <w:t>.</w:t>
      </w:r>
    </w:p>
    <w:p>
      <w:pPr>
        <w:pStyle w:val="38"/>
        <w:rPr>
          <w:ins w:id="99696" w:author="מנוע מכני" w:date="2026-10-05T11:32:12Z"/>
        </w:rPr>
      </w:pPr>
      <w:r>
        <w:t xml:space="preserve">ואידך - הא </w:t>
      </w:r>
      <w:ins w:id="93637" w:author="מנוע מכני" w:date="2026-10-05T11:32:12Z">
        <w:r>
          <w:t xml:space="preserve">משם</w:t>
        </w:r>
      </w:ins>
      <w:del w:id="93638" w:author="מנוע מכני" w:date="2026-10-05T11:32:12Z">
        <w:r>
          <w:delText xml:space="preserve">מהתם</w:delText>
        </w:r>
      </w:del>
      <w:r>
        <w:t xml:space="preserve">, </w:t>
      </w:r>
      <w:ins w:id="93635" w:author="מנוע מכני" w:date="2026-10-05T11:32:12Z">
        <w:r>
          <w:t xml:space="preserve">יש</w:t>
        </w:r>
      </w:ins>
      <w:del w:id="93636" w:author="מנוע מכני" w:date="2026-10-05T11:32:12Z">
        <w:r>
          <w:delText xml:space="preserve">איכא</w:delText>
        </w:r>
      </w:del>
      <w:r>
        <w:t xml:space="preserve"> </w:t>
      </w:r>
      <w:ins w:id="98509" w:author="מנוע מכני" w:date="2026-10-05T11:32:12Z">
        <w:r>
          <w:t xml:space="preserve">לומר</w:t>
        </w:r>
      </w:ins>
      <w:del w:id="98510" w:author="מנוע מכני" w:date="2026-10-05T11:32:12Z">
        <w:r>
          <w:delText xml:space="preserve">למימר</w:delText>
        </w:r>
      </w:del>
      <w:r>
        <w:t xml:space="preserve">:</w:t>
      </w:r>
    </w:p>
    <w:p w14:paraId="15BC7B6E" w14:textId="77777777" w:rsidR="00A47955" w:rsidRDefault="00F63065" w:rsidP="00F63065">
      <w:pPr>
        <w:rPr>
          <w:rtl/>
        </w:rPr>
      </w:pPr>
      <w:del w:id="99697" w:author="מנוע מכני" w:date="2026-10-05T11:32:12Z">
        <w:r>
          <w:rPr>
            <w:rtl/>
          </w:rPr>
          <w:delText xml:space="preserve"> </w:delText>
        </w:r>
      </w:del>
      <w:ins w:id="94925" w:author="מנוע מכני" w:date="2026-10-05T11:32:12Z">
        <w:r>
          <w:rPr>
            <w:rtl/>
          </w:rPr>
          <w:t xml:space="preserve">זה</w:t>
        </w:r>
      </w:ins>
      <w:del w:id="94926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r w:rsidR="00A47955">
        <w:rPr>
          <w:rFonts w:hint="cs"/>
          <w:rtl/>
        </w:rPr>
        <w:t>'</w:t>
      </w:r>
      <w:ins w:id="90251" w:author="מנוע סמנטי" w:date="2026-10-05T11:39:44Z">
        <w:r>
          <w:rPr>
            <w:rStyle w:val="afffff0"/>
            <w:rtl/>
          </w:rPr>
          <w:t xml:space="preserve">יִהְיֶה לָּךְ</w:t>
        </w:r>
      </w:ins>
      <w:del w:id="90252" w:author="מנוע סמנטי" w:date="2026-10-05T11:39:44Z">
        <w:r>
          <w:rPr>
            <w:rtl/>
          </w:rPr>
          <w:delText xml:space="preserve">יהיה לך</w:delText>
        </w:r>
      </w:del>
      <w:r w:rsidR="00A47955">
        <w:rPr>
          <w:rFonts w:hint="cs"/>
          <w:rtl/>
        </w:rPr>
        <w:t>'</w:t>
      </w:r>
      <w:r w:rsidR="00A47955">
        <w:rPr>
          <w:rtl/>
        </w:rPr>
        <w:t xml:space="preserve"> </w:t>
      </w:r>
      <w:r>
        <w:rPr>
          <w:rtl/>
        </w:rPr>
        <w:t>לימד על בכור בעל מום שנותנו לכהן, שלא מצינו לו בכל התורה כולה</w:t>
      </w:r>
      <w:ins w:id="96373" w:author="מנוע מכני" w:date="2026-10-05T11:32:12Z">
        <w:r>
          <w:rPr>
            <w:rtl/>
          </w:rPr>
          <w:t xml:space="preserve">,</w:t>
        </w:r>
      </w:ins>
      <w:del w:id="963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98" w:author="מנוע מכני" w:date="2026-10-05T11:32:12Z"/>
        </w:rPr>
      </w:pPr>
      <w:r>
        <w:t xml:space="preserve">ואידך</w:t>
      </w:r>
    </w:p>
    <w:p w14:paraId="7AD7EE65" w14:textId="77777777" w:rsidR="00A47955" w:rsidRDefault="00F63065" w:rsidP="00A47955">
      <w:pPr>
        <w:rPr>
          <w:rtl/>
        </w:rPr>
      </w:pPr>
      <w:del w:id="99699" w:author="מנוע מכני" w:date="2026-10-05T11:32:12Z">
        <w:r>
          <w:rPr>
            <w:rtl/>
          </w:rPr>
          <w:delText xml:space="preserve"> </w:delText>
        </w:r>
      </w:del>
      <w:r w:rsidR="00A47955">
        <w:rPr>
          <w:rFonts w:hint="cs"/>
          <w:rtl/>
        </w:rPr>
        <w:t>'</w:t>
      </w:r>
      <w:ins w:id="90253" w:author="מנוע סמנטי" w:date="2026-10-05T11:39:44Z">
        <w:r>
          <w:rPr>
            <w:rStyle w:val="afffff0"/>
            <w:rtl/>
          </w:rPr>
          <w:t xml:space="preserve">וּבְשָׂרָם</w:t>
        </w:r>
      </w:ins>
      <w:del w:id="90254" w:author="מנוע סמנטי" w:date="2026-10-05T11:39:44Z">
        <w:r>
          <w:rPr>
            <w:rtl/>
          </w:rPr>
          <w:delText xml:space="preserve">ובשרם</w:delText>
        </w:r>
      </w:del>
      <w:r w:rsidR="00A47955">
        <w:rPr>
          <w:rFonts w:hint="cs"/>
          <w:rtl/>
        </w:rPr>
        <w:t>'</w:t>
      </w:r>
      <w:r>
        <w:rPr>
          <w:rtl/>
        </w:rPr>
        <w:t xml:space="preserve"> - אחד תם ואחד בעל מום</w:t>
      </w:r>
      <w:ins w:id="96375" w:author="מנוע מכני" w:date="2026-10-05T11:32:12Z">
        <w:r>
          <w:rPr>
            <w:rtl/>
          </w:rPr>
          <w:t xml:space="preserve">,</w:t>
        </w:r>
      </w:ins>
      <w:del w:id="96376" w:author="מנוע מכני" w:date="2026-10-05T11:32:12Z">
        <w:r w:rsidR="000B5F7F">
          <w:rPr>
            <w:rtl/>
          </w:rPr>
          <w:delText xml:space="preserve">;</w:delText>
        </w:r>
      </w:del>
      <w:r w:rsidR="00A47955">
        <w:rPr>
          <w:rFonts w:hint="cs"/>
          <w:rtl/>
        </w:rPr>
        <w:t xml:space="preserve"> </w:t>
      </w:r>
    </w:p>
    <w:p>
      <w:pPr>
        <w:pStyle w:val="38"/>
        <w:rPr>
          <w:ins w:id="99700" w:author="מנוע מכני" w:date="2026-10-05T11:32:12Z"/>
        </w:rPr>
      </w:pPr>
      <w:r>
        <w:t xml:space="preserve">ואידך</w:t>
      </w:r>
    </w:p>
    <w:p w14:paraId="48E184D0" w14:textId="77777777" w:rsidR="00B874E6" w:rsidRDefault="00F63065" w:rsidP="00A47955">
      <w:pPr>
        <w:rPr>
          <w:rtl/>
        </w:rPr>
      </w:pPr>
      <w:del w:id="99701" w:author="מנוע מכני" w:date="2026-10-05T11:32:12Z">
        <w:r>
          <w:rPr>
            <w:rtl/>
          </w:rPr>
          <w:delText xml:space="preserve"> </w:delText>
        </w:r>
      </w:del>
      <w:r w:rsidR="00A47955">
        <w:rPr>
          <w:rtl/>
        </w:rPr>
        <w:t>–</w:t>
      </w:r>
      <w:r>
        <w:rPr>
          <w:rtl/>
        </w:rPr>
        <w:t xml:space="preserve"> </w:t>
      </w:r>
      <w:r w:rsidR="00A47955">
        <w:rPr>
          <w:rFonts w:hint="cs"/>
          <w:rtl/>
        </w:rPr>
        <w:t>'</w:t>
      </w:r>
      <w:ins w:id="90255" w:author="מנוע סמנטי" w:date="2026-10-05T11:39:44Z">
        <w:r>
          <w:rPr>
            <w:rStyle w:val="afffff0"/>
            <w:rtl/>
          </w:rPr>
          <w:t xml:space="preserve">וּבְשָׂרָם</w:t>
        </w:r>
      </w:ins>
      <w:del w:id="90256" w:author="מנוע סמנטי" w:date="2026-10-05T11:39:44Z">
        <w:r>
          <w:rPr>
            <w:rtl/>
          </w:rPr>
          <w:delText xml:space="preserve">ובשרם</w:delText>
        </w:r>
      </w:del>
      <w:r w:rsidR="00A47955">
        <w:rPr>
          <w:rFonts w:hint="cs"/>
          <w:rtl/>
        </w:rPr>
        <w:t>'</w:t>
      </w:r>
      <w:r>
        <w:rPr>
          <w:rtl/>
        </w:rPr>
        <w:t xml:space="preserve"> </w:t>
      </w:r>
      <w:ins w:id="94929" w:author="מנוע מכני" w:date="2026-10-05T11:32:12Z">
        <w:r>
          <w:rPr>
            <w:rtl/>
          </w:rPr>
          <w:t xml:space="preserve">דאלו</w:t>
        </w:r>
      </w:ins>
      <w:del w:id="94930" w:author="מנוע מכני" w:date="2026-10-05T11:32:12Z">
        <w:r>
          <w:rPr>
            <w:rtl/>
          </w:rPr>
          <w:delText xml:space="preserve">דהני</w:delText>
        </w:r>
      </w:del>
      <w:r>
        <w:rPr>
          <w:rtl/>
        </w:rPr>
        <w:t xml:space="preserve"> בכורות </w:t>
      </w:r>
      <w:ins w:id="93639" w:author="מנוע מכני" w:date="2026-10-05T11:32:12Z">
        <w:r>
          <w:rPr>
            <w:rtl/>
          </w:rPr>
          <w:t xml:space="preserve">דכולם</w:t>
        </w:r>
      </w:ins>
      <w:del w:id="93640" w:author="מנוע מכני" w:date="2026-10-05T11:32:12Z">
        <w:r>
          <w:rPr>
            <w:rtl/>
          </w:rPr>
          <w:delText xml:space="preserve">דכולהו</w:delText>
        </w:r>
      </w:del>
      <w:r>
        <w:rPr>
          <w:rtl/>
        </w:rPr>
        <w:t xml:space="preserve"> ישראל </w:t>
      </w:r>
      <w:ins w:id="94927" w:author="מנוע מכני" w:date="2026-10-05T11:32:12Z">
        <w:r>
          <w:rPr>
            <w:rtl/>
          </w:rPr>
          <w:t xml:space="preserve">אומר</w:t>
        </w:r>
      </w:ins>
      <w:del w:id="94928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0EB0FD9A" w14:textId="77777777" w:rsidR="0057284B" w:rsidRDefault="0057284B" w:rsidP="0057284B">
      <w:pPr>
        <w:jc w:val="center"/>
        <w:rPr>
          <w:del w:id="90100" w:author="מנוע עיצוב" w:date="2026-10-05T11:33:53Z"/>
          <w:rtl/>
        </w:rPr>
      </w:pPr>
      <w:del w:id="90097" w:author="מנוע עיצוב" w:date="2026-10-05T11:33:53Z">
        <w:r>
          <w:rPr>
            <w:rtl/>
          </w:rPr>
          <w:delText xml:space="preserve">•</w:delText>
        </w:r>
      </w:del>
      <w:ins w:id="96377" w:author="מנוע מכני" w:date="2026-10-05T11:32:12Z">
        <w:r>
          <w:rPr>
            <w:rtl/>
          </w:rPr>
          <w:t xml:space="preserve"> </w:t>
        </w:r>
      </w:ins>
      <w:del w:id="96378" w:author="מנוע מכני" w:date="2026-10-05T11:32:12Z">
        <w:r>
          <w:rPr>
            <w:rtl/>
          </w:rPr>
          <w:delText xml:space="preserve">  </w:delText>
        </w:r>
      </w:del>
      <w:del w:id="90098" w:author="מנוע עיצוב" w:date="2026-10-05T11:33:53Z">
        <w:r>
          <w:rPr>
            <w:rtl/>
          </w:rPr>
          <w:delText xml:space="preserve">•</w:delText>
        </w:r>
      </w:del>
      <w:ins w:id="96379" w:author="מנוע מכני" w:date="2026-10-05T11:32:12Z">
        <w:r>
          <w:rPr>
            <w:rtl/>
          </w:rPr>
          <w:t xml:space="preserve"> </w:t>
        </w:r>
      </w:ins>
      <w:del w:id="96380" w:author="מנוע מכני" w:date="2026-10-05T11:32:12Z">
        <w:r>
          <w:rPr>
            <w:rtl/>
          </w:rPr>
          <w:delText xml:space="preserve">  </w:delText>
        </w:r>
      </w:del>
      <w:del w:id="90099" w:author="מנוע עיצוב" w:date="2026-10-05T11:33:53Z">
        <w:r>
          <w:rPr>
            <w:rtl/>
          </w:rPr>
          <w:delText xml:space="preserve">•</w:delText>
        </w:r>
      </w:del>
    </w:p>
    <w:p w14:paraId="36FDAED9" w14:textId="77777777" w:rsidR="00B874E6" w:rsidRDefault="00F63065" w:rsidP="00A47955">
      <w:pPr>
        <w:pStyle w:val="afffd"/>
        <w:rPr>
          <w:rtl/>
        </w:rPr>
      </w:pPr>
      <w:r>
        <w:rPr>
          <w:rtl/>
        </w:rPr>
        <w:t>נולד לו מום בתוך שנתו רשאי לקיימו כל י"ב חדש</w:t>
      </w:r>
      <w:r w:rsidR="0057284B">
        <w:rPr>
          <w:rtl/>
        </w:rPr>
        <w:t>.</w:t>
      </w:r>
    </w:p>
    <w:p>
      <w:pPr>
        <w:pStyle w:val="38"/>
        <w:rPr>
          <w:ins w:id="99702" w:author="מנוע מכני" w:date="2026-10-05T11:32:12Z"/>
        </w:rPr>
      </w:pPr>
      <w:r w:rsidRPr="00D25F87">
        <w:t>איבעיא להו</w:t>
      </w:r>
      <w:r>
        <w:t xml:space="preserve">:</w:t>
      </w:r>
    </w:p>
    <w:p w14:paraId="3D29939F" w14:textId="77777777" w:rsidR="00926AE1" w:rsidRDefault="00F63065" w:rsidP="007B4CF4">
      <w:pPr>
        <w:rPr>
          <w:rtl/>
        </w:rPr>
      </w:pPr>
      <w:del w:id="99703" w:author="מנוע מכני" w:date="2026-10-05T11:32:12Z">
        <w:r>
          <w:rPr>
            <w:rtl/>
          </w:rPr>
          <w:delText xml:space="preserve"> </w:delText>
        </w:r>
      </w:del>
      <w:ins w:id="91403" w:author="מנוע מכני" w:date="2026-10-05T11:32:12Z">
        <w:r>
          <w:rPr>
            <w:rtl/>
          </w:rPr>
          <w:t xml:space="preserve">ה"ק</w:t>
        </w:r>
      </w:ins>
      <w:del w:id="91404" w:author="מנוע מכני" w:date="2026-10-05T11:32:12Z">
        <w:r>
          <w:rPr>
            <w:rtl/>
          </w:rPr>
          <w:delText xml:space="preserve">ה</w:delText>
        </w:r>
        <w:r w:rsidR="007B4CF4">
          <w:rPr>
            <w:rFonts w:hint="cs"/>
            <w:rtl/>
          </w:rPr>
          <w:delText xml:space="preserve">''ק</w:delText>
        </w:r>
      </w:del>
      <w:r w:rsidR="007B4CF4">
        <w:rPr>
          <w:rFonts w:hint="cs"/>
          <w:rtl/>
        </w:rPr>
        <w:t xml:space="preserve"> </w:t>
      </w:r>
      <w:r>
        <w:rPr>
          <w:rtl/>
        </w:rPr>
        <w:t>נולד לו בתוך שנתו - רשאי</w:t>
      </w:r>
      <w:r w:rsidR="00926AE1">
        <w:rPr>
          <w:rtl/>
        </w:rPr>
        <w:t xml:space="preserve"> לקיימו כל י"ב חדש, ולאחר שנתו</w:t>
      </w:r>
      <w:r>
        <w:rPr>
          <w:rtl/>
        </w:rPr>
        <w:t xml:space="preserve"> </w:t>
      </w:r>
      <w:ins w:id="93641" w:author="מנוע מכני" w:date="2026-10-05T11:32:12Z">
        <w:r>
          <w:rPr>
            <w:rtl/>
          </w:rPr>
          <w:t xml:space="preserve">גם</w:t>
        </w:r>
      </w:ins>
      <w:del w:id="9364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שלשים, </w:t>
      </w:r>
    </w:p>
    <w:p>
      <w:pPr>
        <w:pStyle w:val="38"/>
        <w:rPr>
          <w:ins w:id="99704" w:author="מנוע מכני" w:date="2026-10-05T11:32:12Z"/>
        </w:rPr>
      </w:pPr>
      <w:r>
        <w:tab/>
      </w:r>
      <w:r w:rsidR="00002A62" w:rsidRPr="00D25F87">
        <w:t>או"ד</w:t>
      </w:r>
      <w:r w:rsidR="00F63065" w:rsidRPr="00926AE1">
        <w:t>:</w:t>
      </w:r>
    </w:p>
    <w:p w14:paraId="7F111DF7" w14:textId="77777777" w:rsidR="004C05F1" w:rsidRDefault="004C05F1" w:rsidP="004C05F1">
      <w:pPr>
        <w:rPr>
          <w:rtl/>
        </w:rPr>
      </w:pPr>
      <w:del w:id="9970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tl/>
        </w:rPr>
        <w:tab/>
      </w:r>
      <w:ins w:id="93643" w:author="מנוע מכני" w:date="2026-10-05T11:32:12Z">
        <w:r>
          <w:rPr>
            <w:rtl/>
          </w:rPr>
          <w:t xml:space="preserve">מקום</w:t>
        </w:r>
      </w:ins>
      <w:del w:id="93644" w:author="מנוע מכני" w:date="2026-10-05T11:32:12Z">
        <w:r w:rsidR="00F63065">
          <w:rPr>
            <w:rtl/>
          </w:rPr>
          <w:delText xml:space="preserve">היכא</w:delText>
        </w:r>
      </w:del>
      <w:r w:rsidR="00F63065">
        <w:rPr>
          <w:rtl/>
        </w:rPr>
        <w:t xml:space="preserve"> דנולד בו מום </w:t>
      </w:r>
      <w:r w:rsidR="00926AE1">
        <w:rPr>
          <w:rtl/>
        </w:rPr>
        <w:t>בתוך שנתו</w:t>
      </w:r>
      <w:r w:rsidR="00F63065">
        <w:rPr>
          <w:rtl/>
        </w:rPr>
        <w:t xml:space="preserve"> רשאי לקיימו כל </w:t>
      </w:r>
      <w:ins w:id="91405" w:author="מנוע מכני" w:date="2026-10-05T11:32:12Z">
        <w:r>
          <w:rPr>
            <w:rFonts w:hint="cs"/>
            <w:rtl/>
          </w:rPr>
          <w:t xml:space="preserve">י"ב</w:t>
        </w:r>
      </w:ins>
      <w:del w:id="91406" w:author="מנוע מכני" w:date="2026-10-05T11:32:12Z">
        <w:r>
          <w:rPr>
            <w:rFonts w:hint="cs"/>
            <w:rtl/>
          </w:rPr>
          <w:delText xml:space="preserve">י''ב</w:delText>
        </w:r>
      </w:del>
      <w:r w:rsidR="00F63065">
        <w:rPr>
          <w:rtl/>
        </w:rPr>
        <w:t xml:space="preserve"> חדש ותו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</w:p>
    <w:p w14:paraId="4EB77973" w14:textId="77777777" w:rsidR="00926AE1" w:rsidRDefault="004C05F1" w:rsidP="004C05F1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ins w:id="93645" w:author="מנוע מכני" w:date="2026-10-05T11:32:12Z">
        <w:r>
          <w:rPr>
            <w:rtl/>
          </w:rPr>
          <w:t xml:space="preserve">ומקום</w:t>
        </w:r>
      </w:ins>
      <w:del w:id="93646" w:author="מנוע מכני" w:date="2026-10-05T11:32:12Z">
        <w:r w:rsidR="00F63065">
          <w:rPr>
            <w:rtl/>
          </w:rPr>
          <w:delText xml:space="preserve">והיכא</w:delText>
        </w:r>
      </w:del>
      <w:r w:rsidR="00F63065">
        <w:rPr>
          <w:rtl/>
        </w:rPr>
        <w:t xml:space="preserve"> דנולד לו אחר שנתו - אינו רשאי לקיימו אלא שלשים? </w:t>
      </w:r>
    </w:p>
    <w:p>
      <w:pPr>
        <w:pStyle w:val="38"/>
        <w:rPr>
          <w:ins w:id="99706" w:author="מנוע מכני" w:date="2026-10-05T11:32:12Z"/>
        </w:rPr>
      </w:pPr>
      <w:r>
        <w:t xml:space="preserve">ת"ש </w:t>
      </w:r>
      <w:r>
        <w:t xml:space="preserve">דתניא</w:t>
      </w:r>
      <w:r>
        <w:t xml:space="preserve">:</w:t>
      </w:r>
    </w:p>
    <w:p w14:paraId="6FBB2031" w14:textId="77777777" w:rsidR="00926AE1" w:rsidRDefault="00F63065" w:rsidP="00926AE1">
      <w:pPr>
        <w:rPr>
          <w:rtl/>
        </w:rPr>
      </w:pPr>
      <w:del w:id="997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בזמן הזה, עד שלא נראה להראותו לחכם - רשאי לקיימו שתים ושלש שנים</w:t>
      </w:r>
      <w:ins w:id="96381" w:author="מנוע מכני" w:date="2026-10-05T11:32:12Z">
        <w:r>
          <w:rPr>
            <w:rtl/>
          </w:rPr>
          <w:t xml:space="preserve">,</w:t>
        </w:r>
      </w:ins>
      <w:del w:id="96382" w:author="מנוע מכני" w:date="2026-10-05T11:32:12Z">
        <w:r w:rsidR="000B5F7F">
          <w:rPr>
            <w:rtl/>
          </w:rPr>
          <w:delText xml:space="preserve">;</w:delText>
        </w:r>
      </w:del>
    </w:p>
    <w:p w14:paraId="78CEFBD2" w14:textId="77777777" w:rsidR="004C05F1" w:rsidRDefault="00F63065" w:rsidP="004C05F1">
      <w:pPr>
        <w:rPr>
          <w:rtl/>
        </w:rPr>
      </w:pPr>
      <w:r>
        <w:rPr>
          <w:rtl/>
        </w:rPr>
        <w:t xml:space="preserve">ומשנראה להראותו לחכם, נולד לו מום בתוך שנתו רשאי לקיימו כל </w:t>
      </w:r>
      <w:ins w:id="91407" w:author="מנוע מכני" w:date="2026-10-05T11:32:12Z">
        <w:r>
          <w:rPr>
            <w:rFonts w:hint="cs"/>
            <w:rtl/>
          </w:rPr>
          <w:t xml:space="preserve">י"ב</w:t>
        </w:r>
      </w:ins>
      <w:del w:id="91408" w:author="מנוע מכני" w:date="2026-10-05T11:32:12Z">
        <w:r w:rsidR="004C05F1">
          <w:rPr>
            <w:rFonts w:hint="cs"/>
            <w:rtl/>
          </w:rPr>
          <w:delText xml:space="preserve">י''ב</w:delText>
        </w:r>
      </w:del>
      <w:r w:rsidR="004C05F1">
        <w:rPr>
          <w:rFonts w:hint="cs"/>
          <w:rtl/>
        </w:rPr>
        <w:t xml:space="preserve"> ח</w:t>
      </w:r>
      <w:r>
        <w:rPr>
          <w:rtl/>
        </w:rPr>
        <w:t xml:space="preserve">דש, </w:t>
      </w:r>
    </w:p>
    <w:p w14:paraId="379FA997" w14:textId="77777777" w:rsidR="00926AE1" w:rsidRDefault="004C05F1" w:rsidP="004C05F1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אחר שנתו </w:t>
      </w:r>
      <w:r w:rsidR="00F63065">
        <w:rPr>
          <w:rtl/>
        </w:rPr>
        <w:t xml:space="preserve">אינו רשאי לקיימו </w:t>
      </w:r>
      <w:ins w:id="92869" w:author="מנוע מכני" w:date="2026-10-05T11:32:12Z">
        <w:r>
          <w:rPr>
            <w:rtl/>
          </w:rPr>
          <w:t xml:space="preserve">אפי'</w:t>
        </w:r>
      </w:ins>
      <w:del w:id="92870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יום אחד, </w:t>
      </w:r>
      <w:ins w:id="92867" w:author="מנוע מכני" w:date="2026-10-05T11:32:12Z">
        <w:r>
          <w:rPr>
            <w:rtl/>
          </w:rPr>
          <w:t xml:space="preserve">ואפי'</w:t>
        </w:r>
      </w:ins>
      <w:del w:id="92868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שעה אחת, </w:t>
      </w:r>
    </w:p>
    <w:p w14:paraId="0339DAE7" w14:textId="77777777" w:rsidR="00B874E6" w:rsidRDefault="00F63065" w:rsidP="007B4CF4">
      <w:pPr>
        <w:rPr>
          <w:rtl/>
        </w:rPr>
      </w:pPr>
      <w:r>
        <w:rPr>
          <w:rtl/>
        </w:rPr>
        <w:t>אבל מפני השבת אבידה לבעלים אמרו: רשאי לקיימו שלשים יום</w:t>
      </w:r>
      <w:r w:rsidR="0057284B">
        <w:rPr>
          <w:rtl/>
        </w:rPr>
        <w:t>.</w:t>
      </w:r>
    </w:p>
    <w:p w14:paraId="5D8F899C" w14:textId="77777777" w:rsidR="00926AE1" w:rsidRDefault="00F63065" w:rsidP="00F63065">
      <w:pPr>
        <w:rPr>
          <w:rtl/>
        </w:rPr>
      </w:pPr>
      <w:r>
        <w:rPr>
          <w:rtl/>
        </w:rPr>
        <w:t xml:space="preserve">ועדיין תיבעי לי: שלשים יום אחר שנתו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קודם שנתו? </w:t>
      </w:r>
    </w:p>
    <w:p>
      <w:pPr>
        <w:pStyle w:val="38"/>
        <w:rPr>
          <w:ins w:id="99708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ת"ש:</w:t>
      </w:r>
    </w:p>
    <w:p w14:paraId="669F20A1" w14:textId="77777777" w:rsidR="00B874E6" w:rsidRDefault="007B2E54" w:rsidP="007B2E54">
      <w:pPr>
        <w:rPr>
          <w:rtl/>
        </w:rPr>
      </w:pPr>
      <w:del w:id="997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נולד לו מום ב</w:t>
      </w:r>
      <w:ins w:id="91409" w:author="מנוע מכני" w:date="2026-10-05T11:32:12Z">
        <w:r>
          <w:rPr>
            <w:rFonts w:hint="cs"/>
            <w:rtl/>
          </w:rPr>
          <w:t xml:space="preserve">ט"ו</w:t>
        </w:r>
      </w:ins>
      <w:del w:id="91410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יום בתוך שנתו - משלימין לו </w:t>
      </w:r>
      <w:ins w:id="91411" w:author="מנוע מכני" w:date="2026-10-05T11:32:12Z">
        <w:r>
          <w:rPr>
            <w:rFonts w:hint="cs"/>
            <w:rtl/>
          </w:rPr>
          <w:t xml:space="preserve">ט"ו</w:t>
        </w:r>
      </w:ins>
      <w:del w:id="9141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יום אחר שנתו, </w:t>
      </w:r>
      <w:r w:rsidR="00F63065">
        <w:rPr>
          <w:rtl/>
        </w:rPr>
        <w:t xml:space="preserve">ש"מ</w:t>
      </w:r>
      <w:r w:rsidR="0057284B">
        <w:rPr>
          <w:rtl/>
        </w:rPr>
        <w:t>.</w:t>
      </w:r>
    </w:p>
    <w:p w14:paraId="01B3B41B" w14:textId="77777777" w:rsidR="00926AE1" w:rsidRDefault="00926AE1" w:rsidP="00F63065">
      <w:pPr>
        <w:rPr>
          <w:del w:id="90594" w:author="מנוע עיצוב" w:date="2026-10-05T11:33:53Z"/>
          <w:rtl/>
        </w:rPr>
      </w:pPr>
    </w:p>
    <w:p>
      <w:pPr>
        <w:pStyle w:val="38"/>
        <w:rPr>
          <w:ins w:id="99710" w:author="מנוע מכני" w:date="2026-10-05T11:32:12Z"/>
        </w:rPr>
      </w:pPr>
      <w:r>
        <w:t xml:space="preserve">מסייע ל</w:t>
      </w:r>
      <w:ins w:id="91413" w:author="מנוע מכני" w:date="2026-10-05T11:32:12Z">
        <w:r>
          <w:t xml:space="preserve">ר"א</w:t>
        </w:r>
      </w:ins>
      <w:del w:id="91414" w:author="מנוע מכני" w:date="2026-10-05T11:32:12Z">
        <w:r>
          <w:delText xml:space="preserve">ר''א</w:delText>
        </w:r>
      </w:del>
      <w:r w:rsidR="00F63065">
        <w:t xml:space="preserve"> דא</w:t>
      </w:r>
      <w:ins w:id="91415" w:author="מנוע מכני" w:date="2026-10-05T11:32:12Z">
        <w:r>
          <w:t xml:space="preserve">ר"א</w:t>
        </w:r>
      </w:ins>
      <w:del w:id="9141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66112DB3" w14:textId="77777777" w:rsidR="00B874E6" w:rsidRDefault="007B2E54" w:rsidP="007B2E54">
      <w:pPr>
        <w:rPr>
          <w:rtl/>
        </w:rPr>
      </w:pPr>
      <w:del w:id="997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נותנין לו שלשים יום משעה שנולד בו מום</w:t>
      </w:r>
      <w:r w:rsidR="0057284B">
        <w:rPr>
          <w:rtl/>
        </w:rPr>
        <w:t>.</w:t>
      </w:r>
    </w:p>
    <w:p>
      <w:pPr>
        <w:pStyle w:val="38"/>
        <w:rPr>
          <w:ins w:id="99712" w:author="מנוע מכני" w:date="2026-10-05T11:32:12Z"/>
        </w:rPr>
      </w:pPr>
      <w:ins w:id="91417" w:author="מנוע מכני" w:date="2026-10-05T11:32:12Z">
        <w:r>
          <w:t xml:space="preserve">א"ד</w:t>
        </w:r>
      </w:ins>
      <w:del w:id="91418" w:author="מנוע מכני" w:date="2026-10-05T11:32:12Z">
        <w:r>
          <w:delText xml:space="preserve">א''ד</w:delText>
        </w:r>
      </w:del>
      <w:r w:rsidR="00F63065">
        <w:t xml:space="preserve"> א</w:t>
      </w:r>
      <w:ins w:id="91419" w:author="מנוע מכני" w:date="2026-10-05T11:32:12Z">
        <w:r>
          <w:t xml:space="preserve">ר"א</w:t>
        </w:r>
      </w:ins>
      <w:del w:id="91420" w:author="מנוע מכני" w:date="2026-10-05T11:32:12Z">
        <w:r w:rsidR="007B2E54">
          <w:delText xml:space="preserve">ר''א</w:delText>
        </w:r>
      </w:del>
      <w:r w:rsidR="00F63065">
        <w:t xml:space="preserve">:</w:t>
      </w:r>
    </w:p>
    <w:p w14:paraId="3C130738" w14:textId="77777777" w:rsidR="007B2E54" w:rsidRDefault="00926AE1" w:rsidP="007B2E54">
      <w:pPr>
        <w:rPr>
          <w:rtl/>
        </w:rPr>
      </w:pPr>
      <w:del w:id="997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לבכור שנולד בו מום בתוך שנתו שנותנין לו שלשים יום אחר שנתו </w:t>
      </w:r>
      <w:r w:rsidR="007B2E54">
        <w:rPr>
          <w:rtl/>
        </w:rPr>
        <w:t>–</w:t>
      </w:r>
      <w:r w:rsidR="00F63065">
        <w:rPr>
          <w:rtl/>
        </w:rPr>
        <w:t xml:space="preserve"> </w:t>
      </w:r>
    </w:p>
    <w:p w14:paraId="4108BBFF" w14:textId="77777777" w:rsidR="00B874E6" w:rsidRDefault="00F63065" w:rsidP="007B2E54">
      <w:pPr>
        <w:rPr>
          <w:rtl/>
        </w:rPr>
      </w:pPr>
      <w:r>
        <w:rPr>
          <w:rtl/>
        </w:rPr>
        <w:t>שנא</w:t>
      </w:r>
      <w:r w:rsidR="007B2E54">
        <w:rPr>
          <w:rFonts w:hint="cs"/>
          <w:rtl/>
        </w:rPr>
        <w:t>'</w:t>
      </w:r>
      <w:r>
        <w:rPr>
          <w:rtl/>
        </w:rPr>
        <w:t>: לפני ה' אלהיך תאכלנו שנה בשנה</w:t>
      </w:r>
      <w:r w:rsidR="007B2E54">
        <w:rPr>
          <w:rFonts w:hint="cs"/>
          <w:rtl/>
        </w:rPr>
        <w:t>'</w:t>
      </w:r>
      <w:r w:rsidR="007B2E54">
        <w:rPr>
          <w:rtl/>
        </w:rPr>
        <w:t xml:space="preserve">, איזו הן ימים החשובין שנה </w:t>
      </w:r>
      <w:r>
        <w:rPr>
          <w:rtl/>
        </w:rPr>
        <w:t>הוי אומר אלו שלשים יום</w:t>
      </w:r>
      <w:r w:rsidR="0057284B">
        <w:rPr>
          <w:rtl/>
        </w:rPr>
        <w:t>.</w:t>
      </w:r>
    </w:p>
    <w:p w14:paraId="0720F883" w14:textId="77777777" w:rsidR="007B2E54" w:rsidRDefault="007B2E54" w:rsidP="00F63065">
      <w:pPr>
        <w:rPr>
          <w:del w:id="90595" w:author="מנוע עיצוב" w:date="2026-10-05T11:33:53Z"/>
          <w:rtl/>
        </w:rPr>
      </w:pPr>
    </w:p>
    <w:p>
      <w:pPr>
        <w:pStyle w:val="38"/>
        <w:rPr>
          <w:ins w:id="99714" w:author="מנוע מכני" w:date="2026-10-05T11:32:12Z"/>
        </w:rPr>
      </w:pPr>
      <w:r>
        <w:t xml:space="preserve">מיתיבי:</w:t>
      </w:r>
    </w:p>
    <w:p w14:paraId="16EA6906" w14:textId="77777777" w:rsidR="00926AE1" w:rsidRDefault="00F63065" w:rsidP="007B2E54">
      <w:pPr>
        <w:rPr>
          <w:rtl/>
        </w:rPr>
      </w:pPr>
      <w:del w:id="997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נולד לו מום ב</w:t>
      </w:r>
      <w:ins w:id="91421" w:author="מנוע מכני" w:date="2026-10-05T11:32:12Z">
        <w:r>
          <w:rPr>
            <w:rFonts w:hint="cs"/>
            <w:rtl/>
          </w:rPr>
          <w:t xml:space="preserve">ט"ו</w:t>
        </w:r>
      </w:ins>
      <w:del w:id="91422" w:author="מנוע מכני" w:date="2026-10-05T11:32:12Z">
        <w:r w:rsidR="007B2E54">
          <w:rPr>
            <w:rFonts w:hint="cs"/>
            <w:rtl/>
          </w:rPr>
          <w:delText xml:space="preserve">ט''ו</w:delText>
        </w:r>
      </w:del>
      <w:r w:rsidR="007B2E54">
        <w:rPr>
          <w:rFonts w:hint="cs"/>
          <w:rtl/>
        </w:rPr>
        <w:t xml:space="preserve"> </w:t>
      </w:r>
      <w:r w:rsidR="007B2E54">
        <w:rPr>
          <w:rtl/>
        </w:rPr>
        <w:t xml:space="preserve">יום בתוך שנתו </w:t>
      </w:r>
      <w:r>
        <w:rPr>
          <w:rtl/>
        </w:rPr>
        <w:t xml:space="preserve">משלימין לו </w:t>
      </w:r>
      <w:ins w:id="91423" w:author="מנוע מכני" w:date="2026-10-05T11:32:12Z">
        <w:r>
          <w:rPr>
            <w:rFonts w:hint="cs"/>
            <w:rtl/>
          </w:rPr>
          <w:t xml:space="preserve">ט"ו</w:t>
        </w:r>
      </w:ins>
      <w:del w:id="91424" w:author="מנוע מכני" w:date="2026-10-05T11:32:12Z">
        <w:r w:rsidR="007B2E54">
          <w:rPr>
            <w:rFonts w:hint="cs"/>
            <w:rtl/>
          </w:rPr>
          <w:delText xml:space="preserve">ט''ו</w:delText>
        </w:r>
      </w:del>
      <w:r w:rsidR="007B2E54">
        <w:rPr>
          <w:rFonts w:hint="cs"/>
          <w:rtl/>
        </w:rPr>
        <w:t xml:space="preserve"> </w:t>
      </w:r>
      <w:r w:rsidR="007B2E54">
        <w:rPr>
          <w:rtl/>
        </w:rPr>
        <w:t>יום אחר שנתו, השלמה אין מיהבא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39CBBDD5" w14:textId="77777777" w:rsidR="00B874E6" w:rsidRPr="007B2E54" w:rsidRDefault="00F63065" w:rsidP="00F63065">
      <w:pPr>
        <w:rPr>
          <w:b/>
          <w:bCs/>
          <w:rtl/>
        </w:rPr>
      </w:pPr>
      <w:r w:rsidRPr="007B2E54">
        <w:rPr>
          <w:b/>
          <w:bCs/>
          <w:rtl/>
        </w:rPr>
        <w:lastRenderedPageBreak/>
        <w:t xml:space="preserve">תיובתא </w:t>
      </w:r>
      <w:ins w:id="92871" w:author="מנוע מכני" w:date="2026-10-05T11:32:12Z">
        <w:r>
          <w:rPr>
            <w:rStyle w:val="2fb"/>
            <w:b/>
            <w:bCs/>
            <w:rtl/>
          </w:rPr>
          <w:t xml:space="preserve">דר"א</w:t>
        </w:r>
      </w:ins>
      <w:del w:id="92872" w:author="מנוע מכני" w:date="2026-10-05T11:32:12Z">
        <w:r w:rsidRPr="007B2E54">
          <w:rPr>
            <w:b/>
            <w:bCs/>
            <w:rtl/>
          </w:rPr>
          <w:lastRenderedPageBreak/>
          <w:delText xml:space="preserve">דרבי אלעזר</w:delText>
        </w:r>
      </w:del>
      <w:r w:rsidRPr="007B2E54">
        <w:rPr>
          <w:b/>
          <w:bCs/>
          <w:rtl/>
        </w:rPr>
        <w:lastRenderedPageBreak/>
        <w:t xml:space="preserve">, תיובתא</w:t>
      </w:r>
      <w:r w:rsidR="0057284B" w:rsidRPr="007B2E54">
        <w:rPr>
          <w:b/>
          <w:bCs/>
          <w:rtl/>
        </w:rPr>
        <w:t>.</w:t>
      </w:r>
    </w:p>
    <w:p w14:paraId="583E6620" w14:textId="77777777" w:rsidR="0057284B" w:rsidRDefault="0057284B" w:rsidP="0057284B">
      <w:pPr>
        <w:pStyle w:val="affffd"/>
        <w:jc w:val="center"/>
        <w:rPr>
          <w:rtl/>
        </w:rPr>
        <w:pPrChange w:id="9040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83" w:author="מנוע מכני" w:date="2026-10-05T11:32:12Z">
        <w:r>
          <w:rPr>
            <w:rtl/>
          </w:rPr>
          <w:t xml:space="preserve"> </w:t>
        </w:r>
      </w:ins>
      <w:del w:id="963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85" w:author="מנוע מכני" w:date="2026-10-05T11:32:12Z">
        <w:r>
          <w:rPr>
            <w:rtl/>
          </w:rPr>
          <w:t xml:space="preserve"> </w:t>
        </w:r>
      </w:ins>
      <w:del w:id="963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CE0B9FB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44BC2A8" w14:textId="77777777" w:rsidR="007B2E54" w:rsidRDefault="00F63065" w:rsidP="007B2E54">
      <w:pPr>
        <w:pStyle w:val="afff5"/>
        <w:rPr>
          <w:rtl/>
        </w:rPr>
      </w:pPr>
      <w:r>
        <w:rPr>
          <w:rtl/>
        </w:rPr>
        <w:t>השוחט את הבכור ומראה את מומו, ר' יהודה מתיר</w:t>
      </w:r>
      <w:r w:rsidR="000B5F7F">
        <w:rPr>
          <w:rtl/>
        </w:rPr>
        <w:t>;</w:t>
      </w:r>
    </w:p>
    <w:p w14:paraId="69774CDE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רבי מאיר אומר: הואיל ונשחט שלא ע"פ מומחה - אסור</w:t>
      </w:r>
      <w:r w:rsidR="0057284B">
        <w:rPr>
          <w:rtl/>
        </w:rPr>
        <w:t>.</w:t>
      </w:r>
    </w:p>
    <w:p w14:paraId="20CCD670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מי שאינו מומחה ורואה את הבכ</w:t>
      </w:r>
      <w:r w:rsidR="007B2E54">
        <w:rPr>
          <w:rtl/>
        </w:rPr>
        <w:t xml:space="preserve">ור, ונשחט על פיו </w:t>
      </w:r>
      <w:r>
        <w:rPr>
          <w:rtl/>
        </w:rPr>
        <w:t>הרי זה יקבר, וישלם מביתו</w:t>
      </w:r>
      <w:r w:rsidR="0057284B">
        <w:rPr>
          <w:rtl/>
        </w:rPr>
        <w:t>.</w:t>
      </w:r>
    </w:p>
    <w:p w14:paraId="6D4B4ED7" w14:textId="77777777" w:rsidR="0057284B" w:rsidRDefault="0057284B" w:rsidP="0057284B">
      <w:pPr>
        <w:pStyle w:val="affffd"/>
        <w:jc w:val="center"/>
        <w:rPr>
          <w:rtl/>
        </w:rPr>
        <w:pPrChange w:id="9040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87" w:author="מנוע מכני" w:date="2026-10-05T11:32:12Z">
        <w:r>
          <w:rPr>
            <w:rtl/>
          </w:rPr>
          <w:t xml:space="preserve"> </w:t>
        </w:r>
      </w:ins>
      <w:del w:id="963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89" w:author="מנוע מכני" w:date="2026-10-05T11:32:12Z">
        <w:r>
          <w:rPr>
            <w:rtl/>
          </w:rPr>
          <w:t xml:space="preserve"> </w:t>
        </w:r>
      </w:ins>
      <w:del w:id="963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716" w:author="מנוע מכני" w:date="2026-10-05T11:32:12Z"/>
        </w:rPr>
      </w:pPr>
      <w:r>
        <w:t>א</w:t>
      </w:r>
      <w:r w:rsidR="007B2E54">
        <w:t xml:space="preserve">רב</w:t>
      </w:r>
      <w:ins w:id="91425" w:author="מנוע מכני" w:date="2026-10-05T11:32:12Z">
        <w:r>
          <w:t xml:space="preserve">ב"ח</w:t>
        </w:r>
      </w:ins>
      <w:del w:id="91426" w:author="מנוע מכני" w:date="2026-10-05T11:32:12Z">
        <w:r w:rsidR="007B2E54">
          <w:delText xml:space="preserve">ב''ח</w:delText>
        </w:r>
      </w:del>
      <w:r>
        <w:t xml:space="preserve">:</w:t>
      </w:r>
    </w:p>
    <w:p w14:paraId="7D1C8B3B" w14:textId="77777777" w:rsidR="007B2E54" w:rsidRDefault="00F63065" w:rsidP="007B2E54">
      <w:pPr>
        <w:rPr>
          <w:rtl/>
        </w:rPr>
      </w:pPr>
      <w:del w:id="997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בדוקין שבעין דכ</w:t>
      </w:r>
      <w:ins w:id="91427" w:author="מנוע מכני" w:date="2026-10-05T11:32:12Z">
        <w:r>
          <w:rPr>
            <w:rtl/>
          </w:rPr>
          <w:t xml:space="preserve">ו"ע</w:t>
        </w:r>
      </w:ins>
      <w:del w:id="91428" w:author="מנוע מכני" w:date="2026-10-05T11:32:12Z">
        <w:r>
          <w:rPr>
            <w:rtl/>
          </w:rPr>
          <w:delText xml:space="preserve">ו</w:delText>
        </w:r>
        <w:r w:rsidR="007B2E54">
          <w:rPr>
            <w:rFonts w:hint="cs"/>
            <w:rtl/>
          </w:rPr>
          <w:delText xml:space="preserve">''ע</w:delText>
        </w:r>
      </w:del>
      <w:r w:rsidR="007B2E54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647" w:author="מנוע מכני" w:date="2026-10-05T11:32:12Z">
        <w:r>
          <w:rPr>
            <w:rtl/>
          </w:rPr>
          <w:t xml:space="preserve">חלקו</w:t>
        </w:r>
      </w:ins>
      <w:del w:id="9364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דאסור - מפני שהן משתנין, </w:t>
      </w:r>
      <w:ins w:id="98229" w:author="מנוע מכני" w:date="2026-10-05T11:32:12Z">
        <w:r>
          <w:rPr>
            <w:rtl/>
          </w:rPr>
          <w:t xml:space="preserve">נחלקו רק</w:t>
        </w:r>
      </w:ins>
      <w:del w:id="98230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במומין שבגוף, </w:t>
      </w:r>
      <w:r>
        <w:rPr>
          <w:rStyle w:val="2fb"/>
          <w:rtl/>
        </w:rPr>
        <w:t xml:space="preserve">ד</w:t>
      </w:r>
      <w:ins w:id="91429" w:author="מנוע מכני" w:date="2026-10-05T11:32:12Z">
        <w:r>
          <w:rPr>
            <w:rStyle w:val="2fb"/>
            <w:rtl/>
          </w:rPr>
          <w:t xml:space="preserve">ר"מ</w:t>
        </w:r>
      </w:ins>
      <w:del w:id="91430" w:author="מנוע מכני" w:date="2026-10-05T11:32:12Z">
        <w:r>
          <w:rPr>
            <w:rtl/>
          </w:rPr>
          <w:delText xml:space="preserve">ר</w:delText>
        </w:r>
        <w:r w:rsidR="007B2E54">
          <w:rPr>
            <w:rFonts w:hint="cs"/>
            <w:rtl/>
          </w:rPr>
          <w:delText xml:space="preserve">''מ</w:delText>
        </w:r>
      </w:del>
      <w:r w:rsidR="007B2E54">
        <w:rPr>
          <w:rFonts w:hint="cs"/>
          <w:rtl/>
        </w:rPr>
        <w:t xml:space="preserve"> </w:t>
      </w:r>
      <w:r>
        <w:rPr>
          <w:rtl/>
        </w:rPr>
        <w:t xml:space="preserve">סבר: </w:t>
      </w:r>
      <w:ins w:id="94931" w:author="מנוע מכני" w:date="2026-10-05T11:32:12Z">
        <w:r>
          <w:rPr>
            <w:rtl/>
          </w:rPr>
          <w:t xml:space="preserve">גוזרים</w:t>
        </w:r>
      </w:ins>
      <w:del w:id="94932" w:author="מנוע מכני" w:date="2026-10-05T11:32:12Z">
        <w:r>
          <w:rPr>
            <w:rtl/>
          </w:rPr>
          <w:delText xml:space="preserve">גזרינן</w:delText>
        </w:r>
      </w:del>
      <w:r>
        <w:rPr>
          <w:rtl/>
        </w:rPr>
        <w:t xml:space="preserve"> מומין שבגוף אטו דוקין שבעין,</w:t>
      </w:r>
    </w:p>
    <w:p>
      <w:pPr>
        <w:pStyle w:val="38"/>
        <w:rPr>
          <w:ins w:id="99718" w:author="מנוע מכני" w:date="2026-10-05T11:32:12Z"/>
        </w:rPr>
      </w:pPr>
      <w:r>
        <w:tab/>
      </w:r>
      <w:r>
        <w:t xml:space="preserve">ו</w:t>
      </w:r>
      <w:ins w:id="91431" w:author="מנוע מכני" w:date="2026-10-05T11:32:12Z">
        <w:r>
          <w:t xml:space="preserve">ר"י</w:t>
        </w:r>
      </w:ins>
      <w:del w:id="91432" w:author="מנוע מכני" w:date="2026-10-05T11:32:12Z">
        <w:r>
          <w:delText xml:space="preserve">ר''י</w:delText>
        </w:r>
      </w:del>
      <w:r>
        <w:t xml:space="preserve"> סבר</w:t>
      </w:r>
      <w:r w:rsidR="00F63065">
        <w:t xml:space="preserve">:</w:t>
      </w:r>
    </w:p>
    <w:p w14:paraId="4B1663D3" w14:textId="77777777" w:rsidR="00B874E6" w:rsidRDefault="007B2E54" w:rsidP="007B2E54">
      <w:pPr>
        <w:rPr>
          <w:rtl/>
        </w:rPr>
      </w:pPr>
      <w:del w:id="997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933" w:author="מנוע מכני" w:date="2026-10-05T11:32:12Z">
        <w:r>
          <w:rPr>
            <w:rtl/>
          </w:rPr>
          <w:t xml:space="preserve">גוזרים</w:t>
        </w:r>
      </w:ins>
      <w:del w:id="94934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 מומין שבגוף אטו דוקין שבעין</w:t>
      </w:r>
      <w:r w:rsidR="0057284B">
        <w:rPr>
          <w:rtl/>
        </w:rPr>
        <w:t>.</w:t>
      </w:r>
    </w:p>
    <w:p>
      <w:pPr>
        <w:pStyle w:val="38"/>
        <w:rPr>
          <w:ins w:id="99720" w:author="מנוע מכני" w:date="2026-10-05T11:32:12Z"/>
        </w:rPr>
      </w:pPr>
      <w:r>
        <w:t xml:space="preserve">ת</w:t>
      </w:r>
      <w:ins w:id="91433" w:author="מנוע מכני" w:date="2026-10-05T11:32:12Z">
        <w:r>
          <w:t xml:space="preserve">נ"ה</w:t>
        </w:r>
      </w:ins>
      <w:del w:id="91434" w:author="מנוע מכני" w:date="2026-10-05T11:32:12Z">
        <w:r>
          <w:delText xml:space="preserve">נ</w:delText>
        </w:r>
        <w:r w:rsidR="007B2E54">
          <w:delText xml:space="preserve">''ה</w:delText>
        </w:r>
      </w:del>
      <w:r>
        <w:t xml:space="preserve">:</w:t>
      </w:r>
    </w:p>
    <w:p w14:paraId="35006634" w14:textId="77777777" w:rsidR="007B2E54" w:rsidRDefault="00F63065" w:rsidP="007B2E54">
      <w:pPr>
        <w:rPr>
          <w:rtl/>
        </w:rPr>
      </w:pPr>
      <w:del w:id="997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השוחט את הבכור ומראה את מומיו, </w:t>
      </w:r>
    </w:p>
    <w:p w14:paraId="6B5D967B" w14:textId="77777777" w:rsidR="007B2E54" w:rsidRDefault="00F63065" w:rsidP="007B2E54">
      <w:pPr>
        <w:rPr>
          <w:rtl/>
        </w:rPr>
      </w:pPr>
      <w:r>
        <w:rPr>
          <w:rtl/>
        </w:rPr>
        <w:t>ר</w:t>
      </w:r>
      <w:r w:rsidR="007B2E54">
        <w:rPr>
          <w:rFonts w:hint="cs"/>
          <w:rtl/>
        </w:rPr>
        <w:t xml:space="preserve">'י </w:t>
      </w:r>
      <w:r>
        <w:rPr>
          <w:rtl/>
        </w:rPr>
        <w:t xml:space="preserve">אומר, בדוקין שבעין - אסור מפני שהן משתנין, במומין שבגוף - מותר מפני שאין משתנין, </w:t>
      </w:r>
    </w:p>
    <w:p w14:paraId="0062D25E" w14:textId="77777777" w:rsidR="00B874E6" w:rsidRDefault="00F63065" w:rsidP="007B2E54">
      <w:pPr>
        <w:rPr>
          <w:rtl/>
        </w:rPr>
      </w:pPr>
      <w:ins w:id="92873" w:author="מנוע מכני" w:date="2026-10-05T11:32:12Z">
        <w:r>
          <w:rPr>
            <w:rStyle w:val="2fb"/>
            <w:rtl/>
          </w:rPr>
          <w:t xml:space="preserve">ר"מ</w:t>
        </w:r>
      </w:ins>
      <w:del w:id="92874" w:author="מנוע מכני" w:date="2026-10-05T11:32:12Z">
        <w:r>
          <w:rPr>
            <w:rtl/>
          </w:rPr>
          <w:delText xml:space="preserve">רבי מאיר</w:delText>
        </w:r>
      </w:del>
      <w:r>
        <w:rPr>
          <w:rtl/>
        </w:rPr>
        <w:t xml:space="preserve"> אומר אחד זה ואחד זה - אסור, מפני המשתנין</w:t>
      </w:r>
      <w:r w:rsidR="0057284B">
        <w:rPr>
          <w:rtl/>
        </w:rPr>
        <w:t>.</w:t>
      </w:r>
    </w:p>
    <w:p w14:paraId="6A2CFFFE" w14:textId="77777777" w:rsidR="00E314B9" w:rsidRDefault="00E314B9" w:rsidP="00E314B9">
      <w:pPr>
        <w:pStyle w:val="afff0"/>
        <w:framePr w:wrap="around"/>
        <w:rPr>
          <w:rtl/>
        </w:rPr>
      </w:pPr>
      <w:r>
        <w:rPr>
          <w:rFonts w:hint="cs"/>
          <w:rtl/>
        </w:rPr>
        <w:t>כח:</w:t>
      </w:r>
    </w:p>
    <w:p>
      <w:pPr>
        <w:pStyle w:val="38"/>
        <w:rPr>
          <w:ins w:id="99722" w:author="מנוע מכני" w:date="2026-10-05T11:32:12Z"/>
        </w:rPr>
      </w:pPr>
      <w:r>
        <w:t xml:space="preserve">ארנ</w:t>
      </w:r>
      <w:ins w:id="91435" w:author="מנוע מכני" w:date="2026-10-05T11:32:12Z">
        <w:r>
          <w:t xml:space="preserve">ב"י</w:t>
        </w:r>
      </w:ins>
      <w:del w:id="91436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5B6594AE" w14:textId="77777777" w:rsidR="00B874E6" w:rsidRDefault="00E314B9" w:rsidP="00E314B9">
      <w:pPr>
        <w:rPr>
          <w:rtl/>
        </w:rPr>
      </w:pPr>
      <w:del w:id="997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מתני' </w:t>
      </w:r>
      <w:ins w:id="93649" w:author="מנוע מכני" w:date="2026-10-05T11:32:12Z">
        <w:r>
          <w:rPr>
            <w:rtl/>
          </w:rPr>
          <w:t xml:space="preserve">גם</w:t>
        </w:r>
      </w:ins>
      <w:del w:id="9365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דיקא, ר' מאיר אומר: הואיל ונשחט שלא על פי מומחה - אסור, </w:t>
      </w:r>
      <w:ins w:id="91437" w:author="מנוע מכני" w:date="2026-10-05T11:32:12Z">
        <w:r>
          <w:rPr>
            <w:rtl/>
          </w:rPr>
          <w:t xml:space="preserve">ש"מ</w:t>
        </w:r>
      </w:ins>
      <w:del w:id="91438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>
        <w:rPr>
          <w:rFonts w:hint="cs"/>
          <w:rtl/>
        </w:rPr>
        <w:t xml:space="preserve"> קנס הוא</w:t>
      </w:r>
      <w:r w:rsidR="0057284B">
        <w:rPr>
          <w:rtl/>
        </w:rPr>
        <w:t>.</w:t>
      </w:r>
    </w:p>
    <w:p w14:paraId="6305C488" w14:textId="77777777" w:rsidR="00E314B9" w:rsidRDefault="00E314B9" w:rsidP="00F63065">
      <w:pPr>
        <w:rPr>
          <w:del w:id="90596" w:author="מנוע עיצוב" w:date="2026-10-05T11:33:53Z"/>
          <w:rtl/>
        </w:rPr>
      </w:pPr>
    </w:p>
    <w:p>
      <w:pPr>
        <w:pStyle w:val="38"/>
        <w:rPr>
          <w:ins w:id="9972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6F516FC4" w14:textId="77777777" w:rsidR="00E314B9" w:rsidRDefault="00F63065" w:rsidP="00F63065">
      <w:pPr>
        <w:rPr>
          <w:rtl/>
        </w:rPr>
      </w:pPr>
      <w:del w:id="997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המשתנין - </w:t>
      </w:r>
      <w:ins w:id="93651" w:author="מנוע מכני" w:date="2026-10-05T11:32:12Z">
        <w:r>
          <w:rPr>
            <w:rtl/>
          </w:rPr>
          <w:t xml:space="preserve">וכולם</w:t>
        </w:r>
      </w:ins>
      <w:del w:id="93652" w:author="מנוע מכני" w:date="2026-10-05T11:32:12Z">
        <w:r>
          <w:rPr>
            <w:rtl/>
          </w:rPr>
          <w:delText xml:space="preserve">וכולהו</w:delText>
        </w:r>
      </w:del>
      <w:r>
        <w:rPr>
          <w:rtl/>
        </w:rPr>
        <w:t xml:space="preserve"> משתני,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- </w:t>
      </w:r>
      <w:ins w:id="93653" w:author="מנוע מכני" w:date="2026-10-05T11:32:12Z">
        <w:r>
          <w:rPr>
            <w:rtl/>
          </w:rPr>
          <w:t xml:space="preserve">יש</w:t>
        </w:r>
      </w:ins>
      <w:del w:id="9365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דמשתני </w:t>
      </w:r>
      <w:ins w:id="93655" w:author="מנוע מכני" w:date="2026-10-05T11:32:12Z">
        <w:r>
          <w:rPr>
            <w:rtl/>
          </w:rPr>
          <w:t xml:space="preserve">ויש</w:t>
        </w:r>
      </w:ins>
      <w:del w:id="93656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דלא משתני? </w:t>
      </w:r>
    </w:p>
    <w:p w14:paraId="2239B4A8" w14:textId="77777777" w:rsidR="00E314B9" w:rsidRDefault="00E314B9" w:rsidP="00E314B9">
      <w:pPr>
        <w:rPr>
          <w:rtl/>
        </w:rPr>
      </w:pPr>
      <w:r>
        <w:rPr>
          <w:rFonts w:hint="cs"/>
          <w:rtl/>
        </w:rPr>
        <w:t xml:space="preserve">נפ</w:t>
      </w:r>
      <w:ins w:id="91439" w:author="מנוע מכני" w:date="2026-10-05T11:32:12Z">
        <w:r>
          <w:rPr>
            <w:rFonts w:hint="cs"/>
            <w:rtl/>
          </w:rPr>
          <w:t xml:space="preserve">ק"מ</w:t>
        </w:r>
      </w:ins>
      <w:del w:id="91440" w:author="מנוע מכני" w:date="2026-10-05T11:32:12Z">
        <w:r>
          <w:rPr>
            <w:rFonts w:hint="cs"/>
            <w:rtl/>
          </w:rPr>
          <w:delText xml:space="preserve">ק''מ</w:delText>
        </w:r>
      </w:del>
      <w:r>
        <w:rPr>
          <w:rFonts w:hint="cs"/>
          <w:rtl/>
        </w:rPr>
        <w:t xml:space="preserve"> ל</w:t>
      </w:r>
      <w:r w:rsidR="00F63065">
        <w:rPr>
          <w:rtl/>
        </w:rPr>
        <w:t>אכחו</w:t>
      </w:r>
      <w:r>
        <w:rPr>
          <w:rtl/>
        </w:rPr>
        <w:t xml:space="preserve">שי סהדי, </w:t>
      </w:r>
      <w:ins w:id="97865" w:author="מנוע מכני" w:date="2026-10-05T11:32:12Z">
        <w:r>
          <w:rPr>
            <w:rtl/>
          </w:rPr>
          <w:t xml:space="preserve">אם </w:t>
        </w:r>
      </w:ins>
      <w:del w:id="9786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אמרת, </w:t>
      </w:r>
      <w:ins w:id="93657" w:author="מנוע מכני" w:date="2026-10-05T11:32:12Z">
        <w:r>
          <w:rPr>
            <w:rtl/>
          </w:rPr>
          <w:t xml:space="preserve">כולם</w:t>
        </w:r>
      </w:ins>
      <w:del w:id="93658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משתני </w:t>
      </w:r>
      <w:r w:rsidR="00F63065">
        <w:rPr>
          <w:rtl/>
        </w:rPr>
        <w:t xml:space="preserve">שקרי </w:t>
      </w:r>
      <w:ins w:id="94937" w:author="מנוע מכני" w:date="2026-10-05T11:32:12Z">
        <w:r>
          <w:rPr>
            <w:rtl/>
          </w:rPr>
          <w:t xml:space="preserve">הם</w:t>
        </w:r>
      </w:ins>
      <w:del w:id="94938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, </w:t>
      </w:r>
      <w:ins w:id="97867" w:author="מנוע מכני" w:date="2026-10-05T11:32:12Z">
        <w:r>
          <w:rPr>
            <w:rtl/>
          </w:rPr>
          <w:t xml:space="preserve">ואם </w:t>
        </w:r>
      </w:ins>
      <w:del w:id="97868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אמרת, </w:t>
      </w:r>
      <w:ins w:id="93659" w:author="מנוע מכני" w:date="2026-10-05T11:32:12Z">
        <w:r>
          <w:rPr>
            <w:rtl/>
          </w:rPr>
          <w:t xml:space="preserve">יש</w:t>
        </w:r>
      </w:ins>
      <w:del w:id="93660" w:author="מנוע מכני" w:date="2026-10-05T11:32:12Z">
        <w:r w:rsidR="00F63065">
          <w:rPr>
            <w:rtl/>
          </w:rPr>
          <w:delText xml:space="preserve">איכא</w:delText>
        </w:r>
      </w:del>
      <w:r w:rsidR="00F63065">
        <w:rPr>
          <w:rtl/>
        </w:rPr>
        <w:t xml:space="preserve"> דמשתני </w:t>
      </w:r>
      <w:ins w:id="93661" w:author="מנוע מכני" w:date="2026-10-05T11:32:12Z">
        <w:r>
          <w:rPr>
            <w:rtl/>
          </w:rPr>
          <w:t xml:space="preserve">ויש</w:t>
        </w:r>
      </w:ins>
      <w:del w:id="93662" w:author="מנוע מכני" w:date="2026-10-05T11:32:12Z">
        <w:r w:rsidR="00F63065">
          <w:rPr>
            <w:rtl/>
          </w:rPr>
          <w:delText xml:space="preserve">ואיכא</w:delText>
        </w:r>
      </w:del>
      <w:r w:rsidR="00F63065">
        <w:rPr>
          <w:rtl/>
        </w:rPr>
        <w:t xml:space="preserve"> דלא משתני - </w:t>
      </w:r>
      <w:ins w:id="90681" w:author="מנוע סמנטי" w:date="2026-10-05T11:39:44Z">
        <w:r>
          <w:rPr>
            <w:rtl/>
          </w:rPr>
          <w:t xml:space="preserve">סומכים</w:t>
        </w:r>
      </w:ins>
      <w:del w:id="90682" w:author="מנוע סמנטי" w:date="2026-10-05T11:39:44Z">
        <w:r w:rsidR="00F63065">
          <w:rPr>
            <w:rtl/>
          </w:rPr>
          <w:delText xml:space="preserve">סמכינן</w:delText>
        </w:r>
      </w:del>
      <w:r w:rsidR="00F63065">
        <w:rPr>
          <w:rtl/>
        </w:rPr>
        <w:t xml:space="preserve"> </w:t>
      </w:r>
      <w:ins w:id="94935" w:author="מנוע מכני" w:date="2026-10-05T11:32:12Z">
        <w:r>
          <w:rPr>
            <w:rtl/>
          </w:rPr>
          <w:t xml:space="preserve">עליהם</w:t>
        </w:r>
      </w:ins>
      <w:del w:id="94936" w:author="מנוע מכני" w:date="2026-10-05T11:32:12Z">
        <w:r w:rsidR="00F63065">
          <w:rPr>
            <w:rtl/>
          </w:rPr>
          <w:delText xml:space="preserve">עלייהו</w:delText>
        </w:r>
      </w:del>
      <w:r w:rsidR="00F63065">
        <w:rPr>
          <w:rtl/>
        </w:rPr>
        <w:t xml:space="preserve">, </w:t>
      </w:r>
    </w:p>
    <w:p w14:paraId="1AD44DA7" w14:textId="77777777" w:rsidR="00B874E6" w:rsidRDefault="00E314B9" w:rsidP="00E314B9">
      <w:pPr>
        <w:rPr>
          <w:rtl/>
        </w:rPr>
      </w:pPr>
      <w:ins w:id="94939" w:author="מנוע מכני" w:date="2026-10-05T11:32:12Z">
        <w:r>
          <w:rPr>
            <w:rtl/>
          </w:rPr>
          <w:t xml:space="preserve">מה</w:t>
        </w:r>
      </w:ins>
      <w:del w:id="9494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ת"ש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דא</w:t>
      </w:r>
      <w:r>
        <w:rPr>
          <w:rStyle w:val="2fb"/>
          <w:rFonts w:hint="cs"/>
          <w:rtl/>
        </w:rPr>
        <w:t xml:space="preserve">רב</w:t>
      </w:r>
      <w:ins w:id="91441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442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שח לי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יאשיה דמן אושא: בא ואראך בדוקין שהן משתנים</w:t>
      </w:r>
      <w:r w:rsidR="0057284B">
        <w:rPr>
          <w:rtl/>
        </w:rPr>
        <w:t>.</w:t>
      </w:r>
    </w:p>
    <w:p w14:paraId="5DB3B11F" w14:textId="77777777" w:rsidR="00B874E6" w:rsidRDefault="00F63065" w:rsidP="00E314B9">
      <w:pPr>
        <w:rPr>
          <w:rtl/>
        </w:rPr>
      </w:pPr>
      <w:r>
        <w:rPr>
          <w:rtl/>
        </w:rPr>
        <w:t xml:space="preserve">מדקא</w:t>
      </w:r>
      <w:ins w:id="91443" w:author="מנוע מכני" w:date="2026-10-05T11:32:12Z">
        <w:r>
          <w:rPr>
            <w:rtl/>
          </w:rPr>
          <w:t xml:space="preserve">מ"ל</w:t>
        </w:r>
      </w:ins>
      <w:del w:id="91444" w:author="מנוע מכני" w:date="2026-10-05T11:32:12Z">
        <w:r>
          <w:rPr>
            <w:rtl/>
          </w:rPr>
          <w:delText xml:space="preserve">מ</w:delText>
        </w:r>
        <w:r w:rsidR="00E314B9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בא ואראך - מכלל </w:t>
      </w:r>
      <w:ins w:id="93663" w:author="מנוע מכני" w:date="2026-10-05T11:32:12Z">
        <w:r>
          <w:rPr>
            <w:rtl/>
          </w:rPr>
          <w:t xml:space="preserve">דיש</w:t>
        </w:r>
      </w:ins>
      <w:del w:id="9366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דמשתני </w:t>
      </w:r>
      <w:ins w:id="93665" w:author="מנוע מכני" w:date="2026-10-05T11:32:12Z">
        <w:r>
          <w:rPr>
            <w:rtl/>
          </w:rPr>
          <w:t xml:space="preserve">ויש</w:t>
        </w:r>
      </w:ins>
      <w:del w:id="93666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דלא משתני</w:t>
      </w:r>
      <w:r w:rsidR="0057284B">
        <w:rPr>
          <w:rtl/>
        </w:rPr>
        <w:t>.</w:t>
      </w:r>
    </w:p>
    <w:p w14:paraId="519EC79B" w14:textId="77777777" w:rsidR="0057284B" w:rsidRDefault="0057284B" w:rsidP="0057284B">
      <w:pPr>
        <w:jc w:val="center"/>
        <w:rPr>
          <w:del w:id="90104" w:author="מנוע עיצוב" w:date="2026-10-05T11:33:53Z"/>
          <w:rtl/>
        </w:rPr>
      </w:pPr>
      <w:del w:id="90101" w:author="מנוע עיצוב" w:date="2026-10-05T11:33:53Z">
        <w:r>
          <w:rPr>
            <w:rtl/>
          </w:rPr>
          <w:delText xml:space="preserve">•</w:delText>
        </w:r>
      </w:del>
      <w:ins w:id="96391" w:author="מנוע מכני" w:date="2026-10-05T11:32:12Z">
        <w:r>
          <w:rPr>
            <w:rtl/>
          </w:rPr>
          <w:t xml:space="preserve"> </w:t>
        </w:r>
      </w:ins>
      <w:del w:id="96392" w:author="מנוע מכני" w:date="2026-10-05T11:32:12Z">
        <w:r>
          <w:rPr>
            <w:rtl/>
          </w:rPr>
          <w:delText xml:space="preserve">  </w:delText>
        </w:r>
      </w:del>
      <w:del w:id="90102" w:author="מנוע עיצוב" w:date="2026-10-05T11:33:53Z">
        <w:r>
          <w:rPr>
            <w:rtl/>
          </w:rPr>
          <w:delText xml:space="preserve">•</w:delText>
        </w:r>
      </w:del>
      <w:ins w:id="96393" w:author="מנוע מכני" w:date="2026-10-05T11:32:12Z">
        <w:r>
          <w:rPr>
            <w:rtl/>
          </w:rPr>
          <w:t xml:space="preserve"> </w:t>
        </w:r>
      </w:ins>
      <w:del w:id="96394" w:author="מנוע מכני" w:date="2026-10-05T11:32:12Z">
        <w:r>
          <w:rPr>
            <w:rtl/>
          </w:rPr>
          <w:delText xml:space="preserve">  </w:delText>
        </w:r>
      </w:del>
      <w:del w:id="90103" w:author="מנוע עיצוב" w:date="2026-10-05T11:33:53Z">
        <w:r>
          <w:rPr>
            <w:rtl/>
          </w:rPr>
          <w:delText xml:space="preserve">•</w:delText>
        </w:r>
      </w:del>
    </w:p>
    <w:p w14:paraId="535C5AE0" w14:textId="77777777" w:rsidR="00B874E6" w:rsidRDefault="00F63065" w:rsidP="00AB1F82">
      <w:pPr>
        <w:pStyle w:val="afffd"/>
        <w:rPr>
          <w:rtl/>
        </w:rPr>
      </w:pPr>
      <w:r>
        <w:rPr>
          <w:rtl/>
        </w:rPr>
        <w:t xml:space="preserve">מי שאינו מומחה וראה את הבכור ונשחט על פיו ה</w:t>
      </w:r>
      <w:ins w:id="91445" w:author="מנוע מכני" w:date="2026-10-05T11:32:12Z">
        <w:r>
          <w:rPr>
            <w:rtl/>
          </w:rPr>
          <w:t xml:space="preserve">ר"ז</w:t>
        </w:r>
      </w:ins>
      <w:del w:id="91446" w:author="מנוע מכני" w:date="2026-10-05T11:32:12Z">
        <w:r>
          <w:rPr>
            <w:rtl/>
          </w:rPr>
          <w:delText xml:space="preserve">ר</w:delText>
        </w:r>
        <w:r w:rsidR="00AB1F82">
          <w:rPr>
            <w:rFonts w:hint="cs"/>
            <w:rtl/>
          </w:rPr>
          <w:delText xml:space="preserve">''ז</w:delText>
        </w:r>
      </w:del>
      <w:r w:rsidR="00AB1F82">
        <w:rPr>
          <w:rFonts w:hint="cs"/>
          <w:rtl/>
        </w:rPr>
        <w:t xml:space="preserve"> </w:t>
      </w:r>
      <w:r>
        <w:rPr>
          <w:rtl/>
        </w:rPr>
        <w:t>יקבר וישלם מביתו</w:t>
      </w:r>
      <w:r w:rsidR="0057284B">
        <w:rPr>
          <w:rtl/>
        </w:rPr>
        <w:t>.</w:t>
      </w:r>
    </w:p>
    <w:p>
      <w:pPr>
        <w:pStyle w:val="38"/>
        <w:rPr>
          <w:ins w:id="99726" w:author="מנוע מכני" w:date="2026-10-05T11:32:12Z"/>
        </w:rPr>
      </w:pPr>
      <w:r>
        <w:t xml:space="preserve">לימא </w:t>
      </w:r>
      <w:r>
        <w:t xml:space="preserve">תנן</w:t>
      </w:r>
      <w:r>
        <w:t xml:space="preserve"> סתמא כ</w:t>
      </w:r>
      <w:ins w:id="91447" w:author="מנוע מכני" w:date="2026-10-05T11:32:12Z">
        <w:r>
          <w:t xml:space="preserve">ר"מ</w:t>
        </w:r>
      </w:ins>
      <w:del w:id="91448" w:author="מנוע מכני" w:date="2026-10-05T11:32:12Z">
        <w:r>
          <w:delText xml:space="preserve">ר</w:delText>
        </w:r>
        <w:r w:rsidR="00AB1F82">
          <w:delText xml:space="preserve">'</w:delText>
        </w:r>
        <w:r>
          <w:delText xml:space="preserve">'</w:delText>
        </w:r>
        <w:r w:rsidR="00AB1F82">
          <w:delText xml:space="preserve">מ</w:delText>
        </w:r>
      </w:del>
      <w:r>
        <w:t xml:space="preserve">?</w:t>
      </w:r>
    </w:p>
    <w:p w14:paraId="19172DDA" w14:textId="77777777" w:rsidR="00B874E6" w:rsidRDefault="00F63065" w:rsidP="00AB1F82">
      <w:pPr>
        <w:rPr>
          <w:rtl/>
        </w:rPr>
      </w:pPr>
      <w:del w:id="99727" w:author="מנוע מכני" w:date="2026-10-05T11:32:12Z">
        <w:r>
          <w:rPr>
            <w:rtl/>
          </w:rPr>
          <w:delText xml:space="preserve"> </w:delText>
        </w:r>
      </w:del>
      <w:ins w:id="94941" w:author="מנוע מכני" w:date="2026-10-05T11:32:12Z">
        <w:r>
          <w:rPr>
            <w:rtl/>
          </w:rPr>
          <w:t xml:space="preserve">שמא</w:t>
        </w:r>
      </w:ins>
      <w:del w:id="9494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בדוקין שבעין, ודברי הכל</w:t>
      </w:r>
      <w:r w:rsidR="0057284B">
        <w:rPr>
          <w:rtl/>
        </w:rPr>
        <w:t>.</w:t>
      </w:r>
    </w:p>
    <w:p>
      <w:pPr>
        <w:pStyle w:val="38"/>
        <w:rPr>
          <w:ins w:id="99728" w:author="מנוע מכני" w:date="2026-10-05T11:32:12Z"/>
        </w:rPr>
      </w:pPr>
      <w:r>
        <w:t xml:space="preserve">תנא:</w:t>
      </w:r>
    </w:p>
    <w:p w14:paraId="2946BBF2" w14:textId="77777777" w:rsidR="00B874E6" w:rsidRDefault="00F63065" w:rsidP="00F63065">
      <w:pPr>
        <w:rPr>
          <w:rtl/>
        </w:rPr>
      </w:pPr>
      <w:del w:id="997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כשהוא משלם, משלם רביע לדקה, ומחצה לגסה</w:t>
      </w:r>
      <w:r w:rsidR="0057284B">
        <w:rPr>
          <w:rtl/>
        </w:rPr>
        <w:t>.</w:t>
      </w:r>
    </w:p>
    <w:p>
      <w:pPr>
        <w:pStyle w:val="38"/>
        <w:rPr>
          <w:ins w:id="99730" w:author="מנוע מכני" w:date="2026-10-05T11:32:12Z"/>
        </w:rPr>
      </w:pPr>
      <w:r>
        <w:t xml:space="preserve">כ</w:t>
      </w:r>
      <w:ins w:id="91449" w:author="מנוע מכני" w:date="2026-10-05T11:32:12Z">
        <w:r>
          <w:t xml:space="preserve">ר"פ</w:t>
        </w:r>
      </w:ins>
      <w:del w:id="91450" w:author="מנוע מכני" w:date="2026-10-05T11:32:12Z">
        <w:r>
          <w:delText xml:space="preserve">ר''פ</w:delText>
        </w:r>
      </w:del>
      <w:r w:rsidR="00F63065">
        <w:t xml:space="preserve">:</w:t>
      </w:r>
    </w:p>
    <w:p w14:paraId="19A4EBCA" w14:textId="77777777" w:rsidR="00AB1F82" w:rsidRDefault="00AB1F82" w:rsidP="00C5567C">
      <w:pPr>
        <w:pStyle w:val="a"/>
        <w:rPr>
          <w:rtl/>
        </w:rPr>
      </w:pPr>
      <w:del w:id="9973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זה הפסד מרובה וזה הפסד מועט</w:t>
      </w:r>
      <w:ins w:id="96395" w:author="מנוע מכני" w:date="2026-10-05T11:32:12Z">
        <w:r>
          <w:rPr>
            <w:rtl/>
          </w:rPr>
          <w:t xml:space="preserve">,</w:t>
        </w:r>
      </w:ins>
      <w:del w:id="96396" w:author="מנוע מכני" w:date="2026-10-05T11:32:12Z">
        <w:r w:rsidR="000B5F7F">
          <w:rPr>
            <w:rtl/>
          </w:rPr>
          <w:delText xml:space="preserve">;</w:delText>
        </w:r>
      </w:del>
    </w:p>
    <w:p w14:paraId="66F652B0" w14:textId="77777777" w:rsidR="00B874E6" w:rsidRDefault="00F63065" w:rsidP="00C5567C">
      <w:pPr>
        <w:pStyle w:val="a"/>
        <w:rPr>
          <w:rtl/>
        </w:rPr>
      </w:pPr>
      <w:ins w:id="91451" w:author="מנוע מכני" w:date="2026-10-05T11:32:12Z">
        <w:r>
          <w:rPr>
            <w:rtl/>
          </w:rPr>
          <w:t xml:space="preserve">א"ה</w:t>
        </w:r>
      </w:ins>
      <w:del w:id="91452" w:author="מנוע מכני" w:date="2026-10-05T11:32:12Z">
        <w:r>
          <w:rPr>
            <w:rtl/>
          </w:rPr>
          <w:delText xml:space="preserve">א</w:delText>
        </w:r>
        <w:r w:rsidR="00AB1F82">
          <w:rPr>
            <w:rFonts w:hint="cs"/>
            <w:rtl/>
          </w:rPr>
          <w:delText xml:space="preserve">''ה</w:delText>
        </w:r>
      </w:del>
      <w:r w:rsidR="00AB1F82">
        <w:rPr>
          <w:rFonts w:hint="cs"/>
          <w:rtl/>
        </w:rPr>
        <w:t xml:space="preserve"> </w:t>
      </w:r>
      <w:r>
        <w:rPr>
          <w:rtl/>
        </w:rPr>
        <w:t xml:space="preserve">לפום פסידא לישלם! </w:t>
      </w:r>
      <w:r>
        <w:rPr>
          <w:rStyle w:val="2fb"/>
          <w:rtl/>
        </w:rPr>
        <w:t xml:space="preserve">א</w:t>
      </w:r>
      <w:r w:rsidR="00AB1F82">
        <w:rPr>
          <w:rStyle w:val="2fb"/>
          <w:rFonts w:hint="cs"/>
          <w:rtl/>
        </w:rPr>
        <w:t xml:space="preserve">רה</w:t>
      </w:r>
      <w:ins w:id="91453" w:author="מנוע מכני" w:date="2026-10-05T11:32:12Z">
        <w:r>
          <w:rPr>
            <w:rStyle w:val="2fb"/>
            <w:rFonts w:hint="cs"/>
            <w:rtl/>
          </w:rPr>
          <w:t xml:space="preserve">ב"מ</w:t>
        </w:r>
      </w:ins>
      <w:del w:id="91454" w:author="מנוע מכני" w:date="2026-10-05T11:32:12Z">
        <w:r w:rsidR="00AB1F82">
          <w:rPr>
            <w:rFonts w:hint="cs"/>
            <w:rtl/>
          </w:rPr>
          <w:delText xml:space="preserve">ב''מ</w:delText>
        </w:r>
      </w:del>
      <w:r w:rsidR="00AB1F82">
        <w:rPr>
          <w:rFonts w:hint="cs"/>
          <w:rtl/>
        </w:rPr>
        <w:t xml:space="preserve"> </w:t>
      </w:r>
      <w:r w:rsidR="00AB1F82">
        <w:rPr>
          <w:rStyle w:val="2fb"/>
          <w:rFonts w:hint="cs"/>
          <w:rtl/>
        </w:rPr>
        <w:t xml:space="preserve">מדרא</w:t>
      </w:r>
      <w:ins w:id="9145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456" w:author="מנוע מכני" w:date="2026-10-05T11:32:12Z">
        <w:r w:rsidR="00AB1F82">
          <w:rPr>
            <w:rFonts w:hint="cs"/>
            <w:rtl/>
          </w:rPr>
          <w:delText xml:space="preserve">ב''א</w:delText>
        </w:r>
      </w:del>
      <w:r>
        <w:rPr>
          <w:rtl/>
        </w:rPr>
        <w:t>: משום גזירת מגדלי בהמה דקה נגעו בה</w:t>
      </w:r>
      <w:r w:rsidR="0057284B">
        <w:rPr>
          <w:rtl/>
        </w:rPr>
        <w:t>.</w:t>
      </w:r>
    </w:p>
    <w:p w14:paraId="12CF0D85" w14:textId="77777777" w:rsidR="0057284B" w:rsidRDefault="0057284B" w:rsidP="0057284B">
      <w:pPr>
        <w:pStyle w:val="affffd"/>
        <w:jc w:val="center"/>
        <w:rPr>
          <w:rtl/>
        </w:rPr>
        <w:pPrChange w:id="9040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97" w:author="מנוע מכני" w:date="2026-10-05T11:32:12Z">
        <w:r>
          <w:rPr>
            <w:rtl/>
          </w:rPr>
          <w:t xml:space="preserve"> </w:t>
        </w:r>
      </w:ins>
      <w:del w:id="963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99" w:author="מנוע מכני" w:date="2026-10-05T11:32:12Z">
        <w:r>
          <w:rPr>
            <w:rtl/>
          </w:rPr>
          <w:t xml:space="preserve"> </w:t>
        </w:r>
      </w:ins>
      <w:del w:id="964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C466A27" w14:textId="77777777" w:rsidR="00B874E6" w:rsidRDefault="00F63065" w:rsidP="00AB1F8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46334E8" w14:textId="77777777" w:rsidR="00AB1F82" w:rsidRDefault="00F63065" w:rsidP="00AB1F82">
      <w:pPr>
        <w:pStyle w:val="afff5"/>
        <w:rPr>
          <w:rtl/>
        </w:rPr>
      </w:pPr>
      <w:r>
        <w:rPr>
          <w:rtl/>
        </w:rPr>
        <w:t xml:space="preserve">דן את הדין, זיכה את החייב וחייב את הזכאי, </w:t>
      </w:r>
    </w:p>
    <w:p w14:paraId="0CF180DA" w14:textId="77777777" w:rsidR="00AB1F82" w:rsidRDefault="00F63065" w:rsidP="00AB1F82">
      <w:pPr>
        <w:pStyle w:val="afff5"/>
        <w:rPr>
          <w:rtl/>
        </w:rPr>
      </w:pPr>
      <w:r>
        <w:rPr>
          <w:rtl/>
        </w:rPr>
        <w:t xml:space="preserve">טימא את הטהור וטיהר את הטמא - מה שעשה עשוי, וישלם מביתו, </w:t>
      </w:r>
    </w:p>
    <w:p w14:paraId="27E8D322" w14:textId="77777777" w:rsidR="00B874E6" w:rsidRDefault="00F63065" w:rsidP="00AB1F82">
      <w:pPr>
        <w:pStyle w:val="afff5"/>
        <w:rPr>
          <w:rtl/>
        </w:rPr>
      </w:pPr>
      <w:r>
        <w:rPr>
          <w:rtl/>
        </w:rPr>
        <w:lastRenderedPageBreak/>
        <w:t>ואם היה מומחה לב"ד - פטור מלשלם</w:t>
      </w:r>
      <w:r w:rsidR="0057284B">
        <w:rPr>
          <w:rtl/>
        </w:rPr>
        <w:t>.</w:t>
      </w:r>
    </w:p>
    <w:p w14:paraId="29F89213" w14:textId="77777777" w:rsidR="0057284B" w:rsidRDefault="0057284B" w:rsidP="0057284B">
      <w:pPr>
        <w:pStyle w:val="affffd"/>
        <w:jc w:val="center"/>
        <w:rPr>
          <w:rtl/>
        </w:rPr>
        <w:pPrChange w:id="9040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01" w:author="מנוע מכני" w:date="2026-10-05T11:32:12Z">
        <w:r>
          <w:rPr>
            <w:rtl/>
          </w:rPr>
          <w:t xml:space="preserve"> </w:t>
        </w:r>
      </w:ins>
      <w:del w:id="964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03" w:author="מנוע מכני" w:date="2026-10-05T11:32:12Z">
        <w:r>
          <w:rPr>
            <w:rtl/>
          </w:rPr>
          <w:t xml:space="preserve"> </w:t>
        </w:r>
      </w:ins>
      <w:del w:id="964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008AAC2" w14:textId="77777777" w:rsidR="00AB1F82" w:rsidRDefault="00AB1F82" w:rsidP="00AB1F82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בהכרח דסתמא מתני' כר'מ </w:t>
      </w:r>
      <w:r w:rsidR="00F63065">
        <w:rPr>
          <w:rtl/>
        </w:rPr>
        <w:t xml:space="preserve">דדאין דינא דגרמי? 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א</w:t>
      </w:r>
      <w:ins w:id="9145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458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מרב</w:t>
      </w:r>
      <w:r w:rsidR="00F63065">
        <w:rPr>
          <w:rtl/>
        </w:rPr>
        <w:t>: כגון שנשא ונתן ביד</w:t>
      </w:r>
      <w:ins w:id="96405" w:author="מנוע מכני" w:date="2026-10-05T11:32:12Z">
        <w:r>
          <w:rPr>
            <w:rtl/>
          </w:rPr>
          <w:t xml:space="preserve">,</w:t>
        </w:r>
      </w:ins>
      <w:del w:id="96406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278BB5BC" w14:textId="77777777" w:rsidR="00AB1F82" w:rsidRDefault="00F63065" w:rsidP="00AB1F82">
      <w:pPr>
        <w:rPr>
          <w:rtl/>
        </w:rPr>
      </w:pPr>
      <w:r>
        <w:rPr>
          <w:rtl/>
        </w:rPr>
        <w:t xml:space="preserve">חייב את הזכאי - כגון שנשא ונתן ביד, </w:t>
      </w:r>
    </w:p>
    <w:p>
      <w:pPr>
        <w:pStyle w:val="38"/>
        <w:rPr>
          <w:ins w:id="99732" w:author="מנוע מכני" w:date="2026-10-05T11:32:12Z"/>
        </w:rPr>
      </w:pPr>
      <w:r>
        <w:t xml:space="preserve">זיכה את החייב </w:t>
      </w:r>
      <w:r w:rsidR="0044244F">
        <w:t>-</w:t>
      </w:r>
      <w:r>
        <w:t xml:space="preserve">רבינא:</w:t>
      </w:r>
    </w:p>
    <w:p w14:paraId="35C7BE4C" w14:textId="77777777" w:rsidR="003614E6" w:rsidRDefault="00F63065" w:rsidP="003614E6">
      <w:pPr>
        <w:rPr>
          <w:rtl/>
        </w:rPr>
      </w:pPr>
      <w:del w:id="997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שהיה לו משכון ונטלו הימנו</w:t>
      </w:r>
      <w:r w:rsidR="0057284B">
        <w:rPr>
          <w:rtl/>
        </w:rPr>
        <w:t>.</w:t>
      </w:r>
    </w:p>
    <w:p w14:paraId="4ADC2AA6" w14:textId="77777777" w:rsidR="00AB1F82" w:rsidRDefault="00F63065" w:rsidP="003614E6">
      <w:pPr>
        <w:rPr>
          <w:rtl/>
        </w:rPr>
      </w:pPr>
      <w:r>
        <w:rPr>
          <w:rtl/>
        </w:rPr>
        <w:t>ט</w:t>
      </w:r>
      <w:r w:rsidR="0044244F">
        <w:rPr>
          <w:rtl/>
        </w:rPr>
        <w:t>ימא את הטהור</w:t>
      </w:r>
      <w:r w:rsidR="003614E6">
        <w:rPr>
          <w:rFonts w:hint="cs"/>
          <w:rtl/>
        </w:rPr>
        <w:t xml:space="preserve">-</w:t>
      </w:r>
      <w:ins w:id="96407" w:author="מנוע מכני" w:date="2026-10-05T11:32:12Z">
        <w:r>
          <w:rPr>
            <w:rFonts w:hint="cs"/>
            <w:rtl/>
          </w:rPr>
          <w:t xml:space="preserve"> </w:t>
        </w:r>
      </w:ins>
      <w:del w:id="96408" w:author="מנוע מכני" w:date="2026-10-05T11:32:12Z">
        <w:r w:rsidR="003614E6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דאגע </w:t>
      </w:r>
      <w:ins w:id="94943" w:author="מנוע מכני" w:date="2026-10-05T11:32:12Z">
        <w:r>
          <w:rPr>
            <w:rtl/>
          </w:rPr>
          <w:t xml:space="preserve">בהם</w:t>
        </w:r>
      </w:ins>
      <w:del w:id="94944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 שרץ</w:t>
      </w:r>
      <w:r w:rsidR="003614E6">
        <w:rPr>
          <w:rFonts w:hint="cs"/>
          <w:rtl/>
        </w:rPr>
        <w:t>,</w:t>
      </w:r>
      <w:r>
        <w:rPr>
          <w:rtl/>
        </w:rPr>
        <w:t xml:space="preserve"> טיהר את הטמא - שעירבן עם פירותיו: </w:t>
      </w:r>
    </w:p>
    <w:p w14:paraId="7B5CEF41" w14:textId="77777777" w:rsidR="0057284B" w:rsidRDefault="0057284B" w:rsidP="0057284B">
      <w:pPr>
        <w:pStyle w:val="affffd"/>
        <w:jc w:val="center"/>
        <w:rPr>
          <w:rtl/>
        </w:rPr>
        <w:pPrChange w:id="9040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09" w:author="מנוע מכני" w:date="2026-10-05T11:32:12Z">
        <w:r>
          <w:rPr>
            <w:rtl/>
          </w:rPr>
          <w:t xml:space="preserve"> </w:t>
        </w:r>
      </w:ins>
      <w:del w:id="964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1" w:author="מנוע מכני" w:date="2026-10-05T11:32:12Z">
        <w:r>
          <w:rPr>
            <w:rtl/>
          </w:rPr>
          <w:t xml:space="preserve"> </w:t>
        </w:r>
      </w:ins>
      <w:del w:id="964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7537F5C" w14:textId="77777777" w:rsidR="00B874E6" w:rsidRDefault="00F63065" w:rsidP="003614E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949B1E2" w14:textId="77777777" w:rsidR="003614E6" w:rsidRDefault="00F63065" w:rsidP="003614E6">
      <w:pPr>
        <w:pStyle w:val="afff5"/>
        <w:rPr>
          <w:rtl/>
        </w:rPr>
      </w:pPr>
      <w:r>
        <w:rPr>
          <w:rtl/>
        </w:rPr>
        <w:t>ומעשה בפרה שניטלה האם שלה והאכילה רבי טרפון לכלבים</w:t>
      </w:r>
      <w:r w:rsidR="000B5F7F">
        <w:rPr>
          <w:rtl/>
        </w:rPr>
        <w:t>;</w:t>
      </w:r>
    </w:p>
    <w:p w14:paraId="3B39ED30" w14:textId="77777777" w:rsidR="00B874E6" w:rsidRDefault="00F63065" w:rsidP="003614E6">
      <w:pPr>
        <w:pStyle w:val="afff5"/>
        <w:rPr>
          <w:rtl/>
        </w:rPr>
      </w:pPr>
      <w:r>
        <w:rPr>
          <w:rtl/>
        </w:rPr>
        <w:t xml:space="preserve">ובא מעשה לפני חכמים ביבנה והתירוה </w:t>
      </w:r>
      <w:r w:rsidR="003614E6">
        <w:rPr>
          <w:rFonts w:hint="cs"/>
          <w:rtl/>
        </w:rPr>
        <w:t>שאמר</w:t>
      </w:r>
      <w:r>
        <w:rPr>
          <w:rtl/>
        </w:rPr>
        <w:t xml:space="preserve"> תודוס הרופא: אין פרה וחזירה יוצאה מאלכסנדריא של מצרים שאין חותכין האם שלה בשביל שלא תלד</w:t>
      </w:r>
      <w:r w:rsidR="0057284B">
        <w:rPr>
          <w:rtl/>
        </w:rPr>
        <w:t>.</w:t>
      </w:r>
    </w:p>
    <w:p w14:paraId="384D2C38" w14:textId="77777777" w:rsidR="009B2A17" w:rsidRDefault="00F63065" w:rsidP="003614E6">
      <w:pPr>
        <w:pStyle w:val="afff5"/>
        <w:rPr>
          <w:rtl/>
        </w:rPr>
      </w:pPr>
      <w:r>
        <w:rPr>
          <w:rtl/>
        </w:rPr>
        <w:t>אמר רבי טרפון: הלכה חמורך טרפון!</w:t>
      </w:r>
    </w:p>
    <w:p w14:paraId="03A63BC3" w14:textId="77777777" w:rsidR="00B874E6" w:rsidRDefault="00F63065" w:rsidP="009B2A17">
      <w:pPr>
        <w:pStyle w:val="afff5"/>
        <w:rPr>
          <w:rtl/>
        </w:rPr>
      </w:pPr>
      <w:r>
        <w:rPr>
          <w:rtl/>
        </w:rPr>
        <w:t xml:space="preserve">אמר לו </w:t>
      </w:r>
      <w:ins w:id="91459" w:author="מנוע מכני" w:date="2026-10-05T11:32:12Z">
        <w:r>
          <w:rPr>
            <w:rtl/>
          </w:rPr>
          <w:t xml:space="preserve">ר"ע</w:t>
        </w:r>
      </w:ins>
      <w:del w:id="91460" w:author="מנוע מכני" w:date="2026-10-05T11:32:12Z">
        <w:r>
          <w:rPr>
            <w:rtl/>
          </w:rPr>
          <w:delText xml:space="preserve">ר'</w:delText>
        </w:r>
        <w:r w:rsidR="009B2A17">
          <w:rPr>
            <w:rFonts w:hint="cs"/>
            <w:rtl/>
          </w:rPr>
          <w:delText xml:space="preserve">'ע</w:delText>
        </w:r>
      </w:del>
      <w:r>
        <w:rPr>
          <w:rtl/>
        </w:rPr>
        <w:t>: ר' טרפון, אתה מומחה לב"ד - וכל המומחה לב"ד פטור מלשלם</w:t>
      </w:r>
      <w:r w:rsidR="0057284B">
        <w:rPr>
          <w:rtl/>
        </w:rPr>
        <w:t>.</w:t>
      </w:r>
    </w:p>
    <w:p w14:paraId="1B4F4C08" w14:textId="77777777" w:rsidR="0057284B" w:rsidRDefault="0057284B" w:rsidP="0057284B">
      <w:pPr>
        <w:pStyle w:val="affffd"/>
        <w:jc w:val="center"/>
        <w:rPr>
          <w:rtl/>
        </w:rPr>
        <w:pPrChange w:id="9040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13" w:author="מנוע מכני" w:date="2026-10-05T11:32:12Z">
        <w:r>
          <w:rPr>
            <w:rtl/>
          </w:rPr>
          <w:t xml:space="preserve"> </w:t>
        </w:r>
      </w:ins>
      <w:del w:id="964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5" w:author="מנוע מכני" w:date="2026-10-05T11:32:12Z">
        <w:r>
          <w:rPr>
            <w:rtl/>
          </w:rPr>
          <w:t xml:space="preserve"> </w:t>
        </w:r>
      </w:ins>
      <w:del w:id="964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C249E7B" w14:textId="77777777" w:rsidR="009B2A17" w:rsidRDefault="009B2A17" w:rsidP="00F63065">
      <w:pPr>
        <w:rPr>
          <w:rtl/>
        </w:rPr>
      </w:pPr>
      <w:ins w:id="94945" w:author="מנוע מכני" w:date="2026-10-05T11:32:12Z">
        <w:r>
          <w:rPr>
            <w:rFonts w:hint="cs"/>
            <w:b/>
            <w:bCs/>
            <w:rtl/>
          </w:rPr>
          <w:t xml:space="preserve">אחת</w:t>
        </w:r>
      </w:ins>
      <w:del w:id="94946" w:author="מנוע מכני" w:date="2026-10-05T11:32:12Z">
        <w:r w:rsidRPr="000C73DD">
          <w:rPr>
            <w:rFonts w:hint="cs"/>
            <w:b/>
            <w:bCs/>
            <w:rtl/>
          </w:rPr>
          <w:delText xml:space="preserve">ח</w:delText>
        </w:r>
        <w:r w:rsidR="00F63065" w:rsidRPr="000C73DD">
          <w:rPr>
            <w:b/>
            <w:bCs/>
            <w:rtl/>
          </w:rPr>
          <w:delText xml:space="preserve">דא</w:delText>
        </w:r>
      </w:del>
      <w:r w:rsidR="00F63065">
        <w:rPr>
          <w:rtl/>
        </w:rPr>
        <w:t xml:space="preserve"> - דטעה בדבר משנה חוזר, </w:t>
      </w:r>
    </w:p>
    <w:p w14:paraId="33E0AAC7" w14:textId="77777777" w:rsidR="00B874E6" w:rsidRDefault="00F63065" w:rsidP="00F63065">
      <w:pPr>
        <w:rPr>
          <w:rtl/>
        </w:rPr>
      </w:pPr>
      <w:r w:rsidRPr="000C73DD">
        <w:rPr>
          <w:b/>
          <w:bCs/>
          <w:rtl/>
        </w:rPr>
        <w:t>ועוד</w:t>
      </w:r>
      <w:r>
        <w:rPr>
          <w:rtl/>
        </w:rPr>
        <w:t xml:space="preserve"> </w:t>
      </w:r>
      <w:r>
        <w:rPr>
          <w:rtl/>
        </w:rPr>
        <w:t xml:space="preserve">א"נ</w:t>
      </w:r>
      <w:r>
        <w:rPr>
          <w:rtl/>
        </w:rPr>
        <w:t xml:space="preserve"> בשיקול הדעת טעיתה - מומחה לב"ד אתה, וכל המומחה לב"ד פטור מלשלם</w:t>
      </w:r>
      <w:r w:rsidR="0057284B">
        <w:rPr>
          <w:rtl/>
        </w:rPr>
        <w:t>.</w:t>
      </w:r>
    </w:p>
    <w:p w14:paraId="4D0462D1" w14:textId="77777777" w:rsidR="0057284B" w:rsidRDefault="0057284B" w:rsidP="0057284B">
      <w:pPr>
        <w:pStyle w:val="affffd"/>
        <w:jc w:val="center"/>
        <w:rPr>
          <w:rtl/>
        </w:rPr>
        <w:pPrChange w:id="9040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17" w:author="מנוע מכני" w:date="2026-10-05T11:32:12Z">
        <w:r>
          <w:rPr>
            <w:rtl/>
          </w:rPr>
          <w:t xml:space="preserve"> </w:t>
        </w:r>
      </w:ins>
      <w:del w:id="964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9" w:author="מנוע מכני" w:date="2026-10-05T11:32:12Z">
        <w:r>
          <w:rPr>
            <w:rtl/>
          </w:rPr>
          <w:t xml:space="preserve"> </w:t>
        </w:r>
      </w:ins>
      <w:del w:id="964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C4FD38D" w14:textId="77777777" w:rsidR="004950A6" w:rsidRDefault="004950A6" w:rsidP="004950A6">
      <w:pPr>
        <w:pStyle w:val="afff0"/>
        <w:framePr w:wrap="around"/>
        <w:rPr>
          <w:rtl/>
        </w:rPr>
      </w:pPr>
      <w:ins w:id="90007" w:author="מנוע עיצוב" w:date="2026-10-05T11:40:22Z">
        <w:r>
          <w:rPr>
            <w:rFonts w:hint="cs"/>
            <w:rtl/>
          </w:rPr>
          <w:t xml:space="preserve">כט.</w:t>
        </w:r>
      </w:ins>
      <w:del w:id="90008" w:author="מנוע עיצוב" w:date="2026-10-05T11:40:22Z">
        <w:r>
          <w:rPr>
            <w:rFonts w:hint="cs"/>
            <w:rtl/>
          </w:rPr>
          <w:delText xml:space="preserve">כט:</w:delText>
        </w:r>
      </w:del>
    </w:p>
    <w:p w14:paraId="5D73AA14" w14:textId="77777777" w:rsidR="00B874E6" w:rsidRDefault="00F63065" w:rsidP="009B2A1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950A3A6" w14:textId="77777777" w:rsidR="004950A6" w:rsidRDefault="00F63065" w:rsidP="004950A6">
      <w:pPr>
        <w:pStyle w:val="afff5"/>
        <w:rPr>
          <w:rtl/>
        </w:rPr>
      </w:pPr>
      <w:r>
        <w:rPr>
          <w:rtl/>
        </w:rPr>
        <w:t>הנוטל שכר להיות רואה את הבכורות - אין שוחטין על פי</w:t>
      </w:r>
      <w:r w:rsidR="009B2A17">
        <w:rPr>
          <w:rtl/>
        </w:rPr>
        <w:t xml:space="preserve">ו, </w:t>
      </w:r>
    </w:p>
    <w:p w14:paraId="65A2DDBC" w14:textId="77777777" w:rsidR="00B874E6" w:rsidRDefault="009B2A17" w:rsidP="004950A6">
      <w:pPr>
        <w:pStyle w:val="afff5"/>
        <w:rPr>
          <w:rtl/>
        </w:rPr>
      </w:pPr>
      <w:r>
        <w:rPr>
          <w:rtl/>
        </w:rPr>
        <w:t>אא"כ היה מומחה ע</w:t>
      </w:r>
      <w:r w:rsidR="004950A6">
        <w:rPr>
          <w:rtl/>
        </w:rPr>
        <w:t xml:space="preserve"> כאילא ביבנה, שהתירו לו</w:t>
      </w:r>
      <w:r w:rsidR="00F63065">
        <w:rPr>
          <w:rtl/>
        </w:rPr>
        <w:t xml:space="preserve"> חכמים להיות נוטל ארבע איסרות לבהמה דקה וששה לגסה, בין תם ובין בעל מום</w:t>
      </w:r>
      <w:r w:rsidR="0057284B">
        <w:rPr>
          <w:rtl/>
        </w:rPr>
        <w:t>.</w:t>
      </w:r>
    </w:p>
    <w:p w14:paraId="34216B9C" w14:textId="77777777" w:rsidR="0057284B" w:rsidRDefault="0057284B" w:rsidP="0057284B">
      <w:pPr>
        <w:pStyle w:val="affffd"/>
        <w:jc w:val="center"/>
        <w:rPr>
          <w:rtl/>
        </w:rPr>
        <w:pPrChange w:id="9040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21" w:author="מנוע מכני" w:date="2026-10-05T11:32:12Z">
        <w:r>
          <w:rPr>
            <w:rtl/>
          </w:rPr>
          <w:t xml:space="preserve"> </w:t>
        </w:r>
      </w:ins>
      <w:del w:id="964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23" w:author="מנוע מכני" w:date="2026-10-05T11:32:12Z">
        <w:r>
          <w:rPr>
            <w:rtl/>
          </w:rPr>
          <w:t xml:space="preserve"> </w:t>
        </w:r>
      </w:ins>
      <w:del w:id="964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12A123F" w14:textId="77777777" w:rsidR="00B874E6" w:rsidRDefault="004950A6" w:rsidP="00F63065">
      <w:pPr>
        <w:rPr>
          <w:rtl/>
        </w:rPr>
      </w:pPr>
      <w:ins w:id="94947" w:author="מנוע מכני" w:date="2026-10-05T11:32:12Z">
        <w:r>
          <w:rPr>
            <w:rFonts w:hint="cs"/>
            <w:rtl/>
          </w:rPr>
          <w:t xml:space="preserve">דזה</w:t>
        </w:r>
      </w:ins>
      <w:del w:id="94948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נפיש טירחיה, </w:t>
      </w:r>
      <w:ins w:id="94949" w:author="מנוע מכני" w:date="2026-10-05T11:32:12Z">
        <w:r>
          <w:rPr>
            <w:rtl/>
          </w:rPr>
          <w:t xml:space="preserve">וזה</w:t>
        </w:r>
      </w:ins>
      <w:del w:id="9495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נפיש טירחיה</w:t>
      </w:r>
      <w:r w:rsidR="0057284B">
        <w:rPr>
          <w:rtl/>
        </w:rPr>
        <w:t>.</w:t>
      </w:r>
    </w:p>
    <w:p w14:paraId="460AB4CE" w14:textId="77777777" w:rsidR="0057284B" w:rsidRDefault="0057284B" w:rsidP="0057284B">
      <w:pPr>
        <w:jc w:val="center"/>
        <w:rPr>
          <w:del w:id="90108" w:author="מנוע עיצוב" w:date="2026-10-05T11:33:53Z"/>
          <w:rtl/>
        </w:rPr>
      </w:pPr>
      <w:del w:id="90105" w:author="מנוע עיצוב" w:date="2026-10-05T11:33:53Z">
        <w:r>
          <w:rPr>
            <w:rtl/>
          </w:rPr>
          <w:delText xml:space="preserve">•</w:delText>
        </w:r>
      </w:del>
      <w:ins w:id="96425" w:author="מנוע מכני" w:date="2026-10-05T11:32:12Z">
        <w:r>
          <w:rPr>
            <w:rtl/>
          </w:rPr>
          <w:t xml:space="preserve"> </w:t>
        </w:r>
      </w:ins>
      <w:del w:id="96426" w:author="מנוע מכני" w:date="2026-10-05T11:32:12Z">
        <w:r>
          <w:rPr>
            <w:rtl/>
          </w:rPr>
          <w:delText xml:space="preserve">  </w:delText>
        </w:r>
      </w:del>
      <w:del w:id="90106" w:author="מנוע עיצוב" w:date="2026-10-05T11:33:53Z">
        <w:r>
          <w:rPr>
            <w:rtl/>
          </w:rPr>
          <w:delText xml:space="preserve">•</w:delText>
        </w:r>
      </w:del>
      <w:ins w:id="96427" w:author="מנוע מכני" w:date="2026-10-05T11:32:12Z">
        <w:r>
          <w:rPr>
            <w:rtl/>
          </w:rPr>
          <w:t xml:space="preserve"> </w:t>
        </w:r>
      </w:ins>
      <w:del w:id="96428" w:author="מנוע מכני" w:date="2026-10-05T11:32:12Z">
        <w:r>
          <w:rPr>
            <w:rtl/>
          </w:rPr>
          <w:delText xml:space="preserve">  </w:delText>
        </w:r>
      </w:del>
      <w:del w:id="90107" w:author="מנוע עיצוב" w:date="2026-10-05T11:33:53Z">
        <w:r>
          <w:rPr>
            <w:rtl/>
          </w:rPr>
          <w:delText xml:space="preserve">•</w:delText>
        </w:r>
      </w:del>
    </w:p>
    <w:p w14:paraId="23C72C57" w14:textId="77777777" w:rsidR="00B874E6" w:rsidRDefault="00F63065" w:rsidP="004950A6">
      <w:pPr>
        <w:pStyle w:val="afffd"/>
        <w:rPr>
          <w:rtl/>
        </w:rPr>
      </w:pPr>
      <w:r>
        <w:rPr>
          <w:rtl/>
        </w:rPr>
        <w:t>בין תם ובין בעל מום</w:t>
      </w:r>
      <w:r w:rsidR="0057284B">
        <w:rPr>
          <w:rtl/>
        </w:rPr>
        <w:t>.</w:t>
      </w:r>
    </w:p>
    <w:p w14:paraId="2AFCBAF5" w14:textId="77777777" w:rsidR="004950A6" w:rsidRDefault="00F63065" w:rsidP="004950A6">
      <w:pPr>
        <w:rPr>
          <w:rtl/>
        </w:rPr>
      </w:pPr>
      <w:r>
        <w:rPr>
          <w:rtl/>
        </w:rPr>
        <w:t xml:space="preserve">בעל מום - משום דשרי </w:t>
      </w:r>
      <w:ins w:id="94951" w:author="מנוע מכני" w:date="2026-10-05T11:32:12Z">
        <w:r>
          <w:rPr>
            <w:rtl/>
          </w:rPr>
          <w:t xml:space="preserve">לו</w:t>
        </w:r>
      </w:ins>
      <w:del w:id="949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>
      <w:pPr>
        <w:pStyle w:val="38"/>
        <w:rPr>
          <w:ins w:id="99734" w:author="מנוע מכני" w:date="2026-10-05T11:32:12Z"/>
        </w:rPr>
      </w:pPr>
      <w:r>
        <w:t xml:space="preserve">אלא תם </w:t>
      </w:r>
      <w:ins w:id="94953" w:author="מנוע מכני" w:date="2026-10-05T11:32:12Z">
        <w:r>
          <w:t xml:space="preserve">למה</w:t>
        </w:r>
      </w:ins>
      <w:del w:id="94954" w:author="מנוע מכני" w:date="2026-10-05T11:32:12Z">
        <w:r>
          <w:delText xml:space="preserve">אמאי</w:delText>
        </w:r>
      </w:del>
      <w:r>
        <w:t xml:space="preserve">?</w:t>
      </w:r>
    </w:p>
    <w:p w14:paraId="3C9D0911" w14:textId="77777777" w:rsidR="004950A6" w:rsidRDefault="00F63065" w:rsidP="004950A6">
      <w:pPr>
        <w:rPr>
          <w:rtl/>
        </w:rPr>
      </w:pPr>
      <w:del w:id="997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דא"כ</w:t>
      </w:r>
      <w:r>
        <w:rPr>
          <w:rtl/>
        </w:rPr>
        <w:t xml:space="preserve">, אתי </w:t>
      </w:r>
      <w:ins w:id="90683" w:author="מנוע סמנטי" w:date="2026-10-05T11:39:44Z">
        <w:r>
          <w:rPr>
            <w:rtl/>
          </w:rPr>
          <w:t xml:space="preserve">לחשדו</w:t>
        </w:r>
      </w:ins>
      <w:del w:id="90684" w:author="מנוע סמנטי" w:date="2026-10-05T11:39:44Z">
        <w:r>
          <w:rPr>
            <w:rtl/>
          </w:rPr>
          <w:delText xml:space="preserve">למיחשדיה</w:delText>
        </w:r>
      </w:del>
      <w:r>
        <w:rPr>
          <w:rtl/>
        </w:rPr>
        <w:t xml:space="preserve"> </w:t>
      </w:r>
      <w:ins w:id="93667" w:author="מנוע מכני" w:date="2026-10-05T11:32:12Z">
        <w:r>
          <w:rPr>
            <w:rtl/>
          </w:rPr>
          <w:t xml:space="preserve">ואמרו</w:t>
        </w:r>
      </w:ins>
      <w:del w:id="93668" w:author="מנוע מכני" w:date="2026-10-05T11:32:12Z">
        <w:r>
          <w:rPr>
            <w:rtl/>
          </w:rPr>
          <w:delText xml:space="preserve">ואמרי</w:delText>
        </w:r>
      </w:del>
      <w:r>
        <w:rPr>
          <w:rtl/>
        </w:rPr>
        <w:t xml:space="preserve">: </w:t>
      </w:r>
      <w:ins w:id="94957" w:author="מנוע מכני" w:date="2026-10-05T11:32:12Z">
        <w:r>
          <w:rPr>
            <w:rtl/>
          </w:rPr>
          <w:t xml:space="preserve">זה</w:t>
        </w:r>
      </w:ins>
      <w:del w:id="94958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בעל מום תם הוא, </w:t>
      </w:r>
      <w:ins w:id="94959" w:author="מנוע מכני" w:date="2026-10-05T11:32:12Z">
        <w:r>
          <w:rPr>
            <w:rtl/>
          </w:rPr>
          <w:t xml:space="preserve">וזה</w:t>
        </w:r>
      </w:ins>
      <w:del w:id="94960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ד</w:t>
      </w:r>
      <w:r w:rsidR="004950A6">
        <w:rPr>
          <w:rtl/>
        </w:rPr>
        <w:t xml:space="preserve">שרי </w:t>
      </w:r>
      <w:ins w:id="94955" w:author="מנוע מכני" w:date="2026-10-05T11:32:12Z">
        <w:r>
          <w:rPr>
            <w:rtl/>
          </w:rPr>
          <w:t xml:space="preserve">לו</w:t>
        </w:r>
      </w:ins>
      <w:del w:id="94956" w:author="מנוע מכני" w:date="2026-10-05T11:32:12Z">
        <w:r w:rsidR="004950A6">
          <w:rPr>
            <w:rtl/>
          </w:rPr>
          <w:delText xml:space="preserve">ליה</w:delText>
        </w:r>
      </w:del>
      <w:ins w:id="96431" w:author="מנוע מכני" w:date="2026-10-05T11:32:12Z">
        <w:r>
          <w:rPr>
            <w:rtl/>
          </w:rPr>
          <w:t xml:space="preserve"> </w:t>
        </w:r>
      </w:ins>
      <w:del w:id="96432" w:author="מנוע מכני" w:date="2026-10-05T11:32:12Z">
        <w:r w:rsidR="004950A6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משום אגרא</w:t>
      </w:r>
      <w:ins w:id="96429" w:author="מנוע מכני" w:date="2026-10-05T11:32:12Z">
        <w:r>
          <w:rPr>
            <w:rtl/>
          </w:rPr>
          <w:t xml:space="preserve">,</w:t>
        </w:r>
      </w:ins>
      <w:del w:id="9643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36" w:author="מנוע מכני" w:date="2026-10-05T11:32:12Z"/>
        </w:rPr>
      </w:pPr>
      <w:r>
        <w:lastRenderedPageBreak/>
        <w:t xml:space="preserve">והך דתם </w:t>
      </w:r>
      <w:ins w:id="93669" w:author="מנוע מכני" w:date="2026-10-05T11:32:12Z">
        <w:r>
          <w:t xml:space="preserve">גם</w:t>
        </w:r>
      </w:ins>
      <w:del w:id="93670" w:author="מנוע מכני" w:date="2026-10-05T11:32:12Z">
        <w:r>
          <w:lastRenderedPageBreak/>
          <w:delText xml:space="preserve">נמי</w:delText>
        </w:r>
      </w:del>
      <w:r w:rsidR="00F63065">
        <w:t xml:space="preserve">:</w:t>
      </w:r>
    </w:p>
    <w:p w14:paraId="6F71B6A0" w14:textId="77777777" w:rsidR="004950A6" w:rsidRDefault="004950A6" w:rsidP="004950A6">
      <w:pPr>
        <w:rPr>
          <w:rtl/>
        </w:rPr>
      </w:pPr>
      <w:del w:id="997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בעל מום הוא, </w:t>
      </w:r>
      <w:ins w:id="94963" w:author="מנוע מכני" w:date="2026-10-05T11:32:12Z">
        <w:r>
          <w:rPr>
            <w:rtl/>
          </w:rPr>
          <w:t xml:space="preserve">וזה</w:t>
        </w:r>
      </w:ins>
      <w:del w:id="94964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דלא </w:t>
      </w:r>
      <w:r w:rsidR="00C20BD9">
        <w:rPr>
          <w:rtl/>
        </w:rPr>
        <w:t xml:space="preserve">שרי </w:t>
      </w:r>
      <w:ins w:id="94961" w:author="מנוע מכני" w:date="2026-10-05T11:32:12Z">
        <w:r>
          <w:rPr>
            <w:rtl/>
          </w:rPr>
          <w:t xml:space="preserve">לו</w:t>
        </w:r>
      </w:ins>
      <w:del w:id="94962" w:author="מנוע מכני" w:date="2026-10-05T11:32:12Z">
        <w:r w:rsidR="00C20BD9">
          <w:rPr>
            <w:rtl/>
          </w:rPr>
          <w:delText xml:space="preserve">ליה</w:delText>
        </w:r>
      </w:del>
      <w:r w:rsidR="00C20BD9">
        <w:rPr>
          <w:rtl/>
        </w:rPr>
        <w:t xml:space="preserve"> </w:t>
      </w:r>
      <w:r w:rsidR="00F63065">
        <w:rPr>
          <w:rtl/>
        </w:rPr>
        <w:t xml:space="preserve">סבר כי </w:t>
      </w:r>
      <w:ins w:id="98511" w:author="מנוע מכני" w:date="2026-10-05T11:32:12Z">
        <w:r>
          <w:rPr>
            <w:rtl/>
          </w:rPr>
          <w:t xml:space="preserve">איך</w:t>
        </w:r>
      </w:ins>
      <w:del w:id="98512" w:author="מנוע מכני" w:date="2026-10-05T11:32:12Z">
        <w:r w:rsidR="00F63065">
          <w:rPr>
            <w:rtl/>
          </w:rPr>
          <w:delText xml:space="preserve">היכי</w:delText>
        </w:r>
      </w:del>
      <w:r w:rsidR="00F63065">
        <w:rPr>
          <w:rtl/>
        </w:rPr>
        <w:t xml:space="preserve"> דלשקול אגריה </w:t>
      </w:r>
      <w:ins w:id="97567" w:author="מנוע מכני" w:date="2026-10-05T11:32:12Z">
        <w:r>
          <w:rPr>
            <w:rtl/>
          </w:rPr>
          <w:t xml:space="preserve">פעם</w:t>
        </w:r>
      </w:ins>
      <w:del w:id="97568" w:author="מנוע מכני" w:date="2026-10-05T11:32:12Z">
        <w:r w:rsidR="00F63065">
          <w:rPr>
            <w:rtl/>
          </w:rPr>
          <w:delText xml:space="preserve">זימנא</w:delText>
        </w:r>
      </w:del>
      <w:r w:rsidR="00F63065">
        <w:rPr>
          <w:rtl/>
        </w:rPr>
        <w:t xml:space="preserve"> אחריתי! </w:t>
      </w:r>
    </w:p>
    <w:p w14:paraId="78781614" w14:textId="77777777" w:rsidR="00B874E6" w:rsidRDefault="00F63065" w:rsidP="004950A6">
      <w:pPr>
        <w:rPr>
          <w:rtl/>
        </w:rPr>
      </w:pPr>
      <w:r>
        <w:rPr>
          <w:rtl/>
        </w:rPr>
        <w:t xml:space="preserve">חד </w:t>
      </w:r>
      <w:ins w:id="97569" w:author="מנוע מכני" w:date="2026-10-05T11:32:12Z">
        <w:r>
          <w:rPr>
            <w:rtl/>
          </w:rPr>
          <w:t xml:space="preserve">פעם</w:t>
        </w:r>
      </w:ins>
      <w:del w:id="97570" w:author="מנוע מכני" w:date="2026-10-05T11:32:12Z">
        <w:r>
          <w:rPr>
            <w:rtl/>
          </w:rPr>
          <w:delText xml:space="preserve">זימנא</w:delText>
        </w:r>
      </w:del>
      <w:r>
        <w:rPr>
          <w:rtl/>
        </w:rPr>
        <w:t xml:space="preserve"> תקי</w:t>
      </w:r>
      <w:r w:rsidR="00C20BD9">
        <w:rPr>
          <w:rtl/>
        </w:rPr>
        <w:t xml:space="preserve">נו </w:t>
      </w:r>
      <w:ins w:id="94965" w:author="מנוע מכני" w:date="2026-10-05T11:32:12Z">
        <w:r>
          <w:rPr>
            <w:rtl/>
          </w:rPr>
          <w:t xml:space="preserve">לו</w:t>
        </w:r>
      </w:ins>
      <w:del w:id="94966" w:author="מנוע מכני" w:date="2026-10-05T11:32:12Z">
        <w:r w:rsidR="00C20BD9">
          <w:rPr>
            <w:rtl/>
          </w:rPr>
          <w:delText xml:space="preserve">ליה</w:delText>
        </w:r>
      </w:del>
      <w:r w:rsidR="00C20BD9">
        <w:rPr>
          <w:rtl/>
        </w:rPr>
        <w:t xml:space="preserve"> רבנן, </w:t>
      </w:r>
      <w:ins w:id="94969" w:author="מנוע מכני" w:date="2026-10-05T11:32:12Z">
        <w:r>
          <w:rPr>
            <w:rtl/>
          </w:rPr>
          <w:t xml:space="preserve">שני</w:t>
        </w:r>
      </w:ins>
      <w:del w:id="94970" w:author="מנוע מכני" w:date="2026-10-05T11:32:12Z">
        <w:r w:rsidR="00C20BD9">
          <w:rPr>
            <w:rtl/>
          </w:rPr>
          <w:delText xml:space="preserve">תרי</w:delText>
        </w:r>
      </w:del>
      <w:r w:rsidR="00C20BD9">
        <w:rPr>
          <w:rtl/>
        </w:rPr>
        <w:t xml:space="preserve"> זימני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תקינו </w:t>
      </w:r>
      <w:ins w:id="94967" w:author="מנוע מכני" w:date="2026-10-05T11:32:12Z">
        <w:r>
          <w:rPr>
            <w:rtl/>
          </w:rPr>
          <w:t xml:space="preserve">לו</w:t>
        </w:r>
      </w:ins>
      <w:del w:id="9496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רבנן</w:t>
      </w:r>
      <w:r w:rsidR="0057284B">
        <w:rPr>
          <w:rtl/>
        </w:rPr>
        <w:t>.</w:t>
      </w:r>
    </w:p>
    <w:p w14:paraId="31F3E425" w14:textId="77777777" w:rsidR="0057284B" w:rsidRDefault="0057284B" w:rsidP="0057284B">
      <w:pPr>
        <w:pStyle w:val="affffd"/>
        <w:jc w:val="center"/>
        <w:rPr>
          <w:rtl/>
        </w:rPr>
        <w:pPrChange w:id="9040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33" w:author="מנוע מכני" w:date="2026-10-05T11:32:12Z">
        <w:r>
          <w:rPr>
            <w:rtl/>
          </w:rPr>
          <w:t xml:space="preserve"> </w:t>
        </w:r>
      </w:ins>
      <w:del w:id="964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35" w:author="מנוע מכני" w:date="2026-10-05T11:32:12Z">
        <w:r>
          <w:rPr>
            <w:rtl/>
          </w:rPr>
          <w:t xml:space="preserve"> </w:t>
        </w:r>
      </w:ins>
      <w:del w:id="964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484220D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C1B38EC" w14:textId="77777777" w:rsidR="00012647" w:rsidRDefault="00F63065" w:rsidP="00012647">
      <w:pPr>
        <w:pStyle w:val="afff5"/>
        <w:rPr>
          <w:rtl/>
        </w:rPr>
      </w:pPr>
      <w:r>
        <w:rPr>
          <w:rtl/>
        </w:rPr>
        <w:t xml:space="preserve">הנוטל שכרו לדון - דיניו בטילים, </w:t>
      </w:r>
    </w:p>
    <w:p w14:paraId="0B63744E" w14:textId="77777777" w:rsidR="00C20BD9" w:rsidRDefault="00F63065" w:rsidP="00012647">
      <w:pPr>
        <w:pStyle w:val="afff5"/>
        <w:rPr>
          <w:rtl/>
        </w:rPr>
      </w:pPr>
      <w:r>
        <w:rPr>
          <w:rtl/>
        </w:rPr>
        <w:t xml:space="preserve">להעיד - עדותיו בטילין, </w:t>
      </w:r>
    </w:p>
    <w:p w14:paraId="01717B27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להזות ולקדש - מימיו מי מערה אפרו אפר מקלה</w:t>
      </w:r>
      <w:r w:rsidR="0057284B">
        <w:rPr>
          <w:rtl/>
        </w:rPr>
        <w:t>.</w:t>
      </w:r>
    </w:p>
    <w:p w14:paraId="798E3E16" w14:textId="77777777" w:rsidR="00C20BD9" w:rsidRDefault="00F63065" w:rsidP="004950A6">
      <w:pPr>
        <w:pStyle w:val="afff5"/>
        <w:rPr>
          <w:rtl/>
        </w:rPr>
      </w:pPr>
      <w:r>
        <w:rPr>
          <w:rtl/>
        </w:rPr>
        <w:t xml:space="preserve">אם היה כהן מטמאהו מתרומתו - מאכילו ומשקו וסכו, </w:t>
      </w:r>
    </w:p>
    <w:p w14:paraId="60F0D7AA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ואם היה זקן - מרכיבו על החמור, ונותן לו שכרו כפועל</w:t>
      </w:r>
      <w:r w:rsidR="0057284B">
        <w:rPr>
          <w:rtl/>
        </w:rPr>
        <w:t>.</w:t>
      </w:r>
    </w:p>
    <w:p w14:paraId="128E7BF0" w14:textId="77777777" w:rsidR="0057284B" w:rsidRDefault="0057284B" w:rsidP="0057284B">
      <w:pPr>
        <w:pStyle w:val="affffd"/>
        <w:jc w:val="center"/>
        <w:rPr>
          <w:rtl/>
        </w:rPr>
        <w:pPrChange w:id="9040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37" w:author="מנוע מכני" w:date="2026-10-05T11:32:12Z">
        <w:r>
          <w:rPr>
            <w:rtl/>
          </w:rPr>
          <w:t xml:space="preserve"> </w:t>
        </w:r>
      </w:ins>
      <w:del w:id="964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39" w:author="מנוע מכני" w:date="2026-10-05T11:32:12Z">
        <w:r>
          <w:rPr>
            <w:rtl/>
          </w:rPr>
          <w:t xml:space="preserve"> </w:t>
        </w:r>
      </w:ins>
      <w:del w:id="964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738" w:author="מנוע מכני" w:date="2026-10-05T11:32:12Z"/>
        </w:rPr>
      </w:pPr>
      <w:r>
        <w:t xml:space="preserve">מנ</w:t>
      </w:r>
      <w:ins w:id="91461" w:author="מנוע מכני" w:date="2026-10-05T11:32:12Z">
        <w:r>
          <w:t xml:space="preserve">ה"מ</w:t>
        </w:r>
      </w:ins>
      <w:del w:id="91462" w:author="מנוע מכני" w:date="2026-10-05T11:32:12Z">
        <w:r>
          <w:delText xml:space="preserve">ה''מ</w:delText>
        </w:r>
      </w:del>
      <w:r>
        <w:t xml:space="preserve"> ארי</w:t>
      </w:r>
      <w:ins w:id="91463" w:author="מנוע מכני" w:date="2026-10-05T11:32:12Z">
        <w:r>
          <w:t xml:space="preserve">א"ר</w:t>
        </w:r>
      </w:ins>
      <w:del w:id="91464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7F355E3B" w14:textId="77777777" w:rsidR="00B874E6" w:rsidRDefault="00C20BD9" w:rsidP="00C20BD9">
      <w:pPr>
        <w:rPr>
          <w:rtl/>
        </w:rPr>
      </w:pPr>
      <w:del w:id="9973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</w:t>
      </w:r>
      <w:r>
        <w:rPr>
          <w:rFonts w:hint="cs"/>
          <w:rtl/>
        </w:rPr>
        <w:t>'</w:t>
      </w:r>
      <w:ins w:id="90257" w:author="מנוע סמנטי" w:date="2026-10-05T11:39:44Z">
        <w:r>
          <w:rPr>
            <w:rStyle w:val="afffff0"/>
            <w:rtl/>
          </w:rPr>
          <w:t xml:space="preserve">רְאֵה לִמַּדְתִּי אֶתְכֶם וְגוֹ</w:t>
        </w:r>
      </w:ins>
      <w:del w:id="90258" w:author="מנוע סמנטי" w:date="2026-10-05T11:39:44Z">
        <w:r w:rsidR="00F63065">
          <w:rPr>
            <w:rtl/>
          </w:rPr>
          <w:delText xml:space="preserve">ראה למדתי אתכם וגו</w:delText>
        </w:r>
      </w:del>
      <w:r w:rsidR="00F63065">
        <w:rPr>
          <w:rtl/>
        </w:rPr>
        <w:t xml:space="preserve">' - מה אני בחנם אף אתם בחנם</w:t>
      </w:r>
      <w:r w:rsidR="0057284B">
        <w:rPr>
          <w:rtl/>
        </w:rPr>
        <w:t>.</w:t>
      </w:r>
    </w:p>
    <w:p>
      <w:pPr>
        <w:pStyle w:val="38"/>
        <w:rPr>
          <w:ins w:id="99740" w:author="מנוע מכני" w:date="2026-10-05T11:32:12Z"/>
        </w:rPr>
      </w:pPr>
      <w:r>
        <w:t xml:space="preserve">ת</w:t>
      </w:r>
      <w:ins w:id="91465" w:author="מנוע מכני" w:date="2026-10-05T11:32:12Z">
        <w:r>
          <w:t xml:space="preserve">נ"ה</w:t>
        </w:r>
      </w:ins>
      <w:del w:id="91466" w:author="מנוע מכני" w:date="2026-10-05T11:32:12Z">
        <w:r>
          <w:delText xml:space="preserve">נ</w:delText>
        </w:r>
        <w:r w:rsidR="00C20BD9">
          <w:delText xml:space="preserve">''ה</w:delText>
        </w:r>
      </w:del>
      <w:r>
        <w:t xml:space="preserve">:</w:t>
      </w:r>
    </w:p>
    <w:p w14:paraId="3D6CF88B" w14:textId="77777777" w:rsidR="00C20BD9" w:rsidRDefault="00F63065" w:rsidP="00C20BD9">
      <w:pPr>
        <w:rPr>
          <w:rtl/>
        </w:rPr>
      </w:pPr>
      <w:del w:id="99741" w:author="מנוע מכני" w:date="2026-10-05T11:32:12Z">
        <w:r>
          <w:rPr>
            <w:rtl/>
          </w:rPr>
          <w:delText xml:space="preserve"> </w:delText>
        </w:r>
      </w:del>
      <w:r w:rsidR="00C20BD9">
        <w:rPr>
          <w:rFonts w:hint="cs"/>
          <w:rtl/>
        </w:rPr>
        <w:t>'</w:t>
      </w:r>
      <w:ins w:id="90259" w:author="מנוע סמנטי" w:date="2026-10-05T11:39:44Z">
        <w:r>
          <w:rPr>
            <w:rStyle w:val="afffff0"/>
            <w:rtl/>
          </w:rPr>
          <w:t xml:space="preserve">כַּאֲשֶׁר צִוַּנִי ה</w:t>
        </w:r>
      </w:ins>
      <w:del w:id="90260" w:author="מנוע סמנטי" w:date="2026-10-05T11:39:44Z">
        <w:r>
          <w:rPr>
            <w:rtl/>
          </w:rPr>
          <w:delText xml:space="preserve">כאשר צוני ה</w:delText>
        </w:r>
      </w:del>
      <w:r>
        <w:rPr>
          <w:rtl/>
        </w:rPr>
        <w:t xml:space="preserve">' אלהי</w:t>
      </w:r>
      <w:r w:rsidR="00C20BD9">
        <w:rPr>
          <w:rFonts w:hint="cs"/>
          <w:rtl/>
        </w:rPr>
        <w:t>'</w:t>
      </w:r>
      <w:r>
        <w:rPr>
          <w:rtl/>
        </w:rPr>
        <w:t xml:space="preserve"> מה אני בחנם, אף אתם בחנם ומנין שאם </w:t>
      </w:r>
      <w:r>
        <w:rPr>
          <w:rtl/>
        </w:rPr>
        <w:t xml:space="preserve">לא</w:t>
      </w:r>
      <w:r>
        <w:rPr>
          <w:rtl/>
        </w:rPr>
        <w:t xml:space="preserve"> מצא בחנם שילמד בשכר</w:t>
      </w:r>
      <w:r w:rsidR="00C20BD9">
        <w:rPr>
          <w:rFonts w:hint="cs"/>
          <w:rtl/>
        </w:rPr>
        <w:t xml:space="preserve"> </w:t>
      </w:r>
      <w:ins w:id="91467" w:author="מנוע מכני" w:date="2026-10-05T11:32:12Z">
        <w:r>
          <w:rPr>
            <w:rFonts w:hint="cs"/>
            <w:rtl/>
          </w:rPr>
          <w:t xml:space="preserve">ת"ל</w:t>
        </w:r>
      </w:ins>
      <w:del w:id="91468" w:author="מנוע מכני" w:date="2026-10-05T11:32:12Z">
        <w:r w:rsidR="00C20BD9">
          <w:rPr>
            <w:rFonts w:hint="cs"/>
            <w:rtl/>
          </w:rPr>
          <w:delText xml:space="preserve">ת''ל</w:delText>
        </w:r>
      </w:del>
      <w:r>
        <w:rPr>
          <w:rtl/>
        </w:rPr>
        <w:t xml:space="preserve">: </w:t>
      </w:r>
      <w:r w:rsidR="0021610D">
        <w:rPr>
          <w:rFonts w:hint="cs"/>
          <w:rtl/>
        </w:rPr>
        <w:t>'</w:t>
      </w:r>
      <w:r>
        <w:rPr>
          <w:rtl/>
        </w:rPr>
        <w:t>אמת קנה</w:t>
      </w:r>
      <w:r w:rsidR="0021610D">
        <w:rPr>
          <w:rFonts w:hint="cs"/>
          <w:rtl/>
        </w:rPr>
        <w:t>'</w:t>
      </w:r>
      <w:r>
        <w:rPr>
          <w:rtl/>
        </w:rPr>
        <w:t xml:space="preserve">, </w:t>
      </w:r>
    </w:p>
    <w:p w14:paraId="1887B0C2" w14:textId="77777777" w:rsidR="00B874E6" w:rsidRDefault="00F63065" w:rsidP="00C20BD9">
      <w:pPr>
        <w:rPr>
          <w:rtl/>
        </w:rPr>
      </w:pPr>
      <w:r>
        <w:rPr>
          <w:rtl/>
        </w:rPr>
        <w:t>ומנ</w:t>
      </w:r>
      <w:r w:rsidR="00C20BD9">
        <w:rPr>
          <w:rtl/>
        </w:rPr>
        <w:t xml:space="preserve">ין שלא יאמר, כשם שלמדתיה בשכר </w:t>
      </w:r>
      <w:r>
        <w:rPr>
          <w:rtl/>
        </w:rPr>
        <w:t xml:space="preserve">כך אלמדנה בשכר </w:t>
      </w:r>
      <w:r w:rsidR="00C20BD9">
        <w:rPr>
          <w:rtl/>
        </w:rPr>
        <w:t>–</w:t>
      </w:r>
      <w:r>
        <w:rPr>
          <w:rtl/>
        </w:rPr>
        <w:t xml:space="preserve"> </w:t>
      </w:r>
      <w:ins w:id="91469" w:author="מנוע מכני" w:date="2026-10-05T11:32:12Z">
        <w:r>
          <w:rPr>
            <w:rtl/>
          </w:rPr>
          <w:t xml:space="preserve">ת"ל</w:t>
        </w:r>
      </w:ins>
      <w:del w:id="91470" w:author="מנוע מכני" w:date="2026-10-05T11:32:12Z">
        <w:r>
          <w:rPr>
            <w:rtl/>
          </w:rPr>
          <w:delText xml:space="preserve">ת</w:delText>
        </w:r>
        <w:r w:rsidR="00C20BD9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ל</w:delText>
        </w:r>
      </w:del>
      <w:r>
        <w:rPr>
          <w:rtl/>
        </w:rPr>
        <w:t xml:space="preserve">: </w:t>
      </w:r>
      <w:r w:rsidR="00C20BD9">
        <w:rPr>
          <w:rFonts w:hint="cs"/>
          <w:rtl/>
        </w:rPr>
        <w:t>'</w:t>
      </w:r>
      <w:ins w:id="90261" w:author="מנוע סמנטי" w:date="2026-10-05T11:39:44Z">
        <w:r>
          <w:rPr>
            <w:rStyle w:val="afffff0"/>
            <w:rtl/>
          </w:rPr>
          <w:t xml:space="preserve">אֱמֶת קְנֵה וְאַל תִּמְכּוֹר</w:t>
        </w:r>
      </w:ins>
      <w:del w:id="90262" w:author="מנוע סמנטי" w:date="2026-10-05T11:39:44Z">
        <w:r>
          <w:rPr>
            <w:rtl/>
          </w:rPr>
          <w:delText xml:space="preserve">אמת קנה ואל תמכור</w:delText>
        </w:r>
      </w:del>
      <w:r w:rsidR="00C20BD9">
        <w:rPr>
          <w:rFonts w:hint="cs"/>
          <w:rtl/>
        </w:rPr>
        <w:t>'</w:t>
      </w:r>
      <w:r w:rsidR="0057284B">
        <w:rPr>
          <w:rtl/>
        </w:rPr>
        <w:t>.</w:t>
      </w:r>
    </w:p>
    <w:p w14:paraId="2894C829" w14:textId="77777777" w:rsidR="0057284B" w:rsidRDefault="0057284B" w:rsidP="0057284B">
      <w:pPr>
        <w:jc w:val="center"/>
        <w:rPr>
          <w:del w:id="90112" w:author="מנוע עיצוב" w:date="2026-10-05T11:33:53Z"/>
          <w:rtl/>
        </w:rPr>
      </w:pPr>
      <w:del w:id="90109" w:author="מנוע עיצוב" w:date="2026-10-05T11:33:53Z">
        <w:r>
          <w:rPr>
            <w:rtl/>
          </w:rPr>
          <w:delText xml:space="preserve">•</w:delText>
        </w:r>
      </w:del>
      <w:ins w:id="96441" w:author="מנוע מכני" w:date="2026-10-05T11:32:12Z">
        <w:r>
          <w:rPr>
            <w:rtl/>
          </w:rPr>
          <w:t xml:space="preserve"> </w:t>
        </w:r>
      </w:ins>
      <w:del w:id="96442" w:author="מנוע מכני" w:date="2026-10-05T11:32:12Z">
        <w:r>
          <w:rPr>
            <w:rtl/>
          </w:rPr>
          <w:delText xml:space="preserve">  </w:delText>
        </w:r>
      </w:del>
      <w:del w:id="90110" w:author="מנוע עיצוב" w:date="2026-10-05T11:33:53Z">
        <w:r>
          <w:rPr>
            <w:rtl/>
          </w:rPr>
          <w:delText xml:space="preserve">•</w:delText>
        </w:r>
      </w:del>
      <w:ins w:id="96443" w:author="מנוע מכני" w:date="2026-10-05T11:32:12Z">
        <w:r>
          <w:rPr>
            <w:rtl/>
          </w:rPr>
          <w:t xml:space="preserve"> </w:t>
        </w:r>
      </w:ins>
      <w:del w:id="96444" w:author="מנוע מכני" w:date="2026-10-05T11:32:12Z">
        <w:r>
          <w:rPr>
            <w:rtl/>
          </w:rPr>
          <w:delText xml:space="preserve">  </w:delText>
        </w:r>
      </w:del>
      <w:del w:id="90111" w:author="מנוע עיצוב" w:date="2026-10-05T11:33:53Z">
        <w:r>
          <w:rPr>
            <w:rtl/>
          </w:rPr>
          <w:delText xml:space="preserve">•</w:delText>
        </w:r>
      </w:del>
    </w:p>
    <w:p w14:paraId="6ECFA3E2" w14:textId="77777777" w:rsidR="00B874E6" w:rsidRDefault="00F63065" w:rsidP="00C20BD9">
      <w:pPr>
        <w:pStyle w:val="afffd"/>
        <w:rPr>
          <w:rtl/>
        </w:rPr>
      </w:pPr>
      <w:r>
        <w:rPr>
          <w:rtl/>
        </w:rPr>
        <w:t>להזות ולקדש מימיו מי מערה אפרו אפר מקלה</w:t>
      </w:r>
      <w:r w:rsidR="0057284B">
        <w:rPr>
          <w:rtl/>
        </w:rPr>
        <w:t>.</w:t>
      </w:r>
    </w:p>
    <w:p w14:paraId="2ECF10E2" w14:textId="77777777" w:rsidR="0021610D" w:rsidRDefault="00F63065" w:rsidP="0021610D">
      <w:pPr>
        <w:rPr>
          <w:rtl/>
        </w:rPr>
      </w:pPr>
      <w:r>
        <w:rPr>
          <w:rtl/>
        </w:rPr>
        <w:t xml:space="preserve">ורמינהו: המקדש במי חטאת, באפר חטאת </w:t>
      </w:r>
      <w:r w:rsidR="0021610D">
        <w:rPr>
          <w:rtl/>
        </w:rPr>
        <w:t>–</w:t>
      </w:r>
      <w:r>
        <w:rPr>
          <w:rtl/>
        </w:rPr>
        <w:t xml:space="preserve"> </w:t>
      </w:r>
      <w:r>
        <w:rPr>
          <w:rtl/>
        </w:rPr>
        <w:t xml:space="preserve">ה</w:t>
      </w:r>
      <w:ins w:id="91471" w:author="מנוע מכני" w:date="2026-10-05T11:32:12Z">
        <w:r>
          <w:rPr>
            <w:rtl/>
          </w:rPr>
          <w:t xml:space="preserve">ר"ז</w:t>
        </w:r>
      </w:ins>
      <w:del w:id="91472" w:author="מנוע מכני" w:date="2026-10-05T11:32:12Z">
        <w:r>
          <w:rPr>
            <w:rtl/>
          </w:rPr>
          <w:delText xml:space="preserve">ר</w:delText>
        </w:r>
        <w:r w:rsidR="0021610D">
          <w:rPr>
            <w:rFonts w:hint="cs"/>
            <w:rtl/>
          </w:rPr>
          <w:delText xml:space="preserve">''ז</w:delText>
        </w:r>
      </w:del>
      <w:r>
        <w:rPr>
          <w:rtl/>
        </w:rPr>
        <w:t xml:space="preserve"> מקודשת, </w:t>
      </w:r>
      <w:ins w:id="95797" w:author="מנוע מכני" w:date="2026-10-05T11:32:12Z">
        <w:r>
          <w:rPr>
            <w:rtl/>
          </w:rPr>
          <w:t xml:space="preserve">אף</w:t>
        </w:r>
      </w:ins>
      <w:del w:id="9579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שהוא ישראל! </w:t>
      </w:r>
    </w:p>
    <w:p>
      <w:pPr>
        <w:pStyle w:val="38"/>
        <w:rPr>
          <w:ins w:id="99742" w:author="מנוע מכני" w:date="2026-10-05T11:32:12Z"/>
        </w:rPr>
      </w:pPr>
      <w:r>
        <w:t>אביי:</w:t>
      </w:r>
    </w:p>
    <w:p w14:paraId="58C78AA3" w14:textId="77777777" w:rsidR="0021610D" w:rsidRDefault="00F63065" w:rsidP="0021610D">
      <w:pPr>
        <w:rPr>
          <w:rtl/>
        </w:rPr>
      </w:pPr>
      <w:del w:id="99743" w:author="מנוע מכני" w:date="2026-10-05T11:32:12Z">
        <w:r w:rsidR="0021610D">
          <w:rPr>
            <w:rFonts w:hint="cs"/>
            <w:rtl/>
          </w:rPr>
          <w:delText xml:space="preserve"> </w:delText>
        </w:r>
      </w:del>
      <w:ins w:id="91473" w:author="מנוע מכני" w:date="2026-10-05T11:32:12Z">
        <w:r>
          <w:rPr>
            <w:rFonts w:hint="cs"/>
            <w:rtl/>
          </w:rPr>
          <w:t xml:space="preserve">ל"ק</w:t>
        </w:r>
      </w:ins>
      <w:del w:id="91474" w:author="מנוע מכני" w:date="2026-10-05T11:32:12Z">
        <w:r w:rsidR="0021610D">
          <w:rPr>
            <w:rFonts w:hint="cs"/>
            <w:rtl/>
          </w:rPr>
          <w:delText xml:space="preserve">ל''ק</w:delText>
        </w:r>
      </w:del>
      <w:r>
        <w:rPr>
          <w:rtl/>
        </w:rPr>
        <w:t xml:space="preserve"> כאן - בשכר הבאה ומלוי, כאן - בשכר הזאה וקידוש</w:t>
      </w:r>
      <w:ins w:id="96445" w:author="מנוע מכני" w:date="2026-10-05T11:32:12Z">
        <w:r>
          <w:rPr>
            <w:rtl/>
          </w:rPr>
          <w:t xml:space="preserve">,</w:t>
        </w:r>
      </w:ins>
      <w:del w:id="96446" w:author="מנוע מכני" w:date="2026-10-05T11:32:12Z">
        <w:r w:rsidR="000B5F7F">
          <w:rPr>
            <w:rtl/>
          </w:rPr>
          <w:delText xml:space="preserve">;</w:delText>
        </w:r>
      </w:del>
      <w:r w:rsidR="0021610D">
        <w:rPr>
          <w:rFonts w:hint="cs"/>
          <w:rtl/>
        </w:rPr>
        <w:t xml:space="preserve"> </w:t>
      </w:r>
    </w:p>
    <w:p w14:paraId="7A1E7590" w14:textId="77777777" w:rsidR="00B874E6" w:rsidRDefault="00F63065" w:rsidP="0021610D">
      <w:pPr>
        <w:rPr>
          <w:rtl/>
        </w:rPr>
      </w:pPr>
      <w:r>
        <w:rPr>
          <w:rtl/>
        </w:rPr>
        <w:t xml:space="preserve">דיקא </w:t>
      </w:r>
      <w:ins w:id="93675" w:author="מנוע מכני" w:date="2026-10-05T11:32:12Z">
        <w:r>
          <w:rPr>
            <w:rtl/>
          </w:rPr>
          <w:t xml:space="preserve">גם</w:t>
        </w:r>
      </w:ins>
      <w:del w:id="9367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דקתני </w:t>
      </w:r>
      <w:ins w:id="93673" w:author="מנוע מכני" w:date="2026-10-05T11:32:12Z">
        <w:r>
          <w:rPr>
            <w:rtl/>
          </w:rPr>
          <w:t xml:space="preserve">כאן</w:t>
        </w:r>
      </w:ins>
      <w:del w:id="9367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להזות ולקדש, </w:t>
      </w:r>
      <w:ins w:id="93671" w:author="מנוע מכני" w:date="2026-10-05T11:32:12Z">
        <w:r>
          <w:rPr>
            <w:rtl/>
          </w:rPr>
          <w:t xml:space="preserve">ושם</w:t>
        </w:r>
      </w:ins>
      <w:del w:id="93672" w:author="מנוע מכני" w:date="2026-10-05T11:32:12Z">
        <w:r>
          <w:rPr>
            <w:rtl/>
          </w:rPr>
          <w:delText xml:space="preserve">והתם</w:delText>
        </w:r>
      </w:del>
      <w:r>
        <w:rPr>
          <w:rtl/>
        </w:rPr>
        <w:t xml:space="preserve"> קתני, המקדש במי חטאת ובאפר חטאת, </w:t>
      </w:r>
      <w:ins w:id="91475" w:author="מנוע מכני" w:date="2026-10-05T11:32:12Z">
        <w:r>
          <w:rPr>
            <w:rtl/>
          </w:rPr>
          <w:t xml:space="preserve">ש"מ</w:t>
        </w:r>
      </w:ins>
      <w:del w:id="91476" w:author="מנוע מכני" w:date="2026-10-05T11:32:12Z">
        <w:r>
          <w:rPr>
            <w:rtl/>
          </w:rPr>
          <w:delText xml:space="preserve">ש</w:delText>
        </w:r>
        <w:r w:rsidR="0021610D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7D911A28" w14:textId="77777777" w:rsidR="0057284B" w:rsidRDefault="0057284B" w:rsidP="0057284B">
      <w:pPr>
        <w:jc w:val="center"/>
        <w:rPr>
          <w:del w:id="90116" w:author="מנוע עיצוב" w:date="2026-10-05T11:33:53Z"/>
          <w:rtl/>
        </w:rPr>
      </w:pPr>
      <w:del w:id="90113" w:author="מנוע עיצוב" w:date="2026-10-05T11:33:53Z">
        <w:r>
          <w:rPr>
            <w:rtl/>
          </w:rPr>
          <w:delText xml:space="preserve">•</w:delText>
        </w:r>
      </w:del>
      <w:ins w:id="96447" w:author="מנוע מכני" w:date="2026-10-05T11:32:12Z">
        <w:r>
          <w:rPr>
            <w:rtl/>
          </w:rPr>
          <w:t xml:space="preserve"> </w:t>
        </w:r>
      </w:ins>
      <w:del w:id="96448" w:author="מנוע מכני" w:date="2026-10-05T11:32:12Z">
        <w:r>
          <w:rPr>
            <w:rtl/>
          </w:rPr>
          <w:delText xml:space="preserve">  </w:delText>
        </w:r>
      </w:del>
      <w:del w:id="90114" w:author="מנוע עיצוב" w:date="2026-10-05T11:33:53Z">
        <w:r>
          <w:rPr>
            <w:rtl/>
          </w:rPr>
          <w:delText xml:space="preserve">•</w:delText>
        </w:r>
      </w:del>
      <w:ins w:id="96449" w:author="מנוע מכני" w:date="2026-10-05T11:32:12Z">
        <w:r>
          <w:rPr>
            <w:rtl/>
          </w:rPr>
          <w:t xml:space="preserve"> </w:t>
        </w:r>
      </w:ins>
      <w:del w:id="96450" w:author="מנוע מכני" w:date="2026-10-05T11:32:12Z">
        <w:r>
          <w:rPr>
            <w:rtl/>
          </w:rPr>
          <w:delText xml:space="preserve">  </w:delText>
        </w:r>
      </w:del>
      <w:del w:id="90115" w:author="מנוע עיצוב" w:date="2026-10-05T11:33:53Z">
        <w:r>
          <w:rPr>
            <w:rtl/>
          </w:rPr>
          <w:delText xml:space="preserve">•</w:delText>
        </w:r>
      </w:del>
    </w:p>
    <w:p w14:paraId="42A572AF" w14:textId="77777777" w:rsidR="00B874E6" w:rsidRDefault="00F63065" w:rsidP="0021610D">
      <w:pPr>
        <w:pStyle w:val="afffd"/>
        <w:rPr>
          <w:rtl/>
        </w:rPr>
      </w:pPr>
      <w:r>
        <w:rPr>
          <w:rtl/>
        </w:rPr>
        <w:t>אם היה כהן מטמאהו מתרומתו כו'</w:t>
      </w:r>
      <w:r w:rsidR="0057284B">
        <w:rPr>
          <w:rtl/>
        </w:rPr>
        <w:t>.</w:t>
      </w:r>
    </w:p>
    <w:p w14:paraId="602D6AAE" w14:textId="77777777" w:rsidR="00012647" w:rsidRDefault="00F63065" w:rsidP="00012647">
      <w:pPr>
        <w:rPr>
          <w:rtl/>
        </w:rPr>
      </w:pPr>
      <w:ins w:id="98513" w:author="מנוע מכני" w:date="2026-10-05T11:32:12Z">
        <w:r>
          <w:rPr>
            <w:rtl/>
          </w:rPr>
          <w:t xml:space="preserve">הוא</w:t>
        </w:r>
      </w:ins>
      <w:del w:id="98514" w:author="מנוע מכני" w:date="2026-10-05T11:32:12Z">
        <w:r>
          <w:rPr>
            <w:rtl/>
          </w:rPr>
          <w:delText xml:space="preserve">איהו</w:delText>
        </w:r>
      </w:del>
      <w:r>
        <w:rPr>
          <w:rtl/>
        </w:rPr>
        <w:t xml:space="preserve"> גופה </w:t>
      </w:r>
      <w:ins w:id="98515" w:author="מנוע מכני" w:date="2026-10-05T11:32:12Z">
        <w:r>
          <w:rPr>
            <w:rtl/>
          </w:rPr>
          <w:t xml:space="preserve">איך</w:t>
        </w:r>
      </w:ins>
      <w:del w:id="98516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אזיל? לבית הפרס דרבנן, </w:t>
      </w:r>
      <w:r>
        <w:rPr>
          <w:rStyle w:val="2fb"/>
          <w:rtl/>
        </w:rPr>
        <w:t xml:space="preserve">דא</w:t>
      </w:r>
      <w:r w:rsidR="00012647">
        <w:rPr>
          <w:rStyle w:val="2fb"/>
          <w:rFonts w:hint="cs"/>
          <w:rtl/>
        </w:rPr>
        <w:t xml:space="preserve">רי</w:t>
      </w:r>
      <w:ins w:id="91477" w:author="מנוע מכני" w:date="2026-10-05T11:32:12Z">
        <w:r>
          <w:rPr>
            <w:rStyle w:val="2fb"/>
            <w:rFonts w:hint="cs"/>
            <w:rtl/>
          </w:rPr>
          <w:t xml:space="preserve">א"ר</w:t>
        </w:r>
      </w:ins>
      <w:del w:id="91478" w:author="מנוע מכני" w:date="2026-10-05T11:32:12Z">
        <w:r w:rsidR="00012647">
          <w:rPr>
            <w:rFonts w:hint="cs"/>
            <w:rtl/>
          </w:rPr>
          <w:delText xml:space="preserve">א''ר</w:delText>
        </w:r>
      </w:del>
      <w:r>
        <w:rPr>
          <w:rtl/>
        </w:rPr>
        <w:t xml:space="preserve">: מנפח אדם בית הפרס והולך: </w:t>
      </w:r>
    </w:p>
    <w:p w14:paraId="49627D83" w14:textId="77777777" w:rsidR="00012647" w:rsidRDefault="00012647" w:rsidP="00012647">
      <w:pPr>
        <w:pStyle w:val="afff0"/>
        <w:framePr w:wrap="around"/>
        <w:rPr>
          <w:rtl/>
        </w:rPr>
      </w:pPr>
      <w:r>
        <w:rPr>
          <w:rFonts w:hint="cs"/>
          <w:rtl/>
        </w:rPr>
        <w:t>כט:</w:t>
      </w:r>
    </w:p>
    <w:p>
      <w:pPr>
        <w:pStyle w:val="38"/>
        <w:rPr>
          <w:ins w:id="99744" w:author="מנוע מכני" w:date="2026-10-05T11:32:12Z"/>
        </w:rPr>
      </w:pPr>
      <w:r>
        <w:t xml:space="preserve">ור</w:t>
      </w:r>
      <w:ins w:id="91479" w:author="מנוע מכני" w:date="2026-10-05T11:32:12Z">
        <w:r>
          <w:t xml:space="preserve">ב"א</w:t>
        </w:r>
      </w:ins>
      <w:del w:id="91480" w:author="מנוע מכני" w:date="2026-10-05T11:32:12Z">
        <w:r>
          <w:delText xml:space="preserve">ב''א</w:delText>
        </w:r>
      </w:del>
      <w:r>
        <w:t xml:space="preserve"> מד</w:t>
      </w:r>
      <w:ins w:id="91481" w:author="מנוע מכני" w:date="2026-10-05T11:32:12Z">
        <w:r>
          <w:t xml:space="preserve">ר"י</w:t>
        </w:r>
      </w:ins>
      <w:del w:id="91482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6275DE6F" w14:textId="77777777" w:rsidR="00B874E6" w:rsidRDefault="00012647" w:rsidP="00012647">
      <w:pPr>
        <w:rPr>
          <w:rtl/>
        </w:rPr>
      </w:pPr>
      <w:del w:id="997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בית הפרס שנידש טהור</w:t>
      </w:r>
      <w:ins w:id="96451" w:author="מנוע מכני" w:date="2026-10-05T11:32:12Z">
        <w:r>
          <w:rPr>
            <w:rtl/>
          </w:rPr>
          <w:t xml:space="preserve">,</w:t>
        </w:r>
      </w:ins>
      <w:del w:id="964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א"נ</w:t>
      </w:r>
      <w:r w:rsidR="00F63065">
        <w:rPr>
          <w:rtl/>
        </w:rPr>
        <w:t xml:space="preserve">: בשאר טומאות דלא מזהר </w:t>
      </w:r>
      <w:ins w:id="94971" w:author="מנוע מכני" w:date="2026-10-05T11:32:12Z">
        <w:r>
          <w:rPr>
            <w:rtl/>
          </w:rPr>
          <w:t xml:space="preserve">עליהם</w:t>
        </w:r>
      </w:ins>
      <w:del w:id="94972" w:author="מנוע מכני" w:date="2026-10-05T11:32:12Z">
        <w:r w:rsidR="00F63065">
          <w:rPr>
            <w:rtl/>
          </w:rPr>
          <w:delText xml:space="preserve">עלייהו</w:delText>
        </w:r>
      </w:del>
      <w:r w:rsidR="0057284B">
        <w:rPr>
          <w:rtl/>
        </w:rPr>
        <w:t>.</w:t>
      </w:r>
    </w:p>
    <w:p w14:paraId="5EE32BFA" w14:textId="77777777" w:rsidR="0057284B" w:rsidRDefault="0057284B" w:rsidP="0057284B">
      <w:pPr>
        <w:jc w:val="center"/>
        <w:rPr>
          <w:del w:id="90120" w:author="מנוע עיצוב" w:date="2026-10-05T11:33:53Z"/>
          <w:rtl/>
        </w:rPr>
      </w:pPr>
      <w:del w:id="90117" w:author="מנוע עיצוב" w:date="2026-10-05T11:33:53Z">
        <w:r>
          <w:rPr>
            <w:rtl/>
          </w:rPr>
          <w:delText xml:space="preserve">•</w:delText>
        </w:r>
      </w:del>
      <w:ins w:id="96453" w:author="מנוע מכני" w:date="2026-10-05T11:32:12Z">
        <w:r>
          <w:rPr>
            <w:rtl/>
          </w:rPr>
          <w:t xml:space="preserve"> </w:t>
        </w:r>
      </w:ins>
      <w:del w:id="96454" w:author="מנוע מכני" w:date="2026-10-05T11:32:12Z">
        <w:r>
          <w:rPr>
            <w:rtl/>
          </w:rPr>
          <w:delText xml:space="preserve">  </w:delText>
        </w:r>
      </w:del>
      <w:del w:id="90118" w:author="מנוע עיצוב" w:date="2026-10-05T11:33:53Z">
        <w:r>
          <w:rPr>
            <w:rtl/>
          </w:rPr>
          <w:delText xml:space="preserve">•</w:delText>
        </w:r>
      </w:del>
      <w:ins w:id="96455" w:author="מנוע מכני" w:date="2026-10-05T11:32:12Z">
        <w:r>
          <w:rPr>
            <w:rtl/>
          </w:rPr>
          <w:t xml:space="preserve"> </w:t>
        </w:r>
      </w:ins>
      <w:del w:id="96456" w:author="מנוע מכני" w:date="2026-10-05T11:32:12Z">
        <w:r>
          <w:rPr>
            <w:rtl/>
          </w:rPr>
          <w:delText xml:space="preserve">  </w:delText>
        </w:r>
      </w:del>
      <w:del w:id="90119" w:author="מנוע עיצוב" w:date="2026-10-05T11:33:53Z">
        <w:r>
          <w:rPr>
            <w:rtl/>
          </w:rPr>
          <w:delText xml:space="preserve">•</w:delText>
        </w:r>
      </w:del>
    </w:p>
    <w:p w14:paraId="4C1B05FD" w14:textId="77777777" w:rsidR="00B874E6" w:rsidRDefault="00F63065" w:rsidP="00012647">
      <w:pPr>
        <w:pStyle w:val="afffd"/>
        <w:rPr>
          <w:rtl/>
        </w:rPr>
      </w:pPr>
      <w:r>
        <w:rPr>
          <w:rtl/>
        </w:rPr>
        <w:t>אם היה זקן מרכיבו על החמור</w:t>
      </w:r>
      <w:r w:rsidR="0057284B">
        <w:rPr>
          <w:rtl/>
        </w:rPr>
        <w:t>.</w:t>
      </w:r>
    </w:p>
    <w:p>
      <w:pPr>
        <w:pStyle w:val="38"/>
        <w:rPr>
          <w:ins w:id="99746" w:author="מנוע מכני" w:date="2026-10-05T11:32:12Z"/>
        </w:rPr>
      </w:pPr>
      <w:r>
        <w:t xml:space="preserve">תנא:</w:t>
      </w:r>
    </w:p>
    <w:p w14:paraId="43C19187" w14:textId="77777777" w:rsidR="00B874E6" w:rsidRDefault="00F63065" w:rsidP="00F63065">
      <w:pPr>
        <w:rPr>
          <w:rtl/>
        </w:rPr>
      </w:pPr>
      <w:del w:id="997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כפועל בטל</w:t>
      </w:r>
      <w:r w:rsidR="0057284B">
        <w:rPr>
          <w:rtl/>
        </w:rPr>
        <w:t>.</w:t>
      </w:r>
    </w:p>
    <w:p>
      <w:pPr>
        <w:pStyle w:val="38"/>
        <w:rPr>
          <w:ins w:id="99748" w:author="מנוע מכני" w:date="2026-10-05T11:32:12Z"/>
        </w:rPr>
      </w:pPr>
      <w:del w:id="100918" w:author="מנוע מכני" w:date="2026-10-05T11:32:12Z">
        <w:r>
          <w:delText xml:space="preserve">אמר </w:delText>
        </w:r>
      </w:del>
      <w:r>
        <w:t xml:space="preserve">אביי:</w:t>
      </w:r>
    </w:p>
    <w:p w14:paraId="73F8C0FB" w14:textId="77777777" w:rsidR="00B874E6" w:rsidRDefault="00F63065" w:rsidP="00F63065">
      <w:pPr>
        <w:rPr>
          <w:rtl/>
        </w:rPr>
      </w:pPr>
      <w:del w:id="997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כפועל בטל של אותה מלאכה</w:t>
      </w:r>
      <w:r w:rsidR="0057284B">
        <w:rPr>
          <w:rtl/>
        </w:rPr>
        <w:t>.</w:t>
      </w:r>
    </w:p>
    <w:p w14:paraId="29104E54" w14:textId="77777777" w:rsidR="0057284B" w:rsidRDefault="0057284B" w:rsidP="0057284B">
      <w:pPr>
        <w:pStyle w:val="affffd"/>
        <w:jc w:val="center"/>
        <w:rPr>
          <w:rtl/>
        </w:rPr>
        <w:pPrChange w:id="9041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57" w:author="מנוע מכני" w:date="2026-10-05T11:32:12Z">
        <w:r>
          <w:rPr>
            <w:rtl/>
          </w:rPr>
          <w:t xml:space="preserve"> </w:t>
        </w:r>
      </w:ins>
      <w:del w:id="964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59" w:author="מנוע מכני" w:date="2026-10-05T11:32:12Z">
        <w:r>
          <w:rPr>
            <w:rtl/>
          </w:rPr>
          <w:t xml:space="preserve"> </w:t>
        </w:r>
      </w:ins>
      <w:del w:id="964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199AAC7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F399253" w14:textId="77777777" w:rsidR="0005776F" w:rsidRDefault="00F63065" w:rsidP="0005776F">
      <w:pPr>
        <w:pStyle w:val="afff5"/>
        <w:rPr>
          <w:rtl/>
        </w:rPr>
      </w:pPr>
      <w:r>
        <w:rPr>
          <w:rtl/>
        </w:rPr>
        <w:lastRenderedPageBreak/>
        <w:t xml:space="preserve">החשוד על הבכורות - אין לוקחין ממנו בשר צבאים, ולא עורות שאינן עבודים, </w:t>
      </w:r>
    </w:p>
    <w:p w14:paraId="4EAF41B5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רבי אליעזר אומר: לוקחין ממנו עורות של נקבה</w:t>
      </w:r>
      <w:r w:rsidR="0057284B">
        <w:rPr>
          <w:rtl/>
        </w:rPr>
        <w:t>.</w:t>
      </w:r>
    </w:p>
    <w:p w14:paraId="3478A880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ואין לוקחין ממנו צמר מלובן וצואי, אבל לוקחין ממנו טוי ובגדים</w:t>
      </w:r>
      <w:r w:rsidR="0057284B">
        <w:rPr>
          <w:rtl/>
        </w:rPr>
        <w:t>.</w:t>
      </w:r>
    </w:p>
    <w:p w14:paraId="13E517FC" w14:textId="77777777" w:rsidR="0057284B" w:rsidRDefault="0057284B" w:rsidP="0057284B">
      <w:pPr>
        <w:pStyle w:val="affffd"/>
        <w:jc w:val="center"/>
        <w:rPr>
          <w:rtl/>
        </w:rPr>
        <w:pPrChange w:id="9041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61" w:author="מנוע מכני" w:date="2026-10-05T11:32:12Z">
        <w:r>
          <w:rPr>
            <w:rtl/>
          </w:rPr>
          <w:t xml:space="preserve"> </w:t>
        </w:r>
      </w:ins>
      <w:del w:id="964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63" w:author="מנוע מכני" w:date="2026-10-05T11:32:12Z">
        <w:r>
          <w:rPr>
            <w:rtl/>
          </w:rPr>
          <w:t xml:space="preserve"> </w:t>
        </w:r>
      </w:ins>
      <w:del w:id="964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6D5DE16" w14:textId="77777777" w:rsidR="00B874E6" w:rsidRDefault="00F63065" w:rsidP="00F63065">
      <w:pPr>
        <w:rPr>
          <w:rtl/>
        </w:rPr>
      </w:pPr>
      <w:r>
        <w:rPr>
          <w:rtl/>
        </w:rPr>
        <w:t>בשר צבאים - דמיחלף בדעגלה</w:t>
      </w:r>
      <w:r w:rsidR="0057284B">
        <w:rPr>
          <w:rtl/>
        </w:rPr>
        <w:t>.</w:t>
      </w:r>
    </w:p>
    <w:p w14:paraId="65B5CD07" w14:textId="77777777" w:rsidR="0057284B" w:rsidRDefault="0057284B" w:rsidP="0057284B">
      <w:pPr>
        <w:pStyle w:val="affffd"/>
        <w:jc w:val="center"/>
        <w:rPr>
          <w:rtl/>
        </w:rPr>
        <w:pPrChange w:id="9041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65" w:author="מנוע מכני" w:date="2026-10-05T11:32:12Z">
        <w:r>
          <w:rPr>
            <w:rtl/>
          </w:rPr>
          <w:t xml:space="preserve"> </w:t>
        </w:r>
      </w:ins>
      <w:del w:id="964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67" w:author="מנוע מכני" w:date="2026-10-05T11:32:12Z">
        <w:r>
          <w:rPr>
            <w:rtl/>
          </w:rPr>
          <w:t xml:space="preserve"> </w:t>
        </w:r>
      </w:ins>
      <w:del w:id="964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8779FC" w14:textId="77777777" w:rsidR="00B874E6" w:rsidRDefault="00F63065" w:rsidP="0005776F">
      <w:pPr>
        <w:rPr>
          <w:rtl/>
        </w:rPr>
      </w:pPr>
      <w:r>
        <w:rPr>
          <w:rtl/>
        </w:rPr>
        <w:t xml:space="preserve">ולא עורות שאינן עבודים - הא עבודים זבנינן, </w:t>
      </w:r>
      <w:r w:rsidR="0005776F">
        <w:rPr>
          <w:rFonts w:hint="cs"/>
          <w:rtl/>
        </w:rPr>
        <w:t xml:space="preserve">משום דחושש </w:t>
      </w:r>
      <w:ins w:id="97869" w:author="מנוע מכני" w:date="2026-10-05T11:32:12Z">
        <w:r>
          <w:rPr>
            <w:rFonts w:hint="cs"/>
            <w:rtl/>
          </w:rPr>
          <w:t xml:space="preserve">דאם </w:t>
        </w:r>
      </w:ins>
      <w:del w:id="97870" w:author="מנוע מכני" w:date="2026-10-05T11:32:12Z">
        <w:r w:rsidR="0005776F">
          <w:rPr>
            <w:rFonts w:hint="cs"/>
            <w:rtl/>
          </w:rPr>
          <w:delText xml:space="preserve">דאי </w:delText>
        </w:r>
      </w:del>
      <w:r w:rsidR="0005776F">
        <w:rPr>
          <w:rFonts w:hint="cs"/>
          <w:rtl/>
        </w:rPr>
        <w:t xml:space="preserve">שמעו </w:t>
      </w:r>
      <w:ins w:id="94973" w:author="מנוע מכני" w:date="2026-10-05T11:32:12Z">
        <w:r>
          <w:rPr>
            <w:rFonts w:hint="cs"/>
            <w:rtl/>
          </w:rPr>
          <w:t xml:space="preserve">בו</w:t>
        </w:r>
      </w:ins>
      <w:del w:id="94974" w:author="מנוע מכני" w:date="2026-10-05T11:32:12Z">
        <w:r w:rsidR="0005776F">
          <w:rPr>
            <w:rFonts w:hint="cs"/>
            <w:rtl/>
          </w:rPr>
          <w:delText xml:space="preserve">ביה</w:delText>
        </w:r>
      </w:del>
      <w:r w:rsidR="0005776F">
        <w:rPr>
          <w:rFonts w:hint="cs"/>
          <w:rtl/>
        </w:rPr>
        <w:t xml:space="preserve"> רבנן יפסידוהו </w:t>
      </w:r>
    </w:p>
    <w:p w14:paraId="0A5F765E" w14:textId="77777777" w:rsidR="0057284B" w:rsidRDefault="0057284B" w:rsidP="0057284B">
      <w:pPr>
        <w:jc w:val="center"/>
        <w:rPr>
          <w:del w:id="90124" w:author="מנוע עיצוב" w:date="2026-10-05T11:33:53Z"/>
          <w:rtl/>
        </w:rPr>
      </w:pPr>
      <w:del w:id="90121" w:author="מנוע עיצוב" w:date="2026-10-05T11:33:53Z">
        <w:r>
          <w:rPr>
            <w:rtl/>
          </w:rPr>
          <w:delText xml:space="preserve">•</w:delText>
        </w:r>
      </w:del>
      <w:ins w:id="96469" w:author="מנוע מכני" w:date="2026-10-05T11:32:12Z">
        <w:r>
          <w:rPr>
            <w:rtl/>
          </w:rPr>
          <w:t xml:space="preserve"> </w:t>
        </w:r>
      </w:ins>
      <w:del w:id="96470" w:author="מנוע מכני" w:date="2026-10-05T11:32:12Z">
        <w:r>
          <w:rPr>
            <w:rtl/>
          </w:rPr>
          <w:delText xml:space="preserve">  </w:delText>
        </w:r>
      </w:del>
      <w:del w:id="90122" w:author="מנוע עיצוב" w:date="2026-10-05T11:33:53Z">
        <w:r>
          <w:rPr>
            <w:rtl/>
          </w:rPr>
          <w:delText xml:space="preserve">•</w:delText>
        </w:r>
      </w:del>
      <w:ins w:id="96471" w:author="מנוע מכני" w:date="2026-10-05T11:32:12Z">
        <w:r>
          <w:rPr>
            <w:rtl/>
          </w:rPr>
          <w:t xml:space="preserve"> </w:t>
        </w:r>
      </w:ins>
      <w:del w:id="96472" w:author="מנוע מכני" w:date="2026-10-05T11:32:12Z">
        <w:r>
          <w:rPr>
            <w:rtl/>
          </w:rPr>
          <w:delText xml:space="preserve">  </w:delText>
        </w:r>
      </w:del>
      <w:del w:id="90123" w:author="מנוע עיצוב" w:date="2026-10-05T11:33:53Z">
        <w:r>
          <w:rPr>
            <w:rtl/>
          </w:rPr>
          <w:delText xml:space="preserve">•</w:delText>
        </w:r>
      </w:del>
    </w:p>
    <w:p w14:paraId="0B4CA202" w14:textId="77777777" w:rsidR="00B874E6" w:rsidRDefault="00F63065" w:rsidP="0005776F">
      <w:pPr>
        <w:pStyle w:val="afffd"/>
        <w:rPr>
          <w:rtl/>
        </w:rPr>
      </w:pPr>
      <w:r>
        <w:rPr>
          <w:rtl/>
        </w:rPr>
        <w:t>רבי אליעזר אומר לוקחין ממנו עורות של נקבה</w:t>
      </w:r>
      <w:r w:rsidR="0057284B">
        <w:rPr>
          <w:rtl/>
        </w:rPr>
        <w:t>.</w:t>
      </w:r>
    </w:p>
    <w:p w14:paraId="15EFE080" w14:textId="77777777" w:rsidR="0005776F" w:rsidRDefault="0005776F" w:rsidP="00F63065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>מידע ידיע</w:t>
      </w:r>
      <w:ins w:id="96473" w:author="מנוע מכני" w:date="2026-10-05T11:32:12Z">
        <w:r>
          <w:rPr>
            <w:rtl/>
          </w:rPr>
          <w:t xml:space="preserve">,</w:t>
        </w:r>
      </w:ins>
      <w:del w:id="9647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 xml:space="preserve">ות"ק</w:t>
      </w:r>
      <w:r w:rsidR="00F63065">
        <w:rPr>
          <w:rtl/>
        </w:rPr>
        <w:t xml:space="preserve"> - </w:t>
      </w:r>
      <w:r w:rsidR="00F63065">
        <w:rPr>
          <w:rtl/>
        </w:rPr>
        <w:t xml:space="preserve">א"כ</w:t>
      </w:r>
      <w:r w:rsidR="00F63065">
        <w:rPr>
          <w:rtl/>
        </w:rPr>
        <w:t xml:space="preserve">, זכר </w:t>
      </w:r>
      <w:ins w:id="93677" w:author="מנוע מכני" w:date="2026-10-05T11:32:12Z">
        <w:r>
          <w:rPr>
            <w:rtl/>
          </w:rPr>
          <w:t xml:space="preserve">גם</w:t>
        </w:r>
      </w:ins>
      <w:del w:id="9367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חייק לזכרותיה, ואמר עכברים אכלוה! </w:t>
      </w:r>
    </w:p>
    <w:p>
      <w:pPr>
        <w:pStyle w:val="38"/>
        <w:rPr>
          <w:ins w:id="99750" w:author="מנוע מכני" w:date="2026-10-05T11:32:12Z"/>
        </w:rPr>
      </w:pPr>
      <w:r>
        <w:t xml:space="preserve">ואידך</w:t>
      </w:r>
    </w:p>
    <w:p w14:paraId="2E8443B3" w14:textId="77777777" w:rsidR="00B874E6" w:rsidRDefault="00F63065" w:rsidP="00F63065">
      <w:pPr>
        <w:rPr>
          <w:rtl/>
        </w:rPr>
      </w:pPr>
      <w:del w:id="997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בי עכברים מידע ידיע</w:t>
      </w:r>
      <w:r w:rsidR="0057284B">
        <w:rPr>
          <w:rtl/>
        </w:rPr>
        <w:t>.</w:t>
      </w:r>
    </w:p>
    <w:p w14:paraId="23260285" w14:textId="77777777" w:rsidR="0057284B" w:rsidRDefault="0057284B" w:rsidP="0057284B">
      <w:pPr>
        <w:jc w:val="center"/>
        <w:rPr>
          <w:del w:id="90128" w:author="מנוע עיצוב" w:date="2026-10-05T11:33:53Z"/>
          <w:rtl/>
        </w:rPr>
      </w:pPr>
      <w:del w:id="90125" w:author="מנוע עיצוב" w:date="2026-10-05T11:33:53Z">
        <w:r>
          <w:rPr>
            <w:rtl/>
          </w:rPr>
          <w:delText xml:space="preserve">•</w:delText>
        </w:r>
      </w:del>
      <w:ins w:id="96475" w:author="מנוע מכני" w:date="2026-10-05T11:32:12Z">
        <w:r>
          <w:rPr>
            <w:rtl/>
          </w:rPr>
          <w:t xml:space="preserve"> </w:t>
        </w:r>
      </w:ins>
      <w:del w:id="96476" w:author="מנוע מכני" w:date="2026-10-05T11:32:12Z">
        <w:r>
          <w:rPr>
            <w:rtl/>
          </w:rPr>
          <w:delText xml:space="preserve">  </w:delText>
        </w:r>
      </w:del>
      <w:del w:id="90126" w:author="מנוע עיצוב" w:date="2026-10-05T11:33:53Z">
        <w:r>
          <w:rPr>
            <w:rtl/>
          </w:rPr>
          <w:delText xml:space="preserve">•</w:delText>
        </w:r>
      </w:del>
      <w:ins w:id="96477" w:author="מנוע מכני" w:date="2026-10-05T11:32:12Z">
        <w:r>
          <w:rPr>
            <w:rtl/>
          </w:rPr>
          <w:t xml:space="preserve"> </w:t>
        </w:r>
      </w:ins>
      <w:del w:id="96478" w:author="מנוע מכני" w:date="2026-10-05T11:32:12Z">
        <w:r>
          <w:rPr>
            <w:rtl/>
          </w:rPr>
          <w:delText xml:space="preserve">  </w:delText>
        </w:r>
      </w:del>
      <w:del w:id="90127" w:author="מנוע עיצוב" w:date="2026-10-05T11:33:53Z">
        <w:r>
          <w:rPr>
            <w:rtl/>
          </w:rPr>
          <w:delText xml:space="preserve">•</w:delText>
        </w:r>
      </w:del>
    </w:p>
    <w:p w14:paraId="043B6FA7" w14:textId="77777777" w:rsidR="00B874E6" w:rsidRDefault="00F63065" w:rsidP="0005776F">
      <w:pPr>
        <w:pStyle w:val="afffd"/>
        <w:rPr>
          <w:rtl/>
        </w:rPr>
      </w:pPr>
      <w:r>
        <w:rPr>
          <w:rtl/>
        </w:rPr>
        <w:t>ואין לוקחין ממנו צמר מלובן וצואי</w:t>
      </w:r>
      <w:r w:rsidR="0057284B">
        <w:rPr>
          <w:rtl/>
        </w:rPr>
        <w:t>.</w:t>
      </w:r>
    </w:p>
    <w:p w14:paraId="77370A25" w14:textId="77777777" w:rsidR="00B874E6" w:rsidRDefault="00F63065" w:rsidP="00F63065">
      <w:pPr>
        <w:rPr>
          <w:rtl/>
        </w:rPr>
      </w:pPr>
      <w:ins w:id="94975" w:author="מנוע מכני" w:date="2026-10-05T11:32:12Z">
        <w:r>
          <w:rPr>
            <w:rtl/>
          </w:rPr>
          <w:t xml:space="preserve">עכשיו</w:t>
        </w:r>
      </w:ins>
      <w:del w:id="9497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צמר מלובן </w:t>
      </w:r>
      <w:r>
        <w:rPr>
          <w:rtl/>
        </w:rPr>
        <w:t xml:space="preserve">לא</w:t>
      </w:r>
      <w:r>
        <w:rPr>
          <w:rtl/>
        </w:rPr>
        <w:t xml:space="preserve"> זבנינן - צואי </w:t>
      </w:r>
      <w:ins w:id="98517" w:author="מנוע מכני" w:date="2026-10-05T11:32:12Z">
        <w:r>
          <w:rPr>
            <w:rtl/>
          </w:rPr>
          <w:t xml:space="preserve">צריכה</w:t>
        </w:r>
      </w:ins>
      <w:del w:id="98518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אלא </w:t>
      </w:r>
      <w:ins w:id="94977" w:author="מנוע מכני" w:date="2026-10-05T11:32:12Z">
        <w:r>
          <w:rPr>
            <w:rtl/>
          </w:rPr>
          <w:t xml:space="preserve">אחת</w:t>
        </w:r>
      </w:ins>
      <w:del w:id="94978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קתני: צמר מלובן מצואתו</w:t>
      </w:r>
      <w:r w:rsidR="0057284B">
        <w:rPr>
          <w:rtl/>
        </w:rPr>
        <w:t>.</w:t>
      </w:r>
    </w:p>
    <w:p w14:paraId="158D1B4A" w14:textId="77777777" w:rsidR="0057284B" w:rsidRDefault="0057284B" w:rsidP="0057284B">
      <w:pPr>
        <w:jc w:val="center"/>
        <w:rPr>
          <w:del w:id="90132" w:author="מנוע עיצוב" w:date="2026-10-05T11:33:53Z"/>
          <w:rtl/>
        </w:rPr>
      </w:pPr>
      <w:del w:id="90129" w:author="מנוע עיצוב" w:date="2026-10-05T11:33:53Z">
        <w:r>
          <w:rPr>
            <w:rtl/>
          </w:rPr>
          <w:delText xml:space="preserve">•</w:delText>
        </w:r>
      </w:del>
      <w:ins w:id="96479" w:author="מנוע מכני" w:date="2026-10-05T11:32:12Z">
        <w:r>
          <w:rPr>
            <w:rtl/>
          </w:rPr>
          <w:t xml:space="preserve"> </w:t>
        </w:r>
      </w:ins>
      <w:del w:id="96480" w:author="מנוע מכני" w:date="2026-10-05T11:32:12Z">
        <w:r>
          <w:rPr>
            <w:rtl/>
          </w:rPr>
          <w:delText xml:space="preserve">  </w:delText>
        </w:r>
      </w:del>
      <w:del w:id="90130" w:author="מנוע עיצוב" w:date="2026-10-05T11:33:53Z">
        <w:r>
          <w:rPr>
            <w:rtl/>
          </w:rPr>
          <w:delText xml:space="preserve">•</w:delText>
        </w:r>
      </w:del>
      <w:ins w:id="96481" w:author="מנוע מכני" w:date="2026-10-05T11:32:12Z">
        <w:r>
          <w:rPr>
            <w:rtl/>
          </w:rPr>
          <w:t xml:space="preserve"> </w:t>
        </w:r>
      </w:ins>
      <w:del w:id="96482" w:author="מנוע מכני" w:date="2026-10-05T11:32:12Z">
        <w:r>
          <w:rPr>
            <w:rtl/>
          </w:rPr>
          <w:delText xml:space="preserve">  </w:delText>
        </w:r>
      </w:del>
      <w:del w:id="90131" w:author="מנוע עיצוב" w:date="2026-10-05T11:33:53Z">
        <w:r>
          <w:rPr>
            <w:rtl/>
          </w:rPr>
          <w:delText xml:space="preserve">•</w:delText>
        </w:r>
      </w:del>
    </w:p>
    <w:p w14:paraId="615CA472" w14:textId="77777777" w:rsidR="00B874E6" w:rsidRDefault="00F63065" w:rsidP="003D5508">
      <w:pPr>
        <w:pStyle w:val="afffd"/>
        <w:rPr>
          <w:rtl/>
        </w:rPr>
      </w:pPr>
      <w:r>
        <w:rPr>
          <w:rtl/>
        </w:rPr>
        <w:t>אבל לוקחין ממנו טוי ובגדים</w:t>
      </w:r>
      <w:r w:rsidR="0057284B">
        <w:rPr>
          <w:rtl/>
        </w:rPr>
        <w:t>.</w:t>
      </w:r>
    </w:p>
    <w:p w14:paraId="3A1D9CF4" w14:textId="77777777" w:rsidR="00B874E6" w:rsidRDefault="003D5508" w:rsidP="003D5508">
      <w:pPr>
        <w:rPr>
          <w:rtl/>
        </w:rPr>
      </w:pPr>
      <w:r>
        <w:rPr>
          <w:rFonts w:hint="cs"/>
          <w:rtl/>
        </w:rPr>
        <w:t xml:space="preserve">אפי' דבגדים פשיטא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1483" w:author="מנוע מכני" w:date="2026-10-05T11:32:12Z">
        <w:r>
          <w:rPr>
            <w:rFonts w:hint="cs"/>
            <w:rtl/>
          </w:rPr>
          <w:t xml:space="preserve">מ"מ</w:t>
        </w:r>
      </w:ins>
      <w:del w:id="91484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בכאן היינו נמטי</w:t>
      </w:r>
      <w:r w:rsidR="00173D8F">
        <w:rPr>
          <w:rFonts w:hint="cs"/>
          <w:rtl/>
        </w:rPr>
        <w:t xml:space="preserve"> [שעדיין </w:t>
      </w:r>
      <w:r w:rsidR="00173D8F">
        <w:rPr>
          <w:rFonts w:hint="cs"/>
          <w:rtl/>
        </w:rPr>
        <w:t xml:space="preserve">לא</w:t>
      </w:r>
      <w:r w:rsidR="00173D8F">
        <w:rPr>
          <w:rFonts w:hint="cs"/>
          <w:rtl/>
        </w:rPr>
        <w:t xml:space="preserve"> נטווה] </w:t>
      </w:r>
      <w:r w:rsidR="0057284B">
        <w:rPr>
          <w:rtl/>
        </w:rPr>
        <w:t>.</w:t>
      </w:r>
    </w:p>
    <w:p w14:paraId="1D1B19EE" w14:textId="77777777" w:rsidR="0057284B" w:rsidRDefault="0057284B" w:rsidP="0057284B">
      <w:pPr>
        <w:pStyle w:val="affffd"/>
        <w:jc w:val="center"/>
        <w:rPr>
          <w:rtl/>
        </w:rPr>
        <w:pPrChange w:id="9041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83" w:author="מנוע מכני" w:date="2026-10-05T11:32:12Z">
        <w:r>
          <w:rPr>
            <w:rtl/>
          </w:rPr>
          <w:t xml:space="preserve"> </w:t>
        </w:r>
      </w:ins>
      <w:del w:id="964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85" w:author="מנוע מכני" w:date="2026-10-05T11:32:12Z">
        <w:r>
          <w:rPr>
            <w:rtl/>
          </w:rPr>
          <w:t xml:space="preserve"> </w:t>
        </w:r>
      </w:ins>
      <w:del w:id="964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3BE7868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D1E096C" w14:textId="77777777" w:rsidR="00B874E6" w:rsidRDefault="003D5508" w:rsidP="000C73DD">
      <w:pPr>
        <w:pStyle w:val="03"/>
        <w:rPr>
          <w:rtl/>
        </w:rPr>
      </w:pPr>
      <w:r>
        <w:rPr>
          <w:rtl/>
        </w:rPr>
        <w:t xml:space="preserve">החשוד על השביעית </w:t>
      </w:r>
      <w:r w:rsidR="00F63065">
        <w:rPr>
          <w:rtl/>
        </w:rPr>
        <w:t>אין לוקחין ממנו פשתן, ואפילו סרק, אבל לוקחין מהם טוי ואריג</w:t>
      </w:r>
      <w:r w:rsidR="0057284B">
        <w:rPr>
          <w:rtl/>
        </w:rPr>
        <w:t>.</w:t>
      </w:r>
    </w:p>
    <w:p w14:paraId="745C2D54" w14:textId="77777777" w:rsidR="0057284B" w:rsidRDefault="0057284B" w:rsidP="0057284B">
      <w:pPr>
        <w:pStyle w:val="affffd"/>
        <w:jc w:val="center"/>
        <w:rPr>
          <w:rtl/>
        </w:rPr>
        <w:pPrChange w:id="9041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87" w:author="מנוע מכני" w:date="2026-10-05T11:32:12Z">
        <w:r>
          <w:rPr>
            <w:rtl/>
          </w:rPr>
          <w:t xml:space="preserve"> </w:t>
        </w:r>
      </w:ins>
      <w:del w:id="964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89" w:author="מנוע מכני" w:date="2026-10-05T11:32:12Z">
        <w:r>
          <w:rPr>
            <w:rtl/>
          </w:rPr>
          <w:t xml:space="preserve"> </w:t>
        </w:r>
      </w:ins>
      <w:del w:id="964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F43D918" w14:textId="77777777" w:rsidR="00B874E6" w:rsidRDefault="00173D8F" w:rsidP="00173D8F">
      <w:pPr>
        <w:rPr>
          <w:rtl/>
        </w:rPr>
      </w:pPr>
      <w:r>
        <w:rPr>
          <w:rFonts w:hint="cs"/>
          <w:rtl/>
        </w:rPr>
        <w:t xml:space="preserve">וק</w:t>
      </w:r>
      <w:ins w:id="91485" w:author="מנוע מכני" w:date="2026-10-05T11:32:12Z">
        <w:r>
          <w:rPr>
            <w:rFonts w:hint="cs"/>
            <w:rtl/>
          </w:rPr>
          <w:t xml:space="preserve">מ"ל</w:t>
        </w:r>
      </w:ins>
      <w:del w:id="91486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דאריג היינו טיכי [פשתן שלא נטווה]</w:t>
      </w:r>
      <w:r w:rsidR="0057284B">
        <w:rPr>
          <w:rtl/>
        </w:rPr>
        <w:t>.</w:t>
      </w:r>
    </w:p>
    <w:p w14:paraId="38EC1EA6" w14:textId="77777777" w:rsidR="0057284B" w:rsidRDefault="0057284B" w:rsidP="0057284B">
      <w:pPr>
        <w:pStyle w:val="affffd"/>
        <w:jc w:val="center"/>
        <w:rPr>
          <w:rtl/>
        </w:rPr>
        <w:pPrChange w:id="9041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91" w:author="מנוע מכני" w:date="2026-10-05T11:32:12Z">
        <w:r>
          <w:rPr>
            <w:rtl/>
          </w:rPr>
          <w:t xml:space="preserve"> </w:t>
        </w:r>
      </w:ins>
      <w:del w:id="964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93" w:author="מנוע מכני" w:date="2026-10-05T11:32:12Z">
        <w:r>
          <w:rPr>
            <w:rtl/>
          </w:rPr>
          <w:t xml:space="preserve"> </w:t>
        </w:r>
      </w:ins>
      <w:del w:id="964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560913B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4B076D9" w14:textId="77777777" w:rsidR="00173D8F" w:rsidRDefault="00F63065" w:rsidP="0005776F">
      <w:pPr>
        <w:pStyle w:val="afff5"/>
        <w:rPr>
          <w:rtl/>
        </w:rPr>
      </w:pPr>
      <w:r>
        <w:rPr>
          <w:rtl/>
        </w:rPr>
        <w:t>הח</w:t>
      </w:r>
      <w:r w:rsidR="00173D8F">
        <w:rPr>
          <w:rtl/>
        </w:rPr>
        <w:t>שוד להיות מוכר תרומה לשום חולין</w:t>
      </w:r>
      <w:r w:rsidR="00173D8F">
        <w:rPr>
          <w:rFonts w:hint="cs"/>
          <w:rtl/>
        </w:rPr>
        <w:t xml:space="preserve"> </w:t>
      </w:r>
    </w:p>
    <w:p w14:paraId="30CC4AAF" w14:textId="77777777" w:rsidR="00173D8F" w:rsidRDefault="00173D8F" w:rsidP="00173D8F">
      <w:pPr>
        <w:pStyle w:val="afff5"/>
        <w:rPr>
          <w:rtl/>
        </w:rPr>
      </w:pPr>
      <w:ins w:id="91487" w:author="מנוע מכני" w:date="2026-10-05T11:32:12Z">
        <w:r>
          <w:rPr>
            <w:rFonts w:hint="cs"/>
            <w:rtl/>
          </w:rPr>
          <w:t xml:space="preserve">ר"י</w:t>
        </w:r>
      </w:ins>
      <w:del w:id="9148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אומר: </w:t>
      </w:r>
      <w:r w:rsidR="00F63065">
        <w:rPr>
          <w:rtl/>
        </w:rPr>
        <w:t xml:space="preserve">אין לוקחין ממנו אפילו מים ומלח, </w:t>
      </w:r>
    </w:p>
    <w:p w14:paraId="2859EC20" w14:textId="77777777" w:rsidR="00B874E6" w:rsidRDefault="00F63065" w:rsidP="00173D8F">
      <w:pPr>
        <w:pStyle w:val="afff5"/>
        <w:rPr>
          <w:rtl/>
        </w:rPr>
      </w:pPr>
      <w:ins w:id="91489" w:author="מנוע מכני" w:date="2026-10-05T11:32:12Z">
        <w:r>
          <w:rPr>
            <w:rtl/>
          </w:rPr>
          <w:t xml:space="preserve">ר"ש</w:t>
        </w:r>
      </w:ins>
      <w:del w:id="91490" w:author="מנוע מכני" w:date="2026-10-05T11:32:12Z">
        <w:r>
          <w:rPr>
            <w:rtl/>
          </w:rPr>
          <w:delText xml:space="preserve">ר</w:delText>
        </w:r>
        <w:r w:rsidR="003D5508">
          <w:rPr>
            <w:rFonts w:hint="cs"/>
            <w:rtl/>
          </w:rPr>
          <w:delText xml:space="preserve">''ש</w:delText>
        </w:r>
      </w:del>
      <w:r w:rsidR="003D5508">
        <w:rPr>
          <w:rFonts w:hint="cs"/>
          <w:rtl/>
        </w:rPr>
        <w:t xml:space="preserve"> </w:t>
      </w:r>
      <w:r>
        <w:rPr>
          <w:rtl/>
        </w:rPr>
        <w:t>אומר: כל שיש בו זיקת תרומה ומעשרות אין לוקחין ממנו</w:t>
      </w:r>
      <w:r w:rsidR="0057284B">
        <w:rPr>
          <w:rtl/>
        </w:rPr>
        <w:t>.</w:t>
      </w:r>
    </w:p>
    <w:p w14:paraId="1CC44538" w14:textId="77777777" w:rsidR="0057284B" w:rsidRDefault="0057284B" w:rsidP="0057284B">
      <w:pPr>
        <w:pStyle w:val="affffd"/>
        <w:jc w:val="center"/>
        <w:rPr>
          <w:rtl/>
        </w:rPr>
        <w:pPrChange w:id="9041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95" w:author="מנוע מכני" w:date="2026-10-05T11:32:12Z">
        <w:r>
          <w:rPr>
            <w:rtl/>
          </w:rPr>
          <w:t xml:space="preserve"> </w:t>
        </w:r>
      </w:ins>
      <w:del w:id="964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97" w:author="מנוע מכני" w:date="2026-10-05T11:32:12Z">
        <w:r>
          <w:rPr>
            <w:rtl/>
          </w:rPr>
          <w:t xml:space="preserve"> </w:t>
        </w:r>
      </w:ins>
      <w:del w:id="964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0A034A9" w14:textId="77777777" w:rsidR="00B874E6" w:rsidRDefault="00F63065" w:rsidP="00F63065">
      <w:pPr>
        <w:rPr>
          <w:rtl/>
        </w:rPr>
      </w:pPr>
      <w:r>
        <w:rPr>
          <w:rtl/>
        </w:rPr>
        <w:t xml:space="preserve">לאתויי קרבי דגים, דמערבי </w:t>
      </w:r>
      <w:ins w:id="94979" w:author="מנוע מכני" w:date="2026-10-05T11:32:12Z">
        <w:r>
          <w:rPr>
            <w:rtl/>
          </w:rPr>
          <w:t xml:space="preserve">בהם</w:t>
        </w:r>
      </w:ins>
      <w:del w:id="94980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 שמן זית</w:t>
      </w:r>
      <w:r w:rsidR="0057284B">
        <w:rPr>
          <w:rtl/>
        </w:rPr>
        <w:t>.</w:t>
      </w:r>
    </w:p>
    <w:p w14:paraId="0D10FD88" w14:textId="77777777" w:rsidR="00173D8F" w:rsidRDefault="00173D8F" w:rsidP="00173D8F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ל.</w:t>
      </w:r>
    </w:p>
    <w:p w14:paraId="5FDAFE7B" w14:textId="77777777" w:rsidR="00B874E6" w:rsidRDefault="00115597" w:rsidP="000C73DD">
      <w:pPr>
        <w:pStyle w:val="011"/>
        <w:rPr>
          <w:rtl/>
        </w:rPr>
      </w:pPr>
      <w:r>
        <w:rPr>
          <w:rFonts w:hint="cs"/>
          <w:rtl/>
        </w:rPr>
        <w:t xml:space="preserve">אותו טבח שהיה חשוד למכור חלב כליות שעל הירך בחזקת חלב טהור וקנסו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 ל</w:t>
      </w:r>
      <w:r>
        <w:rPr>
          <w:rFonts w:hint="cs"/>
          <w:rtl/>
        </w:rPr>
        <w:t>מכור אפי' אגוזים</w:t>
      </w:r>
      <w:r w:rsidR="0057284B">
        <w:rPr>
          <w:rtl/>
        </w:rPr>
        <w:t>.</w:t>
      </w:r>
    </w:p>
    <w:p>
      <w:pPr>
        <w:pStyle w:val="38"/>
        <w:rPr>
          <w:ins w:id="99752" w:author="מנוע מכני" w:date="2026-10-05T11:32:12Z"/>
        </w:rPr>
      </w:pPr>
      <w:ins w:id="91491" w:author="מנוע מכני" w:date="2026-10-05T11:32:12Z">
        <w:del w:id="100975" w:author="מנוע מכני" w:date="2026-10-05T11:32:12Z">
          <w:r>
            <w:delText xml:space="preserve">א"ל</w:delText>
          </w:r>
          <w:r w:rsidR="00115597">
            <w:delText xml:space="preserve"> </w:delText>
          </w:r>
        </w:del>
      </w:ins>
      <w:del w:id="91492" w:author="מנוע מכני" w:date="2026-10-05T11:32:12Z">
        <w:r>
          <w:delText xml:space="preserve">א</w:delText>
        </w:r>
        <w:r w:rsidR="00115597">
          <w:delText xml:space="preserve">''ל</w:delText>
        </w:r>
      </w:del>
      <w:ins w:id="91493" w:author="מנוע מכני" w:date="2026-10-05T11:32:12Z">
        <w:r>
          <w:t xml:space="preserve">ר"פ</w:t>
        </w:r>
      </w:ins>
      <w:del w:id="91494" w:author="מנוע מכני" w:date="2026-10-05T11:32:12Z">
        <w:r w:rsidR="00115597">
          <w:delText xml:space="preserve">ר''פ</w:delText>
        </w:r>
      </w:del>
      <w:r w:rsidR="00115597">
        <w:t xml:space="preserve"> לרבא:</w:t>
      </w:r>
    </w:p>
    <w:p w14:paraId="6F6197BC" w14:textId="77777777" w:rsidR="00115597" w:rsidRDefault="00F63065" w:rsidP="00115597">
      <w:pPr>
        <w:rPr>
          <w:rtl/>
        </w:rPr>
      </w:pPr>
      <w:del w:id="99753" w:author="מנוע מכני" w:date="2026-10-05T11:32:12Z">
        <w:r w:rsidR="00115597">
          <w:rPr>
            <w:rtl/>
          </w:rPr>
          <w:delText xml:space="preserve"> </w:delText>
        </w:r>
      </w:del>
      <w:r w:rsidR="00115597">
        <w:rPr>
          <w:rFonts w:hint="cs"/>
          <w:rtl/>
        </w:rPr>
        <w:t xml:space="preserve">- </w:t>
      </w:r>
      <w:r w:rsidR="00115597">
        <w:rPr>
          <w:rStyle w:val="2fb"/>
          <w:rFonts w:hint="cs"/>
          <w:rtl/>
        </w:rPr>
        <w:t xml:space="preserve">כ</w:t>
      </w:r>
      <w:ins w:id="9149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496" w:author="מנוע מכני" w:date="2026-10-05T11:32:12Z">
        <w:r w:rsidR="00115597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, </w:t>
      </w:r>
      <w:ins w:id="97871" w:author="מנוע מכני" w:date="2026-10-05T11:32:12Z">
        <w:r>
          <w:rPr>
            <w:rtl/>
          </w:rPr>
          <w:t xml:space="preserve">אם </w:t>
        </w:r>
      </w:ins>
      <w:del w:id="97872" w:author="מנוע מכני" w:date="2026-10-05T11:32:12Z">
        <w:r>
          <w:rPr>
            <w:rtl/>
          </w:rPr>
          <w:delText xml:space="preserve">אי </w:delText>
        </w:r>
      </w:del>
      <w:ins w:id="92875" w:author="מנוע מכני" w:date="2026-10-05T11:32:12Z">
        <w:r>
          <w:rPr>
            <w:rStyle w:val="2fb"/>
            <w:rtl/>
          </w:rPr>
          <w:t xml:space="preserve">כר"י</w:t>
        </w:r>
      </w:ins>
      <w:del w:id="92876" w:author="מנוע מכני" w:date="2026-10-05T11:32:12Z">
        <w:r>
          <w:rPr>
            <w:rtl/>
          </w:rPr>
          <w:delText xml:space="preserve">כרבי יהודה</w:delText>
        </w:r>
      </w:del>
      <w:r>
        <w:rPr>
          <w:rtl/>
        </w:rPr>
        <w:t xml:space="preserve"> - אפי' מים ומלח </w:t>
      </w:r>
      <w:ins w:id="93679" w:author="מנוע מכני" w:date="2026-10-05T11:32:12Z">
        <w:r>
          <w:rPr>
            <w:rtl/>
          </w:rPr>
          <w:t xml:space="preserve">גם</w:t>
        </w:r>
      </w:ins>
      <w:del w:id="9368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 w14:paraId="0E070C73" w14:textId="77777777" w:rsidR="00B874E6" w:rsidRDefault="00F63065" w:rsidP="00B2441E">
      <w:pPr>
        <w:rPr>
          <w:rtl/>
        </w:rPr>
      </w:pPr>
      <w:r>
        <w:rPr>
          <w:rtl/>
        </w:rPr>
        <w:t xml:space="preserve">לעולם </w:t>
      </w:r>
      <w:ins w:id="91497" w:author="מנוע מכני" w:date="2026-10-05T11:32:12Z">
        <w:r>
          <w:rPr>
            <w:rStyle w:val="2fb"/>
            <w:rtl/>
          </w:rPr>
          <w:t xml:space="preserve">ר"ש</w:t>
        </w:r>
      </w:ins>
      <w:del w:id="91498" w:author="מנוע מכני" w:date="2026-10-05T11:32:12Z">
        <w:r>
          <w:rPr>
            <w:rtl/>
          </w:rPr>
          <w:delText xml:space="preserve">ר</w:delText>
        </w:r>
        <w:r w:rsidR="0011559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15597">
          <w:rPr>
            <w:rFonts w:hint="cs"/>
            <w:rtl/>
          </w:rPr>
          <w:delText xml:space="preserve">ש</w:delText>
        </w:r>
      </w:del>
      <w:r>
        <w:rPr>
          <w:rtl/>
        </w:rPr>
        <w:t xml:space="preserve"> ובאיסורא </w:t>
      </w:r>
      <w:ins w:id="98031" w:author="מנוע מכני" w:date="2026-10-05T11:32:12Z">
        <w:r>
          <w:rPr>
            <w:rtl/>
          </w:rPr>
          <w:t xml:space="preserve">דגופו</w:t>
        </w:r>
      </w:ins>
      <w:del w:id="98032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 </w:t>
      </w:r>
      <w:ins w:id="90685" w:author="מנוע סמנטי" w:date="2026-10-05T11:39:44Z">
        <w:r>
          <w:rPr>
            <w:rtl/>
          </w:rPr>
          <w:t xml:space="preserve">קונסים</w:t>
        </w:r>
      </w:ins>
      <w:del w:id="90686" w:author="מנוע סמנטי" w:date="2026-10-05T11:39:44Z">
        <w:r>
          <w:rPr>
            <w:rtl/>
          </w:rPr>
          <w:delText xml:space="preserve">קנסינן</w:delText>
        </w:r>
      </w:del>
      <w:r>
        <w:rPr>
          <w:rtl/>
        </w:rPr>
        <w:t xml:space="preserve"> </w:t>
      </w:r>
      <w:ins w:id="94981" w:author="מנוע מכני" w:date="2026-10-05T11:32:12Z">
        <w:r>
          <w:rPr>
            <w:rtl/>
          </w:rPr>
          <w:t xml:space="preserve">לו</w:t>
        </w:r>
      </w:ins>
      <w:del w:id="949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סתם דרדקי </w:t>
      </w:r>
      <w:r w:rsidR="00B2441E">
        <w:rPr>
          <w:rFonts w:hint="cs"/>
          <w:rtl/>
        </w:rPr>
        <w:t>נמשכים אחר אגוזים ומשכנע לבני השוחטים שנגררים אחר אגוזים מביאים לו חלב הכליות כמו חלב טהור</w:t>
      </w:r>
      <w:r w:rsidR="0057284B">
        <w:rPr>
          <w:rtl/>
        </w:rPr>
        <w:t>.</w:t>
      </w:r>
    </w:p>
    <w:p w14:paraId="3F7542B6" w14:textId="77777777" w:rsidR="0057284B" w:rsidRDefault="0057284B" w:rsidP="0057284B">
      <w:pPr>
        <w:pStyle w:val="affffd"/>
        <w:jc w:val="center"/>
        <w:rPr>
          <w:rtl/>
        </w:rPr>
        <w:pPrChange w:id="9041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99" w:author="מנוע מכני" w:date="2026-10-05T11:32:12Z">
        <w:r>
          <w:rPr>
            <w:rtl/>
          </w:rPr>
          <w:t xml:space="preserve"> </w:t>
        </w:r>
      </w:ins>
      <w:del w:id="965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01" w:author="מנוע מכני" w:date="2026-10-05T11:32:12Z">
        <w:r>
          <w:rPr>
            <w:rtl/>
          </w:rPr>
          <w:t xml:space="preserve"> </w:t>
        </w:r>
      </w:ins>
      <w:del w:id="965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08D1D08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09F7860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השביעית - אינו חשוד על המעשרות, </w:t>
      </w:r>
    </w:p>
    <w:p w14:paraId="50D9C4C1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המעשרות - אינו חשוד על השביעית, </w:t>
      </w:r>
    </w:p>
    <w:p w14:paraId="4D5DFDB3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זה ועל זה - חשוד על הטהרות, </w:t>
      </w:r>
    </w:p>
    <w:p w14:paraId="29DA90D9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ויש שהוא חשוד על הטהרות ואינו חשוד לא על זה ולא על זה</w:t>
      </w:r>
      <w:r w:rsidR="0057284B">
        <w:rPr>
          <w:rtl/>
        </w:rPr>
        <w:t>.</w:t>
      </w:r>
    </w:p>
    <w:p w14:paraId="40F39FFC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זה הכלל: החשוד על דבר לא דנו ולא מעידו</w:t>
      </w:r>
      <w:r w:rsidR="0057284B">
        <w:rPr>
          <w:rtl/>
        </w:rPr>
        <w:t>.</w:t>
      </w:r>
    </w:p>
    <w:p w14:paraId="5D4D6781" w14:textId="77777777" w:rsidR="0057284B" w:rsidRDefault="0057284B" w:rsidP="0057284B">
      <w:pPr>
        <w:pStyle w:val="affffd"/>
        <w:jc w:val="center"/>
        <w:rPr>
          <w:rtl/>
        </w:rPr>
        <w:pPrChange w:id="9041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03" w:author="מנוע מכני" w:date="2026-10-05T11:32:12Z">
        <w:r>
          <w:rPr>
            <w:rtl/>
          </w:rPr>
          <w:t xml:space="preserve"> </w:t>
        </w:r>
      </w:ins>
      <w:del w:id="965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05" w:author="מנוע מכני" w:date="2026-10-05T11:32:12Z">
        <w:r>
          <w:rPr>
            <w:rtl/>
          </w:rPr>
          <w:t xml:space="preserve"> </w:t>
        </w:r>
      </w:ins>
      <w:del w:id="965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889B59" w14:textId="77777777" w:rsidR="00B874E6" w:rsidRDefault="00B2441E" w:rsidP="00F63065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שביעית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בעיא חומה, מעשר כיון דבעי חומה - חמיר </w:t>
      </w:r>
      <w:ins w:id="94983" w:author="מנוע מכני" w:date="2026-10-05T11:32:12Z">
        <w:r>
          <w:rPr>
            <w:rtl/>
          </w:rPr>
          <w:t xml:space="preserve">לו</w:t>
        </w:r>
      </w:ins>
      <w:del w:id="94984" w:author="מנוע מכני" w:date="2026-10-05T11:32:12Z">
        <w:r w:rsidR="00F63065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7CBC9D37" w14:textId="77777777" w:rsidR="0057284B" w:rsidRDefault="0057284B" w:rsidP="0057284B">
      <w:pPr>
        <w:jc w:val="center"/>
        <w:rPr>
          <w:del w:id="90136" w:author="מנוע עיצוב" w:date="2026-10-05T11:33:53Z"/>
          <w:rtl/>
        </w:rPr>
      </w:pPr>
      <w:del w:id="90133" w:author="מנוע עיצוב" w:date="2026-10-05T11:33:53Z">
        <w:r>
          <w:rPr>
            <w:rtl/>
          </w:rPr>
          <w:delText xml:space="preserve">•</w:delText>
        </w:r>
      </w:del>
      <w:ins w:id="96507" w:author="מנוע מכני" w:date="2026-10-05T11:32:12Z">
        <w:r>
          <w:rPr>
            <w:rtl/>
          </w:rPr>
          <w:t xml:space="preserve"> </w:t>
        </w:r>
      </w:ins>
      <w:del w:id="96508" w:author="מנוע מכני" w:date="2026-10-05T11:32:12Z">
        <w:r>
          <w:rPr>
            <w:rtl/>
          </w:rPr>
          <w:delText xml:space="preserve">  </w:delText>
        </w:r>
      </w:del>
      <w:del w:id="90134" w:author="מנוע עיצוב" w:date="2026-10-05T11:33:53Z">
        <w:r>
          <w:rPr>
            <w:rtl/>
          </w:rPr>
          <w:delText xml:space="preserve">•</w:delText>
        </w:r>
      </w:del>
      <w:ins w:id="96509" w:author="מנוע מכני" w:date="2026-10-05T11:32:12Z">
        <w:r>
          <w:rPr>
            <w:rtl/>
          </w:rPr>
          <w:t xml:space="preserve"> </w:t>
        </w:r>
      </w:ins>
      <w:del w:id="96510" w:author="מנוע מכני" w:date="2026-10-05T11:32:12Z">
        <w:r>
          <w:rPr>
            <w:rtl/>
          </w:rPr>
          <w:delText xml:space="preserve">  </w:delText>
        </w:r>
      </w:del>
      <w:del w:id="90135" w:author="מנוע עיצוב" w:date="2026-10-05T11:33:53Z">
        <w:r>
          <w:rPr>
            <w:rtl/>
          </w:rPr>
          <w:delText xml:space="preserve">•</w:delText>
        </w:r>
      </w:del>
    </w:p>
    <w:p w14:paraId="6AE838CB" w14:textId="77777777" w:rsidR="00B874E6" w:rsidRDefault="00F63065" w:rsidP="00B2441E">
      <w:pPr>
        <w:pStyle w:val="afffd"/>
        <w:rPr>
          <w:rtl/>
        </w:rPr>
      </w:pPr>
      <w:r>
        <w:rPr>
          <w:rtl/>
        </w:rPr>
        <w:t>החשוד על המעשר</w:t>
      </w:r>
      <w:r w:rsidR="0057284B">
        <w:rPr>
          <w:rtl/>
        </w:rPr>
        <w:t>.</w:t>
      </w:r>
    </w:p>
    <w:p w14:paraId="69D7C0A6" w14:textId="77777777" w:rsidR="00B874E6" w:rsidRDefault="00B2441E" w:rsidP="00B2441E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מעשר </w:t>
      </w:r>
      <w:ins w:id="94993" w:author="מנוע מכני" w:date="2026-10-05T11:32:12Z">
        <w:r>
          <w:rPr>
            <w:rtl/>
          </w:rPr>
          <w:t xml:space="preserve">יש</w:t>
        </w:r>
      </w:ins>
      <w:del w:id="94994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4985" w:author="מנוע מכני" w:date="2026-10-05T11:32:12Z">
        <w:r>
          <w:rPr>
            <w:rtl/>
          </w:rPr>
          <w:t xml:space="preserve">לו</w:t>
        </w:r>
      </w:ins>
      <w:del w:id="9498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פדיון, שביעית כיון דקא מיתסרא </w:t>
      </w:r>
      <w:ins w:id="94987" w:author="מנוע מכני" w:date="2026-10-05T11:32:12Z">
        <w:r>
          <w:rPr>
            <w:rtl/>
          </w:rPr>
          <w:t xml:space="preserve">לו</w:t>
        </w:r>
      </w:ins>
      <w:del w:id="9498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  <w:ins w:id="94991" w:author="מנוע מכני" w:date="2026-10-05T11:32:12Z">
        <w:r>
          <w:rPr>
            <w:rtl/>
          </w:rPr>
          <w:t xml:space="preserve">ואין</w:t>
        </w:r>
      </w:ins>
      <w:del w:id="94992" w:author="מנוע מכני" w:date="2026-10-05T11:32:12Z">
        <w:r w:rsidR="00F63065">
          <w:rPr>
            <w:rtl/>
          </w:rPr>
          <w:delText xml:space="preserve">ולית</w:delText>
        </w:r>
      </w:del>
      <w:r w:rsidR="00F63065">
        <w:rPr>
          <w:rtl/>
        </w:rPr>
        <w:t xml:space="preserve"> </w:t>
      </w:r>
      <w:ins w:id="94989" w:author="מנוע מכני" w:date="2026-10-05T11:32:12Z">
        <w:r>
          <w:rPr>
            <w:rtl/>
          </w:rPr>
          <w:t xml:space="preserve">לו</w:t>
        </w:r>
      </w:ins>
      <w:del w:id="94990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פדיון </w:t>
      </w:r>
      <w:r>
        <w:rPr>
          <w:rFonts w:hint="cs"/>
          <w:rtl/>
        </w:rPr>
        <w:t>חמור בעיניו</w:t>
      </w:r>
      <w:r w:rsidR="0057284B">
        <w:rPr>
          <w:rtl/>
        </w:rPr>
        <w:t>.</w:t>
      </w:r>
    </w:p>
    <w:p w14:paraId="150698B8" w14:textId="77777777" w:rsidR="0057284B" w:rsidRDefault="0057284B" w:rsidP="0057284B">
      <w:pPr>
        <w:jc w:val="center"/>
        <w:rPr>
          <w:del w:id="90140" w:author="מנוע עיצוב" w:date="2026-10-05T11:33:53Z"/>
          <w:rtl/>
        </w:rPr>
      </w:pPr>
      <w:del w:id="90137" w:author="מנוע עיצוב" w:date="2026-10-05T11:33:53Z">
        <w:r>
          <w:rPr>
            <w:rtl/>
          </w:rPr>
          <w:delText xml:space="preserve">•</w:delText>
        </w:r>
      </w:del>
      <w:ins w:id="96511" w:author="מנוע מכני" w:date="2026-10-05T11:32:12Z">
        <w:r>
          <w:rPr>
            <w:rtl/>
          </w:rPr>
          <w:t xml:space="preserve"> </w:t>
        </w:r>
      </w:ins>
      <w:del w:id="96512" w:author="מנוע מכני" w:date="2026-10-05T11:32:12Z">
        <w:r>
          <w:rPr>
            <w:rtl/>
          </w:rPr>
          <w:delText xml:space="preserve">  </w:delText>
        </w:r>
      </w:del>
      <w:del w:id="90138" w:author="מנוע עיצוב" w:date="2026-10-05T11:33:53Z">
        <w:r>
          <w:rPr>
            <w:rtl/>
          </w:rPr>
          <w:delText xml:space="preserve">•</w:delText>
        </w:r>
      </w:del>
      <w:ins w:id="96513" w:author="מנוע מכני" w:date="2026-10-05T11:32:12Z">
        <w:r>
          <w:rPr>
            <w:rtl/>
          </w:rPr>
          <w:t xml:space="preserve"> </w:t>
        </w:r>
      </w:ins>
      <w:del w:id="96514" w:author="מנוע מכני" w:date="2026-10-05T11:32:12Z">
        <w:r>
          <w:rPr>
            <w:rtl/>
          </w:rPr>
          <w:delText xml:space="preserve">  </w:delText>
        </w:r>
      </w:del>
      <w:del w:id="90139" w:author="מנוע עיצוב" w:date="2026-10-05T11:33:53Z">
        <w:r>
          <w:rPr>
            <w:rtl/>
          </w:rPr>
          <w:delText xml:space="preserve">•</w:delText>
        </w:r>
      </w:del>
    </w:p>
    <w:p w14:paraId="391D7A59" w14:textId="77777777" w:rsidR="00B874E6" w:rsidRDefault="00F63065" w:rsidP="004F131C">
      <w:pPr>
        <w:pStyle w:val="afffd"/>
        <w:rPr>
          <w:rtl/>
        </w:rPr>
      </w:pPr>
      <w:r>
        <w:rPr>
          <w:rtl/>
        </w:rPr>
        <w:t>החשוד על זה ועל זה</w:t>
      </w:r>
      <w:r w:rsidR="0057284B">
        <w:rPr>
          <w:rtl/>
        </w:rPr>
        <w:t>.</w:t>
      </w:r>
    </w:p>
    <w:p w14:paraId="3AEB8851" w14:textId="77777777" w:rsidR="00B874E6" w:rsidRDefault="00F63065" w:rsidP="00F63065">
      <w:pPr>
        <w:rPr>
          <w:rtl/>
        </w:rPr>
      </w:pPr>
      <w:r>
        <w:rPr>
          <w:rtl/>
        </w:rPr>
        <w:t xml:space="preserve">כיון דחשיד </w:t>
      </w:r>
      <w:ins w:id="90687" w:author="מנוע סמנטי" w:date="2026-10-05T11:39:44Z">
        <w:r>
          <w:rPr>
            <w:rtl/>
          </w:rPr>
          <w:t xml:space="preserve">על דין תורה</w:t>
        </w:r>
      </w:ins>
      <w:del w:id="90688" w:author="מנוע סמנטי" w:date="2026-10-05T11:39:44Z">
        <w:r>
          <w:rPr>
            <w:rtl/>
          </w:rPr>
          <w:delText xml:space="preserve">אדאורייתא</w:delText>
        </w:r>
      </w:del>
      <w:r>
        <w:rPr>
          <w:rtl/>
        </w:rPr>
        <w:t xml:space="preserve"> </w:t>
      </w:r>
      <w:r>
        <w:rPr>
          <w:rtl/>
        </w:rPr>
        <w:t xml:space="preserve">כ"ש</w:t>
      </w:r>
      <w:r>
        <w:rPr>
          <w:rtl/>
        </w:rPr>
        <w:t xml:space="preserve"> אדרבנן</w:t>
      </w:r>
      <w:r w:rsidR="0057284B">
        <w:rPr>
          <w:rtl/>
        </w:rPr>
        <w:t>.</w:t>
      </w:r>
    </w:p>
    <w:p w14:paraId="78D9590C" w14:textId="77777777" w:rsidR="0057284B" w:rsidRDefault="0057284B" w:rsidP="0057284B">
      <w:pPr>
        <w:pStyle w:val="affffd"/>
        <w:jc w:val="center"/>
        <w:rPr>
          <w:rtl/>
        </w:rPr>
        <w:pPrChange w:id="9041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15" w:author="מנוע מכני" w:date="2026-10-05T11:32:12Z">
        <w:r>
          <w:rPr>
            <w:rtl/>
          </w:rPr>
          <w:t xml:space="preserve"> </w:t>
        </w:r>
      </w:ins>
      <w:del w:id="965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17" w:author="מנוע מכני" w:date="2026-10-05T11:32:12Z">
        <w:r>
          <w:rPr>
            <w:rtl/>
          </w:rPr>
          <w:t xml:space="preserve"> </w:t>
        </w:r>
      </w:ins>
      <w:del w:id="965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53A2875" w14:textId="77777777" w:rsidR="00B874E6" w:rsidRDefault="00F63065" w:rsidP="00F63065">
      <w:pPr>
        <w:rPr>
          <w:rtl/>
        </w:rPr>
      </w:pPr>
      <w:r w:rsidRPr="004F131C">
        <w:rPr>
          <w:rStyle w:val="afffe"/>
          <w:rtl/>
        </w:rPr>
        <w:t>ויש חשוד על הטהרות</w:t>
      </w:r>
      <w:r w:rsidR="0057284B">
        <w:rPr>
          <w:rtl/>
        </w:rPr>
        <w:t>.</w:t>
      </w:r>
    </w:p>
    <w:p w14:paraId="632ED729" w14:textId="77777777" w:rsidR="00B874E6" w:rsidRDefault="00F63065" w:rsidP="00F63065">
      <w:pPr>
        <w:rPr>
          <w:rtl/>
        </w:rPr>
      </w:pPr>
      <w:r>
        <w:rPr>
          <w:rtl/>
        </w:rPr>
        <w:t xml:space="preserve">נהי אדרבנן חשיד - </w:t>
      </w:r>
      <w:ins w:id="90689" w:author="מנוע סמנטי" w:date="2026-10-05T11:39:44Z">
        <w:r>
          <w:rPr>
            <w:rtl/>
          </w:rPr>
          <w:t xml:space="preserve">על דין תורה</w:t>
        </w:r>
      </w:ins>
      <w:del w:id="90690" w:author="מנוע סמנטי" w:date="2026-10-05T11:39:44Z">
        <w:r>
          <w:rPr>
            <w:rtl/>
          </w:rPr>
          <w:delText xml:space="preserve">אדאורייתא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חשיד</w:t>
      </w:r>
      <w:r w:rsidR="0057284B">
        <w:rPr>
          <w:rtl/>
        </w:rPr>
        <w:t>.</w:t>
      </w:r>
    </w:p>
    <w:p w14:paraId="170124C0" w14:textId="77777777" w:rsidR="005A1050" w:rsidRDefault="005A1050" w:rsidP="00F63065">
      <w:pPr>
        <w:rPr>
          <w:rtl/>
        </w:rPr>
      </w:pPr>
      <w:r>
        <w:rPr>
          <w:rtl/>
        </w:rPr>
        <w:t>ורמינהי: נאמן על הטהרות</w:t>
      </w:r>
      <w:r w:rsidR="00F63065">
        <w:rPr>
          <w:rtl/>
        </w:rPr>
        <w:t xml:space="preserve"> נאמן על שביעית, הא חשיד - חשיד! </w:t>
      </w:r>
    </w:p>
    <w:p>
      <w:pPr>
        <w:pStyle w:val="38"/>
        <w:rPr>
          <w:ins w:id="99754" w:author="מנוע מכני" w:date="2026-10-05T11:32:12Z"/>
        </w:rPr>
      </w:pPr>
      <w:r>
        <w:t xml:space="preserve">ב. </w:t>
      </w:r>
      <w:r w:rsidR="00F63065">
        <w:t xml:space="preserve">א"ר אילעי:</w:t>
      </w:r>
    </w:p>
    <w:p w14:paraId="21EB9FF6" w14:textId="77777777" w:rsidR="005A1050" w:rsidRDefault="008B5FD7" w:rsidP="00F63065">
      <w:pPr>
        <w:rPr>
          <w:rtl/>
        </w:rPr>
      </w:pPr>
      <w:del w:id="997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מתני' כשראינוהו שנוהג בצינעא בתוך ביתו</w:t>
      </w:r>
      <w:ins w:id="96519" w:author="מנוע מכני" w:date="2026-10-05T11:32:12Z">
        <w:r>
          <w:rPr>
            <w:rtl/>
          </w:rPr>
          <w:t xml:space="preserve">,</w:t>
        </w:r>
      </w:ins>
      <w:del w:id="9652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56" w:author="מנוע מכני" w:date="2026-10-05T11:32:12Z"/>
        </w:rPr>
      </w:pPr>
      <w:r>
        <w:t xml:space="preserve">ב. </w:t>
      </w:r>
      <w:r w:rsidR="00F63065">
        <w:t xml:space="preserve">ר' ינאי ברבי ישמעאל</w:t>
      </w:r>
      <w:del w:id="100919" w:author="מנוע מכני" w:date="2026-10-05T11:32:12Z">
        <w:r w:rsidR="00F63065">
          <w:delText xml:space="preserve"> אמר</w:delText>
        </w:r>
      </w:del>
      <w:r w:rsidR="00F63065">
        <w:t xml:space="preserve">:</w:t>
      </w:r>
    </w:p>
    <w:p w14:paraId="67645B69" w14:textId="77777777" w:rsidR="00B874E6" w:rsidRDefault="008B5FD7" w:rsidP="00F63065">
      <w:pPr>
        <w:rPr>
          <w:rtl/>
        </w:rPr>
      </w:pPr>
      <w:del w:id="997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כגון </w:t>
      </w:r>
      <w:ins w:id="98133" w:author="מנוע מכני" w:date="2026-10-05T11:32:12Z">
        <w:r>
          <w:rPr>
            <w:rtl/>
          </w:rPr>
          <w:t xml:space="preserve">דהיה</w:t>
        </w:r>
      </w:ins>
      <w:del w:id="98134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חשיד </w:t>
      </w:r>
      <w:ins w:id="93681" w:author="מנוע מכני" w:date="2026-10-05T11:32:12Z">
        <w:r>
          <w:rPr>
            <w:rtl/>
          </w:rPr>
          <w:t xml:space="preserve">לשניהם</w:t>
        </w:r>
      </w:ins>
      <w:del w:id="93682" w:author="מנוע מכני" w:date="2026-10-05T11:32:12Z">
        <w:r w:rsidR="00F63065">
          <w:rPr>
            <w:rtl/>
          </w:rPr>
          <w:delText xml:space="preserve">לתרוייהו</w:delText>
        </w:r>
      </w:del>
      <w:r w:rsidR="00F63065">
        <w:rPr>
          <w:rtl/>
        </w:rPr>
        <w:t xml:space="preserve">, </w:t>
      </w:r>
      <w:ins w:id="94997" w:author="מנוע מכני" w:date="2026-10-05T11:32:12Z">
        <w:r>
          <w:rPr>
            <w:rtl/>
          </w:rPr>
          <w:t xml:space="preserve">ובא</w:t>
        </w:r>
      </w:ins>
      <w:del w:id="94998" w:author="מנוע מכני" w:date="2026-10-05T11:32:12Z">
        <w:r w:rsidR="00F63065">
          <w:rPr>
            <w:rtl/>
          </w:rPr>
          <w:delText xml:space="preserve">ואתא</w:delText>
        </w:r>
      </w:del>
      <w:r w:rsidR="00F63065">
        <w:rPr>
          <w:rtl/>
        </w:rPr>
        <w:t xml:space="preserve"> קמי רבנן וקביל </w:t>
      </w:r>
      <w:ins w:id="90691" w:author="מנוע סמנטי" w:date="2026-10-05T11:39:44Z">
        <w:r>
          <w:rPr>
            <w:rtl/>
          </w:rPr>
          <w:t xml:space="preserve">על שניהם</w:t>
        </w:r>
      </w:ins>
      <w:del w:id="90692" w:author="מנוע סמנטי" w:date="2026-10-05T11:39:44Z">
        <w:r w:rsidR="00F63065">
          <w:rPr>
            <w:rtl/>
          </w:rPr>
          <w:delText xml:space="preserve">אתרוייהו</w:delText>
        </w:r>
      </w:del>
      <w:r w:rsidR="00F63065">
        <w:rPr>
          <w:rtl/>
        </w:rPr>
        <w:t xml:space="preserve">, </w:t>
      </w:r>
      <w:ins w:id="93685" w:author="מנוע מכני" w:date="2026-10-05T11:32:12Z">
        <w:r>
          <w:rPr>
            <w:rtl/>
          </w:rPr>
          <w:t xml:space="preserve">ואח"כ</w:t>
        </w:r>
      </w:ins>
      <w:del w:id="93686" w:author="מנוע מכני" w:date="2026-10-05T11:32:12Z">
        <w:r w:rsidR="00F63065">
          <w:rPr>
            <w:rtl/>
          </w:rPr>
          <w:delText xml:space="preserve">והדר</w:delText>
        </w:r>
      </w:del>
      <w:r w:rsidR="00F63065">
        <w:rPr>
          <w:rtl/>
        </w:rPr>
        <w:t xml:space="preserve"> איחשד אחד </w:t>
      </w:r>
      <w:ins w:id="94995" w:author="מנוע מכני" w:date="2026-10-05T11:32:12Z">
        <w:r>
          <w:rPr>
            <w:rtl/>
          </w:rPr>
          <w:t xml:space="preserve">מהם</w:t>
        </w:r>
      </w:ins>
      <w:del w:id="94996" w:author="מנוע מכני" w:date="2026-10-05T11:32:12Z">
        <w:r w:rsidR="00F63065">
          <w:rPr>
            <w:rtl/>
          </w:rPr>
          <w:delText xml:space="preserve">מינייהו</w:delText>
        </w:r>
      </w:del>
      <w:r w:rsidR="00F63065">
        <w:rPr>
          <w:rtl/>
        </w:rPr>
        <w:t xml:space="preserve">, </w:t>
      </w:r>
      <w:ins w:id="93683" w:author="מנוע מכני" w:date="2026-10-05T11:32:12Z">
        <w:r>
          <w:rPr>
            <w:rtl/>
          </w:rPr>
          <w:t xml:space="preserve">דאומרים</w:t>
        </w:r>
      </w:ins>
      <w:del w:id="93684" w:author="מנוע מכני" w:date="2026-10-05T11:32:12Z">
        <w:r w:rsidR="00F63065">
          <w:rPr>
            <w:rtl/>
          </w:rPr>
          <w:delText xml:space="preserve">דאמרינן</w:delText>
        </w:r>
      </w:del>
      <w:r w:rsidR="00F63065">
        <w:rPr>
          <w:rtl/>
        </w:rPr>
        <w:t xml:space="preserve">, מיגו דחשיד אהא - חשיד </w:t>
      </w:r>
      <w:ins w:id="93687" w:author="מנוע מכני" w:date="2026-10-05T11:32:12Z">
        <w:r>
          <w:rPr>
            <w:rtl/>
          </w:rPr>
          <w:t xml:space="preserve">גם</w:t>
        </w:r>
      </w:ins>
      <w:del w:id="9368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אאידך</w:t>
      </w:r>
      <w:r w:rsidR="0057284B">
        <w:rPr>
          <w:rtl/>
        </w:rPr>
        <w:t>.</w:t>
      </w:r>
    </w:p>
    <w:p>
      <w:pPr>
        <w:pStyle w:val="38"/>
        <w:rPr>
          <w:ins w:id="99758" w:author="מנוע מכני" w:date="2026-10-05T11:32:12Z"/>
        </w:rPr>
      </w:pPr>
      <w:r>
        <w:t xml:space="preserve">א</w:t>
      </w:r>
      <w:ins w:id="90009" w:author="מנוע מכני" w:date="2026-10-05T11:32:12Z">
        <w:r>
          <w:t xml:space="preserve">רבב"ח</w:t>
        </w:r>
      </w:ins>
      <w:del w:id="90010" w:author="מנוע מכני" w:date="2026-10-05T11:32:12Z">
        <w:r>
          <w:delText xml:space="preserve">רבב'ח</w:delText>
        </w:r>
      </w:del>
      <w:r>
        <w:t xml:space="preserve"> מר</w:t>
      </w:r>
      <w:ins w:id="91499" w:author="מנוע מכני" w:date="2026-10-05T11:32:12Z">
        <w:r>
          <w:t xml:space="preserve">י"ו</w:t>
        </w:r>
      </w:ins>
      <w:del w:id="91500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1013AA15" w14:textId="77777777" w:rsidR="00B874E6" w:rsidRDefault="005A1050" w:rsidP="005A1050">
      <w:pPr>
        <w:rPr>
          <w:rtl/>
        </w:rPr>
      </w:pPr>
      <w:del w:id="997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 דברי </w:t>
      </w:r>
      <w:ins w:id="91501" w:author="מנוע מכני" w:date="2026-10-05T11:32:12Z">
        <w:r>
          <w:rPr>
            <w:rStyle w:val="2fb"/>
            <w:rtl/>
          </w:rPr>
          <w:t xml:space="preserve">ר"ע</w:t>
        </w:r>
      </w:ins>
      <w:del w:id="91502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>
          <w:rPr>
            <w:rFonts w:hint="cs"/>
            <w:rtl/>
          </w:rPr>
          <w:delText xml:space="preserve">ע</w:delText>
        </w:r>
      </w:del>
      <w:r w:rsidR="00F63065">
        <w:rPr>
          <w:rtl/>
        </w:rPr>
        <w:t xml:space="preserve"> סתימתאה, אבל חכמים אומרים חשוד על השביעית - חשוד על המעשר</w:t>
      </w:r>
      <w:r w:rsidR="0057284B">
        <w:rPr>
          <w:rtl/>
        </w:rPr>
        <w:t>.</w:t>
      </w:r>
    </w:p>
    <w:p w14:paraId="5D70A06C" w14:textId="77777777" w:rsidR="005A1050" w:rsidRDefault="00F63065" w:rsidP="005A1050">
      <w:pPr>
        <w:rPr>
          <w:rtl/>
        </w:rPr>
      </w:pPr>
      <w:r>
        <w:rPr>
          <w:rtl/>
        </w:rPr>
        <w:t xml:space="preserve">מאן חכמים? </w:t>
      </w:r>
      <w:ins w:id="91503" w:author="מנוע מכני" w:date="2026-10-05T11:32:12Z">
        <w:r>
          <w:rPr>
            <w:rStyle w:val="2fb"/>
            <w:rtl/>
          </w:rPr>
          <w:t xml:space="preserve">ר"י</w:t>
        </w:r>
      </w:ins>
      <w:del w:id="91504" w:author="מנוע מכני" w:date="2026-10-05T11:32:12Z">
        <w:r>
          <w:rPr>
            <w:rtl/>
          </w:rPr>
          <w:delText xml:space="preserve">ר</w:delText>
        </w:r>
        <w:r w:rsidR="005A1050">
          <w:rPr>
            <w:rFonts w:hint="cs"/>
            <w:rtl/>
          </w:rPr>
          <w:delText xml:space="preserve">''י</w:delText>
        </w:r>
      </w:del>
      <w:r w:rsidR="005A1050">
        <w:rPr>
          <w:rFonts w:hint="cs"/>
          <w:rtl/>
        </w:rPr>
        <w:t xml:space="preserve"> היא </w:t>
      </w:r>
      <w:r>
        <w:rPr>
          <w:rtl/>
        </w:rPr>
        <w:t xml:space="preserve">דבאתריה </w:t>
      </w:r>
      <w:r>
        <w:rPr>
          <w:rStyle w:val="2fb"/>
          <w:rtl/>
        </w:rPr>
        <w:t xml:space="preserve">ד</w:t>
      </w:r>
      <w:ins w:id="91505" w:author="מנוע מכני" w:date="2026-10-05T11:32:12Z">
        <w:r>
          <w:rPr>
            <w:rStyle w:val="2fb"/>
            <w:rtl/>
          </w:rPr>
          <w:t xml:space="preserve">ר"י</w:t>
        </w:r>
      </w:ins>
      <w:del w:id="91506" w:author="מנוע מכני" w:date="2026-10-05T11:32:12Z">
        <w:r>
          <w:rPr>
            <w:rtl/>
          </w:rPr>
          <w:delText xml:space="preserve">ר</w:delText>
        </w:r>
        <w:r w:rsidR="005A105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5A1050">
          <w:rPr>
            <w:rFonts w:hint="cs"/>
            <w:rtl/>
          </w:rPr>
          <w:delText xml:space="preserve">י</w:delText>
        </w:r>
      </w:del>
      <w:r w:rsidR="005A1050">
        <w:rPr>
          <w:rFonts w:hint="cs"/>
          <w:rtl/>
        </w:rPr>
        <w:t xml:space="preserve"> שביעית חמירא </w:t>
      </w:r>
      <w:ins w:id="97481" w:author="מנוע מכני" w:date="2026-10-05T11:32:12Z">
        <w:r>
          <w:rPr>
            <w:rFonts w:hint="cs"/>
            <w:rtl/>
          </w:rPr>
          <w:t xml:space="preserve">להם</w:t>
        </w:r>
      </w:ins>
      <w:del w:id="97482" w:author="מנוע מכני" w:date="2026-10-05T11:32:12Z">
        <w:r w:rsidR="005A1050">
          <w:rPr>
            <w:rFonts w:hint="cs"/>
            <w:rtl/>
          </w:rPr>
          <w:delText xml:space="preserve">להו</w:delText>
        </w:r>
      </w:del>
      <w:r w:rsidR="005A1050">
        <w:rPr>
          <w:rFonts w:hint="cs"/>
          <w:rtl/>
        </w:rPr>
        <w:t xml:space="preserve"> </w:t>
      </w:r>
    </w:p>
    <w:p w14:paraId="44C7434C" w14:textId="77777777" w:rsidR="00B874E6" w:rsidRDefault="005A1050" w:rsidP="005A1050">
      <w:pPr>
        <w:rPr>
          <w:rtl/>
        </w:rPr>
      </w:pPr>
      <w:r>
        <w:rPr>
          <w:rFonts w:hint="cs"/>
          <w:rtl/>
        </w:rPr>
        <w:lastRenderedPageBreak/>
        <w:t>דאותו שקרא לחבירו</w:t>
      </w:r>
      <w:r w:rsidR="00F63065">
        <w:rPr>
          <w:rtl/>
        </w:rPr>
        <w:t xml:space="preserve">: דיירא בר דיירתא,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תיתי לי, דלא אכלי פירות שביעית כוותך</w:t>
      </w:r>
      <w:r w:rsidR="0057284B">
        <w:rPr>
          <w:rtl/>
        </w:rPr>
        <w:t>.</w:t>
      </w:r>
    </w:p>
    <w:p>
      <w:pPr>
        <w:pStyle w:val="38"/>
        <w:rPr>
          <w:ins w:id="99760" w:author="מנוע מכני" w:date="2026-10-05T11:32:12Z"/>
        </w:rPr>
      </w:pPr>
      <w:ins w:id="91507" w:author="מנוע מכני" w:date="2026-10-05T11:32:12Z">
        <w:r>
          <w:t xml:space="preserve">א"ד</w:t>
        </w:r>
      </w:ins>
      <w:del w:id="91508" w:author="מנוע מכני" w:date="2026-10-05T11:32:12Z">
        <w:r>
          <w:delText xml:space="preserve">א''ד</w:delText>
        </w:r>
      </w:del>
      <w:r w:rsidR="00F63065">
        <w:t xml:space="preserve"> א</w:t>
      </w:r>
      <w:r>
        <w:t xml:space="preserve">רב</w:t>
      </w:r>
      <w:ins w:id="91509" w:author="מנוע מכני" w:date="2026-10-05T11:32:12Z">
        <w:r>
          <w:t xml:space="preserve">ב"ח</w:t>
        </w:r>
      </w:ins>
      <w:del w:id="91510" w:author="מנוע מכני" w:date="2026-10-05T11:32:12Z">
        <w:r>
          <w:delText xml:space="preserve">ב''ח</w:delText>
        </w:r>
      </w:del>
      <w:r>
        <w:t xml:space="preserve"> מר</w:t>
      </w:r>
      <w:ins w:id="91511" w:author="מנוע מכני" w:date="2026-10-05T11:32:12Z">
        <w:r>
          <w:t xml:space="preserve">י"ו</w:t>
        </w:r>
      </w:ins>
      <w:del w:id="91512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2B6DA250" w14:textId="77777777" w:rsidR="005A1050" w:rsidRDefault="005A1050" w:rsidP="000C73DD">
      <w:pPr>
        <w:pStyle w:val="011"/>
        <w:rPr>
          <w:rtl/>
        </w:rPr>
      </w:pPr>
      <w:del w:id="997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 דברי </w:t>
      </w:r>
      <w:ins w:id="91513" w:author="מנוע מכני" w:date="2026-10-05T11:32:12Z">
        <w:r>
          <w:rPr>
            <w:rStyle w:val="2fb"/>
            <w:rtl/>
          </w:rPr>
          <w:t xml:space="preserve">ר"ע</w:t>
        </w:r>
      </w:ins>
      <w:del w:id="9151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''ע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ס</w:t>
      </w:r>
      <w:r w:rsidR="00F63065">
        <w:rPr>
          <w:rtl/>
        </w:rPr>
        <w:t xml:space="preserve">תימתאה, אבל חכמים אומרים חשוד על המעשר חשוד על השביעית, </w:t>
      </w:r>
    </w:p>
    <w:p>
      <w:pPr>
        <w:pStyle w:val="38"/>
        <w:rPr>
          <w:ins w:id="99762" w:author="מנוע מכני" w:date="2026-10-05T11:32:12Z"/>
        </w:rPr>
      </w:pPr>
      <w:r>
        <w:t xml:space="preserve">ומאן חכמים </w:t>
      </w:r>
      <w:r w:rsidR="005A1050">
        <w:t>–</w:t>
      </w:r>
      <w:r>
        <w:t xml:space="preserve"> </w:t>
      </w:r>
      <w:ins w:id="91515" w:author="מנוע מכני" w:date="2026-10-05T11:32:12Z">
        <w:r>
          <w:t xml:space="preserve">ר"מ</w:t>
        </w:r>
      </w:ins>
      <w:del w:id="91516" w:author="מנוע מכני" w:date="2026-10-05T11:32:12Z">
        <w:r>
          <w:delText xml:space="preserve">ר</w:delText>
        </w:r>
        <w:r w:rsidR="005A1050">
          <w:delText xml:space="preserve">''מ</w:delText>
        </w:r>
      </w:del>
      <w:r w:rsidR="005A1050">
        <w:t xml:space="preserve"> </w:t>
      </w:r>
      <w:r>
        <w:t xml:space="preserve">היא, דאמר:</w:t>
      </w:r>
    </w:p>
    <w:p w14:paraId="27F89987" w14:textId="77777777" w:rsidR="00B874E6" w:rsidRDefault="00F63065" w:rsidP="005A1050">
      <w:pPr>
        <w:rPr>
          <w:rtl/>
        </w:rPr>
      </w:pPr>
      <w:del w:id="997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חשוד לדבר אחד - הוי חשוד לכל התורה כולה</w:t>
      </w:r>
      <w:r w:rsidR="0057284B">
        <w:rPr>
          <w:rtl/>
        </w:rPr>
        <w:t>.</w:t>
      </w:r>
    </w:p>
    <w:p w14:paraId="072687F1" w14:textId="77777777" w:rsidR="005A1050" w:rsidRDefault="00050E5D" w:rsidP="00050E5D">
      <w:pPr>
        <w:pStyle w:val="afff0"/>
        <w:framePr w:wrap="around"/>
        <w:rPr>
          <w:rtl/>
        </w:rPr>
      </w:pPr>
      <w:r>
        <w:rPr>
          <w:rFonts w:hint="cs"/>
          <w:rtl/>
        </w:rPr>
        <w:t>ל:</w:t>
      </w:r>
    </w:p>
    <w:p w14:paraId="6C39EF5B" w14:textId="77777777" w:rsidR="008B5FD7" w:rsidRDefault="008B5FD7" w:rsidP="00F63065">
      <w:pPr>
        <w:rPr>
          <w:del w:id="90597" w:author="מנוע עיצוב" w:date="2026-10-05T11:33:53Z"/>
          <w:rtl/>
        </w:rPr>
      </w:pPr>
    </w:p>
    <w:p w14:paraId="05A068DA" w14:textId="77777777" w:rsidR="00050E5D" w:rsidRDefault="00F63065" w:rsidP="00F63065">
      <w:pPr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יונה </w:t>
      </w:r>
      <w:r>
        <w:rPr>
          <w:rStyle w:val="2fb"/>
          <w:rtl/>
        </w:rPr>
        <w:t xml:space="preserve">ור' ירמיה</w:t>
      </w:r>
      <w:r>
        <w:rPr>
          <w:rtl/>
        </w:rPr>
        <w:t xml:space="preserve"> תלמידי ר' זעירא, </w:t>
      </w:r>
      <w:ins w:id="93689" w:author="מנוע מכני" w:date="2026-10-05T11:32:12Z">
        <w:r>
          <w:rPr>
            <w:rtl/>
          </w:rPr>
          <w:t xml:space="preserve">ואמרו</w:t>
        </w:r>
      </w:ins>
      <w:del w:id="93690" w:author="מנוע מכני" w:date="2026-10-05T11:32:12Z">
        <w:r>
          <w:rPr>
            <w:rtl/>
          </w:rPr>
          <w:delText xml:space="preserve">ואמרי</w:delText>
        </w:r>
      </w:del>
      <w:r>
        <w:rPr>
          <w:rtl/>
        </w:rPr>
        <w:t xml:space="preserve"> לה ר' יונה ור' זעירא תלמידי </w:t>
      </w:r>
      <w:r>
        <w:rPr>
          <w:rStyle w:val="2fb"/>
          <w:rtl/>
        </w:rPr>
        <w:t xml:space="preserve">ר' יוחנן</w:t>
      </w:r>
      <w:r>
        <w:rPr>
          <w:rtl/>
        </w:rPr>
        <w:t xml:space="preserve">, </w:t>
      </w:r>
    </w:p>
    <w:p w14:paraId="75E33128" w14:textId="77777777" w:rsidR="00050E5D" w:rsidRDefault="00F63065" w:rsidP="00050E5D">
      <w:pPr>
        <w:rPr>
          <w:rtl/>
        </w:rPr>
      </w:pPr>
      <w:r>
        <w:rPr>
          <w:rtl/>
        </w:rPr>
        <w:t xml:space="preserve">חד </w:t>
      </w:r>
      <w:r>
        <w:rPr>
          <w:rtl/>
        </w:rPr>
        <w:t xml:space="preserve">אמר</w:t>
      </w:r>
      <w:r>
        <w:rPr>
          <w:rtl/>
        </w:rPr>
        <w:t xml:space="preserve">: אבל חכ"א חשוד על השביעית - חשוד על המעשר, ומאן חכמים - ר' יהודה</w:t>
      </w:r>
      <w:ins w:id="96521" w:author="מנוע מכני" w:date="2026-10-05T11:32:12Z">
        <w:r>
          <w:rPr>
            <w:rtl/>
          </w:rPr>
          <w:t xml:space="preserve">,</w:t>
        </w:r>
      </w:ins>
      <w:del w:id="96522" w:author="מנוע מכני" w:date="2026-10-05T11:32:12Z">
        <w:r w:rsidR="000B5F7F">
          <w:rPr>
            <w:rtl/>
          </w:rPr>
          <w:delText xml:space="preserve">;</w:delText>
        </w:r>
      </w:del>
    </w:p>
    <w:p w14:paraId="27E1D40D" w14:textId="77777777" w:rsidR="00050E5D" w:rsidRDefault="00F63065" w:rsidP="00050E5D">
      <w:pPr>
        <w:rPr>
          <w:rtl/>
        </w:rPr>
      </w:pPr>
      <w:r>
        <w:rPr>
          <w:rtl/>
        </w:rPr>
        <w:t xml:space="preserve">וחד </w:t>
      </w:r>
      <w:r>
        <w:rPr>
          <w:rtl/>
        </w:rPr>
        <w:t xml:space="preserve">אמר</w:t>
      </w:r>
      <w:r>
        <w:rPr>
          <w:rtl/>
        </w:rPr>
        <w:t xml:space="preserve">: החשוד על המעשר - חשוד על השביעית, ומאן חכמים - ר' מאיר, </w:t>
      </w:r>
    </w:p>
    <w:p>
      <w:pPr>
        <w:pStyle w:val="38"/>
        <w:rPr>
          <w:ins w:id="99764" w:author="מנוע מכני" w:date="2026-10-05T11:32:12Z"/>
        </w:rPr>
      </w:pPr>
      <w:r>
        <w:t xml:space="preserve">דתניא</w:t>
      </w:r>
      <w:r>
        <w:t xml:space="preserve">:</w:t>
      </w:r>
    </w:p>
    <w:p w14:paraId="1D90CEC4" w14:textId="77777777" w:rsidR="00050E5D" w:rsidRDefault="00F63065" w:rsidP="008B5FD7">
      <w:pPr>
        <w:rPr>
          <w:rtl/>
        </w:rPr>
      </w:pPr>
      <w:del w:id="997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עם הארץ שקיבל עליו דברי חבירות, ונחשד לדבר אחד </w:t>
      </w:r>
      <w:r w:rsidR="00050E5D">
        <w:rPr>
          <w:rStyle w:val="2fb"/>
          <w:rFonts w:hint="cs"/>
          <w:rtl/>
        </w:rPr>
        <w:t xml:space="preserve">ל</w:t>
      </w:r>
      <w:ins w:id="9151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518" w:author="מנוע מכני" w:date="2026-10-05T11:32:12Z">
        <w:r w:rsidR="00050E5D">
          <w:rPr>
            <w:rFonts w:hint="cs"/>
            <w:rtl/>
          </w:rPr>
          <w:delText xml:space="preserve">ר''מ</w:delText>
        </w:r>
      </w:del>
      <w:r w:rsidR="008B5FD7">
        <w:rPr>
          <w:rFonts w:hint="cs"/>
          <w:rtl/>
        </w:rPr>
        <w:t>:</w:t>
      </w:r>
      <w:r w:rsidR="00050E5D">
        <w:rPr>
          <w:rFonts w:hint="cs"/>
          <w:rtl/>
        </w:rPr>
        <w:t xml:space="preserve"> </w:t>
      </w:r>
      <w:r>
        <w:rPr>
          <w:rtl/>
        </w:rPr>
        <w:t xml:space="preserve">נחשד לכל התורה כולה </w:t>
      </w:r>
    </w:p>
    <w:p>
      <w:pPr>
        <w:pStyle w:val="38"/>
        <w:rPr>
          <w:ins w:id="99766" w:author="מנוע מכני" w:date="2026-10-05T11:32:12Z"/>
        </w:rPr>
      </w:pPr>
      <w:r>
        <w:t xml:space="preserve">וח</w:t>
      </w:r>
      <w:ins w:id="91519" w:author="מנוע מכני" w:date="2026-10-05T11:32:12Z">
        <w:r>
          <w:t xml:space="preserve">כ"א</w:t>
        </w:r>
      </w:ins>
      <w:del w:id="91520" w:author="מנוע מכני" w:date="2026-10-05T11:32:12Z">
        <w:r>
          <w:delText xml:space="preserve">כ</w:delText>
        </w:r>
        <w:r w:rsidR="008B5FD7">
          <w:delText xml:space="preserve">''א</w:delText>
        </w:r>
      </w:del>
      <w:r>
        <w:t xml:space="preserve">:</w:t>
      </w:r>
    </w:p>
    <w:p w14:paraId="5758F916" w14:textId="77777777" w:rsidR="00B874E6" w:rsidRDefault="00F63065" w:rsidP="008B5FD7">
      <w:pPr>
        <w:jc w:val="right"/>
        <w:rPr>
          <w:rtl/>
        </w:rPr>
      </w:pPr>
      <w:del w:id="997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אינו נחשד אלא לאותו דבר בלבד</w:t>
      </w:r>
      <w:r w:rsidR="0057284B">
        <w:rPr>
          <w:rtl/>
        </w:rPr>
        <w:t>.</w:t>
      </w:r>
    </w:p>
    <w:p w14:paraId="0B58B090" w14:textId="77777777" w:rsidR="008B5FD7" w:rsidRDefault="008B5FD7" w:rsidP="00050E5D">
      <w:pPr>
        <w:rPr>
          <w:del w:id="90598" w:author="מנוע עיצוב" w:date="2026-10-05T11:33:53Z"/>
          <w:rtl/>
        </w:rPr>
      </w:pPr>
    </w:p>
    <w:p w14:paraId="647A498B" w14:textId="77777777" w:rsidR="00B874E6" w:rsidRDefault="00F63065" w:rsidP="00050E5D">
      <w:pPr>
        <w:rPr>
          <w:rtl/>
        </w:rPr>
      </w:pPr>
      <w:r>
        <w:rPr>
          <w:rtl/>
        </w:rPr>
        <w:t xml:space="preserve">הגר שקיבל עליו דברי תורה, אפי' נחשד לדבר אחד - הוי חשוד לכל התורה כולה והרי הוא כישראל מומר, </w:t>
      </w:r>
      <w:r>
        <w:rPr>
          <w:rtl/>
        </w:rPr>
        <w:t xml:space="preserve">נפ</w:t>
      </w:r>
      <w:ins w:id="91521" w:author="מנוע מכני" w:date="2026-10-05T11:32:12Z">
        <w:r>
          <w:rPr>
            <w:rtl/>
          </w:rPr>
          <w:t xml:space="preserve">ק"מ</w:t>
        </w:r>
      </w:ins>
      <w:del w:id="91522" w:author="מנוע מכני" w:date="2026-10-05T11:32:12Z">
        <w:r>
          <w:rPr>
            <w:rtl/>
          </w:rPr>
          <w:delText xml:space="preserve">ק</w:delText>
        </w:r>
        <w:r w:rsidR="00050E5D">
          <w:rPr>
            <w:rFonts w:hint="cs"/>
            <w:rtl/>
          </w:rPr>
          <w:delText xml:space="preserve">''מ</w:delText>
        </w:r>
      </w:del>
      <w:r>
        <w:rPr>
          <w:rtl/>
        </w:rPr>
        <w:t xml:space="preserve">, </w:t>
      </w:r>
      <w:ins w:id="97873" w:author="מנוע מכני" w:date="2026-10-05T11:32:12Z">
        <w:r>
          <w:rPr>
            <w:rtl/>
          </w:rPr>
          <w:t xml:space="preserve">דאם </w:t>
        </w:r>
      </w:ins>
      <w:del w:id="97874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קדיש - קידושיו קידושין</w:t>
      </w:r>
      <w:r w:rsidR="0057284B">
        <w:rPr>
          <w:rtl/>
        </w:rPr>
        <w:t>.</w:t>
      </w:r>
    </w:p>
    <w:p w14:paraId="42645368" w14:textId="77777777" w:rsidR="00050E5D" w:rsidRDefault="00050E5D" w:rsidP="00F63065">
      <w:pPr>
        <w:rPr>
          <w:del w:id="90599" w:author="מנוע עיצוב" w:date="2026-10-05T11:33:53Z"/>
          <w:rtl/>
        </w:rPr>
      </w:pPr>
    </w:p>
    <w:p>
      <w:pPr>
        <w:pStyle w:val="38"/>
        <w:rPr>
          <w:ins w:id="99768" w:author="מנוע מכני" w:date="2026-10-05T11:32:12Z"/>
        </w:rPr>
      </w:pPr>
      <w:r>
        <w:t xml:space="preserve">ת"ר:</w:t>
      </w:r>
    </w:p>
    <w:p w14:paraId="1DE08491" w14:textId="77777777" w:rsidR="008B5FD7" w:rsidRDefault="00F63065" w:rsidP="00F63065">
      <w:pPr>
        <w:rPr>
          <w:rtl/>
        </w:rPr>
      </w:pPr>
      <w:del w:id="997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הבא לקבל דברי חבירות חוץ מדבר אחד - אין מקבלין אותו, </w:t>
      </w:r>
    </w:p>
    <w:p w14:paraId="494A629A" w14:textId="77777777" w:rsidR="008B5FD7" w:rsidRDefault="00824319" w:rsidP="00F63065">
      <w:pPr>
        <w:rPr>
          <w:rtl/>
        </w:rPr>
      </w:pPr>
      <w:ins w:id="98313" w:author="מנוע מכני" w:date="2026-10-05T11:32:12Z">
        <w:r>
          <w:rPr>
            <w:rtl/>
          </w:rPr>
          <w:t xml:space="preserve">נכרי</w:t>
        </w:r>
      </w:ins>
      <w:del w:id="98314" w:author="מנוע מכני" w:date="2026-10-05T11:32:12Z">
        <w:r>
          <w:rPr>
            <w:rtl/>
          </w:rPr>
          <w:delText xml:space="preserve">עכו"ם</w:delText>
        </w:r>
      </w:del>
      <w:r w:rsidR="00F63065">
        <w:rPr>
          <w:rtl/>
        </w:rPr>
        <w:t xml:space="preserve"> שבא לקבל דברי תורה חוץ מדבר אחד - אין מקבלין אותו, </w:t>
      </w:r>
    </w:p>
    <w:p>
      <w:pPr>
        <w:pStyle w:val="38"/>
        <w:rPr>
          <w:ins w:id="99770" w:author="מנוע מכני" w:date="2026-10-05T11:32:12Z"/>
        </w:rPr>
      </w:pPr>
      <w:r>
        <w:t>ר</w:t>
      </w:r>
      <w:r w:rsidR="00344429">
        <w:t xml:space="preserve">י</w:t>
      </w:r>
      <w:ins w:id="91523" w:author="מנוע מכני" w:date="2026-10-05T11:32:12Z">
        <w:r>
          <w:t xml:space="preserve">ב"י</w:t>
        </w:r>
      </w:ins>
      <w:del w:id="91524" w:author="מנוע מכני" w:date="2026-10-05T11:32:12Z">
        <w:r w:rsidR="00344429">
          <w:delText xml:space="preserve">ב''י</w:delText>
        </w:r>
      </w:del>
      <w:del w:id="100920" w:author="מנוע מכני" w:date="2026-10-05T11:32:12Z">
        <w:r w:rsidR="00344429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45B58310" w14:textId="77777777" w:rsidR="008B5FD7" w:rsidRDefault="00F63065" w:rsidP="00344429">
      <w:pPr>
        <w:rPr>
          <w:rtl/>
        </w:rPr>
      </w:pPr>
      <w:del w:id="997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דקדוק אחד מדברי סופרים</w:t>
      </w:r>
      <w:ins w:id="96523" w:author="מנוע מכני" w:date="2026-10-05T11:32:12Z">
        <w:r>
          <w:rPr>
            <w:rtl/>
          </w:rPr>
          <w:t xml:space="preserve">,</w:t>
        </w:r>
      </w:ins>
      <w:del w:id="96524" w:author="מנוע מכני" w:date="2026-10-05T11:32:12Z">
        <w:r w:rsidR="000B5F7F">
          <w:rPr>
            <w:rtl/>
          </w:rPr>
          <w:delText xml:space="preserve">;</w:delText>
        </w:r>
      </w:del>
    </w:p>
    <w:p w14:paraId="5F71E3D6" w14:textId="77777777" w:rsidR="008B5FD7" w:rsidRDefault="00F63065" w:rsidP="00F63065">
      <w:pPr>
        <w:rPr>
          <w:rtl/>
        </w:rPr>
      </w:pPr>
      <w:r>
        <w:rPr>
          <w:rtl/>
        </w:rPr>
        <w:t>וכן בן לוי שבא לקבל דברי לויה, וכהן שבא לקבל דברי כהונה חוץ מ</w:t>
      </w:r>
      <w:r w:rsidR="00344429">
        <w:rPr>
          <w:rtl/>
        </w:rPr>
        <w:t>דבר אחד - אין מקבלין אותו, שנא</w:t>
      </w:r>
      <w:r w:rsidR="00344429">
        <w:rPr>
          <w:rFonts w:hint="cs"/>
          <w:rtl/>
        </w:rPr>
        <w:t>'</w:t>
      </w:r>
      <w:ins w:id="90263" w:author="מנוע סמנטי" w:date="2026-10-05T11:39:44Z">
        <w:r>
          <w:rPr>
            <w:rStyle w:val="afffff0"/>
            <w:rtl/>
          </w:rPr>
          <w:t xml:space="preserve"> הַמַּקְרִיב אֶת דַּם הַשְּׁלָמִים וְגוֹ</w:t>
        </w:r>
      </w:ins>
      <w:del w:id="90264" w:author="מנוע סמנטי" w:date="2026-10-05T11:39:44Z">
        <w:r>
          <w:rPr>
            <w:rtl/>
          </w:rPr>
          <w:delText xml:space="preserve"> המקריב את דם השלמים וגו</w:delText>
        </w:r>
      </w:del>
      <w:r>
        <w:rPr>
          <w:rtl/>
        </w:rPr>
        <w:t xml:space="preserve">' </w:t>
      </w:r>
    </w:p>
    <w:p w14:paraId="2F3E7F94" w14:textId="77777777" w:rsidR="00B874E6" w:rsidRDefault="00F63065" w:rsidP="00F63065">
      <w:pPr>
        <w:rPr>
          <w:rtl/>
        </w:rPr>
      </w:pPr>
      <w:r>
        <w:rPr>
          <w:rtl/>
        </w:rPr>
        <w:t>העבודה המסורה לבני אהרן - כל כהן שאינו מודה בה אין לו חלק בכהונה</w:t>
      </w:r>
      <w:r w:rsidR="0057284B">
        <w:rPr>
          <w:rtl/>
        </w:rPr>
        <w:t>.</w:t>
      </w:r>
    </w:p>
    <w:p w14:paraId="0BB12DC1" w14:textId="77777777" w:rsidR="008B5FD7" w:rsidRDefault="008B5FD7" w:rsidP="00F63065">
      <w:pPr>
        <w:rPr>
          <w:del w:id="90600" w:author="מנוע עיצוב" w:date="2026-10-05T11:33:53Z"/>
          <w:rtl/>
        </w:rPr>
      </w:pPr>
    </w:p>
    <w:p>
      <w:pPr>
        <w:pStyle w:val="38"/>
        <w:rPr>
          <w:ins w:id="99772" w:author="מנוע מכני" w:date="2026-10-05T11:32:12Z"/>
        </w:rPr>
      </w:pPr>
      <w:r w:rsidRPr="0051659A">
        <w:t xml:space="preserve">ת"ר:</w:t>
      </w:r>
    </w:p>
    <w:p w14:paraId="2735088D" w14:textId="77777777" w:rsidR="00344429" w:rsidRDefault="00F63065" w:rsidP="00F63065">
      <w:pPr>
        <w:rPr>
          <w:rtl/>
        </w:rPr>
      </w:pPr>
      <w:del w:id="99773" w:author="מנוע מכני" w:date="2026-10-05T11:32:12Z">
        <w:r w:rsidRPr="0051659A">
          <w:rPr>
            <w:b/>
            <w:bCs/>
            <w:rtl/>
          </w:rPr>
          <w:delText xml:space="preserve"> </w:delText>
        </w:r>
      </w:del>
      <w:r w:rsidRPr="0051659A">
        <w:rPr>
          <w:b/>
          <w:bCs/>
          <w:rtl/>
        </w:rPr>
        <w:t xml:space="preserve">הבא לקבל דברי חבירות</w:t>
      </w:r>
      <w:r>
        <w:rPr>
          <w:rtl/>
        </w:rPr>
        <w:t xml:space="preserve"> אם ר</w:t>
      </w:r>
      <w:r w:rsidR="008B5FD7">
        <w:rPr>
          <w:rtl/>
        </w:rPr>
        <w:t xml:space="preserve">אינוהו שנוהג בצינעה בתוך ביתו </w:t>
      </w:r>
      <w:r>
        <w:rPr>
          <w:rtl/>
        </w:rPr>
        <w:t xml:space="preserve">מקבלין אותו </w:t>
      </w:r>
    </w:p>
    <w:p w14:paraId="3895CEFB" w14:textId="77777777" w:rsidR="008B5FD7" w:rsidRDefault="00344429" w:rsidP="00F6306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וא</w:t>
      </w:r>
      <w:ins w:id="91525" w:author="מנוע מכני" w:date="2026-10-05T11:32:12Z">
        <w:r>
          <w:rPr>
            <w:rFonts w:hint="cs"/>
            <w:rtl/>
          </w:rPr>
          <w:t xml:space="preserve">ח"כ</w:t>
        </w:r>
      </w:ins>
      <w:del w:id="91526" w:author="מנוע מכני" w:date="2026-10-05T11:32:12Z">
        <w:r>
          <w:rPr>
            <w:rFonts w:hint="cs"/>
            <w:rtl/>
          </w:rPr>
          <w:delText xml:space="preserve">ח''כ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מלמדין אותו, ואם </w:t>
      </w:r>
      <w:ins w:id="93691" w:author="מנוע מכני" w:date="2026-10-05T11:32:12Z">
        <w:r>
          <w:rPr>
            <w:rtl/>
          </w:rPr>
          <w:t xml:space="preserve">לא</w:t>
        </w:r>
      </w:ins>
      <w:del w:id="93692" w:author="מנוע מכני" w:date="2026-10-05T11:32:12Z">
        <w:r>
          <w:rPr>
            <w:rtl/>
          </w:rPr>
          <w:delText xml:space="preserve">לאו</w:delText>
        </w:r>
      </w:del>
      <w:r w:rsidR="00F63065">
        <w:rPr>
          <w:rtl/>
        </w:rPr>
        <w:t xml:space="preserve"> מלמדין אותו ואחר כך מקבלין אותו, </w:t>
      </w:r>
    </w:p>
    <w:p>
      <w:pPr>
        <w:pStyle w:val="38"/>
        <w:rPr>
          <w:ins w:id="99774" w:author="מנוע מכני" w:date="2026-10-05T11:32:12Z"/>
        </w:rPr>
      </w:pPr>
      <w:r>
        <w:tab/>
      </w:r>
      <w:r w:rsidR="00F63065">
        <w:t>ר</w:t>
      </w:r>
      <w:r w:rsidR="008B5FD7">
        <w:t xml:space="preserve">ש</w:t>
      </w:r>
      <w:ins w:id="91527" w:author="מנוע מכני" w:date="2026-10-05T11:32:12Z">
        <w:r>
          <w:t xml:space="preserve">ב"י</w:t>
        </w:r>
      </w:ins>
      <w:del w:id="91528" w:author="מנוע מכני" w:date="2026-10-05T11:32:12Z">
        <w:r w:rsidR="008B5FD7">
          <w:delText xml:space="preserve">ב''י</w:delText>
        </w:r>
      </w:del>
      <w:del w:id="100921" w:author="מנוע מכני" w:date="2026-10-05T11:32:12Z">
        <w:r w:rsidR="008B5FD7">
          <w:delText xml:space="preserve"> </w:delText>
        </w:r>
        <w:r w:rsidR="00F63065">
          <w:delText xml:space="preserve">אומר</w:delText>
        </w:r>
      </w:del>
      <w:r w:rsidR="00F63065">
        <w:t xml:space="preserve">:</w:t>
      </w:r>
    </w:p>
    <w:p w14:paraId="66325124" w14:textId="77777777" w:rsidR="00B874E6" w:rsidRDefault="00344429" w:rsidP="008B5FD7">
      <w:pPr>
        <w:rPr>
          <w:rtl/>
        </w:rPr>
      </w:pPr>
      <w:del w:id="9977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כך ובין כך מקבלין אותו, והוא למד כדרכו והולך</w:t>
      </w:r>
      <w:r w:rsidR="0057284B">
        <w:rPr>
          <w:rtl/>
        </w:rPr>
        <w:t>.</w:t>
      </w:r>
    </w:p>
    <w:p>
      <w:pPr>
        <w:pStyle w:val="38"/>
        <w:rPr>
          <w:ins w:id="99776" w:author="מנוע מכני" w:date="2026-10-05T11:32:12Z"/>
        </w:rPr>
      </w:pPr>
      <w:r>
        <w:t xml:space="preserve">ת"ר:</w:t>
      </w:r>
    </w:p>
    <w:p w14:paraId="335FC9BD" w14:textId="77777777" w:rsidR="00B874E6" w:rsidRDefault="00F63065" w:rsidP="00F63065">
      <w:pPr>
        <w:rPr>
          <w:rtl/>
        </w:rPr>
      </w:pPr>
      <w:del w:id="997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מקבלין לכנפים </w:t>
      </w:r>
      <w:r>
        <w:rPr>
          <w:rtl/>
        </w:rPr>
        <w:t xml:space="preserve">ואח"כ</w:t>
      </w:r>
      <w:r>
        <w:rPr>
          <w:rtl/>
        </w:rPr>
        <w:t xml:space="preserve"> מקבלין לטהרות,</w:t>
      </w:r>
      <w:r w:rsidR="0051659A">
        <w:rPr>
          <w:rtl/>
        </w:rPr>
        <w:t xml:space="preserve"> ואם </w:t>
      </w:r>
      <w:r w:rsidR="0051659A">
        <w:rPr>
          <w:rtl/>
        </w:rPr>
        <w:t xml:space="preserve">אמר</w:t>
      </w:r>
      <w:r w:rsidR="0051659A">
        <w:rPr>
          <w:rtl/>
        </w:rPr>
        <w:t xml:space="preserve">, איני מקבל אלא לכנפים</w:t>
      </w:r>
      <w:r>
        <w:rPr>
          <w:rtl/>
        </w:rPr>
        <w:t xml:space="preserve"> מקבלין אותו, קיבל לטהרות ולא קיבל לכנפים - אף לטהרות </w:t>
      </w:r>
      <w:r>
        <w:rPr>
          <w:rtl/>
        </w:rPr>
        <w:t xml:space="preserve">לא</w:t>
      </w:r>
      <w:r>
        <w:rPr>
          <w:rtl/>
        </w:rPr>
        <w:t xml:space="preserve"> קיבל</w:t>
      </w:r>
      <w:r w:rsidR="0057284B">
        <w:rPr>
          <w:rtl/>
        </w:rPr>
        <w:t>.</w:t>
      </w:r>
    </w:p>
    <w:p>
      <w:pPr>
        <w:pStyle w:val="38"/>
        <w:rPr>
          <w:ins w:id="99778" w:author="מנוע מכני" w:date="2026-10-05T11:32:12Z"/>
        </w:rPr>
      </w:pPr>
      <w:r>
        <w:t xml:space="preserve">ת"ר:</w:t>
      </w:r>
    </w:p>
    <w:p w14:paraId="7CCB3491" w14:textId="77777777" w:rsidR="0051659A" w:rsidRDefault="00F63065" w:rsidP="0051659A">
      <w:pPr>
        <w:rPr>
          <w:rtl/>
        </w:rPr>
      </w:pPr>
      <w:del w:id="997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כמה מקבלין אותו? </w:t>
      </w:r>
      <w:ins w:id="91529" w:author="מנוע מכני" w:date="2026-10-05T11:32:12Z">
        <w:r>
          <w:rPr>
            <w:rtl/>
          </w:rPr>
          <w:t xml:space="preserve">ב"ש</w:t>
        </w:r>
      </w:ins>
      <w:del w:id="91530" w:author="מנוע מכני" w:date="2026-10-05T11:32:12Z">
        <w:r>
          <w:rPr>
            <w:rtl/>
          </w:rPr>
          <w:delText xml:space="preserve">ב</w:delText>
        </w:r>
        <w:r w:rsidR="0051659A">
          <w:rPr>
            <w:rFonts w:hint="cs"/>
            <w:rtl/>
          </w:rPr>
          <w:delText xml:space="preserve">''ש</w:delText>
        </w:r>
      </w:del>
      <w:r>
        <w:rPr>
          <w:rtl/>
        </w:rPr>
        <w:t>: למשקין - שלשים יום, לכסות - שנים עשר חודש</w:t>
      </w:r>
      <w:ins w:id="96525" w:author="מנוע מכני" w:date="2026-10-05T11:32:12Z">
        <w:r>
          <w:rPr>
            <w:rtl/>
          </w:rPr>
          <w:t xml:space="preserve">,</w:t>
        </w:r>
      </w:ins>
      <w:del w:id="96526" w:author="מנוע מכני" w:date="2026-10-05T11:32:12Z">
        <w:r w:rsidR="000B5F7F">
          <w:rPr>
            <w:rtl/>
          </w:rPr>
          <w:delText xml:space="preserve">;</w:delText>
        </w:r>
      </w:del>
    </w:p>
    <w:p w14:paraId="1AACA7DF" w14:textId="77777777" w:rsidR="00B874E6" w:rsidRDefault="0051659A" w:rsidP="0051659A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2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F63065">
        <w:rPr>
          <w:rtl/>
        </w:rPr>
        <w:t>ו</w:t>
      </w:r>
      <w:r>
        <w:rPr>
          <w:rFonts w:hint="cs"/>
          <w:rtl/>
        </w:rPr>
        <w:t>ל</w:t>
      </w:r>
      <w:r w:rsidR="00F63065">
        <w:rPr>
          <w:rtl/>
        </w:rPr>
        <w:t>ב</w:t>
      </w:r>
      <w:r>
        <w:rPr>
          <w:rFonts w:hint="cs"/>
          <w:rtl/>
        </w:rPr>
        <w:t>"ה</w:t>
      </w:r>
      <w:r w:rsidR="00F63065">
        <w:rPr>
          <w:rtl/>
        </w:rPr>
        <w:t>: אחד זה ואחד זה - לשלשים</w:t>
      </w:r>
      <w:r w:rsidR="0057284B">
        <w:rPr>
          <w:rtl/>
        </w:rPr>
        <w:t>.</w:t>
      </w:r>
      <w:r>
        <w:rPr>
          <w:rFonts w:hint="cs"/>
          <w:rtl/>
        </w:rPr>
        <w:t xml:space="preserve">[דלא יהא קולי </w:t>
      </w:r>
      <w:ins w:id="91531" w:author="מנוע מכני" w:date="2026-10-05T11:32:12Z">
        <w:r>
          <w:rPr>
            <w:rFonts w:hint="cs"/>
            <w:rtl/>
          </w:rPr>
          <w:t xml:space="preserve">ב"ש</w:t>
        </w:r>
      </w:ins>
      <w:del w:id="91532" w:author="מנוע מכני" w:date="2026-10-05T11:32:12Z">
        <w:r>
          <w:rPr>
            <w:rFonts w:hint="cs"/>
            <w:rtl/>
          </w:rPr>
          <w:delText xml:space="preserve">ב''ש</w:delText>
        </w:r>
      </w:del>
      <w:r>
        <w:rPr>
          <w:rFonts w:hint="cs"/>
          <w:rtl/>
        </w:rPr>
        <w:t xml:space="preserve"> וחומרי </w:t>
      </w:r>
      <w:ins w:id="91533" w:author="מנוע מכני" w:date="2026-10-05T11:32:12Z">
        <w:r>
          <w:rPr>
            <w:rFonts w:hint="cs"/>
            <w:rtl/>
          </w:rPr>
          <w:t xml:space="preserve">ב"ה</w:t>
        </w:r>
      </w:ins>
      <w:del w:id="91534" w:author="מנוע מכני" w:date="2026-10-05T11:32:12Z">
        <w:r>
          <w:rPr>
            <w:rFonts w:hint="cs"/>
            <w:rtl/>
          </w:rPr>
          <w:delText xml:space="preserve">ב''ה</w:delText>
        </w:r>
      </w:del>
      <w:r>
        <w:rPr>
          <w:rFonts w:hint="cs"/>
          <w:rtl/>
        </w:rPr>
        <w:t xml:space="preserve">]</w:t>
      </w:r>
    </w:p>
    <w:p w14:paraId="6CB0DFF7" w14:textId="77777777" w:rsidR="0051659A" w:rsidRDefault="00F63065" w:rsidP="00F63065">
      <w:pPr>
        <w:rPr>
          <w:rtl/>
        </w:rPr>
      </w:pPr>
      <w:r>
        <w:rPr>
          <w:rtl/>
        </w:rPr>
        <w:t xml:space="preserve">(סימן: חב"ר תלמי"ד תכל"ת מכ"ס חז"ר גבא"י בעצמ"ו) </w:t>
      </w:r>
    </w:p>
    <w:p w14:paraId="588CEB48" w14:textId="77777777" w:rsidR="009C6CA9" w:rsidRDefault="009C6CA9" w:rsidP="00F63065">
      <w:pPr>
        <w:rPr>
          <w:del w:id="90601" w:author="מנוע עיצוב" w:date="2026-10-05T11:33:53Z"/>
          <w:rtl/>
        </w:rPr>
      </w:pPr>
    </w:p>
    <w:p>
      <w:pPr>
        <w:pStyle w:val="38"/>
        <w:rPr>
          <w:ins w:id="99780" w:author="מנוע מכני" w:date="2026-10-05T11:32:12Z"/>
        </w:rPr>
      </w:pPr>
      <w:ins w:id="91535" w:author="מנוע מכני" w:date="2026-10-05T11:32:12Z">
        <w:r>
          <w:t xml:space="preserve">ת"ר</w:t>
        </w:r>
      </w:ins>
      <w:del w:id="91536" w:author="מנוע מכני" w:date="2026-10-05T11:32:12Z">
        <w:r>
          <w:lastRenderedPageBreak/>
          <w:delText xml:space="preserve">ת</w:delText>
        </w:r>
        <w:r>
          <w:delText xml:space="preserve">''ר</w:delText>
        </w:r>
      </w:del>
      <w:r w:rsidR="00F63065">
        <w:t xml:space="preserve">:</w:t>
      </w:r>
    </w:p>
    <w:p w14:paraId="312B205E" w14:textId="77777777" w:rsidR="009C6CA9" w:rsidRDefault="009C6CA9" w:rsidP="00F63065">
      <w:pPr>
        <w:rPr>
          <w:rtl/>
        </w:rPr>
      </w:pPr>
      <w:del w:id="997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הבא לקבל דברי חבירות צריך לקבל בפני שלשה חבירים, ובניו ובני ביתו אינן צריכין לקבל בפני שלשה חבירים, </w:t>
      </w:r>
    </w:p>
    <w:p>
      <w:pPr>
        <w:pStyle w:val="38"/>
        <w:rPr>
          <w:ins w:id="99782" w:author="מנוע מכני" w:date="2026-10-05T11:32:12Z"/>
        </w:rPr>
      </w:pPr>
      <w:r>
        <w:t xml:space="preserve">רש</w:t>
      </w:r>
      <w:ins w:id="91537" w:author="מנוע מכני" w:date="2026-10-05T11:32:12Z">
        <w:r>
          <w:t xml:space="preserve">ב"ג</w:t>
        </w:r>
      </w:ins>
      <w:del w:id="91538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5E858F9C" w14:textId="77777777" w:rsidR="00B874E6" w:rsidRDefault="009C6CA9" w:rsidP="000C73DD">
      <w:pPr>
        <w:pStyle w:val="021"/>
        <w:rPr>
          <w:rtl/>
        </w:rPr>
      </w:pPr>
      <w:del w:id="9978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בניו ובני ביתו צריכין לקבל בפני שלשה חבירים, לפי שאינו דומה חבר שקיבל לבן חבר שקיבל</w:t>
      </w:r>
      <w:r w:rsidR="0057284B">
        <w:rPr>
          <w:rtl/>
        </w:rPr>
        <w:t>.</w:t>
      </w:r>
    </w:p>
    <w:p>
      <w:pPr>
        <w:pStyle w:val="38"/>
        <w:rPr>
          <w:ins w:id="99784" w:author="מנוע מכני" w:date="2026-10-05T11:32:12Z"/>
        </w:rPr>
      </w:pPr>
      <w:ins w:id="91539" w:author="מנוע מכני" w:date="2026-10-05T11:32:12Z">
        <w:r>
          <w:t xml:space="preserve">ת"ר</w:t>
        </w:r>
      </w:ins>
      <w:del w:id="91540" w:author="מנוע מכני" w:date="2026-10-05T11:32:12Z">
        <w:r>
          <w:delText xml:space="preserve">ת''ר</w:delText>
        </w:r>
      </w:del>
      <w:r w:rsidR="00A43F31">
        <w:t xml:space="preserve">:</w:t>
      </w:r>
    </w:p>
    <w:p w14:paraId="44E34F3B" w14:textId="77777777" w:rsidR="009C6CA9" w:rsidRDefault="009C6CA9" w:rsidP="000C73DD">
      <w:pPr>
        <w:pStyle w:val="011"/>
        <w:rPr>
          <w:rtl/>
        </w:rPr>
      </w:pPr>
      <w:del w:id="99785" w:author="מנוע מכני" w:date="2026-10-05T11:32:12Z">
        <w:r w:rsidR="00A43F31">
          <w:rPr>
            <w:rtl/>
          </w:rPr>
          <w:delText xml:space="preserve"> </w:delText>
        </w:r>
      </w:del>
      <w:r w:rsidR="00A43F31">
        <w:rPr>
          <w:rtl/>
        </w:rPr>
        <w:t xml:space="preserve">הבא לקבל דברי חבירות </w:t>
      </w:r>
      <w:r w:rsidR="00F63065">
        <w:rPr>
          <w:rtl/>
        </w:rPr>
        <w:t xml:space="preserve">צריך לקבל בפני ג' חבירים, </w:t>
      </w:r>
      <w:ins w:id="92877" w:author="מנוע מכני" w:date="2026-10-05T11:32:12Z">
        <w:r>
          <w:rPr>
            <w:rtl/>
          </w:rPr>
          <w:t xml:space="preserve">ואפי'</w:t>
        </w:r>
      </w:ins>
      <w:del w:id="92878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</w:t>
      </w:r>
      <w:ins w:id="91541" w:author="מנוע מכני" w:date="2026-10-05T11:32:12Z">
        <w:r>
          <w:rPr>
            <w:rtl/>
          </w:rPr>
          <w:t xml:space="preserve">ת"ח</w:t>
        </w:r>
      </w:ins>
      <w:del w:id="91542" w:author="מנוע מכני" w:date="2026-10-05T11:32:12Z">
        <w:r w:rsidR="00F63065">
          <w:rPr>
            <w:rtl/>
          </w:rPr>
          <w:delText xml:space="preserve">ת</w:delText>
        </w:r>
        <w:r w:rsidR="00A43F31">
          <w:rPr>
            <w:rFonts w:hint="cs"/>
            <w:rtl/>
          </w:rPr>
          <w:delText xml:space="preserve">''ח</w:delText>
        </w:r>
      </w:del>
      <w:r w:rsidR="00F63065">
        <w:rPr>
          <w:rtl/>
        </w:rPr>
        <w:t xml:space="preserve"> צריך לקבל בפני שלשה חבירים, </w:t>
      </w:r>
    </w:p>
    <w:p w14:paraId="5F635210" w14:textId="77777777" w:rsidR="009C6CA9" w:rsidRDefault="00F63065" w:rsidP="00F63065">
      <w:pPr>
        <w:rPr>
          <w:rtl/>
        </w:rPr>
      </w:pPr>
      <w:r>
        <w:rPr>
          <w:rtl/>
        </w:rPr>
        <w:t>זקן ויושב בישיבה - אינו צריך לקבל בפני שלשה חבירים שכבר קיבל עליו משעה שישב</w:t>
      </w:r>
      <w:ins w:id="96527" w:author="מנוע מכני" w:date="2026-10-05T11:32:12Z">
        <w:r>
          <w:rPr>
            <w:rtl/>
          </w:rPr>
          <w:t xml:space="preserve">,</w:t>
        </w:r>
      </w:ins>
      <w:del w:id="96528" w:author="מנוע מכני" w:date="2026-10-05T11:32:12Z">
        <w:r w:rsidR="000B5F7F">
          <w:rPr>
            <w:rtl/>
          </w:rPr>
          <w:delText xml:space="preserve">;</w:delText>
        </w:r>
      </w:del>
    </w:p>
    <w:p w14:paraId="00502288" w14:textId="77777777" w:rsidR="00B874E6" w:rsidRDefault="00F63065" w:rsidP="009C6CA9">
      <w:pPr>
        <w:rPr>
          <w:rtl/>
        </w:rPr>
      </w:pPr>
      <w:r>
        <w:rPr>
          <w:rtl/>
        </w:rPr>
        <w:t xml:space="preserve">אבא שאול אומר: אף </w:t>
      </w:r>
      <w:ins w:id="91543" w:author="מנוע מכני" w:date="2026-10-05T11:32:12Z">
        <w:r>
          <w:rPr>
            <w:rtl/>
          </w:rPr>
          <w:t xml:space="preserve">ת"ח</w:t>
        </w:r>
      </w:ins>
      <w:del w:id="91544" w:author="מנוע מכני" w:date="2026-10-05T11:32:12Z">
        <w:r>
          <w:rPr>
            <w:rtl/>
          </w:rPr>
          <w:delText xml:space="preserve">ת</w:delText>
        </w:r>
        <w:r w:rsidR="009C6CA9">
          <w:rPr>
            <w:rFonts w:hint="cs"/>
            <w:rtl/>
          </w:rPr>
          <w:delText xml:space="preserve">''ח</w:delText>
        </w:r>
      </w:del>
      <w:r w:rsidR="009C6CA9">
        <w:rPr>
          <w:rFonts w:hint="cs"/>
          <w:rtl/>
        </w:rPr>
        <w:t xml:space="preserve"> </w:t>
      </w:r>
      <w:r>
        <w:rPr>
          <w:rtl/>
        </w:rPr>
        <w:t xml:space="preserve">אינו צריך לקבל בפני </w:t>
      </w:r>
      <w:r w:rsidR="009C6CA9">
        <w:rPr>
          <w:rFonts w:hint="cs"/>
          <w:rtl/>
        </w:rPr>
        <w:t xml:space="preserve">ג' </w:t>
      </w:r>
      <w:r>
        <w:rPr>
          <w:rtl/>
        </w:rPr>
        <w:t>חבירים, ולא עוד אלא שאחרים מקבלין לפניו</w:t>
      </w:r>
      <w:r w:rsidR="0057284B">
        <w:rPr>
          <w:rtl/>
        </w:rPr>
        <w:t>.</w:t>
      </w:r>
    </w:p>
    <w:p>
      <w:pPr>
        <w:pStyle w:val="38"/>
        <w:rPr>
          <w:ins w:id="99786" w:author="מנוע מכני" w:date="2026-10-05T11:32:12Z"/>
        </w:rPr>
      </w:pPr>
      <w:r>
        <w:t xml:space="preserve">אר</w:t>
      </w:r>
      <w:ins w:id="91545" w:author="מנוע מכני" w:date="2026-10-05T11:32:12Z">
        <w:r>
          <w:t xml:space="preserve">י"ו</w:t>
        </w:r>
      </w:ins>
      <w:del w:id="91546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1D497268" w14:textId="77777777" w:rsidR="00B874E6" w:rsidRDefault="009C6CA9" w:rsidP="00F63065">
      <w:pPr>
        <w:rPr>
          <w:rtl/>
        </w:rPr>
      </w:pPr>
      <w:del w:id="9978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בימי בנו של </w:t>
      </w:r>
      <w:ins w:id="92879" w:author="מנוע מכני" w:date="2026-10-05T11:32:12Z">
        <w:r>
          <w:rPr>
            <w:rStyle w:val="2fb"/>
            <w:rtl/>
          </w:rPr>
          <w:t xml:space="preserve">ר"ח</w:t>
        </w:r>
      </w:ins>
      <w:del w:id="92880" w:author="מנוע מכני" w:date="2026-10-05T11:32:12Z">
        <w:r w:rsidR="00F63065">
          <w:rPr>
            <w:rtl/>
          </w:rPr>
          <w:delText xml:space="preserve">רבי חנינא</w:delText>
        </w:r>
      </w:del>
      <w:r w:rsidR="00F63065">
        <w:rPr>
          <w:rtl/>
        </w:rPr>
        <w:t xml:space="preserve"> בן אנטיגנוס נשנית משנה זו</w:t>
      </w:r>
      <w:r w:rsidR="0057284B">
        <w:rPr>
          <w:rtl/>
        </w:rPr>
        <w:t>.</w:t>
      </w:r>
    </w:p>
    <w:p w14:paraId="25B6BFB3" w14:textId="77777777" w:rsidR="00A43F31" w:rsidRDefault="00F63065" w:rsidP="00A43F31">
      <w:pPr>
        <w:rPr>
          <w:rtl/>
        </w:rPr>
      </w:pPr>
      <w:ins w:id="92881" w:author="מנוע מכני" w:date="2026-10-05T11:32:12Z">
        <w:r>
          <w:rPr>
            <w:rStyle w:val="2fb"/>
            <w:rtl/>
          </w:rPr>
          <w:t xml:space="preserve">ר"י</w:t>
        </w:r>
      </w:ins>
      <w:del w:id="92882" w:author="מנוע מכני" w:date="2026-10-05T11:32:12Z">
        <w:r>
          <w:rPr>
            <w:rtl/>
          </w:rPr>
          <w:delText xml:space="preserve">רבי יהודה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</w:t>
      </w:r>
      <w:r w:rsidR="00A43F31">
        <w:rPr>
          <w:rFonts w:hint="cs"/>
          <w:rtl/>
        </w:rPr>
        <w:t>נסתפקו</w:t>
      </w:r>
      <w:r>
        <w:rPr>
          <w:rtl/>
        </w:rPr>
        <w:t xml:space="preserve"> בטהרות, שדרו רבנן לגבי בנו של </w:t>
      </w:r>
      <w:r>
        <w:rPr>
          <w:rStyle w:val="2fb"/>
          <w:rtl/>
        </w:rPr>
        <w:t xml:space="preserve">ר</w:t>
      </w:r>
      <w:r w:rsidR="00A43F31">
        <w:rPr>
          <w:rStyle w:val="2fb"/>
          <w:rFonts w:hint="cs"/>
          <w:rtl/>
        </w:rPr>
        <w:t xml:space="preserve">ח</w:t>
      </w:r>
      <w:ins w:id="9154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548" w:author="מנוע מכני" w:date="2026-10-05T11:32:12Z">
        <w:r w:rsidR="00A43F31">
          <w:rPr>
            <w:rFonts w:hint="cs"/>
            <w:rtl/>
          </w:rPr>
          <w:delText xml:space="preserve">ב''א</w:delText>
        </w:r>
      </w:del>
      <w:r w:rsidR="00A43F31">
        <w:rPr>
          <w:rFonts w:hint="cs"/>
          <w:rtl/>
        </w:rPr>
        <w:t xml:space="preserve"> הלכו אמרו לו</w:t>
      </w:r>
      <w:r>
        <w:rPr>
          <w:rtl/>
        </w:rPr>
        <w:t xml:space="preserve"> לעיין בה, </w:t>
      </w:r>
      <w:r w:rsidR="00A43F31">
        <w:rPr>
          <w:rFonts w:hint="cs"/>
          <w:rtl/>
        </w:rPr>
        <w:t>מצאוהו שטע</w:t>
      </w:r>
      <w:r>
        <w:rPr>
          <w:rtl/>
        </w:rPr>
        <w:t xml:space="preserve">ן טהרות, </w:t>
      </w:r>
      <w:r w:rsidR="00A43F31">
        <w:rPr>
          <w:rFonts w:hint="cs"/>
          <w:rtl/>
        </w:rPr>
        <w:t xml:space="preserve">הושיב רבנן מאצלו לעיין בזה </w:t>
      </w:r>
    </w:p>
    <w:p w14:paraId="6EE4F590" w14:textId="77777777" w:rsidR="00A43F31" w:rsidRDefault="00A43F31" w:rsidP="00A43F31">
      <w:pPr>
        <w:rPr>
          <w:rtl/>
        </w:rPr>
      </w:pPr>
      <w:r>
        <w:rPr>
          <w:rFonts w:hint="cs"/>
          <w:rtl/>
        </w:rPr>
        <w:t xml:space="preserve">באו ואמרו </w:t>
      </w:r>
      <w:r>
        <w:rPr>
          <w:rStyle w:val="2fb"/>
          <w:rFonts w:hint="cs"/>
          <w:rtl/>
        </w:rPr>
        <w:t xml:space="preserve">ל</w:t>
      </w:r>
      <w:ins w:id="9154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55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ור' יוסי</w:t>
      </w:r>
      <w:r>
        <w:rPr>
          <w:rFonts w:hint="cs"/>
          <w:rtl/>
        </w:rPr>
        <w:t xml:space="preserve"> </w:t>
      </w:r>
      <w:ins w:id="91551" w:author="מנוע מכני" w:date="2026-10-05T11:32:12Z">
        <w:r>
          <w:rPr>
            <w:rFonts w:hint="cs"/>
            <w:rtl/>
          </w:rPr>
          <w:t xml:space="preserve">א"ל</w:t>
        </w:r>
      </w:ins>
      <w:del w:id="9155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15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554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: אביו של זה ביזה תלמידי חכמים, אף הוא מבזה תלמידי חכמים! </w:t>
      </w:r>
    </w:p>
    <w:p>
      <w:pPr>
        <w:pStyle w:val="38"/>
        <w:rPr>
          <w:ins w:id="99788" w:author="מנוע מכני" w:date="2026-10-05T11:32:12Z"/>
        </w:rPr>
      </w:pPr>
      <w:r>
        <w:t xml:space="preserve">אמר</w:t>
      </w:r>
      <w:r>
        <w:t xml:space="preserve"> לו ר' יוסי:</w:t>
      </w:r>
    </w:p>
    <w:p w14:paraId="60AD96B6" w14:textId="77777777" w:rsidR="00B874E6" w:rsidRDefault="00F63065" w:rsidP="00A43F31">
      <w:pPr>
        <w:rPr>
          <w:rtl/>
        </w:rPr>
      </w:pPr>
      <w:del w:id="997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כבוד זקן יהא מונח במקומו, אלא מיום שחרב בית המקדש נהגו כהנים סילסול בעצמן שאין מוסרין את הטהרות לכל אדם</w:t>
      </w:r>
      <w:r w:rsidR="0057284B">
        <w:rPr>
          <w:rtl/>
        </w:rPr>
        <w:t>.</w:t>
      </w:r>
    </w:p>
    <w:p w14:paraId="7E7BB8A1" w14:textId="77777777" w:rsidR="00A43F31" w:rsidRDefault="00A43F31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55" w:author="מנוע מכני" w:date="2026-10-05T11:32:12Z">
        <w:r>
          <w:rPr>
            <w:rtl/>
          </w:rPr>
          <w:t xml:space="preserve">ת"ר</w:t>
        </w:r>
      </w:ins>
      <w:del w:id="91556" w:author="מנוע מכני" w:date="2026-10-05T11:32:12Z">
        <w:r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''ר</w:delText>
        </w:r>
      </w:del>
      <w:r>
        <w:rPr>
          <w:rtl/>
        </w:rPr>
        <w:t xml:space="preserve">: חבר שמת </w:t>
      </w:r>
      <w:r w:rsidR="00F63065">
        <w:rPr>
          <w:rtl/>
        </w:rPr>
        <w:t xml:space="preserve">אשתו ובניו ובני ביתו הרי הן בחזקתן עד שיחשדו, </w:t>
      </w:r>
    </w:p>
    <w:p w14:paraId="6B66E3A2" w14:textId="77777777" w:rsidR="00B874E6" w:rsidRDefault="00A43F31" w:rsidP="00A43F31">
      <w:pPr>
        <w:rPr>
          <w:rtl/>
        </w:rPr>
      </w:pPr>
      <w:r>
        <w:rPr>
          <w:rtl/>
        </w:rPr>
        <w:tab/>
      </w:r>
      <w:r w:rsidR="00F63065">
        <w:rPr>
          <w:rtl/>
        </w:rPr>
        <w:t>וכן חצר שמוכרין בה תכלת - הרי היא בחזקתה עד שתיפסל</w:t>
      </w:r>
      <w:r w:rsidR="0057284B">
        <w:rPr>
          <w:rtl/>
        </w:rPr>
        <w:t>.</w:t>
      </w:r>
    </w:p>
    <w:p>
      <w:pPr>
        <w:pStyle w:val="38"/>
        <w:rPr>
          <w:ins w:id="99790" w:author="מנוע מכני" w:date="2026-10-05T11:32:12Z"/>
        </w:rPr>
      </w:pPr>
      <w:r>
        <w:t>·</w:t>
      </w:r>
      <w:r>
        <w:t xml:space="preserve"> </w:t>
      </w:r>
      <w:r w:rsidR="00F63065">
        <w:t xml:space="preserve">תנו רבנן:</w:t>
      </w:r>
    </w:p>
    <w:p w14:paraId="6537B476" w14:textId="77777777" w:rsidR="00A667F5" w:rsidRDefault="00A667F5" w:rsidP="00F63065">
      <w:pPr>
        <w:rPr>
          <w:rtl/>
        </w:rPr>
      </w:pPr>
      <w:del w:id="9979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אשת עם הארץ שנשאת לחבר, וכן בתו של עם הארץ שנשאת לחבר, </w:t>
      </w:r>
    </w:p>
    <w:p w14:paraId="25130163" w14:textId="77777777" w:rsidR="005B13AB" w:rsidRDefault="00F63065" w:rsidP="00F63065">
      <w:pPr>
        <w:rPr>
          <w:rtl/>
        </w:rPr>
      </w:pPr>
      <w:r>
        <w:rPr>
          <w:rtl/>
        </w:rPr>
        <w:t xml:space="preserve">וכן עבדו של עם הארץ שנמכר לחבר </w:t>
      </w:r>
      <w:r w:rsidR="00A667F5">
        <w:rPr>
          <w:rtl/>
        </w:rPr>
        <w:tab/>
      </w:r>
      <w:r w:rsidR="00A667F5">
        <w:rPr>
          <w:rtl/>
        </w:rPr>
        <w:tab/>
      </w:r>
      <w:r>
        <w:rPr>
          <w:rtl/>
        </w:rPr>
        <w:t>- כולן צריכין לקבל דברי חבירות בתחלה</w:t>
      </w:r>
      <w:ins w:id="96529" w:author="מנוע מכני" w:date="2026-10-05T11:32:12Z">
        <w:r>
          <w:rPr>
            <w:rtl/>
          </w:rPr>
          <w:t xml:space="preserve">,</w:t>
        </w:r>
      </w:ins>
      <w:del w:id="96530" w:author="מנוע מכני" w:date="2026-10-05T11:32:12Z">
        <w:r w:rsidR="000B5F7F">
          <w:rPr>
            <w:rtl/>
          </w:rPr>
          <w:delText xml:space="preserve">;</w:delText>
        </w:r>
      </w:del>
    </w:p>
    <w:p w14:paraId="652909BB" w14:textId="77777777" w:rsidR="00A667F5" w:rsidRDefault="00F63065" w:rsidP="00F63065">
      <w:pPr>
        <w:rPr>
          <w:rtl/>
        </w:rPr>
      </w:pPr>
      <w:r>
        <w:rPr>
          <w:rtl/>
        </w:rPr>
        <w:t xml:space="preserve">אבל אשת חבר שנשאת לעם הארץ, וכן בתו של חבר שנשאת לעם הארץ, </w:t>
      </w:r>
    </w:p>
    <w:p w14:paraId="726731CF" w14:textId="77777777" w:rsidR="005B13AB" w:rsidRDefault="00F63065" w:rsidP="00A667F5">
      <w:pPr>
        <w:rPr>
          <w:rtl/>
        </w:rPr>
      </w:pPr>
      <w:r>
        <w:rPr>
          <w:rtl/>
        </w:rPr>
        <w:t xml:space="preserve">וכן עבדו של חבר שנמכר לעם הארץ </w:t>
      </w:r>
      <w:r w:rsidR="00A667F5">
        <w:rPr>
          <w:rtl/>
        </w:rPr>
        <w:tab/>
      </w:r>
      <w:r w:rsidR="00A667F5">
        <w:rPr>
          <w:rtl/>
        </w:rPr>
        <w:tab/>
      </w:r>
      <w:r>
        <w:rPr>
          <w:rtl/>
        </w:rPr>
        <w:t>- אין צריכין לקבל דברי חבירות בתחלה</w:t>
      </w:r>
      <w:ins w:id="96531" w:author="מנוע מכני" w:date="2026-10-05T11:32:12Z">
        <w:r>
          <w:rPr>
            <w:rtl/>
          </w:rPr>
          <w:t xml:space="preserve">,</w:t>
        </w:r>
      </w:ins>
      <w:del w:id="9653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92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del w:id="92723" w:author="מנוע מכני" w:date="2026-10-05T11:32:12Z">
        <w:r>
          <w:delText xml:space="preserve">    </w:delText>
        </w:r>
      </w:del>
      <w:r w:rsidR="00F63065">
        <w:t xml:space="preserve">ר"מ</w:t>
      </w:r>
      <w:del w:id="100922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7BEEBB18" w14:textId="77777777" w:rsidR="005B13AB" w:rsidRDefault="00A667F5" w:rsidP="00F63065">
      <w:pPr>
        <w:rPr>
          <w:rtl/>
        </w:rPr>
      </w:pPr>
      <w:del w:id="997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הן צריכין לקבל עליהן דברי חבירות </w:t>
      </w:r>
      <w:r>
        <w:rPr>
          <w:rtl/>
        </w:rPr>
        <w:t>לכתחלה</w:t>
      </w:r>
    </w:p>
    <w:p>
      <w:pPr>
        <w:pStyle w:val="38"/>
        <w:rPr>
          <w:ins w:id="99794" w:author="מנוע מכני" w:date="2026-10-05T11:32:12Z"/>
        </w:rPr>
      </w:pPr>
      <w:r>
        <w:t xml:space="preserve">רש</w:t>
      </w:r>
      <w:ins w:id="91557" w:author="מנוע מכני" w:date="2026-10-05T11:32:12Z">
        <w:r>
          <w:t xml:space="preserve">ב"א</w:t>
        </w:r>
      </w:ins>
      <w:del w:id="91558" w:author="מנוע מכני" w:date="2026-10-05T11:32:12Z">
        <w:r>
          <w:delText xml:space="preserve">ב''א</w:delText>
        </w:r>
      </w:del>
      <w:r>
        <w:t xml:space="preserve"> מ</w:t>
      </w:r>
      <w:r>
        <w:t xml:space="preserve">ר"מ:</w:t>
      </w:r>
    </w:p>
    <w:p w14:paraId="108C9350" w14:textId="77777777" w:rsidR="005B13AB" w:rsidRDefault="005B13AB" w:rsidP="00F63065">
      <w:pPr>
        <w:rPr>
          <w:rtl/>
        </w:rPr>
      </w:pPr>
      <w:del w:id="997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באשה אחת שנשאת לחבר</w:t>
      </w:r>
      <w:r w:rsidR="00F63065">
        <w:rPr>
          <w:rtl/>
        </w:rPr>
        <w:t xml:space="preserve"> והיתה קומעת לו תפילין על ידו, </w:t>
      </w:r>
    </w:p>
    <w:p w14:paraId="7BFC26D2" w14:textId="77777777" w:rsidR="00B874E6" w:rsidRDefault="00F63065" w:rsidP="00F63065">
      <w:pPr>
        <w:rPr>
          <w:rtl/>
        </w:rPr>
      </w:pPr>
      <w:r>
        <w:rPr>
          <w:rtl/>
        </w:rPr>
        <w:t>נשאת לעם הארץ - והיתה קושרת לו קשרי מוכס על ידו</w:t>
      </w:r>
      <w:r w:rsidR="0057284B">
        <w:rPr>
          <w:rtl/>
        </w:rPr>
        <w:t>.</w:t>
      </w:r>
    </w:p>
    <w:p w14:paraId="136A406D" w14:textId="77777777" w:rsidR="005B13AB" w:rsidRDefault="005B13AB" w:rsidP="005B13AB">
      <w:pPr>
        <w:pStyle w:val="afff0"/>
        <w:framePr w:wrap="around"/>
        <w:rPr>
          <w:rtl/>
        </w:rPr>
      </w:pPr>
      <w:r>
        <w:rPr>
          <w:rFonts w:hint="cs"/>
          <w:rtl/>
        </w:rPr>
        <w:t>לא.</w:t>
      </w:r>
    </w:p>
    <w:p w14:paraId="6E364C11" w14:textId="77777777" w:rsidR="00A667F5" w:rsidRDefault="00A667F5" w:rsidP="00B55F81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59" w:author="מנוע מכני" w:date="2026-10-05T11:32:12Z">
        <w:r>
          <w:rPr>
            <w:rtl/>
          </w:rPr>
          <w:t xml:space="preserve">ת"ר</w:t>
        </w:r>
      </w:ins>
      <w:del w:id="91560" w:author="מנוע מכני" w:date="2026-10-05T11:32:12Z">
        <w:r w:rsidR="00F63065">
          <w:rPr>
            <w:rtl/>
          </w:rPr>
          <w:delText xml:space="preserve">ת</w:delText>
        </w:r>
        <w:r w:rsidR="00B55F81">
          <w:rPr>
            <w:rFonts w:hint="cs"/>
            <w:rtl/>
          </w:rPr>
          <w:delText xml:space="preserve">''ר</w:delText>
        </w:r>
      </w:del>
      <w:r w:rsidR="00F63065">
        <w:rPr>
          <w:rtl/>
        </w:rPr>
        <w:t xml:space="preserve">: וכולן שחזרו בהן </w:t>
      </w:r>
      <w:r>
        <w:rPr>
          <w:rtl/>
        </w:rPr>
        <w:t>–</w:t>
      </w:r>
      <w:r w:rsidR="00F63065">
        <w:rPr>
          <w:rtl/>
        </w:rPr>
        <w:t xml:space="preserve"> </w:t>
      </w:r>
      <w:r>
        <w:rPr>
          <w:rStyle w:val="2fb"/>
          <w:rFonts w:hint="cs"/>
          <w:rtl/>
        </w:rPr>
        <w:t xml:space="preserve">ל</w:t>
      </w:r>
      <w:ins w:id="9156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562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: </w:t>
      </w:r>
      <w:r w:rsidR="00F63065">
        <w:rPr>
          <w:rtl/>
        </w:rPr>
        <w:t xml:space="preserve">אין מקבלין אותן עולמית, </w:t>
      </w:r>
    </w:p>
    <w:p>
      <w:pPr>
        <w:pStyle w:val="38"/>
        <w:rPr>
          <w:ins w:id="99796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ins w:id="91563" w:author="מנוע מכני" w:date="2026-10-05T11:32:12Z">
        <w:r>
          <w:t xml:space="preserve">ר"י</w:t>
        </w:r>
      </w:ins>
      <w:del w:id="91564" w:author="מנוע מכני" w:date="2026-10-05T11:32:12Z">
        <w:r w:rsidR="00A667F5">
          <w:delText xml:space="preserve">ר''י</w:delText>
        </w:r>
      </w:del>
      <w:r w:rsidR="00A667F5">
        <w:t xml:space="preserve">:</w:t>
      </w:r>
    </w:p>
    <w:p w14:paraId="34112A67" w14:textId="77777777" w:rsidR="00A667F5" w:rsidRDefault="00B55F81" w:rsidP="00A667F5">
      <w:pPr>
        <w:rPr>
          <w:rtl/>
        </w:rPr>
      </w:pPr>
      <w:del w:id="997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חזרו במטמוניות - אין מקבלין אותן, </w:t>
      </w:r>
    </w:p>
    <w:p w14:paraId="11947F92" w14:textId="77777777" w:rsidR="00B55F81" w:rsidRDefault="00F63065" w:rsidP="00A667F5">
      <w:pPr>
        <w:rPr>
          <w:rtl/>
        </w:rPr>
      </w:pPr>
      <w:r>
        <w:rPr>
          <w:rtl/>
        </w:rPr>
        <w:t xml:space="preserve">בפרהסיא - מקבלין אותן, </w:t>
      </w:r>
    </w:p>
    <w:p>
      <w:pPr>
        <w:pStyle w:val="38"/>
        <w:rPr>
          <w:ins w:id="99798" w:author="מנוע מכני" w:date="2026-10-05T11:32:12Z"/>
        </w:rPr>
      </w:pPr>
      <w:ins w:id="91565" w:author="מנוע מכני" w:date="2026-10-05T11:32:12Z">
        <w:r>
          <w:t xml:space="preserve">א"ד</w:t>
        </w:r>
      </w:ins>
      <w:del w:id="91566" w:author="מנוע מכני" w:date="2026-10-05T11:32:12Z">
        <w:r>
          <w:delText xml:space="preserve">א''ד</w:delText>
        </w:r>
      </w:del>
      <w:r w:rsidR="00F63065">
        <w:t xml:space="preserve">:</w:t>
      </w:r>
    </w:p>
    <w:p w14:paraId="08EEC8D4" w14:textId="77777777" w:rsidR="00B874E6" w:rsidRDefault="00B55F81" w:rsidP="00A667F5">
      <w:pPr>
        <w:rPr>
          <w:rtl/>
        </w:rPr>
      </w:pPr>
      <w:del w:id="997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אם עשו דבריהן במטמוניות - מקבלין אותן, בפרהסיא - אין מקבלין אותן</w:t>
      </w:r>
      <w:r w:rsidR="0057284B">
        <w:rPr>
          <w:rtl/>
        </w:rPr>
        <w:t>.</w:t>
      </w:r>
    </w:p>
    <w:p>
      <w:pPr>
        <w:pStyle w:val="38"/>
        <w:rPr>
          <w:ins w:id="99800" w:author="מנוע מכני" w:date="2026-10-05T11:32:12Z"/>
        </w:rPr>
      </w:pPr>
      <w:ins w:id="91567" w:author="מנוע מכני" w:date="2026-10-05T11:32:12Z">
        <w:r>
          <w:t xml:space="preserve">ר"ש</w:t>
        </w:r>
      </w:ins>
      <w:del w:id="91568" w:author="מנוע מכני" w:date="2026-10-05T11:32:12Z">
        <w:r>
          <w:delText xml:space="preserve">ר''ש</w:delText>
        </w:r>
      </w:del>
      <w:r>
        <w:t xml:space="preserve"> ורי</w:t>
      </w:r>
      <w:ins w:id="91569" w:author="מנוע מכני" w:date="2026-10-05T11:32:12Z">
        <w:r>
          <w:t xml:space="preserve">ב"ק</w:t>
        </w:r>
      </w:ins>
      <w:del w:id="91570" w:author="מנוע מכני" w:date="2026-10-05T11:32:12Z">
        <w:r>
          <w:delText xml:space="preserve">ב''ק</w:delText>
        </w:r>
      </w:del>
      <w:r w:rsidR="00F63065">
        <w:t xml:space="preserve">:</w:t>
      </w:r>
    </w:p>
    <w:p w14:paraId="4B9B16C0" w14:textId="77777777" w:rsidR="00B55F81" w:rsidRDefault="00B55F81" w:rsidP="00B55F81">
      <w:pPr>
        <w:rPr>
          <w:rtl/>
        </w:rPr>
      </w:pPr>
      <w:del w:id="998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כ</w:t>
      </w:r>
      <w:r>
        <w:rPr>
          <w:rtl/>
        </w:rPr>
        <w:t>ך ובין כך מקבלין אותן, משום שנ</w:t>
      </w:r>
      <w:r>
        <w:rPr>
          <w:rFonts w:hint="cs"/>
          <w:rtl/>
        </w:rPr>
        <w:t>א'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265" w:author="מנוע סמנטי" w:date="2026-10-05T11:39:44Z">
        <w:r>
          <w:rPr>
            <w:rStyle w:val="afffff0"/>
            <w:rtl/>
          </w:rPr>
          <w:t xml:space="preserve">שׁוּבוּ בָּנִים שׁוֹבָבִים</w:t>
        </w:r>
      </w:ins>
      <w:del w:id="90266" w:author="מנוע סמנטי" w:date="2026-10-05T11:39:44Z">
        <w:r w:rsidR="00F63065">
          <w:rPr>
            <w:rtl/>
          </w:rPr>
          <w:delText xml:space="preserve">שובו בנים שובבים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>
      <w:pPr>
        <w:pStyle w:val="38"/>
        <w:rPr>
          <w:ins w:id="99802" w:author="מנוע מכני" w:date="2026-10-05T11:32:12Z"/>
        </w:rPr>
      </w:pPr>
      <w:r>
        <w:t>א"ר יצחק איש כפר עכו א</w:t>
      </w:r>
      <w:r w:rsidR="00B55F81">
        <w:t xml:space="preserve">ר</w:t>
      </w:r>
      <w:ins w:id="91571" w:author="מנוע מכני" w:date="2026-10-05T11:32:12Z">
        <w:r>
          <w:t xml:space="preserve">י"ו</w:t>
        </w:r>
      </w:ins>
      <w:del w:id="91572" w:author="מנוע מכני" w:date="2026-10-05T11:32:12Z">
        <w:r w:rsidR="00B55F81">
          <w:delText xml:space="preserve">י''ו</w:delText>
        </w:r>
      </w:del>
      <w:r>
        <w:t xml:space="preserve">:</w:t>
      </w:r>
    </w:p>
    <w:p w14:paraId="17C4A443" w14:textId="77777777" w:rsidR="00B874E6" w:rsidRDefault="00F63065" w:rsidP="00B55F81">
      <w:pPr>
        <w:rPr>
          <w:rtl/>
        </w:rPr>
      </w:pPr>
      <w:del w:id="998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כאותו הזוג</w:t>
      </w:r>
      <w:r w:rsidR="0057284B">
        <w:rPr>
          <w:rtl/>
        </w:rPr>
        <w:t>.</w:t>
      </w:r>
    </w:p>
    <w:p w14:paraId="6DDE5004" w14:textId="77777777" w:rsidR="00B55F81" w:rsidRDefault="00B55F81" w:rsidP="00F63065">
      <w:pPr>
        <w:rPr>
          <w:del w:id="90602" w:author="מנוע עיצוב" w:date="2026-10-05T11:33:53Z"/>
          <w:rtl/>
        </w:rPr>
      </w:pPr>
    </w:p>
    <w:p>
      <w:pPr>
        <w:pStyle w:val="38"/>
        <w:rPr>
          <w:ins w:id="99804" w:author="מנוע מכני" w:date="2026-10-05T11:32:12Z"/>
        </w:rPr>
      </w:pPr>
      <w:r>
        <w:t xml:space="preserve">ת"ר:</w:t>
      </w:r>
    </w:p>
    <w:p w14:paraId="04B093B5" w14:textId="77777777" w:rsidR="00616644" w:rsidRDefault="00F63065" w:rsidP="00F63065">
      <w:pPr>
        <w:rPr>
          <w:rtl/>
        </w:rPr>
      </w:pPr>
      <w:del w:id="998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בראשונה היו אומרים, חבר ונעשה גבאי - דוחין אותו מחבירתו, </w:t>
      </w:r>
    </w:p>
    <w:p w14:paraId="051F29C0" w14:textId="77777777" w:rsidR="00B874E6" w:rsidRDefault="00616644" w:rsidP="00F63065">
      <w:pPr>
        <w:rPr>
          <w:rtl/>
        </w:rPr>
      </w:pPr>
      <w:r>
        <w:rPr>
          <w:rtl/>
        </w:rPr>
        <w:lastRenderedPageBreak/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פירש</w:t>
      </w:r>
      <w:ins w:id="96533" w:author="מנוע מכני" w:date="2026-10-05T11:32:12Z">
        <w:r>
          <w:rPr>
            <w:rtl/>
          </w:rPr>
          <w:t xml:space="preserve"> </w:t>
        </w:r>
      </w:ins>
      <w:del w:id="96534" w:author="מנוע מכני" w:date="2026-10-05T11:32:12Z">
        <w:r>
          <w:rPr>
            <w:rtl/>
          </w:rPr>
          <w:tab/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מקבלין אותו, חזרו לומר: פירש - הרי הוא ככל אדם</w:t>
      </w:r>
      <w:r w:rsidR="0057284B">
        <w:rPr>
          <w:rtl/>
        </w:rPr>
        <w:t>.</w:t>
      </w:r>
    </w:p>
    <w:p w14:paraId="1791578F" w14:textId="77777777" w:rsidR="00616644" w:rsidRDefault="00616644" w:rsidP="00616644">
      <w:pPr>
        <w:rPr>
          <w:rtl/>
        </w:rPr>
      </w:pPr>
      <w:r>
        <w:rPr>
          <w:rStyle w:val="2fb"/>
          <w:rtl/>
        </w:rPr>
        <w:t>ר</w:t>
      </w:r>
      <w:r>
        <w:rPr>
          <w:rStyle w:val="2fb"/>
          <w:rFonts w:hint="cs"/>
          <w:rtl/>
        </w:rPr>
        <w:t xml:space="preserve">ה</w:t>
      </w:r>
      <w:ins w:id="91573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574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tl/>
        </w:rPr>
        <w:t xml:space="preserve"> </w:t>
      </w:r>
      <w:ins w:id="90695" w:author="מנוע סמנטי" w:date="2026-10-05T11:39:44Z">
        <w:r>
          <w:rPr>
            <w:rtl/>
          </w:rPr>
          <w:t xml:space="preserve">נצרכה</w:t>
        </w:r>
      </w:ins>
      <w:del w:id="90696" w:author="מנוע סמנטי" w:date="2026-10-05T11:39:44Z">
        <w:r>
          <w:rPr>
            <w:rtl/>
          </w:rPr>
          <w:delText xml:space="preserve">איצטריכא</w:delText>
        </w:r>
      </w:del>
      <w:r>
        <w:rPr>
          <w:rtl/>
        </w:rPr>
        <w:t xml:space="preserve"> </w:t>
      </w:r>
      <w:ins w:id="94999" w:author="מנוע מכני" w:date="2026-10-05T11:32:12Z">
        <w:r>
          <w:rPr>
            <w:rtl/>
          </w:rPr>
          <w:t xml:space="preserve">לו</w:t>
        </w:r>
      </w:ins>
      <w:del w:id="950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0693" w:author="מנוע סמנטי" w:date="2026-10-05T11:39:44Z">
        <w:r>
          <w:rPr>
            <w:rtl/>
          </w:rPr>
          <w:t xml:space="preserve">שעה</w:t>
        </w:r>
      </w:ins>
      <w:del w:id="90694" w:author="מנוע סמנטי" w:date="2026-10-05T11:39:44Z">
        <w:r>
          <w:rPr>
            <w:rtl/>
          </w:rPr>
          <w:delText xml:space="preserve">שעתא</w:delText>
        </w:r>
      </w:del>
      <w:r>
        <w:rPr>
          <w:rtl/>
        </w:rPr>
        <w:t xml:space="preserve">,</w:t>
      </w:r>
      <w:r>
        <w:rPr>
          <w:rFonts w:hint="cs"/>
          <w:rtl/>
        </w:rPr>
        <w:t xml:space="preserve"> עלו אצלו </w:t>
      </w:r>
      <w:r>
        <w:rPr>
          <w:rStyle w:val="2fb"/>
          <w:rFonts w:hint="cs"/>
          <w:rtl/>
        </w:rPr>
        <w:t xml:space="preserve">רבה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ורב יוסף</w:t>
      </w:r>
      <w:r>
        <w:rPr>
          <w:rFonts w:hint="cs"/>
          <w:rtl/>
        </w:rPr>
        <w:t xml:space="preserve"> וד' מאות זוגי דרבנן</w:t>
      </w:r>
      <w:r w:rsidR="00F63065">
        <w:rPr>
          <w:rtl/>
        </w:rPr>
        <w:t xml:space="preserve">, שמע </w:t>
      </w:r>
      <w:r>
        <w:rPr>
          <w:rFonts w:hint="cs"/>
          <w:rtl/>
        </w:rPr>
        <w:t>שבאו קשר להם ארבע מאות כסאות</w:t>
      </w:r>
      <w:r w:rsidR="00F63065">
        <w:rPr>
          <w:rtl/>
        </w:rPr>
        <w:t xml:space="preserve"> </w:t>
      </w:r>
    </w:p>
    <w:p w14:paraId="3DD8D441" w14:textId="77777777" w:rsidR="00B874E6" w:rsidRDefault="00F63065" w:rsidP="00616644">
      <w:pPr>
        <w:rPr>
          <w:rtl/>
        </w:rPr>
      </w:pPr>
      <w:r>
        <w:rPr>
          <w:rtl/>
        </w:rPr>
        <w:t xml:space="preserve">לסוף שמעו דנעשה </w:t>
      </w:r>
      <w:r w:rsidR="004C1E74">
        <w:rPr>
          <w:rtl/>
        </w:rPr>
        <w:t>גבאי, שלחו ל</w:t>
      </w:r>
      <w:r w:rsidR="004C1E74">
        <w:rPr>
          <w:rFonts w:hint="cs"/>
          <w:rtl/>
        </w:rPr>
        <w:t>ו</w:t>
      </w:r>
      <w:r>
        <w:rPr>
          <w:rtl/>
        </w:rPr>
        <w:t xml:space="preserve">: </w:t>
      </w:r>
      <w:r w:rsidR="00616644">
        <w:rPr>
          <w:rFonts w:hint="cs"/>
          <w:rtl/>
        </w:rPr>
        <w:t xml:space="preserve">לך לחשיבותך, לך </w:t>
      </w:r>
      <w:r w:rsidR="00616644">
        <w:rPr>
          <w:rtl/>
        </w:rPr>
        <w:t>לקדמות</w:t>
      </w:r>
      <w:r w:rsidR="00616644">
        <w:rPr>
          <w:rFonts w:hint="cs"/>
          <w:rtl/>
        </w:rPr>
        <w:t>ך</w:t>
      </w:r>
      <w:r>
        <w:rPr>
          <w:rtl/>
        </w:rPr>
        <w:t xml:space="preserve">, שלח </w:t>
      </w:r>
      <w:ins w:id="97483" w:author="מנוע מכני" w:date="2026-10-05T11:32:12Z">
        <w:r>
          <w:rPr>
            <w:rtl/>
          </w:rPr>
          <w:t xml:space="preserve">להם</w:t>
        </w:r>
      </w:ins>
      <w:del w:id="97484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: הדרי בי</w:t>
      </w:r>
      <w:r w:rsidR="0057284B">
        <w:rPr>
          <w:rtl/>
        </w:rPr>
        <w:t>.</w:t>
      </w:r>
    </w:p>
    <w:p>
      <w:pPr>
        <w:pStyle w:val="38"/>
        <w:rPr>
          <w:ins w:id="99806" w:author="מנוע מכני" w:date="2026-10-05T11:32:12Z"/>
        </w:rPr>
      </w:pPr>
      <w:r>
        <w:t xml:space="preserve">רב יוסף </w:t>
      </w:r>
      <w:r>
        <w:t xml:space="preserve">לא</w:t>
      </w:r>
      <w:r>
        <w:t xml:space="preserve"> אזל</w:t>
      </w:r>
      <w:r w:rsidR="004C1E74">
        <w:t xml:space="preserve">:</w:t>
      </w:r>
    </w:p>
    <w:p w14:paraId="42538A25" w14:textId="77777777" w:rsidR="004C1E74" w:rsidRDefault="00F63065" w:rsidP="004C1E74">
      <w:pPr>
        <w:rPr>
          <w:rtl/>
        </w:rPr>
      </w:pPr>
      <w:del w:id="99807" w:author="מנוע מכני" w:date="2026-10-05T11:32:12Z">
        <w:r w:rsidR="004C1E74">
          <w:rPr>
            <w:rtl/>
          </w:rPr>
          <w:delText xml:space="preserve"> </w:delText>
        </w:r>
      </w:del>
      <w:r w:rsidR="004C1E74">
        <w:rPr>
          <w:rFonts w:hint="cs"/>
          <w:rtl/>
        </w:rPr>
        <w:t>ד</w:t>
      </w:r>
      <w:r w:rsidR="004C1E74">
        <w:rPr>
          <w:rtl/>
        </w:rPr>
        <w:t xml:space="preserve">תנינא פירש </w:t>
      </w:r>
      <w:r>
        <w:rPr>
          <w:rtl/>
        </w:rPr>
        <w:t xml:space="preserve">אין מקבלין אותו, </w:t>
      </w:r>
    </w:p>
    <w:p>
      <w:pPr>
        <w:pStyle w:val="38"/>
        <w:rPr>
          <w:ins w:id="99808" w:author="מנוע מכני" w:date="2026-10-05T11:32:12Z"/>
        </w:rPr>
      </w:pPr>
      <w:r>
        <w:t>רבה</w:t>
      </w:r>
      <w:r>
        <w:t xml:space="preserve"> אזל</w:t>
      </w:r>
      <w:r w:rsidR="00F63065">
        <w:t xml:space="preserve">:</w:t>
      </w:r>
    </w:p>
    <w:p w14:paraId="19E780B0" w14:textId="77777777" w:rsidR="00B874E6" w:rsidRDefault="004C1E74" w:rsidP="004C1E74">
      <w:pPr>
        <w:rPr>
          <w:rtl/>
        </w:rPr>
      </w:pPr>
      <w:del w:id="9980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63065">
        <w:rPr>
          <w:rtl/>
        </w:rPr>
        <w:t>תנינא, חזרו לומר פירש - הרי הוא ככל אדם</w:t>
      </w:r>
      <w:r w:rsidR="0057284B">
        <w:rPr>
          <w:rtl/>
        </w:rPr>
        <w:t>.</w:t>
      </w:r>
    </w:p>
    <w:p w14:paraId="6140B235" w14:textId="77777777" w:rsidR="004C1E74" w:rsidRDefault="004C1E74" w:rsidP="00F63065">
      <w:pPr>
        <w:rPr>
          <w:del w:id="90603" w:author="מנוע עיצוב" w:date="2026-10-05T11:33:53Z"/>
          <w:rtl/>
        </w:rPr>
      </w:pPr>
    </w:p>
    <w:p w14:paraId="0A018608" w14:textId="77777777" w:rsidR="00B874E6" w:rsidRDefault="004C1E74" w:rsidP="000C73DD">
      <w:pPr>
        <w:pStyle w:val="011"/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75" w:author="מנוע מכני" w:date="2026-10-05T11:32:12Z">
        <w:r>
          <w:rPr>
            <w:rFonts w:hint="cs"/>
            <w:rtl/>
          </w:rPr>
          <w:t xml:space="preserve">ת"ר</w:t>
        </w:r>
      </w:ins>
      <w:del w:id="91576" w:author="מנוע מכני" w:date="2026-10-05T11:32:12Z">
        <w:r>
          <w:rPr>
            <w:rFonts w:hint="cs"/>
            <w:rtl/>
          </w:rPr>
          <w:delText xml:space="preserve">ת''ר</w:delText>
        </w:r>
      </w:del>
      <w:r w:rsidR="00F63065">
        <w:rPr>
          <w:rtl/>
        </w:rPr>
        <w:t>: כל הבכורות אדם רואה חוץ משל עצמו, ורואה את קדשיו ואת מעשרותיו, ונשאל על טהרותיו</w:t>
      </w:r>
      <w:r w:rsidR="0057284B">
        <w:rPr>
          <w:rtl/>
        </w:rPr>
        <w:t>.</w:t>
      </w:r>
    </w:p>
    <w:p w14:paraId="777F8E29" w14:textId="77777777" w:rsidR="004C1E74" w:rsidRDefault="004C1E74" w:rsidP="004C1E74">
      <w:pPr>
        <w:rPr>
          <w:rtl/>
        </w:rPr>
      </w:pPr>
      <w:ins w:id="93693" w:author="מנוע מכני" w:date="2026-10-05T11:32:12Z">
        <w:r>
          <w:rPr>
            <w:rFonts w:hint="cs"/>
            <w:rtl/>
          </w:rPr>
          <w:t xml:space="preserve">לא</w:t>
        </w:r>
      </w:ins>
      <w:del w:id="93694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בשלושה </w:t>
      </w:r>
      <w:ins w:id="93695" w:author="מנוע מכני" w:date="2026-10-05T11:32:12Z">
        <w:r>
          <w:rPr>
            <w:rFonts w:hint="cs"/>
            <w:rtl/>
          </w:rPr>
          <w:t xml:space="preserve">שהרי</w:t>
        </w:r>
      </w:ins>
      <w:del w:id="9369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ins w:id="91577" w:author="מנוע מכני" w:date="2026-10-05T11:32:12Z">
        <w:r>
          <w:rPr>
            <w:rFonts w:hint="cs"/>
            <w:rtl/>
          </w:rPr>
          <w:t xml:space="preserve">ב"ד</w:t>
        </w:r>
      </w:ins>
      <w:del w:id="91578" w:author="מנוע מכני" w:date="2026-10-05T11:32:12Z">
        <w:r>
          <w:rPr>
            <w:rFonts w:hint="cs"/>
            <w:rtl/>
          </w:rPr>
          <w:delText xml:space="preserve">ב''ד</w:delText>
        </w:r>
      </w:del>
      <w:r>
        <w:rPr>
          <w:rFonts w:hint="cs"/>
          <w:rtl/>
        </w:rPr>
        <w:t xml:space="preserve"> הוא ונאמן אלא בחד וביחיד מומחה </w:t>
      </w:r>
    </w:p>
    <w:p w14:paraId="737DB001" w14:textId="77777777" w:rsidR="004C1E74" w:rsidRDefault="00F63065" w:rsidP="004C1E74">
      <w:pPr>
        <w:rPr>
          <w:rtl/>
        </w:rPr>
      </w:pPr>
      <w:r>
        <w:rPr>
          <w:rtl/>
        </w:rPr>
        <w:t xml:space="preserve">ורואה את קדשיו - </w:t>
      </w:r>
      <w:ins w:id="97875" w:author="מנוע מכני" w:date="2026-10-05T11:32:12Z">
        <w:r>
          <w:rPr>
            <w:rtl/>
          </w:rPr>
          <w:t xml:space="preserve">דאם </w:t>
        </w:r>
      </w:ins>
      <w:del w:id="9787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מיתשיל </w:t>
      </w:r>
      <w:ins w:id="95001" w:author="מנוע מכני" w:date="2026-10-05T11:32:12Z">
        <w:r>
          <w:rPr>
            <w:rtl/>
          </w:rPr>
          <w:t xml:space="preserve">עליהם</w:t>
        </w:r>
      </w:ins>
      <w:del w:id="95002" w:author="מנוע מכני" w:date="2026-10-05T11:32:12Z">
        <w:r>
          <w:rPr>
            <w:rtl/>
          </w:rPr>
          <w:delText xml:space="preserve">עלייהו</w:delText>
        </w:r>
      </w:del>
      <w:r>
        <w:rPr>
          <w:rtl/>
        </w:rPr>
        <w:t xml:space="preserve">, ומעשרותיו - </w:t>
      </w:r>
      <w:ins w:id="97877" w:author="מנוע מכני" w:date="2026-10-05T11:32:12Z">
        <w:r>
          <w:rPr>
            <w:rtl/>
          </w:rPr>
          <w:t xml:space="preserve">דאם </w:t>
        </w:r>
      </w:ins>
      <w:del w:id="97878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</w:t>
      </w:r>
      <w:r w:rsidR="004C1E74">
        <w:rPr>
          <w:rFonts w:hint="cs"/>
          <w:rtl/>
        </w:rPr>
        <w:t xml:space="preserve">עושה מום בכל העדר </w:t>
      </w:r>
    </w:p>
    <w:p w14:paraId="37D612F8" w14:textId="77777777" w:rsidR="00B874E6" w:rsidRDefault="00F63065" w:rsidP="004C1E74">
      <w:pPr>
        <w:rPr>
          <w:rtl/>
        </w:rPr>
      </w:pPr>
      <w:r>
        <w:rPr>
          <w:rtl/>
        </w:rPr>
        <w:t xml:space="preserve">ונשאל על טהרותיו - </w:t>
      </w:r>
      <w:ins w:id="93697" w:author="מנוע מכני" w:date="2026-10-05T11:32:12Z">
        <w:r>
          <w:rPr>
            <w:rtl/>
          </w:rPr>
          <w:t xml:space="preserve">שהרי</w:t>
        </w:r>
      </w:ins>
      <w:del w:id="9369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r w:rsidR="004C1E74">
        <w:rPr>
          <w:rFonts w:hint="cs"/>
          <w:rtl/>
        </w:rPr>
        <w:t xml:space="preserve">ראם </w:t>
      </w:r>
      <w:r>
        <w:rPr>
          <w:rtl/>
        </w:rPr>
        <w:t>בימי טומאתו</w:t>
      </w:r>
      <w:r w:rsidR="0057284B">
        <w:rPr>
          <w:rtl/>
        </w:rPr>
        <w:t>.</w:t>
      </w:r>
    </w:p>
    <w:p w14:paraId="2AA290A2" w14:textId="77777777" w:rsidR="0057284B" w:rsidRDefault="00F63065" w:rsidP="004C1E74">
      <w:pPr>
        <w:pStyle w:val="afffb"/>
        <w:rPr>
          <w:rtl/>
        </w:rPr>
      </w:pPr>
      <w:r>
        <w:rPr>
          <w:rtl/>
        </w:rPr>
        <w:t>הדרן עלך עד כמה ישראל חייבין</w:t>
      </w:r>
      <w:r w:rsidR="0057284B">
        <w:rPr>
          <w:rtl/>
        </w:rPr>
        <w:t>.</w:t>
      </w:r>
    </w:p>
    <w:p w14:paraId="399356D7" w14:textId="77777777" w:rsidR="00F63065" w:rsidRDefault="00F63065" w:rsidP="00F63065">
      <w:p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64775497" w14:textId="77777777" w:rsidR="00F63065" w:rsidRDefault="00F63065" w:rsidP="0057380B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חמישי </w:t>
      </w:r>
    </w:p>
    <w:p w14:paraId="50F50091" w14:textId="77777777" w:rsidR="00F63065" w:rsidRDefault="00F63065" w:rsidP="0057380B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כל פסולי המוקדשין </w:t>
      </w:r>
    </w:p>
    <w:p w14:paraId="6223A11A" w14:textId="77777777" w:rsidR="00B874E6" w:rsidRDefault="003E1183" w:rsidP="0057380B">
      <w:pPr>
        <w:pStyle w:val="afff5"/>
        <w:rPr>
          <w:rtl/>
        </w:rPr>
      </w:pPr>
      <w:r>
        <w:rPr>
          <w:rtl/>
        </w:rPr>
        <w:t>מתני'</w:t>
      </w:r>
    </w:p>
    <w:p w14:paraId="0BE847E7" w14:textId="77777777" w:rsidR="0057380B" w:rsidRDefault="0057380B" w:rsidP="0057380B">
      <w:pPr>
        <w:pStyle w:val="afff5"/>
        <w:rPr>
          <w:rtl/>
        </w:rPr>
      </w:pPr>
      <w:r>
        <w:rPr>
          <w:rtl/>
        </w:rPr>
        <w:t xml:space="preserve">כל פסולי המוקדשין </w:t>
      </w:r>
      <w:r w:rsidR="00F63065">
        <w:rPr>
          <w:rtl/>
        </w:rPr>
        <w:t xml:space="preserve">נמכרין באיטליז ונשחטין באיטליז ונשקלין בליטרא, </w:t>
      </w:r>
    </w:p>
    <w:p w14:paraId="691B1A25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חוץ מן הבכור והמעשר שהנייתן לבעלים</w:t>
      </w:r>
      <w:r w:rsidR="0057284B">
        <w:rPr>
          <w:rtl/>
        </w:rPr>
        <w:t>.</w:t>
      </w:r>
    </w:p>
    <w:p w14:paraId="4FC6E43E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פסולי המוקדשין - הנייתן להקדש</w:t>
      </w:r>
      <w:r w:rsidR="0057284B">
        <w:rPr>
          <w:rtl/>
        </w:rPr>
        <w:t>.</w:t>
      </w:r>
    </w:p>
    <w:p w14:paraId="1C2F0075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ושוקלין מנה כנגד מנה בבכור</w:t>
      </w:r>
      <w:r w:rsidR="0057284B">
        <w:rPr>
          <w:rtl/>
        </w:rPr>
        <w:t>.</w:t>
      </w:r>
    </w:p>
    <w:p w14:paraId="52314B7D" w14:textId="77777777" w:rsidR="0057284B" w:rsidRDefault="0057284B" w:rsidP="0057284B">
      <w:pPr>
        <w:pStyle w:val="affffd"/>
        <w:jc w:val="center"/>
        <w:rPr>
          <w:rtl/>
        </w:rPr>
        <w:pPrChange w:id="9042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35" w:author="מנוע מכני" w:date="2026-10-05T11:32:12Z">
        <w:r>
          <w:rPr>
            <w:rtl/>
          </w:rPr>
          <w:t xml:space="preserve"> </w:t>
        </w:r>
      </w:ins>
      <w:del w:id="965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37" w:author="מנוע מכני" w:date="2026-10-05T11:32:12Z">
        <w:r>
          <w:rPr>
            <w:rtl/>
          </w:rPr>
          <w:t xml:space="preserve"> </w:t>
        </w:r>
      </w:ins>
      <w:del w:id="965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829E316" w14:textId="77777777" w:rsidR="00B874E6" w:rsidRDefault="0057380B" w:rsidP="0057380B">
      <w:pPr>
        <w:pStyle w:val="afff0"/>
        <w:framePr w:wrap="around"/>
        <w:rPr>
          <w:rtl/>
        </w:rPr>
      </w:pPr>
      <w:r>
        <w:rPr>
          <w:rFonts w:hint="cs"/>
          <w:rtl/>
        </w:rPr>
        <w:t>לא:</w:t>
      </w:r>
    </w:p>
    <w:p w14:paraId="09F99352" w14:textId="77777777" w:rsidR="00D94BFE" w:rsidRDefault="00F63065" w:rsidP="00D94BFE">
      <w:pPr>
        <w:rPr>
          <w:rtl/>
        </w:rPr>
      </w:pPr>
      <w:r>
        <w:rPr>
          <w:rtl/>
        </w:rPr>
        <w:t xml:space="preserve">כל פסולי המוקדשין הנאתן להקדש </w:t>
      </w:r>
      <w:r w:rsidR="00D94BFE">
        <w:rPr>
          <w:rtl/>
        </w:rPr>
        <w:t>–</w:t>
      </w:r>
      <w:r w:rsidR="00D94BFE">
        <w:rPr>
          <w:rFonts w:hint="cs"/>
          <w:rtl/>
        </w:rPr>
        <w:t xml:space="preserve"> מיירי </w:t>
      </w:r>
      <w:r>
        <w:rPr>
          <w:rtl/>
        </w:rPr>
        <w:t>לאחר פדיון, ו</w:t>
      </w:r>
      <w:r w:rsidR="00D94BFE">
        <w:rPr>
          <w:rFonts w:hint="cs"/>
          <w:rtl/>
        </w:rPr>
        <w:t>הך ד</w:t>
      </w:r>
      <w:r w:rsidR="00D94BFE">
        <w:rPr>
          <w:rtl/>
        </w:rPr>
        <w:t xml:space="preserve">הנאתן להקדש </w:t>
      </w:r>
      <w:ins w:id="98519" w:author="מנוע מכני" w:date="2026-10-05T11:32:12Z">
        <w:r>
          <w:rPr>
            <w:rtl/>
          </w:rPr>
          <w:t xml:space="preserve">אדמתחילה</w:t>
        </w:r>
      </w:ins>
      <w:del w:id="98520" w:author="מנוע מכני" w:date="2026-10-05T11:32:12Z">
        <w:r>
          <w:rPr>
            <w:rtl/>
          </w:rPr>
          <w:delText xml:space="preserve">אדמעיקרא</w:delText>
        </w:r>
      </w:del>
      <w:r>
        <w:rPr>
          <w:rtl/>
        </w:rPr>
        <w:t xml:space="preserve">, </w:t>
      </w:r>
    </w:p>
    <w:p w14:paraId="4695597A" w14:textId="77777777" w:rsidR="00B874E6" w:rsidRDefault="00F63065" w:rsidP="00D94BFE">
      <w:pPr>
        <w:rPr>
          <w:rtl/>
        </w:rPr>
      </w:pPr>
      <w:r>
        <w:rPr>
          <w:rtl/>
        </w:rPr>
        <w:t xml:space="preserve">דכיון דשרי </w:t>
      </w:r>
      <w:ins w:id="97485" w:author="מנוע מכני" w:date="2026-10-05T11:32:12Z">
        <w:r>
          <w:rPr>
            <w:rtl/>
          </w:rPr>
          <w:t xml:space="preserve">להם</w:t>
        </w:r>
      </w:ins>
      <w:del w:id="97486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מר נמכרין באיטליז ונשחטין באיטליז ונשקלין בליטרא </w:t>
      </w:r>
      <w:ins w:id="98523" w:author="מנוע מכני" w:date="2026-10-05T11:32:12Z">
        <w:r>
          <w:rPr>
            <w:rtl/>
          </w:rPr>
          <w:t xml:space="preserve">יותר</w:t>
        </w:r>
      </w:ins>
      <w:del w:id="98524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 ופריק </w:t>
      </w:r>
      <w:ins w:id="98521" w:author="מנוע מכני" w:date="2026-10-05T11:32:12Z">
        <w:r>
          <w:rPr>
            <w:rtl/>
          </w:rPr>
          <w:t xml:space="preserve">מתחילה</w:t>
        </w:r>
      </w:ins>
      <w:del w:id="98522" w:author="מנוע מכני" w:date="2026-10-05T11:32:12Z">
        <w:r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 w14:paraId="6A9668FF" w14:textId="77777777" w:rsidR="0057284B" w:rsidRDefault="0057284B" w:rsidP="0057284B">
      <w:pPr>
        <w:jc w:val="center"/>
        <w:rPr>
          <w:del w:id="90144" w:author="מנוע עיצוב" w:date="2026-10-05T11:33:53Z"/>
          <w:rtl/>
        </w:rPr>
      </w:pPr>
      <w:del w:id="90141" w:author="מנוע עיצוב" w:date="2026-10-05T11:33:53Z">
        <w:r>
          <w:rPr>
            <w:rtl/>
          </w:rPr>
          <w:delText xml:space="preserve">•</w:delText>
        </w:r>
      </w:del>
      <w:ins w:id="96539" w:author="מנוע מכני" w:date="2026-10-05T11:32:12Z">
        <w:r>
          <w:rPr>
            <w:rtl/>
          </w:rPr>
          <w:t xml:space="preserve"> </w:t>
        </w:r>
      </w:ins>
      <w:del w:id="96540" w:author="מנוע מכני" w:date="2026-10-05T11:32:12Z">
        <w:r>
          <w:rPr>
            <w:rtl/>
          </w:rPr>
          <w:delText xml:space="preserve">  </w:delText>
        </w:r>
      </w:del>
      <w:del w:id="90142" w:author="מנוע עיצוב" w:date="2026-10-05T11:33:53Z">
        <w:r>
          <w:rPr>
            <w:rtl/>
          </w:rPr>
          <w:delText xml:space="preserve">•</w:delText>
        </w:r>
      </w:del>
      <w:ins w:id="96541" w:author="מנוע מכני" w:date="2026-10-05T11:32:12Z">
        <w:r>
          <w:rPr>
            <w:rtl/>
          </w:rPr>
          <w:t xml:space="preserve"> </w:t>
        </w:r>
      </w:ins>
      <w:del w:id="96542" w:author="מנוע מכני" w:date="2026-10-05T11:32:12Z">
        <w:r>
          <w:rPr>
            <w:rtl/>
          </w:rPr>
          <w:delText xml:space="preserve">  </w:delText>
        </w:r>
      </w:del>
      <w:del w:id="90143" w:author="מנוע עיצוב" w:date="2026-10-05T11:33:53Z">
        <w:r>
          <w:rPr>
            <w:rtl/>
          </w:rPr>
          <w:delText xml:space="preserve">•</w:delText>
        </w:r>
      </w:del>
    </w:p>
    <w:p w14:paraId="2746EA03" w14:textId="77777777" w:rsidR="00B874E6" w:rsidRDefault="00F63065" w:rsidP="00D94BFE">
      <w:pPr>
        <w:pStyle w:val="afffd"/>
        <w:rPr>
          <w:rtl/>
        </w:rPr>
      </w:pPr>
      <w:r>
        <w:rPr>
          <w:rtl/>
        </w:rPr>
        <w:t>חוץ מן הבכור ומן המעשר שהנייתן לבעלים</w:t>
      </w:r>
      <w:r w:rsidR="0057284B">
        <w:rPr>
          <w:rtl/>
        </w:rPr>
        <w:t>.</w:t>
      </w:r>
    </w:p>
    <w:p w14:paraId="668C33BA" w14:textId="77777777" w:rsidR="00E91006" w:rsidRDefault="00F63065" w:rsidP="00D94BFE">
      <w:pPr>
        <w:rPr>
          <w:rtl/>
        </w:rPr>
      </w:pPr>
      <w:r>
        <w:rPr>
          <w:rtl/>
        </w:rPr>
        <w:t xml:space="preserve">בכור באיטליז </w:t>
      </w:r>
      <w:r>
        <w:rPr>
          <w:rtl/>
        </w:rPr>
        <w:t xml:space="preserve">לא</w:t>
      </w:r>
      <w:r>
        <w:rPr>
          <w:rtl/>
        </w:rPr>
        <w:t xml:space="preserve"> מיזדבן - הא בביתיה מיזדבן, </w:t>
      </w:r>
    </w:p>
    <w:p>
      <w:pPr>
        <w:pStyle w:val="38"/>
        <w:rPr>
          <w:ins w:id="99810" w:author="מנוע מכני" w:date="2026-10-05T11:32:12Z"/>
        </w:rPr>
      </w:pPr>
      <w:r>
        <w:t xml:space="preserve">אלא</w:t>
      </w:r>
    </w:p>
    <w:p w14:paraId="2BA96114" w14:textId="77777777" w:rsidR="00D94BFE" w:rsidRDefault="00F63065" w:rsidP="00E91006">
      <w:pPr>
        <w:rPr>
          <w:rtl/>
        </w:rPr>
      </w:pPr>
      <w:del w:id="998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מעשר, בביתיה מי מיזדבן?</w:t>
      </w:r>
      <w:ins w:id="96543" w:author="מנוע מכני" w:date="2026-10-05T11:32:12Z">
        <w:r>
          <w:rPr>
            <w:rtl/>
          </w:rPr>
          <w:t xml:space="preserve"> </w:t>
        </w:r>
      </w:ins>
      <w:del w:id="96544" w:author="מנוע מכני" w:date="2026-10-05T11:32:12Z">
        <w:r>
          <w:rPr>
            <w:rtl/>
          </w:rPr>
          <w:delText xml:space="preserve"> </w:delText>
        </w:r>
        <w:r w:rsidR="00E91006">
          <w:rPr>
            <w:rFonts w:hint="cs"/>
            <w:rtl/>
          </w:rPr>
          <w:delText xml:space="preserve"> </w:delText>
        </w:r>
      </w:del>
      <w:r w:rsidR="00D94BFE">
        <w:rPr>
          <w:rtl/>
        </w:rPr>
        <w:t xml:space="preserve">והתניא: בבכור נאמר </w:t>
      </w:r>
      <w:r w:rsidR="00D94BFE">
        <w:rPr>
          <w:rFonts w:hint="cs"/>
          <w:rtl/>
        </w:rPr>
        <w:t>'</w:t>
      </w:r>
      <w:ins w:id="90269" w:author="מנוע סמנטי" w:date="2026-10-05T11:39:44Z">
        <w:r>
          <w:rPr>
            <w:rStyle w:val="afffff0"/>
            <w:rtl/>
          </w:rPr>
          <w:t xml:space="preserve">לֹא תִפְדֶּה</w:t>
        </w:r>
      </w:ins>
      <w:del w:id="90270" w:author="מנוע סמנטי" w:date="2026-10-05T11:39:44Z">
        <w:r w:rsidR="00D94BFE">
          <w:rPr>
            <w:rtl/>
          </w:rPr>
          <w:delText xml:space="preserve">לא תפדה</w:delText>
        </w:r>
      </w:del>
      <w:r w:rsidR="00D94BFE">
        <w:rPr>
          <w:rFonts w:hint="cs"/>
          <w:rtl/>
        </w:rPr>
        <w:t>'</w:t>
      </w:r>
      <w:r w:rsidR="00D94BFE">
        <w:rPr>
          <w:rtl/>
        </w:rPr>
        <w:t xml:space="preserve"> </w:t>
      </w:r>
      <w:r>
        <w:rPr>
          <w:rtl/>
        </w:rPr>
        <w:t xml:space="preserve">ונמכר חי, במעשר נאמר </w:t>
      </w:r>
      <w:r w:rsidR="00D94BFE">
        <w:rPr>
          <w:rFonts w:hint="cs"/>
          <w:rtl/>
        </w:rPr>
        <w:t>'</w:t>
      </w:r>
      <w:ins w:id="90267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68" w:author="מנוע סמנטי" w:date="2026-10-05T11:39:44Z">
        <w:r>
          <w:rPr>
            <w:rtl/>
          </w:rPr>
          <w:delText xml:space="preserve">לא יגאל</w:delText>
        </w:r>
      </w:del>
      <w:r w:rsidR="00D94BFE">
        <w:rPr>
          <w:rFonts w:hint="cs"/>
          <w:rtl/>
        </w:rPr>
        <w:t>'</w:t>
      </w:r>
      <w:r>
        <w:rPr>
          <w:rtl/>
        </w:rPr>
        <w:t xml:space="preserve"> ואינו נמכר </w:t>
      </w:r>
      <w:r>
        <w:rPr>
          <w:rtl/>
        </w:rPr>
        <w:t xml:space="preserve">לא</w:t>
      </w:r>
      <w:r>
        <w:rPr>
          <w:rtl/>
        </w:rPr>
        <w:t xml:space="preserve"> חי ולא שחוט, </w:t>
      </w:r>
      <w:r>
        <w:rPr>
          <w:rtl/>
        </w:rPr>
        <w:t xml:space="preserve">לא</w:t>
      </w:r>
      <w:r>
        <w:rPr>
          <w:rtl/>
        </w:rPr>
        <w:t xml:space="preserve"> תם ולא בעל מום! </w:t>
      </w:r>
    </w:p>
    <w:p w14:paraId="1BFE156F" w14:textId="77777777" w:rsidR="00B874E6" w:rsidRPr="00E91006" w:rsidRDefault="00E91006" w:rsidP="00E91006">
      <w:pPr>
        <w:rPr>
          <w:b/>
          <w:bCs/>
          <w:rtl/>
        </w:rPr>
      </w:pPr>
      <w:r>
        <w:rPr>
          <w:rFonts w:hint="cs"/>
          <w:rtl/>
        </w:rPr>
        <w:t xml:space="preserve">זה הדבר הוקשה </w:t>
      </w:r>
      <w:r>
        <w:rPr>
          <w:rStyle w:val="2fb"/>
          <w:rFonts w:hint="cs"/>
          <w:rtl/>
        </w:rPr>
        <w:t xml:space="preserve">ל</w:t>
      </w:r>
      <w:ins w:id="9157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58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בערב ופרקה בבוקר מברייתא</w:t>
      </w:r>
      <w:r w:rsidR="00F63065">
        <w:rPr>
          <w:rtl/>
        </w:rPr>
        <w:t xml:space="preserve">: </w:t>
      </w:r>
      <w:r w:rsidR="00F63065" w:rsidRPr="00E91006">
        <w:rPr>
          <w:b/>
          <w:bCs/>
          <w:rtl/>
        </w:rPr>
        <w:t xml:space="preserve">במעשר בהמה של יתומים </w:t>
      </w:r>
      <w:ins w:id="95003" w:author="מנוע מכני" w:date="2026-10-05T11:32:12Z">
        <w:r>
          <w:rPr>
            <w:b/>
            <w:bCs/>
            <w:rtl/>
          </w:rPr>
          <w:t xml:space="preserve">מדובר</w:t>
        </w:r>
      </w:ins>
      <w:del w:id="95004" w:author="מנוע מכני" w:date="2026-10-05T11:32:12Z">
        <w:r w:rsidR="00F63065" w:rsidRPr="00E91006">
          <w:rPr>
            <w:b/>
            <w:bCs/>
            <w:rtl/>
          </w:rPr>
          <w:delText xml:space="preserve">עסקינן</w:delText>
        </w:r>
      </w:del>
      <w:r w:rsidR="00F63065" w:rsidRPr="00E91006">
        <w:rPr>
          <w:b/>
          <w:bCs/>
          <w:rtl/>
        </w:rPr>
        <w:t xml:space="preserve">, ומשום השבת אבידה נגעו בה</w:t>
      </w:r>
      <w:r w:rsidR="0057284B" w:rsidRPr="00E91006">
        <w:rPr>
          <w:b/>
          <w:bCs/>
          <w:rtl/>
        </w:rPr>
        <w:t>.</w:t>
      </w:r>
    </w:p>
    <w:p w14:paraId="7D88FCA4" w14:textId="77777777" w:rsidR="00E91006" w:rsidRDefault="00D94BFE" w:rsidP="00E91006">
      <w:pPr>
        <w:rPr>
          <w:rtl/>
        </w:rPr>
      </w:pPr>
      <w:ins w:id="9158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582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שמשו של </w:t>
      </w:r>
      <w:r>
        <w:rPr>
          <w:rStyle w:val="2fb"/>
          <w:rFonts w:hint="cs"/>
          <w:rtl/>
        </w:rPr>
        <w:t xml:space="preserve">רב ששת</w:t>
      </w:r>
      <w:r>
        <w:rPr>
          <w:rFonts w:hint="cs"/>
          <w:rtl/>
        </w:rPr>
        <w:t xml:space="preserve"> שמע ממנו </w:t>
      </w:r>
      <w:r w:rsidR="00E91006">
        <w:rPr>
          <w:rFonts w:hint="cs"/>
          <w:rtl/>
        </w:rPr>
        <w:t xml:space="preserve">הלך ואמר בביה</w:t>
      </w:r>
      <w:ins w:id="91583" w:author="מנוע מכני" w:date="2026-10-05T11:32:12Z">
        <w:r>
          <w:rPr>
            <w:rFonts w:hint="cs"/>
            <w:rtl/>
          </w:rPr>
          <w:t xml:space="preserve">מ"ד</w:t>
        </w:r>
      </w:ins>
      <w:del w:id="91584" w:author="מנוע מכני" w:date="2026-10-05T11:32:12Z">
        <w:r w:rsidR="00E91006">
          <w:rPr>
            <w:rFonts w:hint="cs"/>
            <w:rtl/>
          </w:rPr>
          <w:delText xml:space="preserve">מ''ד</w:delText>
        </w:r>
      </w:del>
      <w:r w:rsidR="00E91006">
        <w:rPr>
          <w:rFonts w:hint="cs"/>
          <w:rtl/>
        </w:rPr>
        <w:t xml:space="preserve"> ולא בשמו. שמע </w:t>
      </w:r>
      <w:r w:rsidR="00E91006">
        <w:rPr>
          <w:rStyle w:val="2fb"/>
          <w:rFonts w:hint="cs"/>
          <w:rtl/>
        </w:rPr>
        <w:t xml:space="preserve">רב ששת</w:t>
      </w:r>
      <w:r w:rsidR="00E91006">
        <w:rPr>
          <w:rFonts w:hint="cs"/>
          <w:rtl/>
        </w:rPr>
        <w:t xml:space="preserve"> והקפיד </w:t>
      </w:r>
    </w:p>
    <w:p w14:paraId="0B511E10" w14:textId="77777777" w:rsidR="00E91006" w:rsidRDefault="00E91006" w:rsidP="00E91006">
      <w:pPr>
        <w:rPr>
          <w:rtl/>
        </w:rPr>
      </w:pP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מי שעקץ ייעקץ בעקרב </w:t>
      </w:r>
    </w:p>
    <w:p>
      <w:pPr>
        <w:pStyle w:val="38"/>
        <w:rPr>
          <w:ins w:id="99812" w:author="מנוע מכני" w:date="2026-10-05T11:32:12Z"/>
        </w:rPr>
      </w:pPr>
      <w:r>
        <w:t xml:space="preserve">ו</w:t>
      </w:r>
      <w:ins w:id="91585" w:author="מנוע מכני" w:date="2026-10-05T11:32:12Z">
        <w:r>
          <w:t xml:space="preserve">ר"ש</w:t>
        </w:r>
      </w:ins>
      <w:del w:id="91586" w:author="מנוע מכני" w:date="2026-10-05T11:32:12Z">
        <w:r>
          <w:delText xml:space="preserve">ר''ש</w:delText>
        </w:r>
      </w:del>
      <w:r>
        <w:t xml:space="preserve"> </w:t>
      </w:r>
      <w:r>
        <w:t xml:space="preserve">נפ</w:t>
      </w:r>
      <w:ins w:id="91587" w:author="מנוע מכני" w:date="2026-10-05T11:32:12Z">
        <w:r>
          <w:t xml:space="preserve">ק"מ</w:t>
        </w:r>
      </w:ins>
      <w:del w:id="91588" w:author="מנוע מכני" w:date="2026-10-05T11:32:12Z">
        <w:r>
          <w:delText xml:space="preserve">ק''מ</w:delText>
        </w:r>
      </w:del>
      <w:r>
        <w:t xml:space="preserve"> כדרי</w:t>
      </w:r>
      <w:ins w:id="91589" w:author="מנוע מכני" w:date="2026-10-05T11:32:12Z">
        <w:r>
          <w:t xml:space="preserve">א"ר</w:t>
        </w:r>
      </w:ins>
      <w:del w:id="91590" w:author="מנוע מכני" w:date="2026-10-05T11:32:12Z">
        <w:r>
          <w:delText xml:space="preserve">א''ר</w:delText>
        </w:r>
      </w:del>
      <w:r>
        <w:t xml:space="preserve">:</w:t>
      </w:r>
    </w:p>
    <w:p w14:paraId="41FAF04E" w14:textId="77777777" w:rsidR="00E91006" w:rsidRDefault="00E91006" w:rsidP="00E91006">
      <w:pPr>
        <w:rPr>
          <w:rtl/>
        </w:rPr>
      </w:pPr>
      <w:del w:id="9981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ins w:id="90271" w:author="מנוע סמנטי" w:date="2026-10-05T11:39:44Z">
        <w:r>
          <w:rPr>
            <w:rStyle w:val="afffff0"/>
            <w:rtl/>
          </w:rPr>
          <w:t xml:space="preserve">אָגוּרָה בְאָהָלְךָ עוֹלָמִים</w:t>
        </w:r>
      </w:ins>
      <w:del w:id="90272" w:author="מנוע סמנטי" w:date="2026-10-05T11:39:44Z">
        <w:r w:rsidR="00F63065">
          <w:rPr>
            <w:rtl/>
          </w:rPr>
          <w:delText xml:space="preserve">אגורה באהלך עולמים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וכי איפשר לאדם לגור בשני עולמים? </w:t>
      </w:r>
    </w:p>
    <w:p>
      <w:pPr>
        <w:pStyle w:val="38"/>
        <w:rPr>
          <w:ins w:id="99814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דוד:</w:t>
      </w:r>
    </w:p>
    <w:p w14:paraId="52E1A56B" w14:textId="77777777" w:rsidR="00E91006" w:rsidRDefault="00F63065" w:rsidP="00E91006">
      <w:pPr>
        <w:rPr>
          <w:rtl/>
        </w:rPr>
      </w:pPr>
      <w:del w:id="998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רבונו של עולם, יאמרו דבר שמועה מפי בעולם הזה! </w:t>
      </w:r>
      <w:r>
        <w:rPr>
          <w:rStyle w:val="2fb"/>
          <w:rtl/>
        </w:rPr>
        <w:t xml:space="preserve">דא</w:t>
      </w:r>
      <w:r w:rsidR="00E91006">
        <w:rPr>
          <w:rStyle w:val="2fb"/>
          <w:rFonts w:hint="cs"/>
          <w:rtl/>
        </w:rPr>
        <w:t xml:space="preserve">ר</w:t>
      </w:r>
      <w:ins w:id="9159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592" w:author="מנוע מכני" w:date="2026-10-05T11:32:12Z">
        <w:r w:rsidR="00E91006">
          <w:rPr>
            <w:rFonts w:hint="cs"/>
            <w:rtl/>
          </w:rPr>
          <w:delText xml:space="preserve">י''ו</w:delText>
        </w:r>
      </w:del>
      <w:ins w:id="96545" w:author="מנוע מכני" w:date="2026-10-05T11:32:12Z">
        <w:r>
          <w:rPr>
            <w:rFonts w:hint="cs"/>
            <w:rtl/>
          </w:rPr>
          <w:t xml:space="preserve"> </w:t>
        </w:r>
      </w:ins>
      <w:del w:id="96546" w:author="מנוע מכני" w:date="2026-10-05T11:32:12Z">
        <w:r w:rsidR="00E91006">
          <w:rPr>
            <w:rFonts w:hint="cs"/>
            <w:rtl/>
          </w:rPr>
          <w:delText xml:space="preserve">  </w:delText>
        </w:r>
      </w:del>
      <w:r w:rsidR="00E91006">
        <w:rPr>
          <w:rFonts w:hint="cs"/>
          <w:rtl/>
        </w:rPr>
        <w:t xml:space="preserve">מרשב'י</w:t>
      </w:r>
      <w:r>
        <w:rPr>
          <w:rtl/>
        </w:rPr>
        <w:t xml:space="preserve">: כל תלמיד חכם שאומרים דבר שמועה מפיו בעולם הזה שפתותיו דובבות בקבר, </w:t>
      </w:r>
    </w:p>
    <w:p w14:paraId="3593E5D8" w14:textId="77777777" w:rsidR="00E91006" w:rsidRDefault="00E91006" w:rsidP="00E91006">
      <w:pPr>
        <w:rPr>
          <w:rtl/>
        </w:rPr>
      </w:pPr>
      <w:r>
        <w:rPr>
          <w:rStyle w:val="2fb"/>
          <w:rFonts w:hint="cs"/>
          <w:rtl/>
        </w:rPr>
        <w:t xml:space="preserve">ואריצ</w:t>
      </w:r>
      <w:ins w:id="91593" w:author="מנוע מכני" w:date="2026-10-05T11:32:12Z">
        <w:r>
          <w:rPr>
            <w:rStyle w:val="2fb"/>
            <w:rFonts w:hint="cs"/>
            <w:rtl/>
          </w:rPr>
          <w:t xml:space="preserve">ב"ז</w:t>
        </w:r>
      </w:ins>
      <w:del w:id="91594" w:author="מנוע מכני" w:date="2026-10-05T11:32:12Z">
        <w:r>
          <w:rPr>
            <w:rFonts w:hint="cs"/>
            <w:rtl/>
          </w:rPr>
          <w:delText xml:space="preserve">ב''ז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273" w:author="מנוע סמנטי" w:date="2026-10-05T11:39:44Z">
        <w:r>
          <w:rPr>
            <w:rStyle w:val="afffff0"/>
            <w:rtl/>
          </w:rPr>
          <w:t xml:space="preserve">וְחִכֵּךְ כְּיֵין הַטּוֹב הוֹלֵךְ לְדוֹדִי לְמֵישָׁרִים דּוֹבֵב שִׂפְתֵי יְשֵׁנִים</w:t>
        </w:r>
      </w:ins>
      <w:del w:id="90274" w:author="מנוע סמנטי" w:date="2026-10-05T11:39:44Z">
        <w:r w:rsidR="00F63065">
          <w:rPr>
            <w:rtl/>
          </w:rPr>
          <w:delText xml:space="preserve">וחכך כיין הטוב הולך לדודי למישרים דובב שפתי ישנים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ככומר של ענבים, מה כומר של ענבים כיון דאדם נוגע בו דובב, </w:t>
      </w:r>
    </w:p>
    <w:p w14:paraId="05E55F7F" w14:textId="77777777" w:rsidR="00B874E6" w:rsidRDefault="00E91006" w:rsidP="00E91006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אף </w:t>
      </w:r>
      <w:ins w:id="91595" w:author="מנוע מכני" w:date="2026-10-05T11:32:12Z">
        <w:r>
          <w:rPr>
            <w:rtl/>
          </w:rPr>
          <w:t xml:space="preserve">ת"ח</w:t>
        </w:r>
      </w:ins>
      <w:del w:id="91596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''ח</w:delText>
        </w:r>
      </w:del>
      <w:r w:rsidR="00F63065">
        <w:rPr>
          <w:rtl/>
        </w:rPr>
        <w:t xml:space="preserve"> - כיון שאדם אומר דבר שמועה מפיו דובבות שפתיו בקבר</w:t>
      </w:r>
      <w:r w:rsidR="0057284B">
        <w:rPr>
          <w:rtl/>
        </w:rPr>
        <w:t>.</w:t>
      </w:r>
    </w:p>
    <w:p w14:paraId="4B8D3E50" w14:textId="77777777" w:rsidR="00B874E6" w:rsidRDefault="00E91006" w:rsidP="00F63065">
      <w:pPr>
        <w:rPr>
          <w:rtl/>
        </w:rPr>
      </w:pPr>
      <w:r>
        <w:rPr>
          <w:rtl/>
        </w:rPr>
        <w:t>ברייתא</w:t>
      </w:r>
      <w:r w:rsidR="00F63065">
        <w:rPr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מעשר בהמה של יתומים מוכרין אותו, ומעשר בהמה ששחטו מבליעו בעורו בחלבו ובגידו ובקרניו</w:t>
      </w:r>
      <w:r w:rsidR="0057284B">
        <w:rPr>
          <w:rtl/>
        </w:rPr>
        <w:t>.</w:t>
      </w:r>
    </w:p>
    <w:p w14:paraId="049C5F3A" w14:textId="77777777" w:rsidR="00E91006" w:rsidRDefault="00E91006" w:rsidP="00F63065">
      <w:pPr>
        <w:rPr>
          <w:del w:id="90604" w:author="מנוע עיצוב" w:date="2026-10-05T11:33:53Z"/>
          <w:rtl/>
        </w:rPr>
      </w:pPr>
    </w:p>
    <w:p>
      <w:pPr>
        <w:pStyle w:val="38"/>
        <w:rPr>
          <w:ins w:id="99816" w:author="מנוע מכני" w:date="2026-10-05T11:32:12Z"/>
        </w:rPr>
      </w:pPr>
      <w:ins w:id="95009" w:author="מנוע מכני" w:date="2026-10-05T11:32:12Z">
        <w:r>
          <w:t xml:space="preserve">מה</w:t>
        </w:r>
      </w:ins>
      <w:del w:id="95010" w:author="מנוע מכני" w:date="2026-10-05T11:32:12Z">
        <w:r>
          <w:delText xml:space="preserve">מאי</w:delText>
        </w:r>
      </w:del>
      <w:r>
        <w:t xml:space="preserve"> </w:t>
      </w:r>
      <w:ins w:id="95005" w:author="מנוע מכני" w:date="2026-10-05T11:32:12Z">
        <w:r>
          <w:t xml:space="preserve">אומר</w:t>
        </w:r>
      </w:ins>
      <w:del w:id="95006" w:author="מנוע מכני" w:date="2026-10-05T11:32:12Z">
        <w:r>
          <w:delText xml:space="preserve">קאמר</w:delText>
        </w:r>
      </w:del>
      <w:r>
        <w:t xml:space="preserve">? </w:t>
      </w:r>
      <w:r>
        <w:t xml:space="preserve">אמר</w:t>
      </w:r>
      <w:r>
        <w:t xml:space="preserve"> אביי:</w:t>
      </w:r>
    </w:p>
    <w:p w14:paraId="7DFDF794" w14:textId="77777777" w:rsidR="00B874E6" w:rsidRDefault="00F63065" w:rsidP="00F63065">
      <w:pPr>
        <w:rPr>
          <w:rtl/>
        </w:rPr>
      </w:pPr>
      <w:del w:id="99817" w:author="מנוע מכני" w:date="2026-10-05T11:32:12Z">
        <w:r>
          <w:rPr>
            <w:rtl/>
          </w:rPr>
          <w:delText xml:space="preserve"> </w:delText>
        </w:r>
      </w:del>
      <w:ins w:id="95011" w:author="מנוע מכני" w:date="2026-10-05T11:32:12Z">
        <w:r>
          <w:rPr>
            <w:rtl/>
          </w:rPr>
          <w:t xml:space="preserve">כך</w:t>
        </w:r>
      </w:ins>
      <w:del w:id="9501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5007" w:author="מנוע מכני" w:date="2026-10-05T11:32:12Z">
        <w:r>
          <w:rPr>
            <w:rtl/>
          </w:rPr>
          <w:t xml:space="preserve">אומר</w:t>
        </w:r>
      </w:ins>
      <w:del w:id="95008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מעשר בהמה של יתומים מוכרין אותו בהבלעה</w:t>
      </w:r>
      <w:r w:rsidR="0057284B">
        <w:rPr>
          <w:rtl/>
        </w:rPr>
        <w:t>.</w:t>
      </w:r>
    </w:p>
    <w:p>
      <w:pPr>
        <w:pStyle w:val="38"/>
        <w:rPr>
          <w:ins w:id="99818" w:author="מנוע מכני" w:date="2026-10-05T11:32:12Z"/>
        </w:rPr>
      </w:pPr>
      <w:r>
        <w:t xml:space="preserve">מכלל דגדול בהבלעה </w:t>
      </w:r>
      <w:r>
        <w:t xml:space="preserve">לא</w:t>
      </w:r>
      <w:r>
        <w:t xml:space="preserve">?</w:t>
      </w:r>
    </w:p>
    <w:p w14:paraId="130FDBDC" w14:textId="77777777" w:rsidR="00B874E6" w:rsidRDefault="00F63065" w:rsidP="00E91006">
      <w:pPr>
        <w:rPr>
          <w:rtl/>
        </w:rPr>
      </w:pPr>
      <w:del w:id="99819" w:author="מנוע מכני" w:date="2026-10-05T11:32:12Z">
        <w:r>
          <w:rPr>
            <w:rtl/>
          </w:rPr>
          <w:delText xml:space="preserve"> </w:delText>
        </w:r>
      </w:del>
      <w:ins w:id="91597" w:author="מנוע מכני" w:date="2026-10-05T11:32:12Z">
        <w:r>
          <w:rPr>
            <w:rtl/>
          </w:rPr>
          <w:t xml:space="preserve">מ"ש</w:t>
        </w:r>
      </w:ins>
      <w:del w:id="91598" w:author="מנוע מכני" w:date="2026-10-05T11:32:12Z">
        <w:r>
          <w:rPr>
            <w:rtl/>
          </w:rPr>
          <w:delText xml:space="preserve">מ</w:delText>
        </w:r>
        <w:r w:rsidR="00E91006">
          <w:rPr>
            <w:rFonts w:hint="cs"/>
            <w:rtl/>
          </w:rPr>
          <w:delText xml:space="preserve">''ש</w:delText>
        </w:r>
      </w:del>
      <w:r w:rsidR="00E91006">
        <w:rPr>
          <w:rFonts w:hint="cs"/>
          <w:rtl/>
        </w:rPr>
        <w:t xml:space="preserve"> מדתנן </w:t>
      </w:r>
      <w:r>
        <w:rPr>
          <w:rtl/>
        </w:rPr>
        <w:t>הלוקח לולב מחבירו בשביעית נותן לו אתרוג במתנה, לפי שאינו רשאי ללוקחו בשביעית</w:t>
      </w:r>
      <w:r w:rsidR="0057284B">
        <w:rPr>
          <w:rtl/>
        </w:rPr>
        <w:t>.</w:t>
      </w:r>
    </w:p>
    <w:p>
      <w:pPr>
        <w:pStyle w:val="38"/>
        <w:rPr>
          <w:ins w:id="99820" w:author="מנוע מכני" w:date="2026-10-05T11:32:12Z"/>
        </w:rPr>
      </w:pPr>
      <w:r>
        <w:t xml:space="preserve">והוינן בה:</w:t>
      </w:r>
    </w:p>
    <w:p w14:paraId="62723A65" w14:textId="77777777" w:rsidR="00E91006" w:rsidRDefault="00F63065" w:rsidP="00F63065">
      <w:pPr>
        <w:rPr>
          <w:rtl/>
        </w:rPr>
      </w:pPr>
      <w:del w:id="998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רצה ליתן לו במתנה </w:t>
      </w:r>
      <w:ins w:id="95013" w:author="מנוע מכני" w:date="2026-10-05T11:32:12Z">
        <w:r>
          <w:rPr>
            <w:rtl/>
          </w:rPr>
          <w:t xml:space="preserve">מה</w:t>
        </w:r>
      </w:ins>
      <w:del w:id="9501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99822" w:author="מנוע מכני" w:date="2026-10-05T11:32:12Z"/>
        </w:rPr>
      </w:pPr>
      <w:r>
        <w:lastRenderedPageBreak/>
        <w:t xml:space="preserve">וא</w:t>
      </w:r>
      <w:ins w:id="91599" w:author="מנוע מכני" w:date="2026-10-05T11:32:12Z">
        <w:r>
          <w:t xml:space="preserve">ר"ה</w:t>
        </w:r>
      </w:ins>
      <w:del w:id="91600" w:author="מנוע מכני" w:date="2026-10-05T11:32:12Z">
        <w:r>
          <w:lastRenderedPageBreak/>
          <w:delText xml:space="preserve">ר''ה</w:delText>
        </w:r>
      </w:del>
      <w:r w:rsidR="00F63065">
        <w:t xml:space="preserve">:</w:t>
      </w:r>
    </w:p>
    <w:p w14:paraId="53372CBA" w14:textId="77777777" w:rsidR="00E91006" w:rsidRDefault="00E91006" w:rsidP="00E91006">
      <w:pPr>
        <w:rPr>
          <w:rtl/>
        </w:rPr>
      </w:pPr>
      <w:del w:id="998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מבליע לו דמי אתרוג בלולב! </w:t>
      </w:r>
      <w:ins w:id="93703" w:author="מנוע מכני" w:date="2026-10-05T11:32:12Z">
        <w:r>
          <w:rPr>
            <w:rtl/>
          </w:rPr>
          <w:t xml:space="preserve">שם</w:t>
        </w:r>
      </w:ins>
      <w:del w:id="93704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מוכחא </w:t>
      </w:r>
      <w:ins w:id="93699" w:author="מנוע מכני" w:date="2026-10-05T11:32:12Z">
        <w:r>
          <w:rPr>
            <w:rtl/>
          </w:rPr>
          <w:t xml:space="preserve">דבר</w:t>
        </w:r>
      </w:ins>
      <w:del w:id="93700" w:author="מנוע מכני" w:date="2026-10-05T11:32:12Z">
        <w:r w:rsidR="00F63065">
          <w:rPr>
            <w:rtl/>
          </w:rPr>
          <w:delText xml:space="preserve">מילתא</w:delText>
        </w:r>
      </w:del>
      <w:r w:rsidR="00F63065">
        <w:rPr>
          <w:rtl/>
        </w:rPr>
        <w:t xml:space="preserve">, </w:t>
      </w:r>
      <w:ins w:id="93705" w:author="מנוע מכני" w:date="2026-10-05T11:32:12Z">
        <w:r>
          <w:rPr>
            <w:rtl/>
          </w:rPr>
          <w:t xml:space="preserve">כאן</w:t>
        </w:r>
      </w:ins>
      <w:del w:id="9370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- מוכחא </w:t>
      </w:r>
      <w:ins w:id="93701" w:author="מנוע מכני" w:date="2026-10-05T11:32:12Z">
        <w:r>
          <w:rPr>
            <w:rtl/>
          </w:rPr>
          <w:t xml:space="preserve">דבר</w:t>
        </w:r>
      </w:ins>
      <w:del w:id="93702" w:author="מנוע מכני" w:date="2026-10-05T11:32:12Z">
        <w:r w:rsidR="00F63065">
          <w:rPr>
            <w:rtl/>
          </w:rPr>
          <w:delText xml:space="preserve">מילתא</w:delText>
        </w:r>
      </w:del>
      <w:r w:rsidR="0057284B">
        <w:rPr>
          <w:rtl/>
        </w:rPr>
        <w:t>.</w:t>
      </w:r>
    </w:p>
    <w:p>
      <w:pPr>
        <w:pStyle w:val="38"/>
        <w:rPr>
          <w:ins w:id="99824" w:author="מנוע מכני" w:date="2026-10-05T11:32:12Z"/>
        </w:rPr>
      </w:pPr>
      <w:r>
        <w:t xml:space="preserve">רבא:</w:t>
      </w:r>
    </w:p>
    <w:p w14:paraId="06BBB4F7" w14:textId="77777777" w:rsidR="00E91006" w:rsidRDefault="00F63065" w:rsidP="00E91006">
      <w:pPr>
        <w:rPr>
          <w:rtl/>
        </w:rPr>
      </w:pPr>
      <w:del w:id="998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א"כ</w:t>
      </w:r>
      <w:r>
        <w:rPr>
          <w:rtl/>
        </w:rPr>
        <w:t xml:space="preserve">, מעשר בהמה </w:t>
      </w:r>
      <w:ins w:id="95015" w:author="מנוע מכני" w:date="2026-10-05T11:32:12Z">
        <w:r>
          <w:rPr>
            <w:rtl/>
          </w:rPr>
          <w:t xml:space="preserve">שני</w:t>
        </w:r>
      </w:ins>
      <w:del w:id="95016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זמני למה לי? </w:t>
      </w:r>
    </w:p>
    <w:p>
      <w:pPr>
        <w:pStyle w:val="38"/>
        <w:rPr>
          <w:ins w:id="9982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רבא, </w:t>
      </w:r>
      <w:ins w:id="91601" w:author="מנוע מכני" w:date="2026-10-05T11:32:12Z">
        <w:r>
          <w:t xml:space="preserve">ה"ק</w:t>
        </w:r>
      </w:ins>
      <w:del w:id="91602" w:author="מנוע מכני" w:date="2026-10-05T11:32:12Z">
        <w:r>
          <w:delText xml:space="preserve">ה</w:delText>
        </w:r>
        <w:r w:rsidR="00E91006">
          <w:delText xml:space="preserve">''ק</w:delText>
        </w:r>
      </w:del>
      <w:r w:rsidR="00E91006">
        <w:t xml:space="preserve">:</w:t>
      </w:r>
    </w:p>
    <w:p w14:paraId="6A1A0F97" w14:textId="77777777" w:rsidR="00B874E6" w:rsidRDefault="00F63065" w:rsidP="00E91006">
      <w:pPr>
        <w:rPr>
          <w:rtl/>
        </w:rPr>
      </w:pPr>
      <w:del w:id="998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מעשר בהמה של יתומים - מוכרין אותו כדרכו, ומעשר בהמה דגדול ששחטו - מבליעו בעורו בחלבו בגידו ובקרניו</w:t>
      </w:r>
      <w:r w:rsidR="0057284B">
        <w:rPr>
          <w:rtl/>
        </w:rPr>
        <w:t>.</w:t>
      </w:r>
    </w:p>
    <w:p>
      <w:pPr>
        <w:pStyle w:val="38"/>
        <w:rPr>
          <w:ins w:id="99828" w:author="מנוע מכני" w:date="2026-10-05T11:32:12Z"/>
        </w:rPr>
      </w:pPr>
      <w:r>
        <w:t xml:space="preserve">רבא:</w:t>
      </w:r>
    </w:p>
    <w:p w14:paraId="04D505FA" w14:textId="77777777" w:rsidR="00E91006" w:rsidRDefault="00F63065" w:rsidP="00E91006">
      <w:pPr>
        <w:rPr>
          <w:rtl/>
        </w:rPr>
      </w:pPr>
      <w:del w:id="998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</w:t>
      </w:r>
      <w:r w:rsidR="00E91006">
        <w:rPr>
          <w:rFonts w:hint="cs"/>
          <w:rtl/>
        </w:rPr>
        <w:t>'</w:t>
      </w:r>
      <w:ins w:id="90275" w:author="מנוע סמנטי" w:date="2026-10-05T11:39:44Z">
        <w:r>
          <w:rPr>
            <w:rStyle w:val="afffff0"/>
            <w:rtl/>
          </w:rPr>
          <w:t xml:space="preserve">וְהָיָה הוּא וּתְמוּרָתוֹ יִהְיֶה קוֹדֶשׁ לֹא יִגָּאֵל</w:t>
        </w:r>
      </w:ins>
      <w:del w:id="90276" w:author="מנוע סמנטי" w:date="2026-10-05T11:39:44Z">
        <w:r>
          <w:rPr>
            <w:rtl/>
          </w:rPr>
          <w:delText xml:space="preserve">והיה הוא ותמורתו יהיה קודש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יגאל</w:delText>
        </w:r>
      </w:del>
      <w:r w:rsidR="00E91006">
        <w:rPr>
          <w:rFonts w:hint="cs"/>
          <w:rtl/>
        </w:rPr>
        <w:t>'</w:t>
      </w:r>
      <w:r w:rsidR="00CA5F12">
        <w:rPr>
          <w:rtl/>
        </w:rPr>
        <w:t>, אימתי עושה תמורה</w:t>
      </w:r>
      <w:r w:rsidR="00CA5F12">
        <w:rPr>
          <w:rFonts w:hint="cs"/>
          <w:rtl/>
        </w:rPr>
        <w:t xml:space="preserve"> </w:t>
      </w:r>
      <w:r w:rsidR="00CA5F12">
        <w:rPr>
          <w:rtl/>
        </w:rPr>
        <w:t xml:space="preserve">מחיים, אימתי אינו נגאל </w:t>
      </w:r>
      <w:r>
        <w:rPr>
          <w:rtl/>
        </w:rPr>
        <w:t xml:space="preserve">מחיים, הא לאחר שחיטה נגאל, </w:t>
      </w:r>
    </w:p>
    <w:p w14:paraId="7B52ED6E" w14:textId="77777777" w:rsidR="00E91006" w:rsidRDefault="00F63065" w:rsidP="00E91006">
      <w:pPr>
        <w:rPr>
          <w:rtl/>
        </w:rPr>
      </w:pPr>
      <w:r>
        <w:rPr>
          <w:rtl/>
        </w:rPr>
        <w:t>ורבנן דגזרו לאחר שחיטה אטו</w:t>
      </w:r>
      <w:r w:rsidR="00CA5F12">
        <w:rPr>
          <w:rtl/>
        </w:rPr>
        <w:t xml:space="preserve"> לפני שחיטה, דבר הנישום מחיים </w:t>
      </w:r>
      <w:r>
        <w:rPr>
          <w:rtl/>
        </w:rPr>
        <w:t>גזור רבנ</w:t>
      </w:r>
      <w:r w:rsidR="00E91006">
        <w:rPr>
          <w:rtl/>
        </w:rPr>
        <w:t>ן לאחר שחיטה אטו לפני שחיטה,</w:t>
      </w:r>
      <w:r>
        <w:rPr>
          <w:rtl/>
        </w:rPr>
        <w:t xml:space="preserve"> </w:t>
      </w:r>
    </w:p>
    <w:p w14:paraId="376B9C35" w14:textId="77777777" w:rsidR="00E91006" w:rsidRDefault="00E91006" w:rsidP="00E91006">
      <w:pPr>
        <w:pStyle w:val="afff0"/>
        <w:framePr w:wrap="around"/>
        <w:rPr>
          <w:rtl/>
        </w:rPr>
      </w:pPr>
      <w:ins w:id="90009" w:author="מנוע עיצוב" w:date="2026-10-05T11:40:22Z">
        <w:r>
          <w:rPr>
            <w:rFonts w:hint="cs"/>
            <w:rtl/>
          </w:rPr>
          <w:t xml:space="preserve">לב.</w:t>
        </w:r>
      </w:ins>
      <w:del w:id="90010" w:author="מנוע עיצוב" w:date="2026-10-05T11:40:22Z">
        <w:r>
          <w:rPr>
            <w:rFonts w:hint="cs"/>
            <w:rtl/>
          </w:rPr>
          <w:delText xml:space="preserve">לב:</w:delText>
        </w:r>
      </w:del>
    </w:p>
    <w:p w14:paraId="365471D9" w14:textId="77777777" w:rsidR="00B874E6" w:rsidRDefault="00F63065" w:rsidP="00E91006">
      <w:pPr>
        <w:rPr>
          <w:rtl/>
        </w:rPr>
      </w:pPr>
      <w:r>
        <w:rPr>
          <w:rtl/>
        </w:rPr>
        <w:t xml:space="preserve">דבר שאינו נישום מחיים - </w:t>
      </w:r>
      <w:r>
        <w:rPr>
          <w:rtl/>
        </w:rPr>
        <w:t xml:space="preserve">לא</w:t>
      </w:r>
      <w:r>
        <w:rPr>
          <w:rtl/>
        </w:rPr>
        <w:t xml:space="preserve"> גזור רבנן, וביתמי אוקמוה רבנן </w:t>
      </w:r>
      <w:ins w:id="90697" w:author="מנוע סמנטי" w:date="2026-10-05T11:39:44Z">
        <w:r>
          <w:rPr>
            <w:rtl/>
          </w:rPr>
          <w:t xml:space="preserve">על דין תורה</w:t>
        </w:r>
      </w:ins>
      <w:del w:id="90698" w:author="מנוע סמנטי" w:date="2026-10-05T11:39:44Z">
        <w:r>
          <w:rPr>
            <w:rtl/>
          </w:rPr>
          <w:delText xml:space="preserve">אדאורייתא</w:delText>
        </w:r>
      </w:del>
      <w:r w:rsidR="0057284B">
        <w:rPr>
          <w:rtl/>
        </w:rPr>
        <w:t>.</w:t>
      </w:r>
    </w:p>
    <w:p w14:paraId="60A06E71" w14:textId="77777777" w:rsidR="00DD7B7D" w:rsidRDefault="00F63065" w:rsidP="00CA5F12">
      <w:pPr>
        <w:rPr>
          <w:rtl/>
        </w:rPr>
      </w:pPr>
      <w:r>
        <w:rPr>
          <w:rStyle w:val="2fb"/>
          <w:rtl/>
        </w:rPr>
        <w:t>וא</w:t>
      </w:r>
      <w:r w:rsidR="00CA5F12">
        <w:rPr>
          <w:rStyle w:val="2fb"/>
          <w:rFonts w:hint="cs"/>
          <w:rtl/>
        </w:rPr>
        <w:t xml:space="preserve">רש</w:t>
      </w:r>
      <w:ins w:id="91603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604" w:author="מנוע מכני" w:date="2026-10-05T11:32:12Z">
        <w:r w:rsidR="00CA5F12">
          <w:rPr>
            <w:rFonts w:hint="cs"/>
            <w:rtl/>
          </w:rPr>
          <w:delText xml:space="preserve">ב''י</w:delText>
        </w:r>
      </w:del>
      <w:r w:rsidR="00CA5F12">
        <w:rPr>
          <w:rFonts w:hint="cs"/>
          <w:rtl/>
        </w:rPr>
        <w:t xml:space="preserve"> סבר</w:t>
      </w:r>
      <w:r>
        <w:rPr>
          <w:rtl/>
        </w:rPr>
        <w:t xml:space="preserve"> להא </w:t>
      </w:r>
      <w:r>
        <w:rPr>
          <w:rStyle w:val="2fb"/>
          <w:rtl/>
        </w:rPr>
        <w:t xml:space="preserve">דרבא</w:t>
      </w:r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r w:rsidR="00CA5F12">
        <w:rPr>
          <w:rStyle w:val="2fb"/>
          <w:rFonts w:hint="cs"/>
          <w:rtl/>
        </w:rPr>
        <w:t xml:space="preserve">רשב</w:t>
      </w:r>
      <w:ins w:id="9160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606" w:author="מנוע מכני" w:date="2026-10-05T11:32:12Z">
        <w:r w:rsidR="00CA5F12">
          <w:rPr>
            <w:rFonts w:hint="cs"/>
            <w:rtl/>
          </w:rPr>
          <w:delText xml:space="preserve">ר''י</w:delText>
        </w:r>
      </w:del>
      <w:r w:rsidR="00CA5F12">
        <w:rPr>
          <w:rFonts w:hint="cs"/>
          <w:rtl/>
        </w:rPr>
        <w:t xml:space="preserve">:</w:t>
      </w:r>
      <w:r>
        <w:rPr>
          <w:rtl/>
        </w:rPr>
        <w:t xml:space="preserve"> מנין למעשר בהמה של ית</w:t>
      </w:r>
      <w:r w:rsidR="00CA5F12">
        <w:rPr>
          <w:rtl/>
        </w:rPr>
        <w:t xml:space="preserve">ומים שמוכרים אותו כדרכו </w:t>
      </w:r>
    </w:p>
    <w:p w14:paraId="05B9D260" w14:textId="77777777" w:rsidR="00B874E6" w:rsidRDefault="00CA5F12" w:rsidP="00DD7B7D">
      <w:pPr>
        <w:rPr>
          <w:rtl/>
        </w:rPr>
      </w:pPr>
      <w:r>
        <w:rPr>
          <w:rtl/>
        </w:rPr>
        <w:t>שנא</w:t>
      </w:r>
      <w:r>
        <w:rPr>
          <w:rFonts w:hint="cs"/>
          <w:rtl/>
        </w:rPr>
        <w:t>' '</w:t>
      </w:r>
      <w:ins w:id="90277" w:author="מנוע סמנטי" w:date="2026-10-05T11:39:44Z">
        <w:r>
          <w:rPr>
            <w:rStyle w:val="afffff0"/>
            <w:rtl/>
          </w:rPr>
          <w:t xml:space="preserve">רַק בְּכָל אַוַּת נַפְשְׁךָ תִּזְבַּח וְאָכַלְתָּ בָשָׂר</w:t>
        </w:r>
      </w:ins>
      <w:del w:id="90278" w:author="מנוע סמנטי" w:date="2026-10-05T11:39:44Z">
        <w:r w:rsidR="00F63065">
          <w:rPr>
            <w:rtl/>
          </w:rPr>
          <w:delText xml:space="preserve">רק בכל אות נפשך תזבח ואכלת בשר</w:delText>
        </w:r>
      </w:del>
      <w:r>
        <w:rPr>
          <w:rFonts w:hint="cs"/>
          <w:rtl/>
        </w:rPr>
        <w:t>'</w:t>
      </w:r>
      <w:r w:rsidR="00F63065">
        <w:rPr>
          <w:rtl/>
        </w:rPr>
        <w:t>, איזהו דבר שאין בו ברכה מ</w:t>
      </w:r>
      <w:r w:rsidR="00DD7B7D">
        <w:rPr>
          <w:rtl/>
        </w:rPr>
        <w:t>חיים אלא לאחר שחיטה</w:t>
      </w:r>
      <w:r w:rsidR="00F63065">
        <w:rPr>
          <w:rtl/>
        </w:rPr>
        <w:t xml:space="preserve"> הוי אומר זה מעשר בהמה</w:t>
      </w:r>
      <w:r w:rsidR="0057284B">
        <w:rPr>
          <w:rtl/>
        </w:rPr>
        <w:t>.</w:t>
      </w:r>
    </w:p>
    <w:p w14:paraId="44C860E0" w14:textId="77777777" w:rsidR="00CA5F12" w:rsidRDefault="00CA5F12" w:rsidP="00F63065">
      <w:pPr>
        <w:rPr>
          <w:del w:id="90605" w:author="מנוע עיצוב" w:date="2026-10-05T11:33:53Z"/>
          <w:rtl/>
        </w:rPr>
      </w:pPr>
    </w:p>
    <w:p>
      <w:pPr>
        <w:pStyle w:val="38"/>
        <w:rPr>
          <w:ins w:id="99830" w:author="מנוע מכני" w:date="2026-10-05T11:32:12Z"/>
        </w:rPr>
      </w:pPr>
      <w:r w:rsidRPr="00D25F87">
        <w:t>איבעיא להו</w:t>
      </w:r>
      <w:r>
        <w:t xml:space="preserve">:</w:t>
      </w:r>
    </w:p>
    <w:p w14:paraId="56394D76" w14:textId="77777777" w:rsidR="00CA5F12" w:rsidRDefault="00F63065" w:rsidP="00CA5F12">
      <w:pPr>
        <w:rPr>
          <w:rtl/>
        </w:rPr>
      </w:pPr>
      <w:del w:id="998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להבליעו בעצמות? </w:t>
      </w:r>
      <w:ins w:id="91607" w:author="מנוע מכני" w:date="2026-10-05T11:32:12Z">
        <w:r>
          <w:rPr>
            <w:rStyle w:val="2fb"/>
            <w:rtl/>
          </w:rPr>
          <w:t xml:space="preserve">ר"ח</w:t>
        </w:r>
      </w:ins>
      <w:del w:id="91608" w:author="מנוע מכני" w:date="2026-10-05T11:32:12Z">
        <w:r>
          <w:rPr>
            <w:rtl/>
          </w:rPr>
          <w:delText xml:space="preserve">ר</w:delText>
        </w:r>
        <w:r w:rsidR="00CA5F12">
          <w:rPr>
            <w:rFonts w:hint="cs"/>
            <w:rtl/>
          </w:rPr>
          <w:delText xml:space="preserve">''ח</w:delText>
        </w:r>
      </w:del>
      <w:r w:rsidR="00CA5F12">
        <w:rPr>
          <w:rFonts w:hint="cs"/>
          <w:rtl/>
        </w:rPr>
        <w:t xml:space="preserve"> </w:t>
      </w:r>
      <w:r w:rsidR="00CA5F12">
        <w:rPr>
          <w:rStyle w:val="2fb"/>
          <w:rFonts w:hint="cs"/>
          <w:rtl/>
        </w:rPr>
        <w:t xml:space="preserve">ו</w:t>
      </w:r>
      <w:ins w:id="9160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10" w:author="מנוע מכני" w:date="2026-10-05T11:32:12Z">
        <w:r w:rsidR="00CA5F12">
          <w:rPr>
            <w:rFonts w:hint="cs"/>
            <w:rtl/>
          </w:rPr>
          <w:delText xml:space="preserve">ר''ש</w:delText>
        </w:r>
      </w:del>
      <w:r w:rsidR="00CA5F12">
        <w:rPr>
          <w:rFonts w:hint="cs"/>
          <w:rtl/>
        </w:rPr>
        <w:t xml:space="preserve"> ברבי </w:t>
      </w:r>
    </w:p>
    <w:p w14:paraId="6F5D8AC5" w14:textId="77777777" w:rsidR="00CA5F12" w:rsidRDefault="00F63065" w:rsidP="00CA5F12">
      <w:pPr>
        <w:rPr>
          <w:rtl/>
        </w:rPr>
      </w:pPr>
      <w:r>
        <w:rPr>
          <w:rtl/>
        </w:rPr>
        <w:t xml:space="preserve">חד </w:t>
      </w:r>
      <w:r>
        <w:rPr>
          <w:rtl/>
        </w:rPr>
        <w:t xml:space="preserve">אמר</w:t>
      </w:r>
      <w:r>
        <w:rPr>
          <w:rtl/>
        </w:rPr>
        <w:t xml:space="preserve">: מבליעו, וחד </w:t>
      </w:r>
      <w:r>
        <w:rPr>
          <w:rtl/>
        </w:rPr>
        <w:t xml:space="preserve">אמר</w:t>
      </w:r>
      <w:r>
        <w:rPr>
          <w:rtl/>
        </w:rPr>
        <w:t xml:space="preserve">: אין מבליעו, ולא </w:t>
      </w:r>
      <w:ins w:id="93707" w:author="מנוע מכני" w:date="2026-10-05T11:32:12Z">
        <w:r>
          <w:rPr>
            <w:rtl/>
          </w:rPr>
          <w:t xml:space="preserve">חלקו</w:t>
        </w:r>
      </w:ins>
      <w:del w:id="9370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הא - בדקה, הא - בגסה</w:t>
      </w:r>
      <w:ins w:id="96547" w:author="מנוע מכני" w:date="2026-10-05T11:32:12Z">
        <w:r>
          <w:rPr>
            <w:rtl/>
          </w:rPr>
          <w:t xml:space="preserve">,</w:t>
        </w:r>
      </w:ins>
      <w:del w:id="9654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32" w:author="מנוע מכני" w:date="2026-10-05T11:32:12Z"/>
        </w:rPr>
      </w:pPr>
      <w:r>
        <w:t>וא</w:t>
      </w:r>
      <w:ins w:id="91611" w:author="מנוע מכני" w:date="2026-10-05T11:32:12Z">
        <w:r>
          <w:t xml:space="preserve">ב"א</w:t>
        </w:r>
      </w:ins>
      <w:del w:id="91612" w:author="מנוע מכני" w:date="2026-10-05T11:32:12Z">
        <w:r w:rsidR="00CA5F12">
          <w:delText xml:space="preserve">ב''א</w:delText>
        </w:r>
      </w:del>
      <w:r>
        <w:t xml:space="preserve">:</w:t>
      </w:r>
    </w:p>
    <w:p w14:paraId="72A19EC6" w14:textId="77777777" w:rsidR="00B874E6" w:rsidRDefault="00F63065" w:rsidP="00CA5F12">
      <w:pPr>
        <w:rPr>
          <w:rtl/>
        </w:rPr>
      </w:pPr>
      <w:del w:id="998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אידי ואידי בגסה, ולא </w:t>
      </w:r>
      <w:ins w:id="93709" w:author="מנוע מכני" w:date="2026-10-05T11:32:12Z">
        <w:r>
          <w:rPr>
            <w:rtl/>
          </w:rPr>
          <w:t xml:space="preserve">חלקו</w:t>
        </w:r>
      </w:ins>
      <w:del w:id="93710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מר כי אתריה, ומר כי אתריה</w:t>
      </w:r>
      <w:r w:rsidR="0057284B">
        <w:rPr>
          <w:rtl/>
        </w:rPr>
        <w:t>.</w:t>
      </w:r>
    </w:p>
    <w:p w14:paraId="3D5511D5" w14:textId="77777777" w:rsidR="00CA5F12" w:rsidRDefault="00CA5F12" w:rsidP="00F63065">
      <w:pPr>
        <w:rPr>
          <w:del w:id="90606" w:author="מנוע עיצוב" w:date="2026-10-05T11:33:53Z"/>
          <w:rtl/>
        </w:rPr>
      </w:pPr>
    </w:p>
    <w:p>
      <w:pPr>
        <w:pStyle w:val="38"/>
        <w:rPr>
          <w:ins w:id="99834" w:author="מנוע מכני" w:date="2026-10-05T11:32:12Z"/>
        </w:rPr>
      </w:pPr>
      <w:r w:rsidRPr="00DD7B7D">
        <w:t>גופא</w:t>
      </w:r>
      <w:r>
        <w:t xml:space="preserve">:</w:t>
      </w:r>
    </w:p>
    <w:p w14:paraId="0399F49F" w14:textId="77777777" w:rsidR="00B874E6" w:rsidRDefault="00F63065" w:rsidP="00F63065">
      <w:pPr>
        <w:rPr>
          <w:rtl/>
        </w:rPr>
      </w:pPr>
      <w:del w:id="99835" w:author="מנוע מכני" w:date="2026-10-05T11:32:12Z">
        <w:r>
          <w:rPr>
            <w:rtl/>
          </w:rPr>
          <w:delText xml:space="preserve"> </w:delText>
        </w:r>
      </w:del>
      <w:r w:rsidRPr="0023796A">
        <w:rPr>
          <w:b/>
          <w:bCs/>
          <w:rtl/>
        </w:rPr>
        <w:t>בבכור</w:t>
      </w:r>
      <w:r>
        <w:rPr>
          <w:rtl/>
        </w:rPr>
        <w:t xml:space="preserve"> הוא </w:t>
      </w:r>
      <w:r w:rsidR="00DD7B7D">
        <w:rPr>
          <w:rtl/>
        </w:rPr>
        <w:t xml:space="preserve">אומר </w:t>
      </w:r>
      <w:r w:rsidR="00DD7B7D">
        <w:rPr>
          <w:rtl/>
        </w:rPr>
        <w:t xml:space="preserve">לא</w:t>
      </w:r>
      <w:r w:rsidR="00DD7B7D">
        <w:rPr>
          <w:rtl/>
        </w:rPr>
        <w:t xml:space="preserve"> יפדה ונמכר, </w:t>
      </w:r>
      <w:r w:rsidR="00DD7B7D" w:rsidRPr="0023796A">
        <w:rPr>
          <w:b/>
          <w:bCs/>
          <w:rtl/>
        </w:rPr>
        <w:t>במעשר</w:t>
      </w:r>
      <w:r w:rsidR="00DD7B7D">
        <w:rPr>
          <w:rtl/>
        </w:rPr>
        <w:t xml:space="preserve"> נאמר </w:t>
      </w:r>
      <w:r w:rsidR="00DD7B7D">
        <w:rPr>
          <w:rtl/>
        </w:rPr>
        <w:t xml:space="preserve">לא</w:t>
      </w:r>
      <w:r w:rsidR="00DD7B7D">
        <w:rPr>
          <w:rtl/>
        </w:rPr>
        <w:t xml:space="preserve"> יגאל </w:t>
      </w:r>
      <w:r>
        <w:rPr>
          <w:rtl/>
        </w:rPr>
        <w:t>ואינו נמכר</w:t>
      </w:r>
      <w:r w:rsidR="0023796A">
        <w:rPr>
          <w:rFonts w:hint="cs"/>
          <w:rtl/>
        </w:rPr>
        <w:t>,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חי ולא שחוט ולא תם ולא בעל מום</w:t>
      </w:r>
      <w:r w:rsidR="0057284B">
        <w:rPr>
          <w:rtl/>
        </w:rPr>
        <w:t>.</w:t>
      </w:r>
    </w:p>
    <w:p w14:paraId="444A1BE1" w14:textId="77777777" w:rsidR="00B874E6" w:rsidRDefault="00DD7B7D" w:rsidP="00DD7B7D">
      <w:pPr>
        <w:rPr>
          <w:rtl/>
        </w:rPr>
      </w:pPr>
      <w:r>
        <w:rPr>
          <w:rFonts w:hint="cs"/>
          <w:rtl/>
        </w:rPr>
        <w:t xml:space="preserve">מ</w:t>
      </w:r>
      <w:ins w:id="91613" w:author="מנוע מכני" w:date="2026-10-05T11:32:12Z">
        <w:r>
          <w:rPr>
            <w:rFonts w:hint="cs"/>
            <w:rtl/>
          </w:rPr>
          <w:t xml:space="preserve">ה"מ</w:t>
        </w:r>
      </w:ins>
      <w:del w:id="91614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161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616" w:author="מנוע מכני" w:date="2026-10-05T11:32:12Z">
        <w:r>
          <w:rPr>
            <w:rFonts w:hint="cs"/>
            <w:rtl/>
          </w:rPr>
          <w:delText xml:space="preserve">ר''ח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מרב</w:t>
      </w:r>
      <w:r>
        <w:rPr>
          <w:rFonts w:hint="cs"/>
          <w:rtl/>
        </w:rPr>
        <w:t xml:space="preserve"> וכן </w:t>
      </w:r>
      <w:r>
        <w:rPr>
          <w:rStyle w:val="2fb"/>
          <w:rFonts w:hint="cs"/>
          <w:rtl/>
        </w:rPr>
        <w:t xml:space="preserve">א</w:t>
      </w:r>
      <w:ins w:id="91617" w:author="מנוע מכני" w:date="2026-10-05T11:32:12Z">
        <w:r>
          <w:rPr>
            <w:rStyle w:val="2fb"/>
            <w:rFonts w:hint="cs"/>
            <w:rtl/>
          </w:rPr>
          <w:t xml:space="preserve">ר"ד</w:t>
        </w:r>
      </w:ins>
      <w:del w:id="91618" w:author="מנוע מכני" w:date="2026-10-05T11:32:12Z">
        <w:r>
          <w:rPr>
            <w:rFonts w:hint="cs"/>
            <w:rtl/>
          </w:rPr>
          <w:delText xml:space="preserve">ר''ד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</w:t>
      </w:r>
      <w:ins w:id="9161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620" w:author="מנוע מכני" w:date="2026-10-05T11:32:12Z">
        <w:r>
          <w:rPr>
            <w:rFonts w:hint="cs"/>
            <w:rtl/>
          </w:rPr>
          <w:delText xml:space="preserve">י''ו</w:delText>
        </w:r>
      </w:del>
      <w:r w:rsidR="00F63065">
        <w:rPr>
          <w:rtl/>
        </w:rPr>
        <w:t xml:space="preserve">: נאמר </w:t>
      </w:r>
      <w:r>
        <w:rPr>
          <w:rFonts w:hint="cs"/>
          <w:rtl/>
        </w:rPr>
        <w:t>'</w:t>
      </w:r>
      <w:ins w:id="90281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82" w:author="מנוע סמנטי" w:date="2026-10-05T11:39:44Z">
        <w:r w:rsidR="00F63065">
          <w:rPr>
            <w:rtl/>
          </w:rPr>
          <w:delText xml:space="preserve">לא יגאל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במעשר, ונאמר </w:t>
      </w:r>
      <w:r>
        <w:rPr>
          <w:rFonts w:hint="cs"/>
          <w:rtl/>
        </w:rPr>
        <w:t>'</w:t>
      </w:r>
      <w:ins w:id="90279" w:author="מנוע סמנטי" w:date="2026-10-05T11:39:44Z">
        <w:r>
          <w:rPr>
            <w:rStyle w:val="afffff0"/>
            <w:rtl/>
          </w:rPr>
          <w:t xml:space="preserve">וְלֹא יִגָּאֵל</w:t>
        </w:r>
      </w:ins>
      <w:del w:id="90280" w:author="מנוע סמנטי" w:date="2026-10-05T11:39:44Z">
        <w:r w:rsidR="00F63065">
          <w:rPr>
            <w:rtl/>
          </w:rPr>
          <w:delText xml:space="preserve">ולא יגאל</w:delText>
        </w:r>
      </w:del>
      <w:r>
        <w:rPr>
          <w:rFonts w:hint="cs"/>
          <w:rtl/>
        </w:rPr>
        <w:t>'</w:t>
      </w:r>
      <w:r w:rsidR="0023796A">
        <w:rPr>
          <w:rtl/>
        </w:rPr>
        <w:t xml:space="preserve"> בחרמים, מה להלן</w:t>
      </w:r>
      <w:r w:rsidR="00F63065">
        <w:rPr>
          <w:rtl/>
        </w:rPr>
        <w:t xml:space="preserve"> מכירה עמו, אף כאן - מכירה עמו</w:t>
      </w:r>
      <w:r w:rsidR="0057284B">
        <w:rPr>
          <w:rtl/>
        </w:rPr>
        <w:t>.</w:t>
      </w:r>
    </w:p>
    <w:p>
      <w:pPr>
        <w:pStyle w:val="38"/>
        <w:rPr>
          <w:ins w:id="99836" w:author="מנוע מכני" w:date="2026-10-05T11:32:12Z"/>
        </w:rPr>
      </w:pPr>
      <w:ins w:id="91621" w:author="מנוע מכני" w:date="2026-10-05T11:32:12Z">
        <w:del w:id="100976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1622" w:author="מנוע מכני" w:date="2026-10-05T11:32:12Z">
        <w:r>
          <w:delText xml:space="preserve">א''ל</w:delText>
        </w:r>
      </w:del>
      <w:r>
        <w:t xml:space="preserve">רנ</w:t>
      </w:r>
      <w:ins w:id="91623" w:author="מנוע מכני" w:date="2026-10-05T11:32:12Z">
        <w:r>
          <w:t xml:space="preserve">ב"י</w:t>
        </w:r>
      </w:ins>
      <w:del w:id="91624" w:author="מנוע מכני" w:date="2026-10-05T11:32:12Z">
        <w:r>
          <w:delText xml:space="preserve">ב''י</w:delText>
        </w:r>
      </w:del>
      <w:r>
        <w:t xml:space="preserve"> לרהבד</w:t>
      </w:r>
      <w:ins w:id="91625" w:author="מנוע מכני" w:date="2026-10-05T11:32:12Z">
        <w:r>
          <w:t xml:space="preserve">ר"י</w:t>
        </w:r>
      </w:ins>
      <w:del w:id="91626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6A1C4F57" w14:textId="77777777" w:rsidR="00B874E6" w:rsidRDefault="00DD7B7D" w:rsidP="00DD7B7D">
      <w:pPr>
        <w:rPr>
          <w:rtl/>
        </w:rPr>
      </w:pPr>
      <w:del w:id="998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מפני, </w:t>
      </w:r>
      <w:ins w:id="97879" w:author="מנוע מכני" w:date="2026-10-05T11:32:12Z">
        <w:r>
          <w:rPr>
            <w:rtl/>
          </w:rPr>
          <w:t xml:space="preserve">דאם </w:t>
        </w:r>
      </w:ins>
      <w:del w:id="97880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מפני, </w:t>
      </w:r>
      <w:ins w:id="93711" w:author="מנוע מכני" w:date="2026-10-05T11:32:12Z">
        <w:r>
          <w:rPr>
            <w:rtl/>
          </w:rPr>
          <w:t xml:space="preserve">יש</w:t>
        </w:r>
      </w:ins>
      <w:del w:id="93712" w:author="מנוע מכני" w:date="2026-10-05T11:32:12Z">
        <w:r w:rsidR="00F63065">
          <w:rPr>
            <w:rtl/>
          </w:rPr>
          <w:delText xml:space="preserve">איכא</w:delText>
        </w:r>
      </w:del>
      <w:r w:rsidR="00F63065">
        <w:rPr>
          <w:rtl/>
        </w:rPr>
        <w:t xml:space="preserve"> למפרך מה לחרמים - שכן חלים על הכל</w:t>
      </w:r>
      <w:r w:rsidR="0057284B">
        <w:rPr>
          <w:rtl/>
        </w:rPr>
        <w:t>.</w:t>
      </w:r>
    </w:p>
    <w:p w14:paraId="5B1CBD2E" w14:textId="77777777" w:rsidR="0023796A" w:rsidRDefault="0023796A" w:rsidP="0023796A">
      <w:pPr>
        <w:rPr>
          <w:rtl/>
        </w:rPr>
      </w:pPr>
      <w:r>
        <w:rPr>
          <w:rFonts w:hint="cs"/>
          <w:rtl/>
        </w:rPr>
        <w:t xml:space="preserve">אפנויי דלא </w:t>
      </w:r>
      <w:r w:rsidR="00F63065">
        <w:rPr>
          <w:rtl/>
        </w:rPr>
        <w:t>יאמר ולא יגאל בחרמים ויגמר ממעשר</w:t>
      </w:r>
      <w:r>
        <w:rPr>
          <w:rFonts w:hint="cs"/>
          <w:rtl/>
        </w:rPr>
        <w:t xml:space="preserve"> דקדוש ואינו נגאל</w:t>
      </w:r>
    </w:p>
    <w:p w14:paraId="78928239" w14:textId="77777777" w:rsidR="0023796A" w:rsidRDefault="00F63065" w:rsidP="0023796A">
      <w:pPr>
        <w:rPr>
          <w:rtl/>
        </w:rPr>
      </w:pPr>
      <w:ins w:id="93713" w:author="מנוע מכני" w:date="2026-10-05T11:32:12Z">
        <w:r>
          <w:rPr>
            <w:rtl/>
          </w:rPr>
          <w:t xml:space="preserve">יש</w:t>
        </w:r>
      </w:ins>
      <w:del w:id="9371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25" w:author="מנוע מכני" w:date="2026-10-05T11:32:12Z">
        <w:r>
          <w:rPr>
            <w:rtl/>
          </w:rPr>
          <w:t xml:space="preserve">להקשות</w:t>
        </w:r>
      </w:ins>
      <w:del w:id="98726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למעשר - שכן קדוש לפניו ולאחריו! </w:t>
      </w:r>
    </w:p>
    <w:p>
      <w:pPr>
        <w:pStyle w:val="38"/>
        <w:rPr>
          <w:ins w:id="100830" w:author="מנוע מכני" w:date="2026-10-05T11:32:12Z"/>
        </w:rPr>
      </w:pPr>
      <w:r>
        <w:t xml:space="preserve">אלא,</w:t>
      </w:r>
    </w:p>
    <w:p w14:paraId="279AAFDB" w14:textId="77777777" w:rsidR="0023796A" w:rsidRDefault="00F63065" w:rsidP="0023796A">
      <w:pPr>
        <w:rPr>
          <w:rtl/>
        </w:rPr>
      </w:pPr>
      <w:del w:id="1008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יאמר </w:t>
      </w:r>
      <w:r>
        <w:rPr>
          <w:rtl/>
        </w:rPr>
        <w:t xml:space="preserve">לא</w:t>
      </w:r>
      <w:r>
        <w:rPr>
          <w:rtl/>
        </w:rPr>
        <w:t xml:space="preserve"> יגאל בחרמים, ויגמר מבכור,</w:t>
      </w:r>
      <w:r w:rsidR="0023796A">
        <w:rPr>
          <w:rFonts w:hint="cs"/>
          <w:rtl/>
        </w:rPr>
        <w:t xml:space="preserve"> דקדוש</w:t>
      </w:r>
      <w:r>
        <w:rPr>
          <w:rtl/>
        </w:rPr>
        <w:t xml:space="preserve">- ואינו נגאל, אף חרמים קדושין - ואינן נגאלין, </w:t>
      </w:r>
    </w:p>
    <w:p w14:paraId="745934CE" w14:textId="77777777" w:rsidR="0023796A" w:rsidRDefault="00F63065" w:rsidP="0023796A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יגאל דכתב </w:t>
      </w:r>
      <w:ins w:id="95017" w:author="מנוע מכני" w:date="2026-10-05T11:32:12Z">
        <w:r>
          <w:rPr>
            <w:rtl/>
          </w:rPr>
          <w:t xml:space="preserve">התורה</w:t>
        </w:r>
      </w:ins>
      <w:del w:id="9501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ל"ל - לאפנויי</w:t>
      </w:r>
      <w:ins w:id="96549" w:author="מנוע מכני" w:date="2026-10-05T11:32:12Z">
        <w:r>
          <w:rPr>
            <w:rtl/>
          </w:rPr>
          <w:t xml:space="preserve">,</w:t>
        </w:r>
      </w:ins>
      <w:del w:id="96550" w:author="מנוע מכני" w:date="2026-10-05T11:32:12Z">
        <w:r w:rsidR="000B5F7F">
          <w:rPr>
            <w:rtl/>
          </w:rPr>
          <w:delText xml:space="preserve">;</w:delText>
        </w:r>
      </w:del>
    </w:p>
    <w:p w14:paraId="1D4BB148" w14:textId="77777777" w:rsidR="0023796A" w:rsidRDefault="00F63065" w:rsidP="00F63065">
      <w:pPr>
        <w:rPr>
          <w:rtl/>
        </w:rPr>
      </w:pPr>
      <w:ins w:id="93715" w:author="מנוע מכני" w:date="2026-10-05T11:32:12Z">
        <w:r>
          <w:rPr>
            <w:rtl/>
          </w:rPr>
          <w:t xml:space="preserve">יש</w:t>
        </w:r>
      </w:ins>
      <w:del w:id="9371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27" w:author="מנוע מכני" w:date="2026-10-05T11:32:12Z">
        <w:r>
          <w:rPr>
            <w:rtl/>
          </w:rPr>
          <w:t xml:space="preserve">להקשות</w:t>
        </w:r>
      </w:ins>
      <w:del w:id="98728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לבכור - שכן קדושתו מרחם! </w:t>
      </w:r>
    </w:p>
    <w:p w14:paraId="7BDCE71A" w14:textId="77777777" w:rsidR="0023796A" w:rsidRDefault="0023796A" w:rsidP="00F63065">
      <w:pPr>
        <w:rPr>
          <w:del w:id="90607" w:author="מנוע עיצוב" w:date="2026-10-05T11:33:53Z"/>
          <w:rtl/>
        </w:rPr>
      </w:pPr>
    </w:p>
    <w:p>
      <w:pPr>
        <w:pStyle w:val="38"/>
        <w:rPr>
          <w:ins w:id="100832" w:author="מנוע מכני" w:date="2026-10-05T11:32:12Z"/>
        </w:rPr>
      </w:pPr>
      <w:r>
        <w:t xml:space="preserve">אלא,</w:t>
      </w:r>
    </w:p>
    <w:p w14:paraId="649AC961" w14:textId="77777777" w:rsidR="0023796A" w:rsidRDefault="00F63065" w:rsidP="00F63065">
      <w:pPr>
        <w:rPr>
          <w:rtl/>
        </w:rPr>
      </w:pPr>
      <w:del w:id="1008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יאמר </w:t>
      </w:r>
      <w:r>
        <w:rPr>
          <w:rtl/>
        </w:rPr>
        <w:t xml:space="preserve">לא</w:t>
      </w:r>
      <w:r>
        <w:rPr>
          <w:rtl/>
        </w:rPr>
        <w:t xml:space="preserve"> יגאל במעשר, ויגמר העברה העברה מבכור, מה בכור קדוש - ואינו נגאל, אף מעשר - קדוש ואינו נגאל, </w:t>
      </w:r>
    </w:p>
    <w:p w14:paraId="212C6EAC" w14:textId="77777777" w:rsidR="0023796A" w:rsidRDefault="00F63065" w:rsidP="00F63065">
      <w:pPr>
        <w:rPr>
          <w:rtl/>
        </w:rPr>
      </w:pP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יגאל דכתב </w:t>
      </w:r>
      <w:ins w:id="95019" w:author="מנוע מכני" w:date="2026-10-05T11:32:12Z">
        <w:r>
          <w:rPr>
            <w:rtl/>
          </w:rPr>
          <w:t xml:space="preserve">התורה</w:t>
        </w:r>
      </w:ins>
      <w:del w:id="95020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במעשר למה לי - לאפנויי</w:t>
      </w:r>
      <w:ins w:id="96551" w:author="מנוע מכני" w:date="2026-10-05T11:32:12Z">
        <w:r>
          <w:rPr>
            <w:rtl/>
          </w:rPr>
          <w:t xml:space="preserve">,</w:t>
        </w:r>
      </w:ins>
      <w:del w:id="96552" w:author="מנוע מכני" w:date="2026-10-05T11:32:12Z">
        <w:r w:rsidR="000B5F7F">
          <w:rPr>
            <w:rtl/>
          </w:rPr>
          <w:delText xml:space="preserve">;</w:delText>
        </w:r>
      </w:del>
    </w:p>
    <w:p w14:paraId="409E8D8F" w14:textId="77777777" w:rsidR="00B874E6" w:rsidRDefault="00F63065" w:rsidP="00F63065">
      <w:pPr>
        <w:rPr>
          <w:rtl/>
        </w:rPr>
      </w:pPr>
      <w:r w:rsidRPr="0023796A">
        <w:rPr>
          <w:b/>
          <w:bCs/>
          <w:rtl/>
        </w:rPr>
        <w:t>ואכתי</w:t>
      </w:r>
      <w:r>
        <w:rPr>
          <w:rtl/>
        </w:rPr>
        <w:t xml:space="preserve">, במעשר </w:t>
      </w:r>
      <w:ins w:id="93719" w:author="מנוע מכני" w:date="2026-10-05T11:32:12Z">
        <w:r>
          <w:rPr>
            <w:rtl/>
          </w:rPr>
          <w:t xml:space="preserve">גם</w:t>
        </w:r>
      </w:ins>
      <w:del w:id="9372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מפני, </w:t>
      </w:r>
      <w:ins w:id="93717" w:author="מנוע מכני" w:date="2026-10-05T11:32:12Z">
        <w:r>
          <w:rPr>
            <w:rtl/>
          </w:rPr>
          <w:t xml:space="preserve">דיש</w:t>
        </w:r>
      </w:ins>
      <w:del w:id="9371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8729" w:author="מנוע מכני" w:date="2026-10-05T11:32:12Z">
        <w:r>
          <w:rPr>
            <w:rtl/>
          </w:rPr>
          <w:t xml:space="preserve">להקשות</w:t>
        </w:r>
      </w:ins>
      <w:del w:id="98730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 </w:t>
      </w:r>
      <w:ins w:id="95021" w:author="מנוע מכני" w:date="2026-10-05T11:32:12Z">
        <w:r>
          <w:rPr>
            <w:rtl/>
          </w:rPr>
          <w:t xml:space="preserve">כדמקשים</w:t>
        </w:r>
      </w:ins>
      <w:del w:id="95022" w:author="מנוע מכני" w:date="2026-10-05T11:32:12Z">
        <w:r>
          <w:rPr>
            <w:rtl/>
          </w:rPr>
          <w:delText xml:space="preserve">כדפרכינן</w:delText>
        </w:r>
      </w:del>
      <w:r>
        <w:rPr>
          <w:rtl/>
        </w:rPr>
        <w:t xml:space="preserve">! והעברת קרא יתירא הוא</w:t>
      </w:r>
      <w:r w:rsidR="0057284B">
        <w:rPr>
          <w:rtl/>
        </w:rPr>
        <w:t>.</w:t>
      </w:r>
    </w:p>
    <w:p w14:paraId="1DA96EF5" w14:textId="77777777" w:rsidR="0023796A" w:rsidRDefault="00F63065" w:rsidP="00F63065">
      <w:pPr>
        <w:rPr>
          <w:rtl/>
        </w:rPr>
      </w:pPr>
      <w:r>
        <w:rPr>
          <w:rtl/>
        </w:rPr>
        <w:t xml:space="preserve">בכור </w:t>
      </w:r>
      <w:ins w:id="93721" w:author="מנוע מכני" w:date="2026-10-05T11:32:12Z">
        <w:r>
          <w:rPr>
            <w:rtl/>
          </w:rPr>
          <w:t xml:space="preserve">גם</w:t>
        </w:r>
      </w:ins>
      <w:del w:id="937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ins w:id="98525" w:author="מנוע מכני" w:date="2026-10-05T11:32:12Z">
        <w:r>
          <w:rPr>
            <w:rtl/>
          </w:rPr>
          <w:t xml:space="preserve">נלמד</w:t>
        </w:r>
      </w:ins>
      <w:del w:id="98526" w:author="מנוע מכני" w:date="2026-10-05T11:32:12Z">
        <w:r>
          <w:rPr>
            <w:rtl/>
          </w:rPr>
          <w:delText xml:space="preserve">נילף</w:delText>
        </w:r>
      </w:del>
      <w:r>
        <w:rPr>
          <w:rtl/>
        </w:rPr>
        <w:t xml:space="preserve"> גאולה גאולה מחרמים! דמעשר - מפני, דבכור - </w:t>
      </w:r>
      <w:r>
        <w:rPr>
          <w:rtl/>
        </w:rPr>
        <w:t xml:space="preserve">לא</w:t>
      </w:r>
      <w:r>
        <w:rPr>
          <w:rtl/>
        </w:rPr>
        <w:t xml:space="preserve"> מפני</w:t>
      </w:r>
      <w:ins w:id="96553" w:author="מנוע מכני" w:date="2026-10-05T11:32:12Z">
        <w:r>
          <w:rPr>
            <w:rtl/>
          </w:rPr>
          <w:t xml:space="preserve">,</w:t>
        </w:r>
      </w:ins>
      <w:del w:id="965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34" w:author="מנוע מכני" w:date="2026-10-05T11:32:12Z"/>
        </w:rPr>
      </w:pPr>
      <w:r>
        <w:t xml:space="preserve">לא</w:t>
      </w:r>
      <w:r>
        <w:t xml:space="preserve"> תפד</w:t>
      </w:r>
      <w:r w:rsidR="0023796A">
        <w:t xml:space="preserve">ה דבכור </w:t>
      </w:r>
      <w:ins w:id="98033" w:author="מנוע מכני" w:date="2026-10-05T11:32:12Z">
        <w:r>
          <w:t xml:space="preserve">לגופו</w:t>
        </w:r>
      </w:ins>
      <w:del w:id="98034" w:author="מנוע מכני" w:date="2026-10-05T11:32:12Z">
        <w:r w:rsidR="0023796A">
          <w:delText xml:space="preserve">לגופיה</w:delText>
        </w:r>
      </w:del>
      <w:r w:rsidR="0023796A">
        <w:t xml:space="preserve">,</w:t>
      </w:r>
    </w:p>
    <w:p w14:paraId="081275D7" w14:textId="77777777" w:rsidR="0023796A" w:rsidRDefault="00F63065" w:rsidP="0023796A">
      <w:pPr>
        <w:rPr>
          <w:rtl/>
        </w:rPr>
      </w:pPr>
      <w:del w:id="100835" w:author="מנוע מכני" w:date="2026-10-05T11:32:12Z">
        <w:r w:rsidR="0023796A">
          <w:rPr>
            <w:rtl/>
          </w:rPr>
          <w:delText xml:space="preserve"> </w:delText>
        </w:r>
      </w:del>
      <w:r w:rsidR="0023796A">
        <w:rPr>
          <w:rtl/>
        </w:rPr>
        <w:t xml:space="preserve">ודמעשר </w:t>
      </w:r>
      <w:r>
        <w:rPr>
          <w:rtl/>
        </w:rPr>
        <w:t xml:space="preserve">לאפנויי, </w:t>
      </w:r>
      <w:r w:rsidR="0023796A">
        <w:rPr>
          <w:rFonts w:hint="cs"/>
          <w:rtl/>
        </w:rPr>
        <w:t>דד</w:t>
      </w:r>
      <w:r>
        <w:rPr>
          <w:rtl/>
        </w:rPr>
        <w:t>נין גאולה מגאולה, ואין דנין פדייה מגאולה</w:t>
      </w:r>
      <w:ins w:id="97677" w:author="מנוע מכני" w:date="2026-10-05T11:32:12Z">
        <w:r>
          <w:rPr>
            <w:rFonts w:hint="cs"/>
            <w:rtl/>
          </w:rPr>
          <w:t xml:space="preserve">,</w:t>
        </w:r>
      </w:ins>
      <w:del w:id="97678" w:author="מנוע מכני" w:date="2026-10-05T11:32:12Z">
        <w:r w:rsidR="0023796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6555" w:author="מנוע מכני" w:date="2026-10-05T11:32:12Z"/>
      <w:del w:id="96556" w:author="מנוע מכני" w:date="2026-10-05T11:32:12Z">
        <w:r w:rsidR="000B5F7F">
          <w:rPr>
            <w:rtl/>
          </w:rPr>
          <w:delText xml:space="preserve">;</w:delText>
        </w:r>
      </w:del>
      <w:r w:rsidR="0023796A">
        <w:rPr>
          <w:rFonts w:hint="cs"/>
          <w:rtl/>
        </w:rPr>
        <w:t xml:space="preserve"> </w:t>
      </w:r>
    </w:p>
    <w:p>
      <w:pPr>
        <w:pStyle w:val="38"/>
        <w:rPr>
          <w:ins w:id="99838" w:author="מנוע מכני" w:date="2026-10-05T11:32:12Z"/>
        </w:rPr>
      </w:pPr>
      <w:r>
        <w:t xml:space="preserve">ונפ</w:t>
      </w:r>
      <w:ins w:id="91627" w:author="מנוע מכני" w:date="2026-10-05T11:32:12Z">
        <w:r>
          <w:t xml:space="preserve">ק"מ</w:t>
        </w:r>
      </w:ins>
      <w:del w:id="91628" w:author="מנוע מכני" w:date="2026-10-05T11:32:12Z">
        <w:r>
          <w:delText xml:space="preserve">ק''מ</w:delText>
        </w:r>
      </w:del>
      <w:r>
        <w:t xml:space="preserve"> </w:t>
      </w:r>
      <w:ins w:id="93723" w:author="מנוע מכני" w:date="2026-10-05T11:32:12Z">
        <w:r>
          <w:t xml:space="preserve">שהרי</w:t>
        </w:r>
      </w:ins>
      <w:del w:id="93724" w:author="מנוע מכני" w:date="2026-10-05T11:32:12Z">
        <w:r>
          <w:delText xml:space="preserve">דהא</w:delText>
        </w:r>
      </w:del>
      <w:r>
        <w:t xml:space="preserve"> תדב</w:t>
      </w:r>
      <w:ins w:id="91629" w:author="מנוע מכני" w:date="2026-10-05T11:32:12Z">
        <w:r>
          <w:t xml:space="preserve">ר"י</w:t>
        </w:r>
      </w:ins>
      <w:del w:id="9163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473F5B7F" w14:textId="77777777" w:rsidR="0023796A" w:rsidRDefault="0023796A" w:rsidP="0023796A">
      <w:pPr>
        <w:rPr>
          <w:rtl/>
        </w:rPr>
      </w:pPr>
      <w:del w:id="9983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83" w:author="מנוע סמנטי" w:date="2026-10-05T11:39:44Z">
        <w:r>
          <w:rPr>
            <w:rStyle w:val="afffff0"/>
            <w:rtl/>
          </w:rPr>
          <w:t xml:space="preserve">וְשָׁב הַכֹּהֵן וּבָא הַכֹּהֵן</w:t>
        </w:r>
      </w:ins>
      <w:del w:id="90284" w:author="מנוע סמנטי" w:date="2026-10-05T11:39:44Z">
        <w:r w:rsidR="00F63065">
          <w:rPr>
            <w:rtl/>
          </w:rPr>
          <w:delText xml:space="preserve">ושב הכהן ובא הכהן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זו היא שיבה זו היא ביאה! </w:t>
      </w:r>
    </w:p>
    <w:p w14:paraId="64A5FF49" w14:textId="77777777" w:rsidR="0023796A" w:rsidRDefault="00F63065" w:rsidP="0023796A">
      <w:pPr>
        <w:rPr>
          <w:rtl/>
        </w:rPr>
      </w:pPr>
      <w:ins w:id="91631" w:author="מנוע מכני" w:date="2026-10-05T11:32:12Z">
        <w:r>
          <w:rPr>
            <w:rtl/>
          </w:rPr>
          <w:t xml:space="preserve">ה"מ</w:t>
        </w:r>
      </w:ins>
      <w:del w:id="91632" w:author="מנוע מכני" w:date="2026-10-05T11:32:12Z">
        <w:r>
          <w:rPr>
            <w:rtl/>
          </w:rPr>
          <w:delText xml:space="preserve">ה</w:delText>
        </w:r>
        <w:r w:rsidR="0023796A">
          <w:rPr>
            <w:rFonts w:hint="cs"/>
            <w:rtl/>
          </w:rPr>
          <w:delText xml:space="preserve">''מ</w:delText>
        </w:r>
      </w:del>
      <w:r w:rsidR="0023796A">
        <w:rPr>
          <w:rFonts w:hint="cs"/>
          <w:rtl/>
        </w:rPr>
        <w:t xml:space="preserve"> </w:t>
      </w:r>
      <w:ins w:id="93725" w:author="מנוע מכני" w:date="2026-10-05T11:32:12Z">
        <w:r>
          <w:rPr>
            <w:rtl/>
          </w:rPr>
          <w:t xml:space="preserve">מקום</w:t>
        </w:r>
      </w:ins>
      <w:del w:id="9372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3729" w:author="מנוע מכני" w:date="2026-10-05T11:32:12Z">
        <w:r>
          <w:rPr>
            <w:rtl/>
          </w:rPr>
          <w:t xml:space="preserve">דאין</w:t>
        </w:r>
      </w:ins>
      <w:del w:id="93730" w:author="מנוע מכני" w:date="2026-10-05T11:32:12Z">
        <w:r>
          <w:rPr>
            <w:rtl/>
          </w:rPr>
          <w:delText xml:space="preserve">דליכא</w:delText>
        </w:r>
      </w:del>
      <w:r>
        <w:rPr>
          <w:rtl/>
        </w:rPr>
        <w:t xml:space="preserve"> דדמי </w:t>
      </w:r>
      <w:ins w:id="95023" w:author="מנוע מכני" w:date="2026-10-05T11:32:12Z">
        <w:r>
          <w:rPr>
            <w:rtl/>
          </w:rPr>
          <w:t xml:space="preserve">לו</w:t>
        </w:r>
      </w:ins>
      <w:del w:id="950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</w:t>
      </w:r>
      <w:ins w:id="96559" w:author="מנוע מכני" w:date="2026-10-05T11:32:12Z">
        <w:r>
          <w:rPr>
            <w:rtl/>
          </w:rPr>
          <w:t xml:space="preserve"> </w:t>
        </w:r>
      </w:ins>
      <w:del w:id="96560" w:author="מנוע מכני" w:date="2026-10-05T11:32:12Z">
        <w:r>
          <w:rPr>
            <w:rtl/>
          </w:rPr>
          <w:delText xml:space="preserve"> </w:delText>
        </w:r>
        <w:r w:rsidR="0023796A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אבל </w:t>
      </w:r>
      <w:ins w:id="93727" w:author="מנוע מכני" w:date="2026-10-05T11:32:12Z">
        <w:r>
          <w:rPr>
            <w:rtl/>
          </w:rPr>
          <w:t xml:space="preserve">יש</w:t>
        </w:r>
      </w:ins>
      <w:del w:id="9372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דדמי </w:t>
      </w:r>
      <w:ins w:id="95025" w:author="מנוע מכני" w:date="2026-10-05T11:32:12Z">
        <w:r>
          <w:rPr>
            <w:rtl/>
          </w:rPr>
          <w:t xml:space="preserve">לו</w:t>
        </w:r>
      </w:ins>
      <w:del w:id="950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מדדמי </w:t>
      </w:r>
      <w:ins w:id="95027" w:author="מנוע מכני" w:date="2026-10-05T11:32:12Z">
        <w:r>
          <w:rPr>
            <w:rtl/>
          </w:rPr>
          <w:t xml:space="preserve">לו</w:t>
        </w:r>
      </w:ins>
      <w:del w:id="9502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8527" w:author="מנוע מכני" w:date="2026-10-05T11:32:12Z">
        <w:r>
          <w:rPr>
            <w:rtl/>
          </w:rPr>
          <w:t xml:space="preserve">למדים</w:t>
        </w:r>
      </w:ins>
      <w:del w:id="98528" w:author="מנוע מכני" w:date="2026-10-05T11:32:12Z">
        <w:r>
          <w:rPr>
            <w:rtl/>
          </w:rPr>
          <w:delText xml:space="preserve">ילפינן</w:delText>
        </w:r>
      </w:del>
      <w:ins w:id="96557" w:author="מנוע מכני" w:date="2026-10-05T11:32:12Z">
        <w:r>
          <w:rPr>
            <w:rtl/>
          </w:rPr>
          <w:t xml:space="preserve">,</w:t>
        </w:r>
      </w:ins>
      <w:del w:id="96558" w:author="מנוע מכני" w:date="2026-10-05T11:32:12Z">
        <w:r w:rsidR="000B5F7F">
          <w:rPr>
            <w:rtl/>
          </w:rPr>
          <w:delText xml:space="preserve">;</w:delText>
        </w:r>
      </w:del>
    </w:p>
    <w:p w14:paraId="4F3F7FCA" w14:textId="77777777" w:rsidR="0023796A" w:rsidRDefault="0023796A" w:rsidP="0023796A">
      <w:pPr>
        <w:rPr>
          <w:rtl/>
        </w:rPr>
      </w:pPr>
      <w:r>
        <w:rPr>
          <w:rFonts w:hint="cs"/>
          <w:rtl/>
        </w:rPr>
        <w:t>ו</w:t>
      </w:r>
      <w:r w:rsidR="00F63065">
        <w:rPr>
          <w:rtl/>
        </w:rPr>
        <w:t xml:space="preserve">מיעט </w:t>
      </w:r>
      <w:ins w:id="95029" w:author="מנוע מכני" w:date="2026-10-05T11:32:12Z">
        <w:r>
          <w:rPr>
            <w:rtl/>
          </w:rPr>
          <w:t xml:space="preserve">התורה</w:t>
        </w:r>
      </w:ins>
      <w:del w:id="95030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גבי חרמים הוא - הוא ולא בכור</w:t>
      </w:r>
      <w:ins w:id="96561" w:author="מנוע מכני" w:date="2026-10-05T11:32:12Z">
        <w:r>
          <w:rPr>
            <w:rtl/>
          </w:rPr>
          <w:t xml:space="preserve">,</w:t>
        </w:r>
      </w:ins>
      <w:del w:id="9656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ומעשר גאולה כמותו </w:t>
      </w:r>
    </w:p>
    <w:p w14:paraId="52165447" w14:textId="77777777" w:rsidR="0023796A" w:rsidRDefault="0023796A" w:rsidP="0023796A">
      <w:pPr>
        <w:rPr>
          <w:del w:id="90608" w:author="מנוע עיצוב" w:date="2026-10-05T11:33:53Z"/>
          <w:rtl/>
        </w:rPr>
      </w:pPr>
    </w:p>
    <w:p>
      <w:pPr>
        <w:pStyle w:val="38"/>
        <w:rPr>
          <w:ins w:id="99840" w:author="מנוע מכני" w:date="2026-10-05T11:32:12Z"/>
        </w:rPr>
      </w:pPr>
      <w:r>
        <w:t>ר</w:t>
      </w:r>
      <w:r w:rsidR="0023796A">
        <w:t>בא</w:t>
      </w:r>
      <w:r>
        <w:t xml:space="preserve">:</w:t>
      </w:r>
    </w:p>
    <w:p w14:paraId="3DAC1736" w14:textId="77777777" w:rsidR="00B874E6" w:rsidRDefault="00F63065" w:rsidP="00E75ED1">
      <w:pPr>
        <w:rPr>
          <w:rtl/>
        </w:rPr>
      </w:pPr>
      <w:del w:id="99841" w:author="מנוע מכני" w:date="2026-10-05T11:32:12Z">
        <w:r>
          <w:rPr>
            <w:rtl/>
          </w:rPr>
          <w:delText xml:space="preserve"> </w:delText>
        </w:r>
      </w:del>
      <w:r w:rsidR="0023796A">
        <w:rPr>
          <w:rFonts w:hint="cs"/>
          <w:rtl/>
        </w:rPr>
        <w:t>'</w:t>
      </w:r>
      <w:ins w:id="90285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86" w:author="מנוע סמנטי" w:date="2026-10-05T11:39:44Z">
        <w:r>
          <w:rPr>
            <w:rtl/>
          </w:rPr>
          <w:delText xml:space="preserve">לא יגאל</w:delText>
        </w:r>
      </w:del>
      <w:r w:rsidR="0023796A">
        <w:rPr>
          <w:rFonts w:hint="cs"/>
          <w:rtl/>
        </w:rPr>
        <w:t>'</w:t>
      </w:r>
      <w:r>
        <w:rPr>
          <w:rtl/>
        </w:rPr>
        <w:t xml:space="preserve"> דחרמים </w:t>
      </w:r>
      <w:r>
        <w:rPr>
          <w:rtl/>
        </w:rPr>
        <w:t xml:space="preserve">לא</w:t>
      </w:r>
      <w:r>
        <w:rPr>
          <w:rtl/>
        </w:rPr>
        <w:t xml:space="preserve"> צריך, </w:t>
      </w:r>
      <w:ins w:id="97881" w:author="מנוע מכני" w:date="2026-10-05T11:32:12Z">
        <w:r>
          <w:rPr>
            <w:rtl/>
          </w:rPr>
          <w:t xml:space="preserve">דאם </w:t>
        </w:r>
      </w:ins>
      <w:del w:id="9788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בי בעלים - הקדש </w:t>
      </w:r>
      <w:ins w:id="95031" w:author="מנוע מכני" w:date="2026-10-05T11:32:12Z">
        <w:r>
          <w:rPr>
            <w:rtl/>
          </w:rPr>
          <w:t xml:space="preserve">הם</w:t>
        </w:r>
      </w:ins>
      <w:del w:id="9503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</w:t>
      </w:r>
      <w:ins w:id="97883" w:author="מנוע מכני" w:date="2026-10-05T11:32:12Z">
        <w:r>
          <w:rPr>
            <w:rtl/>
          </w:rPr>
          <w:t xml:space="preserve">אם </w:t>
        </w:r>
      </w:ins>
      <w:del w:id="9788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בי כהן - חולין </w:t>
      </w:r>
      <w:ins w:id="95033" w:author="מנוע מכני" w:date="2026-10-05T11:32:12Z">
        <w:r>
          <w:rPr>
            <w:rtl/>
          </w:rPr>
          <w:t xml:space="preserve">הם</w:t>
        </w:r>
      </w:ins>
      <w:del w:id="95034" w:author="מנוע מכני" w:date="2026-10-05T11:32:12Z">
        <w:r>
          <w:rPr>
            <w:rtl/>
          </w:rPr>
          <w:delText xml:space="preserve">נינהו</w:delText>
        </w:r>
      </w:del>
      <w:r w:rsidR="0057284B">
        <w:rPr>
          <w:rtl/>
        </w:rPr>
        <w:t>.</w:t>
      </w:r>
    </w:p>
    <w:p w14:paraId="0E035048" w14:textId="77777777" w:rsidR="00E75ED1" w:rsidRDefault="00F63065" w:rsidP="000C73DD">
      <w:pPr>
        <w:pStyle w:val="021"/>
        <w:rPr>
          <w:rtl/>
        </w:rPr>
      </w:pPr>
      <w:r>
        <w:rPr>
          <w:rtl/>
        </w:rPr>
        <w:t>דתניא</w:t>
      </w:r>
      <w:r w:rsidR="00E75ED1">
        <w:rPr>
          <w:rtl/>
        </w:rPr>
        <w:t xml:space="preserve"> חרמים</w:t>
      </w:r>
      <w:r>
        <w:rPr>
          <w:rtl/>
        </w:rPr>
        <w:t xml:space="preserve"> כל זמן שהן בבית בעלים </w:t>
      </w:r>
      <w:r w:rsidR="00E75ED1">
        <w:rPr>
          <w:rtl/>
        </w:rPr>
        <w:t>הרי הן כהקדש לכל דבריהם, שנא</w:t>
      </w:r>
      <w:r w:rsidR="00E75ED1">
        <w:rPr>
          <w:rFonts w:hint="cs"/>
          <w:rtl/>
        </w:rPr>
        <w:t>'</w:t>
      </w:r>
      <w:ins w:id="90287" w:author="מנוע סמנטי" w:date="2026-10-05T11:39:44Z">
        <w:r>
          <w:rPr>
            <w:rStyle w:val="afffff0"/>
            <w:rtl/>
          </w:rPr>
          <w:t xml:space="preserve"> כָּל חֵרֶם קֹדֶשׁ קָדָשִׁים הוּא לַה</w:t>
        </w:r>
      </w:ins>
      <w:del w:id="90288" w:author="מנוע סמנטי" w:date="2026-10-05T11:39:44Z">
        <w:r>
          <w:rPr>
            <w:rtl/>
          </w:rPr>
          <w:delText xml:space="preserve"> כל חרם קדש קדשים הוא לה</w:delText>
        </w:r>
      </w:del>
      <w:r>
        <w:rPr>
          <w:rtl/>
        </w:rPr>
        <w:t xml:space="preserve">', </w:t>
      </w:r>
    </w:p>
    <w:p w14:paraId="302B8F95" w14:textId="77777777" w:rsidR="00E75ED1" w:rsidRDefault="00E75ED1" w:rsidP="00E75ED1">
      <w:pPr>
        <w:pStyle w:val="afff0"/>
        <w:framePr w:wrap="around"/>
        <w:rPr>
          <w:rtl/>
        </w:rPr>
      </w:pPr>
      <w:r>
        <w:rPr>
          <w:rFonts w:hint="cs"/>
          <w:rtl/>
        </w:rPr>
        <w:t>לב:</w:t>
      </w:r>
    </w:p>
    <w:p w14:paraId="12300E2A" w14:textId="77777777" w:rsidR="00E75ED1" w:rsidRDefault="00F63065" w:rsidP="00E75ED1">
      <w:pPr>
        <w:rPr>
          <w:rtl/>
        </w:rPr>
      </w:pPr>
      <w:r>
        <w:rPr>
          <w:rtl/>
        </w:rPr>
        <w:t xml:space="preserve">נתנן לכהן - הרי הן כחולין לכל דבריהם, שנא </w:t>
      </w:r>
      <w:r w:rsidR="00E75ED1">
        <w:rPr>
          <w:rFonts w:hint="cs"/>
          <w:rtl/>
        </w:rPr>
        <w:t>'</w:t>
      </w:r>
      <w:ins w:id="90289" w:author="מנוע סמנטי" w:date="2026-10-05T11:39:44Z">
        <w:r>
          <w:rPr>
            <w:rStyle w:val="afffff0"/>
            <w:rtl/>
          </w:rPr>
          <w:t xml:space="preserve">כָּל חֵרֶם בְּיִשְׂרָאֵל לְךָ יִהְיֶה</w:t>
        </w:r>
      </w:ins>
      <w:del w:id="90290" w:author="מנוע סמנטי" w:date="2026-10-05T11:39:44Z">
        <w:r>
          <w:rPr>
            <w:rtl/>
          </w:rPr>
          <w:delText xml:space="preserve">כל חרם בישראל לך יהיה</w:delText>
        </w:r>
      </w:del>
      <w:r w:rsidR="00E75ED1">
        <w:rPr>
          <w:rFonts w:hint="cs"/>
          <w:rtl/>
        </w:rPr>
        <w:t>'</w:t>
      </w:r>
      <w:r>
        <w:rPr>
          <w:rtl/>
        </w:rPr>
        <w:t xml:space="preserve">, </w:t>
      </w:r>
    </w:p>
    <w:p w14:paraId="589C1C3A" w14:textId="77777777" w:rsidR="00B874E6" w:rsidRDefault="00F63065" w:rsidP="00E75ED1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יגאל דכתב </w:t>
      </w:r>
      <w:ins w:id="95035" w:author="מנוע מכני" w:date="2026-10-05T11:32:12Z">
        <w:r>
          <w:rPr>
            <w:rtl/>
          </w:rPr>
          <w:t xml:space="preserve">התורה</w:t>
        </w:r>
      </w:ins>
      <w:del w:id="95036" w:author="מנוע מכני" w:date="2026-10-05T11:32:12Z">
        <w:r>
          <w:rPr>
            <w:rtl/>
          </w:rPr>
          <w:delText xml:space="preserve">רחמנא</w:delText>
        </w:r>
      </w:del>
      <w:r w:rsidR="00E75ED1">
        <w:rPr>
          <w:rFonts w:hint="cs"/>
          <w:rtl/>
        </w:rPr>
        <w:t>-</w:t>
      </w:r>
      <w:r>
        <w:rPr>
          <w:rtl/>
        </w:rPr>
        <w:t xml:space="preserve"> אם אינו ענין לחרמים תנהו ענין למעשר</w:t>
      </w:r>
      <w:r w:rsidR="0057284B">
        <w:rPr>
          <w:rtl/>
        </w:rPr>
        <w:t>.</w:t>
      </w:r>
    </w:p>
    <w:p>
      <w:pPr>
        <w:pStyle w:val="38"/>
        <w:rPr>
          <w:ins w:id="99842" w:author="מנוע מכני" w:date="2026-10-05T11:32:12Z"/>
        </w:rPr>
      </w:pPr>
      <w:r>
        <w:t xml:space="preserve">אימא:</w:t>
      </w:r>
    </w:p>
    <w:p w14:paraId="77F3B508" w14:textId="77777777" w:rsidR="00B874E6" w:rsidRDefault="00F63065" w:rsidP="00F63065">
      <w:pPr>
        <w:rPr>
          <w:rtl/>
        </w:rPr>
      </w:pPr>
      <w:del w:id="998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לבכור! מעשר - גאולה כמותו</w:t>
      </w:r>
      <w:r w:rsidR="0057284B">
        <w:rPr>
          <w:rtl/>
        </w:rPr>
        <w:t>.</w:t>
      </w:r>
    </w:p>
    <w:p w14:paraId="5B74FD8C" w14:textId="77777777" w:rsidR="00E75ED1" w:rsidRDefault="00E75ED1" w:rsidP="00F63065">
      <w:pPr>
        <w:rPr>
          <w:del w:id="90609" w:author="מנוע עיצוב" w:date="2026-10-05T11:33:53Z"/>
          <w:rtl/>
        </w:rPr>
      </w:pPr>
    </w:p>
    <w:p>
      <w:pPr>
        <w:pStyle w:val="38"/>
        <w:rPr>
          <w:ins w:id="99844" w:author="מנוע מכני" w:date="2026-10-05T11:32:12Z"/>
        </w:rPr>
      </w:pPr>
      <w:r>
        <w:t xml:space="preserve">רב אשי</w:t>
      </w:r>
      <w:del w:id="100923" w:author="מנוע מכני" w:date="2026-10-05T11:32:12Z">
        <w:r>
          <w:delText xml:space="preserve"> אמר</w:delText>
        </w:r>
      </w:del>
      <w:r>
        <w:t xml:space="preserve">:</w:t>
      </w:r>
    </w:p>
    <w:p w14:paraId="322FD7A0" w14:textId="77777777" w:rsidR="006F304B" w:rsidRDefault="00F63065" w:rsidP="00F63065">
      <w:pPr>
        <w:rPr>
          <w:rtl/>
        </w:rPr>
      </w:pPr>
      <w:del w:id="99845" w:author="מנוע מכני" w:date="2026-10-05T11:32:12Z">
        <w:r>
          <w:rPr>
            <w:rtl/>
          </w:rPr>
          <w:delText xml:space="preserve"> </w:delText>
        </w:r>
      </w:del>
      <w:r w:rsidR="005200B7">
        <w:rPr>
          <w:rFonts w:hint="cs"/>
          <w:rtl/>
        </w:rPr>
        <w:t>'</w:t>
      </w:r>
      <w:ins w:id="90291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92" w:author="מנוע סמנטי" w:date="2026-10-05T11:39:44Z">
        <w:r>
          <w:rPr>
            <w:rtl/>
          </w:rPr>
          <w:delText xml:space="preserve">לא יגאל</w:delText>
        </w:r>
      </w:del>
      <w:r w:rsidR="005200B7">
        <w:rPr>
          <w:rFonts w:hint="cs"/>
          <w:rtl/>
        </w:rPr>
        <w:t>'</w:t>
      </w:r>
      <w:r>
        <w:rPr>
          <w:rtl/>
        </w:rPr>
        <w:t xml:space="preserve"> דמעשר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ins w:id="96563" w:author="מנוע מכני" w:date="2026-10-05T11:32:12Z">
        <w:r>
          <w:rPr>
            <w:rtl/>
          </w:rPr>
          <w:t xml:space="preserve">,</w:t>
        </w:r>
      </w:ins>
      <w:del w:id="9656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46" w:author="מנוע מכני" w:date="2026-10-05T11:32:12Z"/>
        </w:rPr>
      </w:pPr>
      <w:r>
        <w:t xml:space="preserve">רב אשי:</w:t>
      </w:r>
    </w:p>
    <w:p w14:paraId="706FE0F3" w14:textId="77777777" w:rsidR="000C73DD" w:rsidRDefault="00F63065" w:rsidP="005200B7">
      <w:pPr>
        <w:rPr>
          <w:rtl/>
        </w:rPr>
      </w:pPr>
      <w:del w:id="99847" w:author="מנוע מכני" w:date="2026-10-05T11:32:12Z">
        <w:r>
          <w:rPr>
            <w:rtl/>
          </w:rPr>
          <w:delText xml:space="preserve"> </w:delText>
        </w:r>
      </w:del>
      <w:r w:rsidR="005200B7">
        <w:rPr>
          <w:rFonts w:hint="cs"/>
          <w:rtl/>
        </w:rPr>
        <w:t>מ</w:t>
      </w:r>
      <w:r>
        <w:rPr>
          <w:rtl/>
        </w:rPr>
        <w:t xml:space="preserve">דכתיב </w:t>
      </w:r>
      <w:r w:rsidR="005200B7">
        <w:rPr>
          <w:rFonts w:hint="cs"/>
          <w:rtl/>
        </w:rPr>
        <w:t>'</w:t>
      </w:r>
      <w:ins w:id="90293" w:author="מנוע סמנטי" w:date="2026-10-05T11:39:44Z">
        <w:r>
          <w:rPr>
            <w:rStyle w:val="afffff0"/>
            <w:rtl/>
          </w:rPr>
          <w:t xml:space="preserve">וְהָיָה הוּא וּתְמוּרָתוֹ יִהְיֶה קוֹדֶשׁ לֹא יִגָּאֵל</w:t>
        </w:r>
      </w:ins>
      <w:del w:id="90294" w:author="מנוע סמנטי" w:date="2026-10-05T11:39:44Z">
        <w:r>
          <w:rPr>
            <w:rtl/>
          </w:rPr>
          <w:delText xml:space="preserve">והיה הוא ותמורתו יהיה קודש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יגאל</w:delText>
        </w:r>
      </w:del>
      <w:r w:rsidR="005200B7">
        <w:rPr>
          <w:rFonts w:hint="cs"/>
          <w:rtl/>
        </w:rPr>
        <w:t>'</w:t>
      </w:r>
      <w:r>
        <w:rPr>
          <w:rtl/>
        </w:rPr>
        <w:t xml:space="preserve">, אימתי עושה תמורה - מחיים, </w:t>
      </w:r>
    </w:p>
    <w:p w14:paraId="0F15C397" w14:textId="77777777" w:rsidR="005200B7" w:rsidRDefault="000C73DD" w:rsidP="005200B7">
      <w:pPr>
        <w:rPr>
          <w:rtl/>
        </w:rPr>
      </w:pPr>
      <w:r>
        <w:rPr>
          <w:rtl/>
        </w:rPr>
        <w:tab/>
      </w:r>
      <w:del w:id="92724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 xml:space="preserve">אימתי אינו נגאל - מחיים, הא לאחר שחיטה - נגאל, הא בעי העמדה והערכה! </w:t>
      </w:r>
    </w:p>
    <w:p>
      <w:pPr>
        <w:pStyle w:val="38"/>
        <w:rPr>
          <w:ins w:id="99848" w:author="מנוע מכני" w:date="2026-10-05T11:32:12Z"/>
        </w:rPr>
      </w:pPr>
      <w:r>
        <w:t xml:space="preserve">אלא </w:t>
      </w:r>
      <w:ins w:id="91633" w:author="מנוע מכני" w:date="2026-10-05T11:32:12Z">
        <w:r>
          <w:t xml:space="preserve">ש"מ</w:t>
        </w:r>
      </w:ins>
      <w:del w:id="91634" w:author="מנוע מכני" w:date="2026-10-05T11:32:12Z">
        <w:r>
          <w:delText xml:space="preserve">ש</w:delText>
        </w:r>
        <w:r w:rsidR="005200B7">
          <w:delText xml:space="preserve">''</w:delText>
        </w:r>
        <w:r>
          <w:delText xml:space="preserve">מ</w:delText>
        </w:r>
      </w:del>
      <w:r>
        <w:t xml:space="preserve">:</w:t>
      </w:r>
    </w:p>
    <w:p w14:paraId="50FD2E54" w14:textId="77777777" w:rsidR="00B874E6" w:rsidRDefault="00F63065" w:rsidP="005200B7">
      <w:pPr>
        <w:rPr>
          <w:rtl/>
        </w:rPr>
      </w:pPr>
      <w:del w:id="998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יגאל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r w:rsidR="0057284B">
        <w:rPr>
          <w:rtl/>
        </w:rPr>
        <w:t>.</w:t>
      </w:r>
    </w:p>
    <w:p w14:paraId="1BE72861" w14:textId="77777777" w:rsidR="00C83F7A" w:rsidRDefault="00C83F7A" w:rsidP="00C83F7A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 w:rsidR="00F63065">
        <w:rPr>
          <w:rtl/>
        </w:rPr>
        <w:t xml:space="preserve">מ"ד</w:t>
      </w:r>
      <w:r w:rsidR="00F63065">
        <w:rPr>
          <w:rtl/>
        </w:rPr>
        <w:t xml:space="preserve"> קדשי מזבח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 </w:t>
      </w:r>
      <w:ins w:id="95037" w:author="מנוע מכני" w:date="2026-10-05T11:32:12Z">
        <w:r>
          <w:rPr>
            <w:rtl/>
          </w:rPr>
          <w:t xml:space="preserve">מה</w:t>
        </w:r>
      </w:ins>
      <w:del w:id="95038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</w:p>
    <w:p w14:paraId="0E04DF3E" w14:textId="77777777" w:rsidR="005200B7" w:rsidRDefault="00F63065" w:rsidP="00C5567C">
      <w:pPr>
        <w:pStyle w:val="a"/>
        <w:rPr>
          <w:rtl/>
        </w:rPr>
      </w:pPr>
      <w:r>
        <w:rPr>
          <w:rtl/>
        </w:rPr>
        <w:t xml:space="preserve">אנן </w:t>
      </w:r>
      <w:ins w:id="95039" w:author="מנוע מכני" w:date="2026-10-05T11:32:12Z">
        <w:r>
          <w:rPr>
            <w:rtl/>
          </w:rPr>
          <w:t xml:space="preserve">כך</w:t>
        </w:r>
      </w:ins>
      <w:del w:id="9504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8529" w:author="מנוע מכני" w:date="2026-10-05T11:32:12Z">
        <w:r>
          <w:rPr>
            <w:rtl/>
          </w:rPr>
          <w:t xml:space="preserve">אומרים</w:t>
        </w:r>
      </w:ins>
      <w:del w:id="98530" w:author="מנוע מכני" w:date="2026-10-05T11:32:12Z">
        <w:r>
          <w:rPr>
            <w:rtl/>
          </w:rPr>
          <w:delText xml:space="preserve">קאמרינן</w:delText>
        </w:r>
      </w:del>
      <w:r>
        <w:rPr>
          <w:rtl/>
        </w:rPr>
        <w:t xml:space="preserve">: מי </w:t>
      </w:r>
      <w:ins w:id="93731" w:author="מנוע מכני" w:date="2026-10-05T11:32:12Z">
        <w:r>
          <w:rPr>
            <w:rtl/>
          </w:rPr>
          <w:t xml:space="preserve">יש</w:t>
        </w:r>
      </w:ins>
      <w:del w:id="9373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דמחיים - </w:t>
      </w:r>
      <w:r>
        <w:rPr>
          <w:rtl/>
        </w:rPr>
        <w:t xml:space="preserve">לא</w:t>
      </w:r>
      <w:r>
        <w:rPr>
          <w:rtl/>
        </w:rPr>
        <w:t xml:space="preserve"> מיפריק, ולאחר שחיטה - מיפריק? </w:t>
      </w:r>
    </w:p>
    <w:p>
      <w:pPr>
        <w:pStyle w:val="38"/>
        <w:rPr>
          <w:ins w:id="99850" w:author="מנוע מכני" w:date="2026-10-05T11:32:12Z"/>
        </w:rPr>
      </w:pPr>
      <w:r>
        <w:t xml:space="preserve">אלמה </w:t>
      </w:r>
      <w:r>
        <w:t xml:space="preserve">לא</w:t>
      </w:r>
      <w:r>
        <w:t xml:space="preserve">?</w:t>
      </w:r>
    </w:p>
    <w:p w14:paraId="6BF5045E" w14:textId="77777777" w:rsidR="00B874E6" w:rsidRDefault="00F63065" w:rsidP="005200B7">
      <w:pPr>
        <w:rPr>
          <w:rtl/>
        </w:rPr>
      </w:pPr>
      <w:del w:id="998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מחיים דאלימא קדושתיה - </w:t>
      </w:r>
      <w:r>
        <w:rPr>
          <w:rtl/>
        </w:rPr>
        <w:t xml:space="preserve">לא</w:t>
      </w:r>
      <w:r>
        <w:rPr>
          <w:rtl/>
        </w:rPr>
        <w:t xml:space="preserve"> מיפריק, לאחר שחיטה דאקיל </w:t>
      </w:r>
      <w:ins w:id="95041" w:author="מנוע מכני" w:date="2026-10-05T11:32:12Z">
        <w:r>
          <w:rPr>
            <w:rtl/>
          </w:rPr>
          <w:t xml:space="preserve">לו</w:t>
        </w:r>
      </w:ins>
      <w:del w:id="950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קדושתיה - מיפריק! ולא </w:t>
      </w:r>
      <w:r w:rsidR="005200B7">
        <w:rPr>
          <w:rFonts w:hint="cs"/>
          <w:rtl/>
        </w:rPr>
        <w:t xml:space="preserve">אמרי' ד</w:t>
      </w:r>
      <w:ins w:id="91635" w:author="מנוע מכני" w:date="2026-10-05T11:32:12Z">
        <w:r>
          <w:rPr>
            <w:rFonts w:hint="cs"/>
            <w:rtl/>
          </w:rPr>
          <w:t xml:space="preserve">כ"ש</w:t>
        </w:r>
      </w:ins>
      <w:del w:id="91636" w:author="מנוע מכני" w:date="2026-10-05T11:32:12Z">
        <w:r w:rsidR="005200B7">
          <w:rPr>
            <w:rFonts w:hint="cs"/>
            <w:rtl/>
          </w:rPr>
          <w:delText xml:space="preserve">כ''ש</w:delText>
        </w:r>
      </w:del>
      <w:r w:rsidR="005200B7">
        <w:rPr>
          <w:rFonts w:hint="cs"/>
          <w:rtl/>
        </w:rPr>
        <w:t xml:space="preserve"> הוא ומה מחיים </w:t>
      </w:r>
      <w:r>
        <w:rPr>
          <w:rtl/>
        </w:rPr>
        <w:t xml:space="preserve">דאלים </w:t>
      </w:r>
      <w:ins w:id="90701" w:author="מנוע סמנטי" w:date="2026-10-05T11:39:44Z">
        <w:r>
          <w:rPr>
            <w:rtl/>
          </w:rPr>
          <w:t xml:space="preserve">לתפוס</w:t>
        </w:r>
      </w:ins>
      <w:del w:id="90702" w:author="מנוע סמנטי" w:date="2026-10-05T11:39:44Z">
        <w:r>
          <w:rPr>
            <w:rtl/>
          </w:rPr>
          <w:delText xml:space="preserve">למיתפס</w:delText>
        </w:r>
      </w:del>
      <w:r>
        <w:rPr>
          <w:rtl/>
        </w:rPr>
        <w:t xml:space="preserve"> פדיונו </w:t>
      </w:r>
      <w:r w:rsidR="005200B7">
        <w:rPr>
          <w:rtl/>
        </w:rPr>
        <w:t>–</w:t>
      </w:r>
      <w:ins w:id="91637" w:author="מנוע מכני" w:date="2026-10-05T11:32:12Z">
        <w:r>
          <w:rPr>
            <w:rFonts w:hint="cs"/>
            <w:rtl/>
          </w:rPr>
          <w:t xml:space="preserve">כ"ש</w:t>
        </w:r>
      </w:ins>
      <w:del w:id="91638" w:author="מנוע מכני" w:date="2026-10-05T11:32:12Z">
        <w:r w:rsidR="005200B7">
          <w:rPr>
            <w:rFonts w:hint="cs"/>
            <w:rtl/>
          </w:rPr>
          <w:delText xml:space="preserve">כ''ש</w:delText>
        </w:r>
      </w:del>
      <w:r w:rsidR="005200B7">
        <w:rPr>
          <w:rFonts w:hint="cs"/>
          <w:rtl/>
        </w:rPr>
        <w:t xml:space="preserve"> לאחר שחיטה דלא אלים </w:t>
      </w:r>
      <w:ins w:id="90699" w:author="מנוע סמנטי" w:date="2026-10-05T11:39:44Z">
        <w:r>
          <w:rPr>
            <w:rFonts w:hint="cs"/>
            <w:rtl/>
          </w:rPr>
          <w:t xml:space="preserve">לתפוס</w:t>
        </w:r>
      </w:ins>
      <w:del w:id="90700" w:author="מנוע סמנטי" w:date="2026-10-05T11:39:44Z">
        <w:r w:rsidR="005200B7">
          <w:rPr>
            <w:rFonts w:hint="cs"/>
            <w:rtl/>
          </w:rPr>
          <w:delText xml:space="preserve">למיתפס</w:delText>
        </w:r>
      </w:del>
      <w:r w:rsidR="005200B7">
        <w:rPr>
          <w:rFonts w:hint="cs"/>
          <w:rtl/>
        </w:rPr>
        <w:t xml:space="preserve"> פדיונו</w:t>
      </w:r>
      <w:ins w:id="96565" w:author="מנוע מכני" w:date="2026-10-05T11:32:12Z">
        <w:r>
          <w:rPr>
            <w:rFonts w:hint="cs"/>
            <w:rtl/>
          </w:rPr>
          <w:t xml:space="preserve"> </w:t>
        </w:r>
      </w:ins>
      <w:del w:id="96566" w:author="מנוע מכני" w:date="2026-10-05T11:32:12Z">
        <w:r w:rsidR="005200B7">
          <w:rPr>
            <w:rFonts w:hint="cs"/>
            <w:rtl/>
          </w:rPr>
          <w:delText xml:space="preserve">  </w:delText>
        </w:r>
      </w:del>
      <w:r>
        <w:rPr>
          <w:rtl/>
        </w:rPr>
        <w:t xml:space="preserve">אלא </w:t>
      </w:r>
      <w:r>
        <w:rPr>
          <w:rtl/>
        </w:rPr>
        <w:t xml:space="preserve">ש"מ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יגאל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r w:rsidR="0057284B">
        <w:rPr>
          <w:rtl/>
        </w:rPr>
        <w:t>.</w:t>
      </w:r>
    </w:p>
    <w:p w14:paraId="31B588DA" w14:textId="77777777" w:rsidR="005200B7" w:rsidRDefault="005200B7" w:rsidP="00F63065">
      <w:pPr>
        <w:rPr>
          <w:del w:id="90610" w:author="מנוע עיצוב" w:date="2026-10-05T11:33:53Z"/>
          <w:rtl/>
        </w:rPr>
      </w:pPr>
    </w:p>
    <w:p w14:paraId="1C4FF308" w14:textId="77777777" w:rsidR="00B874E6" w:rsidRDefault="005200B7" w:rsidP="005200B7">
      <w:pPr>
        <w:rPr>
          <w:rtl/>
        </w:rPr>
      </w:pPr>
      <w:ins w:id="97885" w:author="מנוע מכני" w:date="2026-10-05T11:32:12Z">
        <w:r>
          <w:rPr>
            <w:rFonts w:hint="cs"/>
            <w:rtl/>
          </w:rPr>
          <w:t xml:space="preserve">ואם </w:t>
        </w:r>
      </w:ins>
      <w:del w:id="97886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כתב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ימכר הו</w:t>
      </w:r>
      <w:ins w:id="91639" w:author="מנוע מכני" w:date="2026-10-05T11:32:12Z">
        <w:r>
          <w:rPr>
            <w:rFonts w:hint="cs"/>
            <w:rtl/>
          </w:rPr>
          <w:t xml:space="preserve">ו"א</w:t>
        </w:r>
      </w:ins>
      <w:del w:id="91640" w:author="מנוע מכני" w:date="2026-10-05T11:32:12Z">
        <w:r>
          <w:rPr>
            <w:rFonts w:hint="cs"/>
            <w:rtl/>
          </w:rPr>
          <w:delText xml:space="preserve">ו''א</w:delText>
        </w:r>
      </w:del>
      <w:r w:rsidR="00F63065">
        <w:rPr>
          <w:rtl/>
        </w:rPr>
        <w:t xml:space="preserve">: איזדבוני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מזדבן - </w:t>
      </w:r>
      <w:ins w:id="98211" w:author="מנוע מכני" w:date="2026-10-05T11:32:12Z">
        <w:r>
          <w:rPr>
            <w:rtl/>
          </w:rPr>
          <w:t xml:space="preserve">דעשה</w:t>
        </w:r>
      </w:ins>
      <w:del w:id="98212" w:author="מנוע מכני" w:date="2026-10-05T11:32:12Z">
        <w:r w:rsidR="00F63065">
          <w:rPr>
            <w:rtl/>
          </w:rPr>
          <w:delText xml:space="preserve">דעביד</w:delText>
        </w:r>
      </w:del>
      <w:r w:rsidR="00F63065">
        <w:rPr>
          <w:rtl/>
        </w:rPr>
        <w:t xml:space="preserve"> עובדין דחול, אבל איפרוקי מיפריק - </w:t>
      </w:r>
      <w:ins w:id="93733" w:author="מנוע מכני" w:date="2026-10-05T11:32:12Z">
        <w:r>
          <w:rPr>
            <w:rtl/>
          </w:rPr>
          <w:t xml:space="preserve">שהרי</w:t>
        </w:r>
      </w:ins>
      <w:del w:id="93734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עיילי דמיו להקדש, </w:t>
      </w:r>
      <w:ins w:id="95045" w:author="מנוע מכני" w:date="2026-10-05T11:32:12Z">
        <w:r>
          <w:rPr>
            <w:rtl/>
          </w:rPr>
          <w:t xml:space="preserve">לכך</w:t>
        </w:r>
      </w:ins>
      <w:del w:id="95046" w:author="מנוע מכני" w:date="2026-10-05T11:32:12Z">
        <w:r w:rsidR="00F63065">
          <w:rPr>
            <w:rtl/>
          </w:rPr>
          <w:delText xml:space="preserve">להכי</w:delText>
        </w:r>
      </w:del>
      <w:r w:rsidR="00F63065">
        <w:rPr>
          <w:rtl/>
        </w:rPr>
        <w:t xml:space="preserve"> כתב </w:t>
      </w:r>
      <w:ins w:id="95043" w:author="מנוע מכני" w:date="2026-10-05T11:32:12Z">
        <w:r>
          <w:rPr>
            <w:rtl/>
          </w:rPr>
          <w:t xml:space="preserve">התורה</w:t>
        </w:r>
      </w:ins>
      <w:del w:id="95044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295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96" w:author="מנוע סמנטי" w:date="2026-10-05T11:39:44Z">
        <w:r w:rsidR="00F63065">
          <w:rPr>
            <w:rtl/>
          </w:rPr>
          <w:delText xml:space="preserve">לא יגאל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דלא איזדבוני מיזדבן, ולא איפרוקי מיפריק</w:t>
      </w:r>
      <w:r w:rsidR="0057284B">
        <w:rPr>
          <w:rtl/>
        </w:rPr>
        <w:t>.</w:t>
      </w:r>
    </w:p>
    <w:p w14:paraId="422B3998" w14:textId="77777777" w:rsidR="0057284B" w:rsidRDefault="0057284B" w:rsidP="0057284B">
      <w:pPr>
        <w:pStyle w:val="affffd"/>
        <w:jc w:val="center"/>
        <w:rPr>
          <w:rtl/>
        </w:rPr>
        <w:pPrChange w:id="9042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67" w:author="מנוע מכני" w:date="2026-10-05T11:32:12Z">
        <w:r>
          <w:rPr>
            <w:rtl/>
          </w:rPr>
          <w:t xml:space="preserve"> </w:t>
        </w:r>
      </w:ins>
      <w:del w:id="965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69" w:author="מנוע מכני" w:date="2026-10-05T11:32:12Z">
        <w:r>
          <w:rPr>
            <w:rtl/>
          </w:rPr>
          <w:t xml:space="preserve"> </w:t>
        </w:r>
      </w:ins>
      <w:del w:id="965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F4D6532" w14:textId="77777777" w:rsidR="00B874E6" w:rsidRDefault="00F63065" w:rsidP="007C4A4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2FF500" w14:textId="77777777" w:rsidR="00B874E6" w:rsidRDefault="00F63065" w:rsidP="007C4A40">
      <w:pPr>
        <w:pStyle w:val="afff5"/>
        <w:rPr>
          <w:rtl/>
        </w:rPr>
      </w:pPr>
      <w:r>
        <w:rPr>
          <w:rtl/>
        </w:rPr>
        <w:t xml:space="preserve">בש"א: לא ימנה ישראל עם הכהן לבכור, וב"ה מתירין, ואפי' </w:t>
      </w:r>
      <w:ins w:id="98315" w:author="מנוע מכני" w:date="2026-10-05T11:32:12Z">
        <w:r>
          <w:rPr>
            <w:rtl/>
          </w:rPr>
          <w:t xml:space="preserve">נכרי</w:t>
        </w:r>
      </w:ins>
      <w:del w:id="98316" w:author="מנוע מכני" w:date="2026-10-05T11:32:12Z"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 w14:paraId="75D6BF90" w14:textId="77777777" w:rsidR="0057284B" w:rsidRDefault="0057284B" w:rsidP="0057284B">
      <w:pPr>
        <w:pStyle w:val="affffd"/>
        <w:jc w:val="center"/>
        <w:rPr>
          <w:rtl/>
        </w:rPr>
        <w:pPrChange w:id="9042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71" w:author="מנוע מכני" w:date="2026-10-05T11:32:12Z">
        <w:r>
          <w:rPr>
            <w:rtl/>
          </w:rPr>
          <w:t xml:space="preserve"> </w:t>
        </w:r>
      </w:ins>
      <w:del w:id="965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73" w:author="מנוע מכני" w:date="2026-10-05T11:32:12Z">
        <w:r>
          <w:rPr>
            <w:rtl/>
          </w:rPr>
          <w:t xml:space="preserve"> </w:t>
        </w:r>
      </w:ins>
      <w:del w:id="965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852" w:author="מנוע מכני" w:date="2026-10-05T11:32:12Z"/>
        </w:rPr>
      </w:pPr>
      <w:r>
        <w:lastRenderedPageBreak/>
        <w:t xml:space="preserve">מתני' ר"ע היא, </w:t>
      </w:r>
      <w:r>
        <w:lastRenderedPageBreak/>
        <w:t xml:space="preserve">דתניא</w:t>
      </w:r>
      <w:r>
        <w:lastRenderedPageBreak/>
        <w:t xml:space="preserve">:</w:t>
      </w:r>
    </w:p>
    <w:p w14:paraId="4A7FEADA" w14:textId="77777777" w:rsidR="007C4A40" w:rsidRDefault="00F63065" w:rsidP="007C4A40">
      <w:pPr>
        <w:rPr>
          <w:rtl/>
        </w:rPr>
      </w:pPr>
      <w:del w:id="99853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בכור, </w:t>
      </w:r>
      <w:r w:rsidR="007C4A40">
        <w:rPr>
          <w:rFonts w:hint="cs"/>
          <w:rtl/>
        </w:rPr>
        <w:t xml:space="preserve">ל</w:t>
      </w:r>
      <w:ins w:id="91641" w:author="מנוע מכני" w:date="2026-10-05T11:32:12Z">
        <w:r>
          <w:rPr>
            <w:rFonts w:hint="cs"/>
            <w:rtl/>
          </w:rPr>
          <w:t xml:space="preserve">ב"ש</w:t>
        </w:r>
      </w:ins>
      <w:del w:id="91642" w:author="מנוע מכני" w:date="2026-10-05T11:32:12Z">
        <w:r w:rsidR="007C4A40">
          <w:rPr>
            <w:rFonts w:hint="cs"/>
            <w:rtl/>
          </w:rPr>
          <w:delText xml:space="preserve">ב''ש</w:delText>
        </w:r>
      </w:del>
      <w:r w:rsidR="007C4A40">
        <w:rPr>
          <w:rFonts w:hint="cs"/>
          <w:rtl/>
        </w:rPr>
        <w:t xml:space="preserve">: </w:t>
      </w:r>
      <w:r>
        <w:rPr>
          <w:rtl/>
        </w:rPr>
        <w:t xml:space="preserve">אין נמנין עליו אלא חבורה שכולה כהנים, </w:t>
      </w:r>
    </w:p>
    <w:p w14:paraId="28618AA2" w14:textId="77777777" w:rsidR="00B874E6" w:rsidRDefault="007C4A40" w:rsidP="001B1B14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ול</w:t>
      </w:r>
      <w:ins w:id="91643" w:author="מנוע מכני" w:date="2026-10-05T11:32:12Z">
        <w:r>
          <w:rPr>
            <w:rFonts w:hint="cs"/>
            <w:rtl/>
          </w:rPr>
          <w:t xml:space="preserve">ב"ה</w:t>
        </w:r>
      </w:ins>
      <w:del w:id="91644" w:author="מנוע מכני" w:date="2026-10-05T11:32:12Z">
        <w:r>
          <w:rPr>
            <w:rFonts w:hint="cs"/>
            <w:rtl/>
          </w:rPr>
          <w:delText xml:space="preserve">ב''ה</w:delText>
        </w:r>
      </w:del>
      <w:r>
        <w:rPr>
          <w:rFonts w:hint="cs"/>
          <w:rtl/>
        </w:rPr>
        <w:t xml:space="preserve">: </w:t>
      </w:r>
      <w:ins w:id="92883" w:author="מנוע מכני" w:date="2026-10-05T11:32:12Z">
        <w:r>
          <w:rPr>
            <w:rtl/>
          </w:rPr>
          <w:t xml:space="preserve">אפי'</w:t>
        </w:r>
      </w:ins>
      <w:del w:id="9288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זרים, </w:t>
      </w:r>
      <w:r>
        <w:rPr>
          <w:rStyle w:val="2fb"/>
          <w:rFonts w:hint="cs"/>
          <w:rtl/>
        </w:rPr>
        <w:t>ו</w:t>
      </w:r>
      <w:ins w:id="91645" w:author="מנוע מכני" w:date="2026-10-05T11:32:12Z">
        <w:r>
          <w:rPr>
            <w:rStyle w:val="2fb"/>
            <w:rtl/>
          </w:rPr>
          <w:t xml:space="preserve">ר"ע</w:t>
        </w:r>
      </w:ins>
      <w:del w:id="91646" w:author="מנוע מכני" w:date="2026-10-05T11:32:12Z">
        <w:r w:rsidR="00F63065">
          <w:rPr>
            <w:rtl/>
          </w:rPr>
          <w:delText xml:space="preserve">ר</w:delText>
        </w:r>
        <w:r w:rsidR="001B1B14">
          <w:rPr>
            <w:rFonts w:hint="cs"/>
            <w:rtl/>
          </w:rPr>
          <w:delText xml:space="preserve">''ע</w:delText>
        </w:r>
      </w:del>
      <w:r w:rsidR="001B1B14">
        <w:rPr>
          <w:rFonts w:hint="cs"/>
          <w:rtl/>
        </w:rPr>
        <w:t xml:space="preserve"> </w:t>
      </w:r>
      <w:r w:rsidR="00F63065">
        <w:rPr>
          <w:rtl/>
        </w:rPr>
        <w:t xml:space="preserve">מתיר אפי' </w:t>
      </w:r>
      <w:ins w:id="98317" w:author="מנוע מכני" w:date="2026-10-05T11:32:12Z">
        <w:r>
          <w:rPr>
            <w:rtl/>
          </w:rPr>
          <w:t xml:space="preserve">נכרי</w:t>
        </w:r>
      </w:ins>
      <w:del w:id="98318" w:author="מנוע מכני" w:date="2026-10-05T11:32:12Z"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>
      <w:pPr>
        <w:pStyle w:val="38"/>
        <w:rPr>
          <w:ins w:id="99854" w:author="מנוע מכני" w:date="2026-10-05T11:32:12Z"/>
        </w:rPr>
      </w:pPr>
      <w:r>
        <w:t xml:space="preserve">מ"ט</w:t>
      </w:r>
      <w:r>
        <w:t xml:space="preserve"> דב"ש</w:t>
      </w:r>
      <w:r>
        <w:t>:</w:t>
      </w:r>
    </w:p>
    <w:p w14:paraId="41102FBC" w14:textId="77777777" w:rsidR="007C4A40" w:rsidRDefault="000C73DD" w:rsidP="000C73DD">
      <w:pPr>
        <w:pStyle w:val="011"/>
        <w:rPr>
          <w:rtl/>
        </w:rPr>
      </w:pPr>
      <w:del w:id="998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</w:t>
      </w:r>
      <w:r w:rsidR="007C4A40">
        <w:rPr>
          <w:rFonts w:hint="cs"/>
          <w:rtl/>
        </w:rPr>
        <w:t>'</w:t>
      </w:r>
      <w:ins w:id="90297" w:author="מנוע סמנטי" w:date="2026-10-05T11:39:44Z">
        <w:r>
          <w:rPr>
            <w:rStyle w:val="afffff0"/>
            <w:rtl/>
          </w:rPr>
          <w:t xml:space="preserve">וּבְשָׂרָם יִהְיֶה לָּךְ וגו</w:t>
        </w:r>
      </w:ins>
      <w:del w:id="90298" w:author="מנוע סמנטי" w:date="2026-10-05T11:39:44Z">
        <w:r w:rsidR="007C4A40">
          <w:rPr>
            <w:rtl/>
          </w:rPr>
          <w:delText xml:space="preserve">ובשרם יהיה לך וגו</w:delText>
        </w:r>
      </w:del>
      <w:r w:rsidR="007C4A40">
        <w:rPr>
          <w:rtl/>
        </w:rPr>
        <w:t xml:space="preserve">' מה </w:t>
      </w:r>
      <w:ins w:id="93735" w:author="מנוע מכני" w:date="2026-10-05T11:32:12Z">
        <w:r>
          <w:rPr>
            <w:rtl/>
          </w:rPr>
          <w:t xml:space="preserve">שם</w:t>
        </w:r>
      </w:ins>
      <w:del w:id="93736" w:author="מנוע מכני" w:date="2026-10-05T11:32:12Z">
        <w:r w:rsidR="007C4A40">
          <w:rPr>
            <w:rtl/>
          </w:rPr>
          <w:delText xml:space="preserve">התם</w:delText>
        </w:r>
      </w:del>
      <w:r w:rsidR="007C4A40">
        <w:rPr>
          <w:rFonts w:hint="cs"/>
          <w:rtl/>
        </w:rPr>
        <w:t xml:space="preserve"> </w:t>
      </w:r>
      <w:r w:rsidR="007C4A40">
        <w:rPr>
          <w:rtl/>
        </w:rPr>
        <w:t xml:space="preserve">כהנים אין, ישראל </w:t>
      </w:r>
      <w:r w:rsidR="007C4A40">
        <w:rPr>
          <w:rtl/>
        </w:rPr>
        <w:t xml:space="preserve">לא</w:t>
      </w:r>
      <w:r w:rsidR="007C4A40">
        <w:rPr>
          <w:rtl/>
        </w:rPr>
        <w:t xml:space="preserve">, אף </w:t>
      </w:r>
      <w:ins w:id="93737" w:author="מנוע מכני" w:date="2026-10-05T11:32:12Z">
        <w:r>
          <w:rPr>
            <w:rtl/>
          </w:rPr>
          <w:t xml:space="preserve">כאן</w:t>
        </w:r>
      </w:ins>
      <w:del w:id="93738" w:author="מנוע מכני" w:date="2026-10-05T11:32:12Z">
        <w:r w:rsidR="007C4A40">
          <w:rPr>
            <w:rtl/>
          </w:rPr>
          <w:delText xml:space="preserve">הכא</w:delText>
        </w:r>
      </w:del>
      <w:r w:rsidR="007C4A40">
        <w:rPr>
          <w:rFonts w:hint="cs"/>
          <w:rtl/>
        </w:rPr>
        <w:t xml:space="preserve"> </w:t>
      </w:r>
      <w:r w:rsidR="00F63065">
        <w:rPr>
          <w:rtl/>
        </w:rPr>
        <w:t xml:space="preserve">כהנים אין ישראל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250412B2" w14:textId="77777777" w:rsidR="007C4A40" w:rsidRDefault="007C4A40" w:rsidP="007C4A4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לג. </w:t>
      </w:r>
    </w:p>
    <w:p w14:paraId="284DF083" w14:textId="77777777" w:rsidR="000C73DD" w:rsidRDefault="000C73DD" w:rsidP="000C73DD">
      <w:pPr>
        <w:rPr>
          <w:rtl/>
        </w:rPr>
      </w:pPr>
      <w:del w:id="92725" w:author="מנוע מכני" w:date="2026-10-05T11:32:12Z">
        <w:r>
          <w:rPr>
            <w:rFonts w:hint="cs"/>
            <w:rtl/>
          </w:rPr>
          <w:delText xml:space="preserve">       </w:delText>
        </w:r>
      </w:del>
      <w:r w:rsidR="007C4A40">
        <w:rPr>
          <w:rtl/>
        </w:rPr>
        <w:t xml:space="preserve">ו</w:t>
      </w:r>
      <w:ins w:id="91647" w:author="מנוע מכני" w:date="2026-10-05T11:32:12Z">
        <w:r>
          <w:rPr>
            <w:rtl/>
          </w:rPr>
          <w:t xml:space="preserve">ב"ה</w:t>
        </w:r>
      </w:ins>
      <w:del w:id="91648" w:author="מנוע מכני" w:date="2026-10-05T11:32:12Z">
        <w:r w:rsidR="007C4A40">
          <w:rPr>
            <w:rtl/>
          </w:rPr>
          <w:delText xml:space="preserve">ב</w:delText>
        </w:r>
        <w:r w:rsidR="007C4A40">
          <w:rPr>
            <w:rFonts w:hint="cs"/>
            <w:rtl/>
          </w:rPr>
          <w:delText xml:space="preserve">''ה</w:delText>
        </w:r>
      </w:del>
      <w:r>
        <w:rPr>
          <w:rFonts w:hint="cs"/>
          <w:rtl/>
        </w:rPr>
        <w:t>:</w:t>
      </w:r>
      <w:r w:rsidR="007C4A40">
        <w:rPr>
          <w:rFonts w:hint="cs"/>
          <w:rtl/>
        </w:rPr>
        <w:t xml:space="preserve"> </w:t>
      </w:r>
      <w:ins w:id="91649" w:author="מנוע מכני" w:date="2026-10-05T11:32:12Z">
        <w:r>
          <w:rPr>
            <w:rtl/>
          </w:rPr>
          <w:t xml:space="preserve">ה"מ</w:t>
        </w:r>
      </w:ins>
      <w:del w:id="91650" w:author="מנוע מכני" w:date="2026-10-05T11:32:12Z">
        <w:r w:rsidR="00F63065">
          <w:rPr>
            <w:rtl/>
          </w:rPr>
          <w:delText xml:space="preserve">ה</w:delText>
        </w:r>
        <w:r w:rsidR="007C4A40">
          <w:rPr>
            <w:rFonts w:hint="cs"/>
            <w:rtl/>
          </w:rPr>
          <w:delText xml:space="preserve">''מ</w:delText>
        </w:r>
      </w:del>
      <w:r w:rsidR="00F63065">
        <w:rPr>
          <w:rtl/>
        </w:rPr>
        <w:t xml:space="preserve"> תם, אבל בעל מום כתיב </w:t>
      </w:r>
      <w:r w:rsidR="0084067A">
        <w:rPr>
          <w:rFonts w:hint="cs"/>
          <w:rtl/>
        </w:rPr>
        <w:t>'</w:t>
      </w:r>
      <w:ins w:id="90299" w:author="מנוע סמנטי" w:date="2026-10-05T11:39:44Z">
        <w:r>
          <w:rPr>
            <w:rStyle w:val="afffff0"/>
            <w:rtl/>
          </w:rPr>
          <w:t xml:space="preserve">הַטָּמֵא וְהַטָּהוֹר יַחְדָּיו יֹאכְלֶנּוּ</w:t>
        </w:r>
      </w:ins>
      <w:del w:id="90300" w:author="מנוע סמנטי" w:date="2026-10-05T11:39:44Z">
        <w:r w:rsidR="00F63065">
          <w:rPr>
            <w:rtl/>
          </w:rPr>
          <w:delText xml:space="preserve">הטמא והטהור יחדיו יאכלנו</w:delText>
        </w:r>
      </w:del>
      <w:r w:rsidR="0084067A">
        <w:rPr>
          <w:rFonts w:hint="cs"/>
          <w:rtl/>
        </w:rPr>
        <w:t>'</w:t>
      </w:r>
      <w:r w:rsidR="00F63065">
        <w:rPr>
          <w:rtl/>
        </w:rPr>
        <w:t>,</w:t>
      </w:r>
    </w:p>
    <w:p w14:paraId="51108DC2" w14:textId="77777777" w:rsidR="0084067A" w:rsidRDefault="00F63065" w:rsidP="000C73DD">
      <w:pPr>
        <w:pStyle w:val="021"/>
        <w:rPr>
          <w:rtl/>
        </w:rPr>
      </w:pPr>
      <w:del w:id="9272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ומה טמא שאינו</w:t>
      </w:r>
      <w:r w:rsidR="000C73DD">
        <w:rPr>
          <w:rtl/>
        </w:rPr>
        <w:t xml:space="preserve"> אוכל בקדשים קלים - אוכל בבכור,</w:t>
      </w:r>
      <w:r w:rsidR="000C73DD">
        <w:rPr>
          <w:rFonts w:hint="cs"/>
          <w:rtl/>
        </w:rPr>
        <w:t xml:space="preserve"> </w:t>
      </w:r>
      <w:r>
        <w:rPr>
          <w:rtl/>
        </w:rPr>
        <w:t>זר שאוכל בקדשים קלים - אינו דין שיא</w:t>
      </w:r>
      <w:r w:rsidR="007C4A40">
        <w:rPr>
          <w:rtl/>
        </w:rPr>
        <w:t xml:space="preserve">כל בבכור? </w:t>
      </w:r>
    </w:p>
    <w:p w14:paraId="031B1FDA" w14:textId="77777777" w:rsidR="0084067A" w:rsidRDefault="007C4A40" w:rsidP="00F63065">
      <w:pPr>
        <w:rPr>
          <w:rtl/>
        </w:rPr>
      </w:pPr>
      <w:ins w:id="93739" w:author="מנוע מכני" w:date="2026-10-05T11:32:12Z">
        <w:r>
          <w:rPr>
            <w:rtl/>
          </w:rPr>
          <w:t xml:space="preserve">יש</w:t>
        </w:r>
      </w:ins>
      <w:del w:id="9374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31" w:author="מנוע מכני" w:date="2026-10-05T11:32:12Z">
        <w:r>
          <w:rPr>
            <w:rtl/>
          </w:rPr>
          <w:t xml:space="preserve">להקשות</w:t>
        </w:r>
      </w:ins>
      <w:del w:id="98732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לטמא</w:t>
      </w:r>
      <w:r w:rsidR="00F63065">
        <w:rPr>
          <w:rtl/>
        </w:rPr>
        <w:t xml:space="preserve"> שכן הותר מכללו בעבודת צבור, </w:t>
      </w:r>
    </w:p>
    <w:p w14:paraId="42A18F8A" w14:textId="77777777" w:rsidR="00B874E6" w:rsidRDefault="00F63065" w:rsidP="00F63065">
      <w:pPr>
        <w:rPr>
          <w:rtl/>
        </w:rPr>
      </w:pPr>
      <w:r w:rsidRPr="0084067A">
        <w:rPr>
          <w:b/>
          <w:bCs/>
          <w:rtl/>
        </w:rPr>
        <w:t>וב</w:t>
      </w:r>
      <w:r>
        <w:rPr>
          <w:rtl/>
        </w:rPr>
        <w:t xml:space="preserve">"ה</w:t>
      </w:r>
      <w:r>
        <w:rPr>
          <w:rtl/>
        </w:rPr>
        <w:t xml:space="preserve">: אטו בעבודה </w:t>
      </w:r>
      <w:ins w:id="95047" w:author="מנוע מכני" w:date="2026-10-05T11:32:12Z">
        <w:r>
          <w:rPr>
            <w:rtl/>
          </w:rPr>
          <w:t xml:space="preserve">אומר</w:t>
        </w:r>
      </w:ins>
      <w:del w:id="95048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? באכילה </w:t>
      </w:r>
      <w:ins w:id="98531" w:author="מנוע מכני" w:date="2026-10-05T11:32:12Z">
        <w:r>
          <w:rPr>
            <w:rtl/>
          </w:rPr>
          <w:t xml:space="preserve">אומרים</w:t>
        </w:r>
      </w:ins>
      <w:del w:id="98532" w:author="מנוע מכני" w:date="2026-10-05T11:32:12Z">
        <w:r>
          <w:rPr>
            <w:rtl/>
          </w:rPr>
          <w:delText xml:space="preserve">קאמרינן</w:delText>
        </w:r>
      </w:del>
      <w:r>
        <w:rPr>
          <w:rtl/>
        </w:rPr>
        <w:t xml:space="preserve">, אכילת זר עדיף</w:t>
      </w:r>
      <w:r w:rsidR="0057284B">
        <w:rPr>
          <w:rtl/>
        </w:rPr>
        <w:t>.</w:t>
      </w:r>
    </w:p>
    <w:p>
      <w:pPr>
        <w:pStyle w:val="38"/>
        <w:rPr>
          <w:ins w:id="99856" w:author="מנוע מכני" w:date="2026-10-05T11:32:12Z"/>
        </w:rPr>
      </w:pPr>
      <w:r w:rsidRPr="0084067A">
        <w:t xml:space="preserve">ו</w:t>
      </w:r>
      <w:ins w:id="91651" w:author="מנוע מכני" w:date="2026-10-05T11:32:12Z">
        <w:r>
          <w:t xml:space="preserve">ר"ע</w:t>
        </w:r>
      </w:ins>
      <w:del w:id="91652" w:author="מנוע מכני" w:date="2026-10-05T11:32:12Z">
        <w:r w:rsidRPr="0084067A">
          <w:delText xml:space="preserve">ר</w:delText>
        </w:r>
        <w:r w:rsidR="007C4A40" w:rsidRPr="0084067A">
          <w:delText xml:space="preserve">''ע</w:delText>
        </w:r>
      </w:del>
      <w:r w:rsidR="007C4A40">
        <w:t xml:space="preserve"> </w:t>
      </w:r>
      <w:r>
        <w:t xml:space="preserve">ואפי' </w:t>
      </w:r>
      <w:ins w:id="98319" w:author="מנוע מכני" w:date="2026-10-05T11:32:12Z">
        <w:r>
          <w:t xml:space="preserve">נכרי</w:t>
        </w:r>
      </w:ins>
      <w:del w:id="98320" w:author="מנוע מכני" w:date="2026-10-05T11:32:12Z">
        <w:r>
          <w:delText xml:space="preserve">ע</w:delText>
        </w:r>
        <w:r w:rsidR="0084067A">
          <w:delText xml:space="preserve">כ</w:delText>
        </w:r>
        <w:r>
          <w:delText xml:space="preserve">ו"ם</w:delText>
        </w:r>
      </w:del>
      <w:ins w:id="91653" w:author="מנוע מכני" w:date="2026-10-05T11:32:12Z"/>
      <w:del w:id="91654" w:author="מנוע מכני" w:date="2026-10-05T11:32:12Z">
        <w:r w:rsidR="0084067A">
          <w:delText xml:space="preserve">ו''ם</w:delText>
        </w:r>
      </w:del>
      <w:r w:rsidR="0084067A">
        <w:t xml:space="preserve"> וטעמא ד</w:t>
      </w:r>
      <w:ins w:id="91655" w:author="מנוע מכני" w:date="2026-10-05T11:32:12Z">
        <w:r>
          <w:t xml:space="preserve">ר"ע</w:t>
        </w:r>
      </w:ins>
      <w:del w:id="91656" w:author="מנוע מכני" w:date="2026-10-05T11:32:12Z">
        <w:r w:rsidR="0084067A">
          <w:delText xml:space="preserve">ר''ע</w:delText>
        </w:r>
      </w:del>
      <w:r w:rsidR="0084067A">
        <w:t xml:space="preserve">:</w:t>
      </w:r>
    </w:p>
    <w:p w14:paraId="4B0C7474" w14:textId="77777777" w:rsidR="00B874E6" w:rsidRDefault="00F63065" w:rsidP="0084067A">
      <w:pPr>
        <w:rPr>
          <w:rtl/>
        </w:rPr>
      </w:pPr>
      <w:del w:id="99857" w:author="מנוע מכני" w:date="2026-10-05T11:32:12Z">
        <w:r>
          <w:rPr>
            <w:rtl/>
          </w:rPr>
          <w:delText xml:space="preserve"> </w:delText>
        </w:r>
      </w:del>
      <w:r w:rsidR="007C4A40">
        <w:rPr>
          <w:rFonts w:hint="cs"/>
          <w:rtl/>
        </w:rPr>
        <w:t>'</w:t>
      </w:r>
      <w:ins w:id="90301" w:author="מנוע סמנטי" w:date="2026-10-05T11:39:44Z">
        <w:r>
          <w:rPr>
            <w:rStyle w:val="afffff0"/>
            <w:rtl/>
          </w:rPr>
          <w:t xml:space="preserve">כִּצְבִי וְכָאַיָּל</w:t>
        </w:r>
      </w:ins>
      <w:del w:id="90302" w:author="מנוע סמנטי" w:date="2026-10-05T11:39:44Z">
        <w:r>
          <w:rPr>
            <w:rtl/>
          </w:rPr>
          <w:delText xml:space="preserve">כצבי וכאיל</w:delText>
        </w:r>
      </w:del>
      <w:r w:rsidR="007C4A40">
        <w:rPr>
          <w:rFonts w:hint="cs"/>
          <w:rtl/>
        </w:rPr>
        <w:t>'</w:t>
      </w:r>
      <w:r w:rsidR="0084067A">
        <w:rPr>
          <w:rtl/>
        </w:rPr>
        <w:t xml:space="preserve"> </w:t>
      </w:r>
      <w:r>
        <w:rPr>
          <w:rtl/>
        </w:rPr>
        <w:t>מה צבי ואיל מותר לע</w:t>
      </w:r>
      <w:r w:rsidR="0084067A">
        <w:rPr>
          <w:rFonts w:hint="cs"/>
          <w:rtl/>
        </w:rPr>
        <w:t>כום</w:t>
      </w:r>
      <w:r w:rsidR="0084067A">
        <w:rPr>
          <w:rtl/>
        </w:rPr>
        <w:t>, אף פסולין</w:t>
      </w:r>
      <w:r>
        <w:rPr>
          <w:rtl/>
        </w:rPr>
        <w:t xml:space="preserve"> מותר </w:t>
      </w:r>
      <w:ins w:id="98321" w:author="מנוע מכני" w:date="2026-10-05T11:32:12Z">
        <w:r>
          <w:rPr>
            <w:rtl/>
          </w:rPr>
          <w:t xml:space="preserve">לנכרי</w:t>
        </w:r>
      </w:ins>
      <w:del w:id="98322" w:author="מנוע מכני" w:date="2026-10-05T11:32:12Z">
        <w:r>
          <w:rPr>
            <w:rtl/>
          </w:rPr>
          <w:delText xml:space="preserve">לע</w:delText>
        </w:r>
        <w:r w:rsidR="0084067A"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1657" w:author="מנוע מכני" w:date="2026-10-05T11:32:12Z"/>
      <w:del w:id="91658" w:author="מנוע מכני" w:date="2026-10-05T11:32:12Z">
        <w:r w:rsidR="0084067A">
          <w:rPr>
            <w:rFonts w:hint="cs"/>
            <w:rtl/>
          </w:rPr>
          <w:delText xml:space="preserve">ו''ם</w:delText>
        </w:r>
      </w:del>
      <w:r w:rsidR="0057284B">
        <w:rPr>
          <w:rtl/>
        </w:rPr>
        <w:t>.</w:t>
      </w:r>
    </w:p>
    <w:p>
      <w:pPr>
        <w:pStyle w:val="38"/>
        <w:rPr>
          <w:ins w:id="99858" w:author="מנוע מכני" w:date="2026-10-05T11:32:12Z"/>
        </w:rPr>
      </w:pPr>
      <w:r w:rsidRPr="0084067A">
        <w:t>ואידך</w:t>
      </w:r>
    </w:p>
    <w:p w14:paraId="37DC7662" w14:textId="77777777" w:rsidR="00B874E6" w:rsidRDefault="00F63065" w:rsidP="0084067A">
      <w:pPr>
        <w:rPr>
          <w:rtl/>
        </w:rPr>
      </w:pPr>
      <w:del w:id="998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</w:t>
      </w:r>
      <w:ins w:id="95049" w:author="מנוע מכני" w:date="2026-10-05T11:32:12Z">
        <w:r>
          <w:rPr>
            <w:rtl/>
          </w:rPr>
          <w:t xml:space="preserve">שלושה</w:t>
        </w:r>
      </w:ins>
      <w:del w:id="95050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צבי</w:t>
      </w:r>
      <w:r w:rsidR="007C4A40">
        <w:rPr>
          <w:rtl/>
        </w:rPr>
        <w:t xml:space="preserve"> ואיל כתיבי, חד </w:t>
      </w:r>
      <w:r w:rsidR="0084067A">
        <w:rPr>
          <w:rtl/>
        </w:rPr>
        <w:t>–</w:t>
      </w:r>
      <w:r w:rsidR="007C4A40">
        <w:rPr>
          <w:rtl/>
        </w:rPr>
        <w:t xml:space="preserve"> </w:t>
      </w:r>
      <w:r w:rsidR="007C4A40">
        <w:rPr>
          <w:rStyle w:val="2fb"/>
          <w:rtl/>
        </w:rPr>
        <w:t xml:space="preserve">לכדר</w:t>
      </w:r>
      <w:ins w:id="91659" w:author="מנוע מכני" w:date="2026-10-05T11:32:12Z">
        <w:r>
          <w:rPr>
            <w:rStyle w:val="2fb"/>
            <w:rFonts w:hint="cs"/>
            <w:rtl/>
          </w:rPr>
          <w:t xml:space="preserve">י"צ</w:t>
        </w:r>
      </w:ins>
      <w:del w:id="91660" w:author="מנוע מכני" w:date="2026-10-05T11:32:12Z">
        <w:r w:rsidR="0084067A">
          <w:rPr>
            <w:rFonts w:hint="cs"/>
            <w:rtl/>
          </w:rPr>
          <w:delText xml:space="preserve">י''צ</w:delText>
        </w:r>
      </w:del>
      <w:r w:rsidR="007C4A40">
        <w:rPr>
          <w:rtl/>
        </w:rPr>
        <w:t xml:space="preserve">, </w:t>
      </w:r>
      <w:r>
        <w:rPr>
          <w:rtl/>
        </w:rPr>
        <w:t>וחד</w:t>
      </w:r>
      <w:r w:rsidR="007C4A40">
        <w:rPr>
          <w:rFonts w:hint="cs"/>
          <w:rtl/>
        </w:rPr>
        <w:t xml:space="preserve"> </w:t>
      </w:r>
      <w:r w:rsidR="007C4A40">
        <w:rPr>
          <w:rStyle w:val="2fb"/>
          <w:rFonts w:hint="cs"/>
          <w:rtl/>
        </w:rPr>
        <w:t xml:space="preserve">לכר</w:t>
      </w:r>
      <w:ins w:id="91661" w:author="מנוע מכני" w:date="2026-10-05T11:32:12Z">
        <w:r>
          <w:rPr>
            <w:rStyle w:val="2fb"/>
            <w:rFonts w:hint="cs"/>
            <w:rtl/>
          </w:rPr>
          <w:t xml:space="preserve">ד"א</w:t>
        </w:r>
      </w:ins>
      <w:del w:id="91662" w:author="מנוע מכני" w:date="2026-10-05T11:32:12Z">
        <w:r w:rsidR="007C4A40">
          <w:rPr>
            <w:rFonts w:hint="cs"/>
            <w:rtl/>
          </w:rPr>
          <w:delText xml:space="preserve">ד''א</w:delText>
        </w:r>
      </w:del>
      <w:r w:rsidR="007C4A40">
        <w:rPr>
          <w:rFonts w:hint="cs"/>
          <w:rtl/>
        </w:rPr>
        <w:t xml:space="preserve"> אושעיא</w:t>
      </w:r>
      <w:r>
        <w:rPr>
          <w:rtl/>
        </w:rPr>
        <w:t xml:space="preserve">, וחד </w:t>
      </w:r>
      <w:r w:rsidR="007C4A40">
        <w:rPr>
          <w:rtl/>
        </w:rPr>
        <w:t>–</w:t>
      </w:r>
      <w:r>
        <w:rPr>
          <w:rtl/>
        </w:rPr>
        <w:t xml:space="preserve"> </w:t>
      </w:r>
      <w:r>
        <w:rPr>
          <w:rStyle w:val="2fb"/>
          <w:rtl/>
        </w:rPr>
        <w:t xml:space="preserve">לכד</w:t>
      </w:r>
      <w:ins w:id="91663" w:author="מנוע מכני" w:date="2026-10-05T11:32:12Z">
        <w:r>
          <w:rPr>
            <w:rStyle w:val="2fb"/>
            <w:rtl/>
          </w:rPr>
          <w:t xml:space="preserve">ר"א</w:t>
        </w:r>
      </w:ins>
      <w:del w:id="91664" w:author="מנוע מכני" w:date="2026-10-05T11:32:12Z">
        <w:r>
          <w:rPr>
            <w:rtl/>
          </w:rPr>
          <w:delText xml:space="preserve">ר</w:delText>
        </w:r>
        <w:r w:rsidR="007C4A40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הקפר</w:t>
      </w:r>
      <w:r w:rsidR="0057284B">
        <w:rPr>
          <w:rtl/>
        </w:rPr>
        <w:t>.</w:t>
      </w:r>
    </w:p>
    <w:p>
      <w:pPr>
        <w:pStyle w:val="38"/>
        <w:rPr>
          <w:ins w:id="99860" w:author="מנוע מכני" w:date="2026-10-05T11:32:12Z"/>
        </w:rPr>
      </w:pPr>
      <w:r w:rsidRPr="0084067A">
        <w:t>ואידך</w:t>
      </w:r>
    </w:p>
    <w:p w14:paraId="1FB66B30" w14:textId="77777777" w:rsidR="00B874E6" w:rsidRDefault="00F63065" w:rsidP="00F63065">
      <w:pPr>
        <w:rPr>
          <w:rtl/>
        </w:rPr>
      </w:pPr>
      <w:del w:id="998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מה צבי ואיל פטורים מן הבכורה, אף פסולי המוקדשין - פטורין מן הבכורה</w:t>
      </w:r>
      <w:r w:rsidR="0057284B">
        <w:rPr>
          <w:rtl/>
        </w:rPr>
        <w:t>.</w:t>
      </w:r>
    </w:p>
    <w:p w14:paraId="343AE542" w14:textId="77777777" w:rsidR="007C4A40" w:rsidRDefault="007C4A40" w:rsidP="00F63065">
      <w:pPr>
        <w:rPr>
          <w:del w:id="90611" w:author="מנוע עיצוב" w:date="2026-10-05T11:33:53Z"/>
          <w:rtl/>
        </w:rPr>
      </w:pPr>
    </w:p>
    <w:p w14:paraId="5279E021" w14:textId="77777777" w:rsidR="00B874E6" w:rsidRDefault="00F63065" w:rsidP="000C73DD">
      <w:pPr>
        <w:rPr>
          <w:rtl/>
        </w:rPr>
      </w:pPr>
      <w:r w:rsidRPr="00C83F7A">
        <w:rPr>
          <w:b/>
          <w:bCs/>
          <w:rtl/>
        </w:rPr>
        <w:t>ת"ר</w:t>
      </w:r>
      <w:r>
        <w:rPr>
          <w:rtl/>
        </w:rPr>
        <w:t xml:space="preserve"> בכור </w:t>
      </w:r>
      <w:r w:rsidR="0084067A">
        <w:rPr>
          <w:rFonts w:hint="cs"/>
          <w:rtl/>
        </w:rPr>
        <w:t xml:space="preserve">ל</w:t>
      </w:r>
      <w:ins w:id="91665" w:author="מנוע מכני" w:date="2026-10-05T11:32:12Z">
        <w:r>
          <w:rPr>
            <w:rFonts w:hint="cs"/>
            <w:rtl/>
          </w:rPr>
          <w:t xml:space="preserve">ב"ש</w:t>
        </w:r>
      </w:ins>
      <w:del w:id="91666" w:author="מנוע מכני" w:date="2026-10-05T11:32:12Z">
        <w:r w:rsidR="0084067A">
          <w:rPr>
            <w:rFonts w:hint="cs"/>
            <w:rtl/>
          </w:rPr>
          <w:delText xml:space="preserve">ב''ש</w:delText>
        </w:r>
      </w:del>
      <w:r w:rsidR="0084067A">
        <w:rPr>
          <w:rFonts w:hint="cs"/>
          <w:rtl/>
        </w:rPr>
        <w:t xml:space="preserve"> א</w:t>
      </w:r>
      <w:r>
        <w:rPr>
          <w:rtl/>
        </w:rPr>
        <w:t xml:space="preserve">ין מאכילין אותו לנדות, </w:t>
      </w:r>
      <w:r w:rsidR="0084067A">
        <w:rPr>
          <w:rFonts w:hint="cs"/>
          <w:rtl/>
        </w:rPr>
        <w:t>ד'</w:t>
      </w:r>
      <w:ins w:id="90303" w:author="מנוע סמנטי" w:date="2026-10-05T11:39:44Z">
        <w:r>
          <w:rPr>
            <w:rStyle w:val="afffff0"/>
            <w:rtl/>
          </w:rPr>
          <w:t xml:space="preserve">וּבְשָׂרָם יִהְיֶה לָּךְ</w:t>
        </w:r>
      </w:ins>
      <w:del w:id="90304" w:author="מנוע סמנטי" w:date="2026-10-05T11:39:44Z">
        <w:r w:rsidR="0084067A">
          <w:rPr>
            <w:rtl/>
          </w:rPr>
          <w:delText xml:space="preserve">ובשרם יהיה לך</w:delText>
        </w:r>
      </w:del>
      <w:r w:rsidR="0084067A">
        <w:rPr>
          <w:rFonts w:hint="cs"/>
          <w:rtl/>
        </w:rPr>
        <w:t>'</w:t>
      </w:r>
      <w:r w:rsidR="0084067A">
        <w:rPr>
          <w:rtl/>
        </w:rPr>
        <w:t xml:space="preserve">, מה </w:t>
      </w:r>
      <w:ins w:id="93741" w:author="מנוע מכני" w:date="2026-10-05T11:32:12Z">
        <w:r>
          <w:rPr>
            <w:rtl/>
          </w:rPr>
          <w:t xml:space="preserve">שם</w:t>
        </w:r>
      </w:ins>
      <w:del w:id="93742" w:author="מנוע מכני" w:date="2026-10-05T11:32:12Z">
        <w:r w:rsidR="0084067A">
          <w:rPr>
            <w:rtl/>
          </w:rPr>
          <w:delText xml:space="preserve">התם</w:delText>
        </w:r>
      </w:del>
      <w:r w:rsidR="0084067A">
        <w:rPr>
          <w:rtl/>
        </w:rPr>
        <w:t xml:space="preserve"> נדות </w:t>
      </w:r>
      <w:r w:rsidR="0084067A">
        <w:rPr>
          <w:rtl/>
        </w:rPr>
        <w:t xml:space="preserve">לא</w:t>
      </w:r>
      <w:r w:rsidR="0084067A">
        <w:rPr>
          <w:rtl/>
        </w:rPr>
        <w:t xml:space="preserve">, אף </w:t>
      </w:r>
      <w:ins w:id="93743" w:author="מנוע מכני" w:date="2026-10-05T11:32:12Z">
        <w:r>
          <w:rPr>
            <w:rtl/>
          </w:rPr>
          <w:t xml:space="preserve">כאן</w:t>
        </w:r>
      </w:ins>
      <w:del w:id="93744" w:author="מנוע מכני" w:date="2026-10-05T11:32:12Z">
        <w:r w:rsidR="0084067A">
          <w:rPr>
            <w:rtl/>
          </w:rPr>
          <w:delText xml:space="preserve">הכא</w:delText>
        </w:r>
      </w:del>
      <w:r w:rsidR="0084067A">
        <w:rPr>
          <w:rtl/>
        </w:rPr>
        <w:t xml:space="preserve"> </w:t>
      </w:r>
      <w:r>
        <w:rPr>
          <w:rtl/>
        </w:rPr>
        <w:t xml:space="preserve">נדות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289832F2" w14:textId="77777777" w:rsidR="0084067A" w:rsidRDefault="00F63065" w:rsidP="0084067A">
      <w:pPr>
        <w:rPr>
          <w:rtl/>
        </w:rPr>
      </w:pPr>
      <w:r>
        <w:rPr>
          <w:rtl/>
        </w:rPr>
        <w:t xml:space="preserve">וב"ה</w:t>
      </w:r>
      <w:r>
        <w:rPr>
          <w:rtl/>
        </w:rPr>
        <w:t xml:space="preserve">: </w:t>
      </w:r>
      <w:r w:rsidR="0084067A">
        <w:rPr>
          <w:rFonts w:hint="cs"/>
          <w:rtl/>
        </w:rPr>
        <w:t xml:space="preserve">מאכילין אותו לנדות- </w:t>
      </w:r>
      <w:ins w:id="91667" w:author="מנוע מכני" w:date="2026-10-05T11:32:12Z">
        <w:r>
          <w:rPr>
            <w:rFonts w:hint="cs"/>
            <w:rtl/>
          </w:rPr>
          <w:t xml:space="preserve">ה"מ</w:t>
        </w:r>
      </w:ins>
      <w:del w:id="91668" w:author="מנוע מכני" w:date="2026-10-05T11:32:12Z">
        <w:r w:rsidR="0084067A">
          <w:rPr>
            <w:rFonts w:hint="cs"/>
            <w:rtl/>
          </w:rPr>
          <w:delText xml:space="preserve">ה''מ</w:delText>
        </w:r>
      </w:del>
      <w:r>
        <w:rPr>
          <w:rtl/>
        </w:rPr>
        <w:t xml:space="preserve"> תם, אבל בעל מום - הטמא והטהור אכלה </w:t>
      </w:r>
    </w:p>
    <w:p w14:paraId="71E74966" w14:textId="77777777" w:rsidR="0084067A" w:rsidRDefault="00F63065" w:rsidP="0084067A">
      <w:pPr>
        <w:rPr>
          <w:rtl/>
        </w:rPr>
      </w:pPr>
      <w:r>
        <w:rPr>
          <w:rtl/>
        </w:rPr>
        <w:t xml:space="preserve">וב"ש - </w:t>
      </w:r>
      <w:r>
        <w:rPr>
          <w:rtl/>
        </w:rPr>
        <w:t xml:space="preserve">ה"מ</w:t>
      </w:r>
      <w:r>
        <w:rPr>
          <w:rtl/>
        </w:rPr>
        <w:t xml:space="preserve"> </w:t>
      </w:r>
      <w:ins w:id="93745" w:author="מנוע מכני" w:date="2026-10-05T11:32:12Z">
        <w:r>
          <w:rPr>
            <w:rtl/>
          </w:rPr>
          <w:t xml:space="preserve">מקום</w:t>
        </w:r>
      </w:ins>
      <w:del w:id="9374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דאין טומאה יוצאה עליו מגופו, אבל </w:t>
      </w:r>
      <w:ins w:id="93747" w:author="מנוע מכני" w:date="2026-10-05T11:32:12Z">
        <w:r>
          <w:rPr>
            <w:rtl/>
          </w:rPr>
          <w:t xml:space="preserve">מקום</w:t>
        </w:r>
      </w:ins>
      <w:del w:id="9374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דטומאה יוצאה עליו מגופו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50F7C5F0" w14:textId="77777777" w:rsidR="0084067A" w:rsidRDefault="00F63065" w:rsidP="0084067A">
      <w:pPr>
        <w:rPr>
          <w:rtl/>
        </w:rPr>
      </w:pPr>
      <w:r>
        <w:rPr>
          <w:rtl/>
        </w:rPr>
        <w:t xml:space="preserve">דאשכחן דפליג </w:t>
      </w:r>
      <w:ins w:id="95051" w:author="מנוע מכני" w:date="2026-10-05T11:32:12Z">
        <w:r>
          <w:rPr>
            <w:rtl/>
          </w:rPr>
          <w:t xml:space="preserve">התורה</w:t>
        </w:r>
      </w:ins>
      <w:del w:id="9505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בין טומאה יוצאה עליו מגופו, לבין שאין טומאה יוצאה עליו מגופו, </w:t>
      </w:r>
    </w:p>
    <w:p>
      <w:pPr>
        <w:pStyle w:val="38"/>
        <w:rPr>
          <w:ins w:id="99862" w:author="מנוע מכני" w:date="2026-10-05T11:32:12Z"/>
        </w:rPr>
      </w:pPr>
      <w:r>
        <w:t xml:space="preserve">דתנן</w:t>
      </w:r>
      <w:r>
        <w:t xml:space="preserve">:</w:t>
      </w:r>
    </w:p>
    <w:p w14:paraId="4C717A01" w14:textId="77777777" w:rsidR="00B874E6" w:rsidRDefault="00F63065" w:rsidP="0084067A">
      <w:pPr>
        <w:rPr>
          <w:rtl/>
        </w:rPr>
      </w:pPr>
      <w:del w:id="998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הפסח שבא בטומאה - </w:t>
      </w:r>
      <w:r>
        <w:rPr>
          <w:rtl/>
        </w:rPr>
        <w:t xml:space="preserve">לא</w:t>
      </w:r>
      <w:r>
        <w:rPr>
          <w:rtl/>
        </w:rPr>
        <w:t xml:space="preserve"> יאכלו ממנו זבים ומצורעין וזבות ונדות ויולדות</w:t>
      </w:r>
      <w:r w:rsidR="0057284B">
        <w:rPr>
          <w:rtl/>
        </w:rPr>
        <w:t>.</w:t>
      </w:r>
    </w:p>
    <w:p w14:paraId="38624ED5" w14:textId="77777777" w:rsidR="00B874E6" w:rsidRDefault="00F63065" w:rsidP="00F63065">
      <w:pPr>
        <w:rPr>
          <w:rtl/>
        </w:rPr>
      </w:pPr>
      <w:r>
        <w:rPr>
          <w:rtl/>
        </w:rPr>
        <w:t xml:space="preserve">וב"ה</w:t>
      </w:r>
      <w:r>
        <w:rPr>
          <w:rtl/>
        </w:rPr>
        <w:t xml:space="preserve">: </w:t>
      </w:r>
      <w:ins w:id="93749" w:author="מנוע מכני" w:date="2026-10-05T11:32:12Z">
        <w:r>
          <w:rPr>
            <w:rtl/>
          </w:rPr>
          <w:t xml:space="preserve">שם</w:t>
        </w:r>
      </w:ins>
      <w:del w:id="9375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דגלי </w:t>
      </w:r>
      <w:ins w:id="95053" w:author="מנוע מכני" w:date="2026-10-05T11:32:12Z">
        <w:r>
          <w:rPr>
            <w:rtl/>
          </w:rPr>
          <w:t xml:space="preserve">התורה</w:t>
        </w:r>
      </w:ins>
      <w:del w:id="9505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טמא נפש, אבל </w:t>
      </w:r>
      <w:ins w:id="93751" w:author="מנוע מכני" w:date="2026-10-05T11:32:12Z">
        <w:r>
          <w:rPr>
            <w:rtl/>
          </w:rPr>
          <w:t xml:space="preserve">כאן</w:t>
        </w:r>
      </w:ins>
      <w:del w:id="9375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טמא סתמא כתיב, </w:t>
      </w:r>
      <w:r>
        <w:rPr>
          <w:rtl/>
        </w:rPr>
        <w:t xml:space="preserve">לא</w:t>
      </w:r>
      <w:r>
        <w:rPr>
          <w:rtl/>
        </w:rPr>
        <w:t xml:space="preserve"> שנא</w:t>
      </w:r>
      <w:r w:rsidR="0057284B">
        <w:rPr>
          <w:rtl/>
        </w:rPr>
        <w:t>.</w:t>
      </w:r>
    </w:p>
    <w:p w14:paraId="2E770C62" w14:textId="77777777" w:rsidR="0084067A" w:rsidRDefault="0084067A" w:rsidP="00F63065">
      <w:pPr>
        <w:rPr>
          <w:del w:id="90612" w:author="מנוע עיצוב" w:date="2026-10-05T11:33:53Z"/>
          <w:rtl/>
        </w:rPr>
      </w:pPr>
    </w:p>
    <w:p>
      <w:pPr>
        <w:pStyle w:val="38"/>
        <w:rPr>
          <w:ins w:id="99864" w:author="מנוע מכני" w:date="2026-10-05T11:32:12Z"/>
        </w:rPr>
      </w:pPr>
      <w:r w:rsidRPr="00C83F7A">
        <w:t>ת"ר</w:t>
      </w:r>
      <w:r>
        <w:t xml:space="preserve">:</w:t>
      </w:r>
    </w:p>
    <w:p w14:paraId="2822DEA0" w14:textId="77777777" w:rsidR="00027C13" w:rsidRDefault="00F63065" w:rsidP="0084067A">
      <w:pPr>
        <w:rPr>
          <w:rtl/>
        </w:rPr>
      </w:pPr>
      <w:del w:id="998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מרגילין ביום טוב, כיוצא בו אין מרגילין בבכור, ולא בפסולי המוקדשין </w:t>
      </w:r>
    </w:p>
    <w:p w14:paraId="5CC35D7D" w14:textId="77777777" w:rsidR="0084067A" w:rsidRDefault="00C83F7A" w:rsidP="0084067A">
      <w:pPr>
        <w:rPr>
          <w:rtl/>
        </w:rPr>
      </w:pPr>
      <w:r>
        <w:rPr>
          <w:rtl/>
        </w:rPr>
        <w:tab/>
      </w:r>
      <w:r w:rsidR="00F63065" w:rsidRPr="00C83F7A">
        <w:rPr>
          <w:b/>
          <w:bCs/>
          <w:rtl/>
        </w:rPr>
        <w:t xml:space="preserve">י</w:t>
      </w:r>
      <w:ins w:id="91669" w:author="מנוע מכני" w:date="2026-10-05T11:32:12Z">
        <w:r>
          <w:rPr>
            <w:b/>
            <w:bCs/>
            <w:rtl/>
          </w:rPr>
          <w:t xml:space="preserve">ו"ט</w:t>
        </w:r>
      </w:ins>
      <w:del w:id="91670" w:author="מנוע מכני" w:date="2026-10-05T11:32:12Z">
        <w:r w:rsidR="00F63065" w:rsidRPr="00C83F7A">
          <w:rPr>
            <w:b/>
            <w:bCs/>
            <w:rtl/>
          </w:rPr>
          <w:delText xml:space="preserve">ו</w:delText>
        </w:r>
        <w:r w:rsidR="0084067A" w:rsidRPr="00C83F7A">
          <w:rPr>
            <w:rFonts w:hint="cs"/>
            <w:b/>
            <w:bCs/>
            <w:rtl/>
          </w:rPr>
          <w:delText xml:space="preserve">''ט</w:delText>
        </w:r>
      </w:del>
      <w:r w:rsidR="0084067A">
        <w:rPr>
          <w:rFonts w:hint="cs"/>
          <w:rtl/>
        </w:rPr>
        <w:t xml:space="preserve"> דטרח טרחא דלא חזי </w:t>
      </w:r>
      <w:ins w:id="95055" w:author="מנוע מכני" w:date="2026-10-05T11:32:12Z">
        <w:r>
          <w:rPr>
            <w:rFonts w:hint="cs"/>
            <w:rtl/>
          </w:rPr>
          <w:t xml:space="preserve">לו</w:t>
        </w:r>
      </w:ins>
      <w:del w:id="95056" w:author="מנוע מכני" w:date="2026-10-05T11:32:12Z">
        <w:r w:rsidR="0084067A">
          <w:rPr>
            <w:rFonts w:hint="cs"/>
            <w:rtl/>
          </w:rPr>
          <w:delText xml:space="preserve">ליה</w:delText>
        </w:r>
      </w:del>
      <w:r w:rsidR="0084067A">
        <w:rPr>
          <w:rFonts w:hint="cs"/>
          <w:rtl/>
        </w:rPr>
        <w:t xml:space="preserve"> </w:t>
      </w:r>
    </w:p>
    <w:p>
      <w:pPr>
        <w:pStyle w:val="38"/>
        <w:rPr>
          <w:ins w:id="99866" w:author="מנוע מכני" w:date="2026-10-05T11:32:12Z"/>
        </w:rPr>
      </w:pPr>
      <w:r>
        <w:tab/>
      </w:r>
      <w:r w:rsidR="0084067A" w:rsidRPr="00C83F7A">
        <w:t>בכור</w:t>
      </w:r>
      <w:r w:rsidR="0084067A">
        <w:t xml:space="preserve"> </w:t>
      </w:r>
      <w:r w:rsidR="0084067A">
        <w:t>–</w:t>
      </w:r>
      <w:r w:rsidR="0084067A">
        <w:t xml:space="preserve"> הך תנא </w:t>
      </w:r>
      <w:ins w:id="91671" w:author="מנוע מכני" w:date="2026-10-05T11:32:12Z">
        <w:r>
          <w:t xml:space="preserve">ר"ח</w:t>
        </w:r>
      </w:ins>
      <w:del w:id="91672" w:author="מנוע מכני" w:date="2026-10-05T11:32:12Z">
        <w:r w:rsidR="0084067A">
          <w:delText xml:space="preserve">ר''ח</w:delText>
        </w:r>
      </w:del>
      <w:r w:rsidR="00F63065">
        <w:t xml:space="preserve">:</w:t>
      </w:r>
    </w:p>
    <w:p w14:paraId="4DE67B8C" w14:textId="77777777" w:rsidR="00B874E6" w:rsidRDefault="00C83F7A" w:rsidP="00027C13">
      <w:pPr>
        <w:rPr>
          <w:rtl/>
        </w:rPr>
      </w:pPr>
      <w:del w:id="99867" w:author="מנוע מכני" w:date="2026-10-05T11:32:12Z">
        <w:r w:rsidR="00F63065">
          <w:rPr>
            <w:rtl/>
          </w:rPr>
          <w:delText xml:space="preserve"> </w:delText>
        </w:r>
      </w:del>
      <w:r w:rsidR="0084067A">
        <w:rPr>
          <w:rFonts w:hint="cs"/>
          <w:rtl/>
        </w:rPr>
        <w:t>ד</w:t>
      </w:r>
      <w:ins w:id="91673" w:author="מנוע מכני" w:date="2026-10-05T11:32:12Z">
        <w:r>
          <w:rPr>
            <w:rtl/>
          </w:rPr>
          <w:t xml:space="preserve">ב"ש</w:t>
        </w:r>
      </w:ins>
      <w:del w:id="91674" w:author="מנוע מכני" w:date="2026-10-05T11:32:12Z">
        <w:r w:rsidR="00F63065">
          <w:rPr>
            <w:rtl/>
          </w:rPr>
          <w:delText xml:space="preserve">ב</w:delText>
        </w:r>
        <w:r w:rsidR="00027C13">
          <w:rPr>
            <w:rFonts w:hint="cs"/>
            <w:rtl/>
          </w:rPr>
          <w:delText xml:space="preserve">''ש</w:delText>
        </w:r>
      </w:del>
      <w:r w:rsidR="00027C13">
        <w:rPr>
          <w:rFonts w:hint="cs"/>
          <w:rtl/>
        </w:rPr>
        <w:t xml:space="preserve"> היא</w:t>
      </w:r>
      <w:r w:rsidR="00F63065">
        <w:rPr>
          <w:rtl/>
        </w:rPr>
        <w:t>, דאמר אין מאכילין אותו לנדות</w:t>
      </w:r>
      <w:r w:rsidR="0057284B">
        <w:rPr>
          <w:rtl/>
        </w:rPr>
        <w:t>.</w:t>
      </w:r>
    </w:p>
    <w:p w14:paraId="1E1E7C5C" w14:textId="77777777" w:rsidR="00027C13" w:rsidRDefault="00C83F7A" w:rsidP="00027C13">
      <w:pPr>
        <w:rPr>
          <w:rtl/>
        </w:rPr>
      </w:pPr>
      <w:r>
        <w:rPr>
          <w:rtl/>
        </w:rPr>
        <w:tab/>
      </w:r>
      <w:r w:rsidR="00F63065" w:rsidRPr="00C83F7A">
        <w:rPr>
          <w:b/>
          <w:bCs/>
          <w:rtl/>
        </w:rPr>
        <w:t>ולא בפסולי המוקדשין</w:t>
      </w:r>
      <w:r w:rsidR="00F63065">
        <w:rPr>
          <w:rtl/>
        </w:rPr>
        <w:t xml:space="preserve">: </w:t>
      </w:r>
      <w:r w:rsidR="00F63065">
        <w:rPr>
          <w:rStyle w:val="2fb"/>
          <w:rtl/>
        </w:rPr>
        <w:t xml:space="preserve">ר</w:t>
      </w:r>
      <w:r w:rsidR="00027C13">
        <w:rPr>
          <w:rStyle w:val="2fb"/>
          <w:rFonts w:hint="cs"/>
          <w:rtl/>
        </w:rPr>
        <w:t xml:space="preserve">אב</w:t>
      </w:r>
      <w:ins w:id="9167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76" w:author="מנוע מכני" w:date="2026-10-05T11:32:12Z">
        <w:r w:rsidR="00027C13">
          <w:rPr>
            <w:rFonts w:hint="cs"/>
            <w:rtl/>
          </w:rPr>
          <w:delText xml:space="preserve">ר''ש</w:delText>
        </w:r>
      </w:del>
      <w:r w:rsidR="00027C13">
        <w:rPr>
          <w:rFonts w:hint="cs"/>
          <w:rtl/>
        </w:rPr>
        <w:t xml:space="preserve"> </w:t>
      </w:r>
      <w:r w:rsidR="00F63065">
        <w:rPr>
          <w:rtl/>
        </w:rPr>
        <w:t xml:space="preserve">היא,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 היו לפניו שתי חטאות,</w:t>
      </w:r>
    </w:p>
    <w:p w14:paraId="12958860" w14:textId="77777777" w:rsidR="00B874E6" w:rsidRDefault="00027C13" w:rsidP="00027C1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אחת תמימה ואחת בעלת מום, תמימה - תקרב, בעלת מום - תיפדה</w:t>
      </w:r>
      <w:r w:rsidR="0057284B">
        <w:rPr>
          <w:rtl/>
        </w:rPr>
        <w:t>.</w:t>
      </w:r>
    </w:p>
    <w:p w14:paraId="0D9D9223" w14:textId="77777777" w:rsidR="00027C13" w:rsidRDefault="00F63065" w:rsidP="000C73DD">
      <w:pPr>
        <w:pStyle w:val="011"/>
        <w:rPr>
          <w:rtl/>
        </w:rPr>
      </w:pPr>
      <w:r>
        <w:rPr>
          <w:rtl/>
        </w:rPr>
        <w:t>נשחטה בעלת מום</w:t>
      </w:r>
      <w:r w:rsidR="00027C13">
        <w:rPr>
          <w:rtl/>
        </w:rPr>
        <w:t xml:space="preserve">, אם עד שלא נזרק דמה של תמימה </w:t>
      </w:r>
      <w:r>
        <w:rPr>
          <w:rtl/>
        </w:rPr>
        <w:t>מותרת,</w:t>
      </w:r>
      <w:r w:rsidR="00027C13">
        <w:rPr>
          <w:rFonts w:hint="cs"/>
          <w:rtl/>
        </w:rPr>
        <w:t xml:space="preserve"> </w:t>
      </w:r>
      <w:r w:rsidR="00027C13">
        <w:rPr>
          <w:rtl/>
        </w:rPr>
        <w:t>אם משנזרק דמה של תמימה</w:t>
      </w:r>
      <w:r>
        <w:rPr>
          <w:rtl/>
        </w:rPr>
        <w:t xml:space="preserve"> אסורה, </w:t>
      </w:r>
    </w:p>
    <w:p>
      <w:pPr>
        <w:pStyle w:val="38"/>
        <w:rPr>
          <w:ins w:id="99868" w:author="מנוע מכני" w:date="2026-10-05T11:32:12Z"/>
        </w:rPr>
      </w:pPr>
      <w:r>
        <w:t>ר</w:t>
      </w:r>
      <w:r w:rsidR="00027C13">
        <w:t xml:space="preserve">אב</w:t>
      </w:r>
      <w:ins w:id="91677" w:author="מנוע מכני" w:date="2026-10-05T11:32:12Z">
        <w:r>
          <w:t xml:space="preserve">ר"ש</w:t>
        </w:r>
      </w:ins>
      <w:del w:id="91678" w:author="מנוע מכני" w:date="2026-10-05T11:32:12Z">
        <w:r w:rsidR="00027C13">
          <w:delText xml:space="preserve">ר''ש</w:delText>
        </w:r>
      </w:del>
      <w:r>
        <w:t xml:space="preserve">:</w:t>
      </w:r>
    </w:p>
    <w:p w14:paraId="70FBF239" w14:textId="77777777" w:rsidR="00B874E6" w:rsidRDefault="00F63065" w:rsidP="00027C13">
      <w:pPr>
        <w:rPr>
          <w:rtl/>
        </w:rPr>
      </w:pPr>
      <w:del w:id="99869" w:author="מנוע מכני" w:date="2026-10-05T11:32:12Z">
        <w:r>
          <w:rPr>
            <w:rtl/>
          </w:rPr>
          <w:delText xml:space="preserve"> </w:delText>
        </w:r>
      </w:del>
      <w:ins w:id="92885" w:author="מנוע מכני" w:date="2026-10-05T11:32:12Z">
        <w:r>
          <w:rPr>
            <w:rtl/>
          </w:rPr>
          <w:t xml:space="preserve">אפי'</w:t>
        </w:r>
      </w:ins>
      <w:del w:id="9288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בשר בקדירה, ונזרק דמה של תמימה - אסורה</w:t>
      </w:r>
      <w:r w:rsidR="0057284B">
        <w:rPr>
          <w:rtl/>
        </w:rPr>
        <w:t>.</w:t>
      </w:r>
    </w:p>
    <w:p w14:paraId="0C8866AD" w14:textId="77777777" w:rsidR="00027C13" w:rsidRDefault="00027C13" w:rsidP="00F63065">
      <w:pPr>
        <w:rPr>
          <w:del w:id="90613" w:author="מנוע עיצוב" w:date="2026-10-05T11:33:53Z"/>
          <w:rtl/>
        </w:rPr>
      </w:pPr>
    </w:p>
    <w:p w14:paraId="67D7B8F6" w14:textId="77777777" w:rsidR="00B874E6" w:rsidRDefault="00F63065" w:rsidP="000C73DD">
      <w:pPr>
        <w:pStyle w:val="021"/>
        <w:rPr>
          <w:rtl/>
        </w:rPr>
      </w:pPr>
      <w:r>
        <w:rPr>
          <w:rStyle w:val="2fb"/>
          <w:rtl/>
        </w:rPr>
        <w:t xml:space="preserve">ו</w:t>
      </w:r>
      <w:ins w:id="91679" w:author="מנוע מכני" w:date="2026-10-05T11:32:12Z">
        <w:r>
          <w:rPr>
            <w:rStyle w:val="2fb"/>
            <w:rtl/>
          </w:rPr>
          <w:t xml:space="preserve">ר"ח</w:t>
        </w:r>
      </w:ins>
      <w:del w:id="91680" w:author="מנוע מכני" w:date="2026-10-05T11:32:12Z">
        <w:r>
          <w:rPr>
            <w:rtl/>
          </w:rPr>
          <w:delText xml:space="preserve">ר</w:delText>
        </w:r>
        <w:r w:rsidR="00027C13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</w:t>
      </w:r>
      <w:r w:rsidR="00027C13">
        <w:rPr>
          <w:rFonts w:hint="cs"/>
          <w:rtl/>
        </w:rPr>
        <w:t xml:space="preserve">לא</w:t>
      </w:r>
      <w:r w:rsidR="00027C13">
        <w:rPr>
          <w:rFonts w:hint="cs"/>
          <w:rtl/>
        </w:rPr>
        <w:t xml:space="preserve"> מעמיד כולה כ</w:t>
      </w:r>
      <w:ins w:id="91681" w:author="מנוע מכני" w:date="2026-10-05T11:32:12Z">
        <w:r>
          <w:rPr>
            <w:rFonts w:hint="cs"/>
            <w:rtl/>
          </w:rPr>
          <w:t xml:space="preserve">ב"ש</w:t>
        </w:r>
      </w:ins>
      <w:del w:id="91682" w:author="מנוע מכני" w:date="2026-10-05T11:32:12Z">
        <w:r w:rsidR="00027C13">
          <w:rPr>
            <w:rFonts w:hint="cs"/>
            <w:rtl/>
          </w:rPr>
          <w:delText xml:space="preserve">ב''ש</w:delText>
        </w:r>
      </w:del>
      <w:r w:rsidR="00027C13">
        <w:rPr>
          <w:rFonts w:hint="cs"/>
          <w:rtl/>
        </w:rPr>
        <w:t xml:space="preserve"> דדוקא בבכור דקדושתו מרחם אבל פסולי המקודשין </w:t>
      </w:r>
      <w:r>
        <w:rPr>
          <w:rtl/>
        </w:rPr>
        <w:t>ד</w:t>
      </w:r>
      <w:r w:rsidR="00027C13">
        <w:rPr>
          <w:rtl/>
        </w:rPr>
        <w:t xml:space="preserve">אין קדושתו מרחם </w:t>
      </w:r>
      <w:r>
        <w:rPr>
          <w:rtl/>
        </w:rPr>
        <w:t>לא</w:t>
      </w:r>
      <w:r w:rsidR="0057284B">
        <w:rPr>
          <w:rtl/>
        </w:rPr>
        <w:t>.</w:t>
      </w:r>
    </w:p>
    <w:p w14:paraId="59DFA575" w14:textId="77777777" w:rsidR="00027C13" w:rsidRDefault="00027C13" w:rsidP="00027C13">
      <w:pPr>
        <w:pStyle w:val="afff0"/>
        <w:framePr w:wrap="around"/>
        <w:rPr>
          <w:rtl/>
        </w:rPr>
      </w:pPr>
      <w:r>
        <w:rPr>
          <w:rFonts w:hint="cs"/>
          <w:rtl/>
        </w:rPr>
        <w:t>לג:</w:t>
      </w:r>
    </w:p>
    <w:p w14:paraId="73DB6F83" w14:textId="77777777" w:rsidR="00B874E6" w:rsidRDefault="00F63065" w:rsidP="00C83F7A">
      <w:pPr>
        <w:rPr>
          <w:rtl/>
        </w:rPr>
      </w:pPr>
      <w:r>
        <w:rPr>
          <w:rtl/>
        </w:rPr>
        <w:t>ול</w:t>
      </w:r>
      <w:r w:rsidR="00027C13">
        <w:rPr>
          <w:rFonts w:hint="cs"/>
          <w:rtl/>
        </w:rPr>
        <w:t xml:space="preserve">א העמיד </w:t>
      </w:r>
      <w:r w:rsidR="00027C13">
        <w:rPr>
          <w:rStyle w:val="2fb"/>
          <w:rFonts w:hint="cs"/>
          <w:rtl/>
        </w:rPr>
        <w:t xml:space="preserve">כראב</w:t>
      </w:r>
      <w:ins w:id="9168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84" w:author="מנוע מכני" w:date="2026-10-05T11:32:12Z">
        <w:r w:rsidR="00027C13">
          <w:rPr>
            <w:rFonts w:hint="cs"/>
            <w:rtl/>
          </w:rPr>
          <w:delText xml:space="preserve">ר''ש</w:delText>
        </w:r>
      </w:del>
      <w:r w:rsidR="00316820">
        <w:rPr>
          <w:rFonts w:hint="cs"/>
          <w:rtl/>
        </w:rPr>
        <w:t xml:space="preserve"> דדוקא </w:t>
      </w:r>
      <w:r w:rsidR="00316820">
        <w:rPr>
          <w:rtl/>
        </w:rPr>
        <w:t xml:space="preserve">פסולי המוקדשין דאלימי </w:t>
      </w:r>
      <w:ins w:id="90703" w:author="מנוע סמנטי" w:date="2026-10-05T11:39:44Z">
        <w:r>
          <w:rPr>
            <w:rtl/>
          </w:rPr>
          <w:t xml:space="preserve">לתפוס</w:t>
        </w:r>
      </w:ins>
      <w:del w:id="90704" w:author="מנוע סמנטי" w:date="2026-10-05T11:39:44Z">
        <w:r w:rsidR="00316820">
          <w:rPr>
            <w:rtl/>
          </w:rPr>
          <w:delText xml:space="preserve">למיתפס</w:delText>
        </w:r>
      </w:del>
      <w:r w:rsidR="00316820">
        <w:rPr>
          <w:rtl/>
        </w:rPr>
        <w:t xml:space="preserve"> פדיונו, אבל בכור</w:t>
      </w:r>
      <w:r>
        <w:rPr>
          <w:rtl/>
        </w:rPr>
        <w:t xml:space="preserve">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4451F804" w14:textId="77777777" w:rsidR="00316820" w:rsidRDefault="00F63065" w:rsidP="00316820">
      <w:pPr>
        <w:rPr>
          <w:rtl/>
        </w:rPr>
      </w:pPr>
      <w:r>
        <w:rPr>
          <w:rStyle w:val="2fb"/>
          <w:rtl/>
        </w:rPr>
        <w:lastRenderedPageBreak/>
        <w:t>ור</w:t>
      </w:r>
      <w:r w:rsidR="00316820">
        <w:rPr>
          <w:rStyle w:val="2fb"/>
          <w:rFonts w:hint="cs"/>
          <w:rtl/>
        </w:rPr>
        <w:t xml:space="preserve">אב</w:t>
      </w:r>
      <w:ins w:id="9168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86" w:author="מנוע מכני" w:date="2026-10-05T11:32:12Z">
        <w:r w:rsidR="00316820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</w:t>
      </w:r>
      <w:ins w:id="95059" w:author="מנוע מכני" w:date="2026-10-05T11:32:12Z">
        <w:r>
          <w:rPr>
            <w:rtl/>
          </w:rPr>
          <w:t xml:space="preserve">אין</w:t>
        </w:r>
      </w:ins>
      <w:del w:id="95060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5057" w:author="מנוע מכני" w:date="2026-10-05T11:32:12Z">
        <w:r>
          <w:rPr>
            <w:rtl/>
          </w:rPr>
          <w:t xml:space="preserve">לו</w:t>
        </w:r>
      </w:ins>
      <w:del w:id="950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כל פסולי המוקדשין נמכרין באיטליז ונשקלין בליטרא? אלמא: דכיון </w:t>
      </w:r>
      <w:ins w:id="93753" w:author="מנוע מכני" w:date="2026-10-05T11:32:12Z">
        <w:r>
          <w:rPr>
            <w:rtl/>
          </w:rPr>
          <w:t xml:space="preserve">דיש</w:t>
        </w:r>
      </w:ins>
      <w:del w:id="9375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רווחא להקדש - שרי לה! </w:t>
      </w:r>
    </w:p>
    <w:p>
      <w:pPr>
        <w:pStyle w:val="38"/>
        <w:rPr>
          <w:ins w:id="99870" w:author="מנוע מכני" w:date="2026-10-05T11:32:12Z"/>
        </w:rPr>
      </w:pPr>
      <w:r>
        <w:t xml:space="preserve">ארמבד</w:t>
      </w:r>
      <w:ins w:id="91687" w:author="מנוע מכני" w:date="2026-10-05T11:32:12Z">
        <w:r>
          <w:t xml:space="preserve">ר"כ</w:t>
        </w:r>
      </w:ins>
      <w:del w:id="91688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17A47C02" w14:textId="77777777" w:rsidR="00316820" w:rsidRDefault="00316820" w:rsidP="00C5567C">
      <w:pPr>
        <w:pStyle w:val="a"/>
        <w:numPr>
          <w:ilvl w:val="0"/>
          <w:numId w:val="11"/>
        </w:numPr>
        <w:rPr>
          <w:rtl/>
        </w:rPr>
      </w:pPr>
      <w:del w:id="998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מה שמשביח בעור פגם בבשר, </w:t>
      </w:r>
    </w:p>
    <w:p>
      <w:pPr>
        <w:pStyle w:val="38"/>
        <w:rPr>
          <w:ins w:id="99872" w:author="מנוע מכני" w:date="2026-10-05T11:32:12Z"/>
        </w:rPr>
      </w:pPr>
      <w:r>
        <w:t xml:space="preserve">במערבא מדרבינא</w:t>
      </w:r>
      <w:del w:id="100924" w:author="מנוע מכני" w:date="2026-10-05T11:32:12Z">
        <w:r>
          <w:delText xml:space="preserve"> </w:delText>
        </w:r>
        <w:r>
          <w:delText xml:space="preserve">אמרו</w:delText>
        </w:r>
      </w:del>
      <w:ins w:id="93755" w:author="מנוע מכני" w:date="2026-10-05T11:32:12Z"/>
      <w:del w:id="93756" w:author="מנוע מכני" w:date="2026-10-05T11:32:12Z">
        <w:r>
          <w:delText xml:space="preserve">אמרי</w:delText>
        </w:r>
      </w:del>
      <w:r>
        <w:t xml:space="preserve">:</w:t>
      </w:r>
    </w:p>
    <w:p w14:paraId="1C36284E" w14:textId="77777777" w:rsidR="00316820" w:rsidRDefault="00F63065" w:rsidP="00C5567C">
      <w:pPr>
        <w:pStyle w:val="a"/>
        <w:numPr>
          <w:ilvl w:val="0"/>
          <w:numId w:val="11"/>
        </w:numPr>
        <w:rPr>
          <w:rtl/>
        </w:rPr>
      </w:pPr>
      <w:del w:id="998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שנראה כעובד עבודה בקדשים, </w:t>
      </w:r>
    </w:p>
    <w:p>
      <w:pPr>
        <w:pStyle w:val="38"/>
        <w:rPr>
          <w:ins w:id="99874" w:author="מנוע מכני" w:date="2026-10-05T11:32:12Z"/>
        </w:rPr>
      </w:pPr>
      <w:r>
        <w:t>ר</w:t>
      </w:r>
      <w:r w:rsidR="00316820">
        <w:t xml:space="preserve">י</w:t>
      </w:r>
      <w:ins w:id="91689" w:author="מנוע מכני" w:date="2026-10-05T11:32:12Z">
        <w:r>
          <w:t xml:space="preserve">ב"א</w:t>
        </w:r>
      </w:ins>
      <w:del w:id="91690" w:author="מנוע מכני" w:date="2026-10-05T11:32:12Z">
        <w:r w:rsidR="00316820">
          <w:delText xml:space="preserve">ב''א</w:delText>
        </w:r>
      </w:del>
      <w:r>
        <w:t xml:space="preserve">:</w:t>
      </w:r>
    </w:p>
    <w:p w14:paraId="64B4E810" w14:textId="77777777" w:rsidR="00B874E6" w:rsidRDefault="00F63065" w:rsidP="00C5567C">
      <w:pPr>
        <w:pStyle w:val="a"/>
        <w:numPr>
          <w:ilvl w:val="0"/>
          <w:numId w:val="11"/>
        </w:numPr>
        <w:rPr>
          <w:rtl/>
        </w:rPr>
      </w:pPr>
      <w:del w:id="998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גזירה שמא יגדל מהן עדרים עדרים</w:t>
      </w:r>
      <w:r w:rsidR="0057284B">
        <w:rPr>
          <w:rtl/>
        </w:rPr>
        <w:t>.</w:t>
      </w:r>
    </w:p>
    <w:p w14:paraId="0B37A2B4" w14:textId="77777777" w:rsidR="0057284B" w:rsidRDefault="0057284B" w:rsidP="0057284B">
      <w:pPr>
        <w:pStyle w:val="affffd"/>
        <w:jc w:val="center"/>
        <w:rPr>
          <w:rtl/>
        </w:rPr>
        <w:pPrChange w:id="9042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75" w:author="מנוע מכני" w:date="2026-10-05T11:32:12Z">
        <w:r>
          <w:rPr>
            <w:rtl/>
          </w:rPr>
          <w:t xml:space="preserve"> </w:t>
        </w:r>
      </w:ins>
      <w:del w:id="965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77" w:author="מנוע מכני" w:date="2026-10-05T11:32:12Z">
        <w:r>
          <w:rPr>
            <w:rtl/>
          </w:rPr>
          <w:t xml:space="preserve"> </w:t>
        </w:r>
      </w:ins>
      <w:del w:id="965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afff0"/>
        <w:rPr>
          <w:ins w:id="90019" w:author="מנוע עיצוב" w:date="2026-10-05T11:40:22Z"/>
        </w:rPr>
      </w:pPr>
      <w:ins w:id="90020" w:author="מנוע עיצוב" w:date="2026-10-05T11:40:22Z">
        <w:r>
          <w:rPr>
            <w:rFonts w:hint="cs"/>
            <w:rtl/>
          </w:rPr>
          <w:t xml:space="preserve">לד.</w:t>
        </w:r>
      </w:ins>
    </w:p>
    <w:p w14:paraId="706994A7" w14:textId="77777777" w:rsidR="00B874E6" w:rsidRDefault="00F63065" w:rsidP="0031682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D78AC87" w14:textId="77777777" w:rsidR="007703E4" w:rsidRDefault="00F63065" w:rsidP="00316820">
      <w:pPr>
        <w:pStyle w:val="afff5"/>
        <w:rPr>
          <w:rtl/>
        </w:rPr>
      </w:pPr>
      <w:r>
        <w:rPr>
          <w:rtl/>
        </w:rPr>
        <w:t xml:space="preserve">בכור שאחזו דם, </w:t>
      </w:r>
    </w:p>
    <w:p w14:paraId="397F7336" w14:textId="77777777" w:rsidR="007703E4" w:rsidRDefault="007703E4" w:rsidP="007703E4">
      <w:pPr>
        <w:pStyle w:val="afff5"/>
        <w:rPr>
          <w:rtl/>
        </w:rPr>
      </w:pPr>
      <w:r>
        <w:rPr>
          <w:rFonts w:hint="cs"/>
          <w:rtl/>
        </w:rPr>
        <w:t xml:space="preserve">לרבי יהודה: </w:t>
      </w:r>
      <w:r w:rsidR="00F63065">
        <w:rPr>
          <w:rtl/>
        </w:rPr>
        <w:t xml:space="preserve">אפי' מת אין מקיזין לו דם, </w:t>
      </w:r>
    </w:p>
    <w:p w14:paraId="6973B2FC" w14:textId="77777777" w:rsidR="007703E4" w:rsidRDefault="00F63065" w:rsidP="007703E4">
      <w:pPr>
        <w:pStyle w:val="afff5"/>
        <w:rPr>
          <w:rtl/>
        </w:rPr>
      </w:pPr>
      <w:r>
        <w:rPr>
          <w:rtl/>
        </w:rPr>
        <w:t>וחכ"א: יקיז, ובלבד של</w:t>
      </w:r>
      <w:r w:rsidR="007703E4">
        <w:rPr>
          <w:rtl/>
        </w:rPr>
        <w:t xml:space="preserve">א יעשה בו מום, ואם עשה בו מום </w:t>
      </w:r>
      <w:r>
        <w:rPr>
          <w:rtl/>
        </w:rPr>
        <w:t xml:space="preserve">הרי זה לא ישחט עליו, </w:t>
      </w:r>
    </w:p>
    <w:p w14:paraId="16A65B9F" w14:textId="77777777" w:rsidR="00B874E6" w:rsidRDefault="00F63065" w:rsidP="00316820">
      <w:pPr>
        <w:pStyle w:val="afff5"/>
        <w:rPr>
          <w:rtl/>
        </w:rPr>
      </w:pPr>
      <w:r>
        <w:rPr>
          <w:rtl/>
        </w:rPr>
        <w:t xml:space="preserve">ר"ש אומר: יקיז, </w:t>
      </w:r>
      <w:r w:rsidR="00FA1A10">
        <w:rPr>
          <w:rtl/>
        </w:rPr>
        <w:t>אע"פ</w:t>
      </w:r>
      <w:r>
        <w:rPr>
          <w:rtl/>
        </w:rPr>
        <w:t xml:space="preserve"> שהוא עושה בו מום</w:t>
      </w:r>
      <w:r w:rsidR="0057284B">
        <w:rPr>
          <w:rtl/>
        </w:rPr>
        <w:t>.</w:t>
      </w:r>
    </w:p>
    <w:p w14:paraId="07158FB9" w14:textId="77777777" w:rsidR="0057284B" w:rsidRDefault="0057284B" w:rsidP="0057284B">
      <w:pPr>
        <w:pStyle w:val="affffd"/>
        <w:jc w:val="center"/>
        <w:rPr>
          <w:rtl/>
        </w:rPr>
        <w:pPrChange w:id="9042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79" w:author="מנוע מכני" w:date="2026-10-05T11:32:12Z">
        <w:r>
          <w:rPr>
            <w:rtl/>
          </w:rPr>
          <w:t xml:space="preserve"> </w:t>
        </w:r>
      </w:ins>
      <w:del w:id="965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81" w:author="מנוע מכני" w:date="2026-10-05T11:32:12Z">
        <w:r>
          <w:rPr>
            <w:rtl/>
          </w:rPr>
          <w:t xml:space="preserve"> </w:t>
        </w:r>
      </w:ins>
      <w:del w:id="965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876" w:author="מנוע מכני" w:date="2026-10-05T11:32:12Z"/>
        </w:rPr>
      </w:pPr>
      <w:r>
        <w:t xml:space="preserve">ת"ר:</w:t>
      </w:r>
    </w:p>
    <w:p w14:paraId="61375F15" w14:textId="77777777" w:rsidR="007703E4" w:rsidRDefault="00F63065" w:rsidP="000C73DD">
      <w:pPr>
        <w:pStyle w:val="021"/>
        <w:rPr>
          <w:rtl/>
        </w:rPr>
      </w:pPr>
      <w:del w:id="998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שאחזו דם </w:t>
      </w:r>
      <w:r w:rsidR="007703E4">
        <w:rPr>
          <w:rStyle w:val="2fb"/>
          <w:rFonts w:hint="cs"/>
          <w:rtl/>
        </w:rPr>
        <w:t xml:space="preserve">ל</w:t>
      </w:r>
      <w:ins w:id="9169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692" w:author="מנוע מכני" w:date="2026-10-05T11:32:12Z">
        <w:r w:rsidR="007703E4">
          <w:rPr>
            <w:rFonts w:hint="cs"/>
            <w:rtl/>
          </w:rPr>
          <w:delText xml:space="preserve">ר''מ</w:delText>
        </w:r>
      </w:del>
      <w:r w:rsidR="007703E4">
        <w:rPr>
          <w:rFonts w:hint="cs"/>
          <w:rtl/>
        </w:rPr>
        <w:t xml:space="preserve">: </w:t>
      </w:r>
      <w:r>
        <w:rPr>
          <w:rtl/>
        </w:rPr>
        <w:t xml:space="preserve">מקיזין לו את הדם במקום שאין עושים בו מום, </w:t>
      </w:r>
      <w:r w:rsidR="007703E4">
        <w:rPr>
          <w:rFonts w:hint="cs"/>
          <w:rtl/>
        </w:rPr>
        <w:t xml:space="preserve">ולא במקום שעושין בו מום </w:t>
      </w:r>
    </w:p>
    <w:p>
      <w:pPr>
        <w:pStyle w:val="38"/>
        <w:rPr>
          <w:ins w:id="99878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וחכ"א:</w:t>
      </w:r>
    </w:p>
    <w:p w14:paraId="24478F48" w14:textId="77777777" w:rsidR="007703E4" w:rsidRDefault="007703E4" w:rsidP="00F63065">
      <w:pPr>
        <w:rPr>
          <w:rtl/>
        </w:rPr>
      </w:pPr>
      <w:del w:id="9987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במקום שעושה בו מום, ובלבד שלא ישחט על אותו המום</w:t>
      </w:r>
      <w:ins w:id="96583" w:author="מנוע מכני" w:date="2026-10-05T11:32:12Z">
        <w:r>
          <w:rPr>
            <w:rtl/>
          </w:rPr>
          <w:t xml:space="preserve">,</w:t>
        </w:r>
      </w:ins>
      <w:del w:id="9658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80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ר"ש</w:t>
      </w:r>
      <w:del w:id="100925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68509126" w14:textId="77777777" w:rsidR="007703E4" w:rsidRDefault="007703E4" w:rsidP="00F63065">
      <w:pPr>
        <w:rPr>
          <w:rtl/>
        </w:rPr>
      </w:pPr>
      <w:del w:id="998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נשחט על אותו המום, </w:t>
      </w:r>
    </w:p>
    <w:p>
      <w:pPr>
        <w:pStyle w:val="38"/>
        <w:rPr>
          <w:ins w:id="99882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ר' יהודה</w:t>
      </w:r>
      <w:del w:id="100926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75DD5065" w14:textId="77777777" w:rsidR="00B874E6" w:rsidRDefault="007703E4" w:rsidP="00F63065">
      <w:pPr>
        <w:rPr>
          <w:rtl/>
        </w:rPr>
      </w:pPr>
      <w:del w:id="9988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אפי' מת - אין מקיזין לו את הדם</w:t>
      </w:r>
      <w:r w:rsidR="0057284B">
        <w:rPr>
          <w:rtl/>
        </w:rPr>
        <w:t>.</w:t>
      </w:r>
    </w:p>
    <w:p w14:paraId="46621A9E" w14:textId="77777777" w:rsidR="007703E4" w:rsidRDefault="00F63065" w:rsidP="007703E4">
      <w:pPr>
        <w:rPr>
          <w:rtl/>
        </w:rPr>
      </w:pPr>
      <w:r>
        <w:rPr>
          <w:rtl/>
        </w:rPr>
        <w:t xml:space="preserve">מתני </w:t>
      </w:r>
      <w:ins w:id="91693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694" w:author="מנוע מכני" w:date="2026-10-05T11:32:12Z">
        <w:r w:rsidR="007703E4">
          <w:rPr>
            <w:rFonts w:hint="cs"/>
            <w:rtl/>
          </w:rPr>
          <w:delText xml:space="preserve">ר''א</w:delText>
        </w:r>
      </w:del>
      <w:r w:rsidR="007703E4">
        <w:rPr>
          <w:rFonts w:hint="cs"/>
          <w:rtl/>
        </w:rPr>
        <w:t xml:space="preserve"> לבנו </w:t>
      </w:r>
      <w:r w:rsidR="007703E4">
        <w:rPr>
          <w:rFonts w:hint="cs"/>
          <w:rtl/>
        </w:rPr>
        <w:t xml:space="preserve">ו</w:t>
      </w:r>
      <w:ins w:id="91695" w:author="מנוע מכני" w:date="2026-10-05T11:32:12Z">
        <w:r>
          <w:rPr>
            <w:rFonts w:hint="cs"/>
            <w:rtl/>
          </w:rPr>
          <w:t xml:space="preserve">א"ל</w:t>
        </w:r>
      </w:ins>
      <w:del w:id="91696" w:author="מנוע מכני" w:date="2026-10-05T11:32:12Z">
        <w:r w:rsidR="007703E4">
          <w:rPr>
            <w:rFonts w:hint="cs"/>
            <w:rtl/>
          </w:rPr>
          <w:delText xml:space="preserve">א''ל</w:delText>
        </w:r>
      </w:del>
      <w:r w:rsidR="007703E4">
        <w:rPr>
          <w:rFonts w:hint="cs"/>
          <w:rtl/>
        </w:rPr>
        <w:t xml:space="preserve"> </w:t>
      </w:r>
      <w:ins w:id="91697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698" w:author="מנוע מכני" w:date="2026-10-05T11:32:12Z">
        <w:r w:rsidR="007703E4">
          <w:rPr>
            <w:rFonts w:hint="cs"/>
            <w:rtl/>
          </w:rPr>
          <w:delText xml:space="preserve">ר''ח</w:delText>
        </w:r>
      </w:del>
      <w:r w:rsidR="007703E4">
        <w:rPr>
          <w:rFonts w:hint="cs"/>
          <w:rtl/>
        </w:rPr>
        <w:t xml:space="preserve"> לבריה</w:t>
      </w:r>
      <w:r>
        <w:rPr>
          <w:rtl/>
        </w:rPr>
        <w:t xml:space="preserve">: כמחלוקת כאן כך מחלוקת בחבית של תרומה, </w:t>
      </w:r>
    </w:p>
    <w:p w14:paraId="3CA3F6D7" w14:textId="77777777" w:rsidR="007703E4" w:rsidRDefault="00F63065" w:rsidP="007703E4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חבית של תרומה שנולד בה ספק טומאה, </w:t>
      </w:r>
    </w:p>
    <w:p>
      <w:pPr>
        <w:pStyle w:val="38"/>
        <w:rPr>
          <w:ins w:id="99884" w:author="מנוע מכני" w:date="2026-10-05T11:32:12Z"/>
        </w:rPr>
      </w:pPr>
      <w:r>
        <w:t xml:space="preserve">ר"א</w:t>
      </w:r>
      <w:del w:id="100927" w:author="מנוע מכני" w:date="2026-10-05T11:32:12Z">
        <w:r>
          <w:delText xml:space="preserve"> אומר</w:delText>
        </w:r>
      </w:del>
      <w:r>
        <w:t xml:space="preserve">:</w:t>
      </w:r>
    </w:p>
    <w:p w14:paraId="79416EF8" w14:textId="77777777" w:rsidR="007703E4" w:rsidRDefault="00CA43B0" w:rsidP="007703E4">
      <w:pPr>
        <w:rPr>
          <w:rtl/>
        </w:rPr>
      </w:pPr>
      <w:del w:id="998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היתה במקום התורפה</w:t>
      </w:r>
      <w:r w:rsidR="00F63065">
        <w:rPr>
          <w:rtl/>
        </w:rPr>
        <w:t xml:space="preserve"> יניחנה במקום המוצנע, אם היתה מגולה - יכסנה, </w:t>
      </w:r>
    </w:p>
    <w:p>
      <w:pPr>
        <w:pStyle w:val="38"/>
        <w:rPr>
          <w:ins w:id="99886" w:author="מנוע מכני" w:date="2026-10-05T11:32:12Z"/>
        </w:rPr>
      </w:pPr>
      <w:r>
        <w:t xml:space="preserve">רבי יהושע</w:t>
      </w:r>
      <w:del w:id="100928" w:author="מנוע מכני" w:date="2026-10-05T11:32:12Z">
        <w:r>
          <w:delText xml:space="preserve"> אומר</w:delText>
        </w:r>
      </w:del>
      <w:r>
        <w:t xml:space="preserve">:</w:t>
      </w:r>
    </w:p>
    <w:p w14:paraId="5E4B0A44" w14:textId="77777777" w:rsidR="007703E4" w:rsidRDefault="00F63065" w:rsidP="007703E4">
      <w:pPr>
        <w:rPr>
          <w:rtl/>
        </w:rPr>
      </w:pPr>
      <w:del w:id="998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היתה מונחת במקום המוצנע - יניחנה במקום התורפה, </w:t>
      </w:r>
    </w:p>
    <w:p w14:paraId="7FD5BB60" w14:textId="77777777" w:rsidR="00B874E6" w:rsidRDefault="00F63065" w:rsidP="00FE35DC">
      <w:pPr>
        <w:rPr>
          <w:rtl/>
        </w:rPr>
      </w:pPr>
      <w:r>
        <w:rPr>
          <w:rtl/>
        </w:rPr>
        <w:t>אם היתה מכוסה - יגלנ</w:t>
      </w:r>
      <w:r w:rsidR="00FE35DC">
        <w:rPr>
          <w:rtl/>
        </w:rPr>
        <w:t xml:space="preserve">ה, </w:t>
      </w:r>
      <w:ins w:id="91699" w:author="מנוע מכני" w:date="2026-10-05T11:32:12Z">
        <w:r>
          <w:rPr>
            <w:rStyle w:val="2fb"/>
            <w:rtl/>
          </w:rPr>
          <w:t xml:space="preserve">ר"ג</w:t>
        </w:r>
      </w:ins>
      <w:del w:id="91700" w:author="מנוע מכני" w:date="2026-10-05T11:32:12Z">
        <w:r w:rsidR="00FE35DC">
          <w:rPr>
            <w:rtl/>
          </w:rPr>
          <w:delText xml:space="preserve">ר</w:delText>
        </w:r>
        <w:r w:rsidR="00FE35DC">
          <w:rPr>
            <w:rFonts w:hint="cs"/>
            <w:rtl/>
          </w:rPr>
          <w:delText xml:space="preserve">''ג</w:delText>
        </w:r>
      </w:del>
      <w:r w:rsidR="00FE35DC">
        <w:rPr>
          <w:rFonts w:hint="cs"/>
          <w:rtl/>
        </w:rPr>
        <w:t xml:space="preserve"> </w:t>
      </w:r>
      <w:r>
        <w:rPr>
          <w:rtl/>
        </w:rPr>
        <w:t xml:space="preserve">אומר: </w:t>
      </w:r>
      <w:r>
        <w:rPr>
          <w:rtl/>
        </w:rPr>
        <w:t xml:space="preserve">לא</w:t>
      </w:r>
      <w:r>
        <w:rPr>
          <w:rtl/>
        </w:rPr>
        <w:t xml:space="preserve"> יחדש בה דבר</w:t>
      </w:r>
      <w:r w:rsidR="0057284B">
        <w:rPr>
          <w:rtl/>
        </w:rPr>
        <w:t>.</w:t>
      </w:r>
    </w:p>
    <w:p>
      <w:pPr>
        <w:pStyle w:val="38"/>
        <w:rPr>
          <w:ins w:id="100836" w:author="מנוע מכני" w:date="2026-10-05T11:32:12Z"/>
        </w:rPr>
      </w:pPr>
      <w:r w:rsidRPr="00CA43B0">
        <w:t xml:space="preserve">ר"מ</w:t>
      </w:r>
    </w:p>
    <w:p w14:paraId="45824890" w14:textId="77777777" w:rsidR="00B874E6" w:rsidRPr="00CA43B0" w:rsidRDefault="00F63065" w:rsidP="007703E4">
      <w:pPr>
        <w:rPr>
          <w:b/>
          <w:bCs/>
          <w:rtl/>
        </w:rPr>
      </w:pPr>
      <w:del w:id="100837" w:author="מנוע מכני" w:date="2026-10-05T11:32:12Z">
        <w:r w:rsidRPr="00CA43B0">
          <w:rPr>
            <w:b/>
            <w:bCs/>
            <w:rtl/>
          </w:rPr>
          <w:delText xml:space="preserve"> </w:delText>
        </w:r>
      </w:del>
      <w:r w:rsidR="007703E4" w:rsidRPr="00CA43B0">
        <w:rPr>
          <w:b/>
          <w:bCs/>
          <w:rtl/>
        </w:rPr>
        <w:t>–</w:t>
      </w:r>
      <w:r w:rsidRPr="00CA43B0">
        <w:rPr>
          <w:b/>
          <w:bCs/>
          <w:rtl/>
        </w:rPr>
        <w:t xml:space="preserve"> </w:t>
      </w:r>
      <w:r w:rsidRPr="00CA43B0">
        <w:rPr>
          <w:rStyle w:val="2fb"/>
          <w:b/>
          <w:bCs/>
          <w:rtl/>
        </w:rPr>
        <w:t xml:space="preserve">כ</w:t>
      </w:r>
      <w:ins w:id="91701" w:author="מנוע מכני" w:date="2026-10-05T11:32:12Z">
        <w:r>
          <w:rPr>
            <w:rStyle w:val="2fb"/>
            <w:b/>
            <w:bCs/>
            <w:rtl/>
          </w:rPr>
          <w:t xml:space="preserve">ר"א</w:t>
        </w:r>
      </w:ins>
      <w:del w:id="91702" w:author="מנוע מכני" w:date="2026-10-05T11:32:12Z">
        <w:r w:rsidRPr="00CA43B0">
          <w:rPr>
            <w:b/>
            <w:bCs/>
            <w:rtl/>
          </w:rPr>
          <w:delText xml:space="preserve">ר</w:delText>
        </w:r>
        <w:r w:rsidR="007703E4" w:rsidRPr="00CA43B0">
          <w:rPr>
            <w:rFonts w:hint="cs"/>
            <w:b/>
            <w:bCs/>
            <w:rtl/>
          </w:rPr>
          <w:delText xml:space="preserve">''א</w:delText>
        </w:r>
      </w:del>
      <w:r w:rsidRPr="00CA43B0">
        <w:rPr>
          <w:b/>
          <w:bCs/>
          <w:rtl/>
        </w:rPr>
        <w:t xml:space="preserve">, ורבנן - </w:t>
      </w:r>
      <w:r w:rsidRPr="00CA43B0">
        <w:rPr>
          <w:rStyle w:val="2fb"/>
          <w:b/>
          <w:bCs/>
          <w:rtl/>
        </w:rPr>
        <w:t xml:space="preserve">כרבי</w:t>
      </w:r>
      <w:r w:rsidRPr="00CA43B0">
        <w:rPr>
          <w:b/>
          <w:bCs/>
          <w:rtl/>
        </w:rPr>
        <w:t xml:space="preserve"> יהושע, </w:t>
      </w:r>
      <w:r w:rsidRPr="00CA43B0">
        <w:rPr>
          <w:rStyle w:val="2fb"/>
          <w:b/>
          <w:bCs/>
          <w:rtl/>
        </w:rPr>
        <w:t xml:space="preserve">ור</w:t>
      </w:r>
      <w:r w:rsidR="00CA43B0">
        <w:rPr>
          <w:rStyle w:val="2fb"/>
          <w:rFonts w:hint="cs"/>
          <w:b/>
          <w:bCs/>
          <w:rtl/>
        </w:rPr>
        <w:t>ב</w:t>
      </w:r>
      <w:r w:rsidRPr="00CA43B0">
        <w:rPr>
          <w:b/>
          <w:bCs/>
          <w:rtl/>
        </w:rPr>
        <w:t xml:space="preserve"> </w:t>
      </w:r>
      <w:ins w:id="92887" w:author="מנוע מכני" w:date="2026-10-05T11:32:12Z">
        <w:r>
          <w:rPr>
            <w:rStyle w:val="2fb"/>
            <w:b/>
            <w:bCs/>
            <w:rtl/>
          </w:rPr>
          <w:t xml:space="preserve">כר"ג</w:t>
        </w:r>
      </w:ins>
      <w:del w:id="92888" w:author="מנוע מכני" w:date="2026-10-05T11:32:12Z">
        <w:r w:rsidRPr="00CA43B0">
          <w:rPr>
            <w:b/>
            <w:bCs/>
            <w:rtl/>
          </w:rPr>
          <w:delText xml:space="preserve">כרבן גמליאל</w:delText>
        </w:r>
      </w:del>
      <w:r w:rsidR="0057284B" w:rsidRPr="00CA43B0">
        <w:rPr>
          <w:b/>
          <w:bCs/>
          <w:rtl/>
        </w:rPr>
        <w:t>.</w:t>
      </w:r>
    </w:p>
    <w:p w14:paraId="32268B5D" w14:textId="77777777" w:rsidR="007703E4" w:rsidRDefault="007703E4" w:rsidP="00F63065">
      <w:pPr>
        <w:rPr>
          <w:del w:id="90614" w:author="מנוע עיצוב" w:date="2026-10-05T11:33:53Z"/>
          <w:rtl/>
        </w:rPr>
      </w:pPr>
    </w:p>
    <w:p w14:paraId="0BBD3A77" w14:textId="77777777" w:rsidR="00FE35DC" w:rsidRDefault="00F63065" w:rsidP="00CA43B0">
      <w:pPr>
        <w:rPr>
          <w:rtl/>
        </w:rPr>
      </w:pPr>
      <w:ins w:id="95063" w:author="מנוע מכני" w:date="2026-10-05T11:32:12Z">
        <w:r>
          <w:rPr>
            <w:rtl/>
          </w:rPr>
          <w:t xml:space="preserve">ממה</w:t>
        </w:r>
      </w:ins>
      <w:del w:id="95064" w:author="מנוע מכני" w:date="2026-10-05T11:32:12Z">
        <w:r>
          <w:rPr>
            <w:rtl/>
          </w:rPr>
          <w:delText xml:space="preserve">ממאי</w:delText>
        </w:r>
      </w:del>
      <w:r>
        <w:rPr>
          <w:rtl/>
        </w:rPr>
        <w:t xml:space="preserve">? </w:t>
      </w:r>
      <w:ins w:id="95061" w:author="מנוע מכני" w:date="2026-10-05T11:32:12Z">
        <w:r>
          <w:rPr>
            <w:rtl/>
          </w:rPr>
          <w:t xml:space="preserve">שמא</w:t>
        </w:r>
      </w:ins>
      <w:del w:id="9506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: </w:t>
      </w:r>
      <w:r w:rsidR="00CA43B0">
        <w:rPr>
          <w:rFonts w:hint="cs"/>
          <w:rtl/>
        </w:rPr>
        <w:t xml:space="preserve">דווקא </w:t>
      </w:r>
      <w:ins w:id="93757" w:author="מנוע מכני" w:date="2026-10-05T11:32:12Z">
        <w:r>
          <w:rPr>
            <w:rFonts w:hint="cs"/>
            <w:rtl/>
          </w:rPr>
          <w:t xml:space="preserve">שם</w:t>
        </w:r>
      </w:ins>
      <w:del w:id="93758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ins w:id="9170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704" w:author="מנוע מכני" w:date="2026-10-05T11:32:12Z">
        <w:r w:rsidR="00CA43B0">
          <w:rPr>
            <w:rFonts w:hint="cs"/>
            <w:rtl/>
          </w:rPr>
          <w:delText xml:space="preserve">ר''מ</w:delText>
        </w:r>
      </w:del>
      <w:r w:rsidR="00CA43B0">
        <w:rPr>
          <w:rFonts w:hint="cs"/>
          <w:rtl/>
        </w:rPr>
        <w:t xml:space="preserve"> </w:t>
      </w:r>
      <w:r w:rsidR="00CA43B0">
        <w:rPr>
          <w:rFonts w:hint="cs"/>
          <w:rtl/>
        </w:rPr>
        <w:t xml:space="preserve">אמר</w:t>
      </w:r>
      <w:r w:rsidR="00CA43B0">
        <w:rPr>
          <w:rFonts w:hint="cs"/>
          <w:rtl/>
        </w:rPr>
        <w:t xml:space="preserve"> </w:t>
      </w:r>
      <w:ins w:id="98213" w:author="מנוע מכני" w:date="2026-10-05T11:32:12Z">
        <w:r>
          <w:rPr>
            <w:rFonts w:hint="cs"/>
            <w:rtl/>
          </w:rPr>
          <w:t xml:space="preserve">דעשה</w:t>
        </w:r>
      </w:ins>
      <w:del w:id="98214" w:author="מנוע מכני" w:date="2026-10-05T11:32:12Z">
        <w:r w:rsidR="00CA43B0">
          <w:rPr>
            <w:rFonts w:hint="cs"/>
            <w:rtl/>
          </w:rPr>
          <w:delText xml:space="preserve">דעביד</w:delText>
        </w:r>
      </w:del>
      <w:r w:rsidR="00CA43B0">
        <w:rPr>
          <w:rFonts w:hint="cs"/>
          <w:rtl/>
        </w:rPr>
        <w:t xml:space="preserve"> בידים </w:t>
      </w:r>
      <w:r w:rsidR="00CA43B0">
        <w:rPr>
          <w:rFonts w:hint="cs"/>
          <w:rtl/>
        </w:rPr>
        <w:t xml:space="preserve">מש</w:t>
      </w:r>
      <w:ins w:id="91705" w:author="מנוע מכני" w:date="2026-10-05T11:32:12Z">
        <w:r>
          <w:rPr>
            <w:rFonts w:hint="cs"/>
            <w:rtl/>
          </w:rPr>
          <w:t xml:space="preserve">א"כ</w:t>
        </w:r>
      </w:ins>
      <w:del w:id="91706" w:author="מנוע מכני" w:date="2026-10-05T11:32:12Z">
        <w:r w:rsidR="00CA43B0">
          <w:rPr>
            <w:rFonts w:hint="cs"/>
            <w:rtl/>
          </w:rPr>
          <w:delText xml:space="preserve">א''כ</w:delText>
        </w:r>
      </w:del>
      <w:r w:rsidR="00CA43B0">
        <w:rPr>
          <w:rFonts w:hint="cs"/>
          <w:rtl/>
        </w:rPr>
        <w:t xml:space="preserve"> </w:t>
      </w:r>
      <w:ins w:id="93759" w:author="מנוע מכני" w:date="2026-10-05T11:32:12Z">
        <w:r>
          <w:rPr>
            <w:rFonts w:hint="cs"/>
            <w:rtl/>
          </w:rPr>
          <w:t xml:space="preserve">כאן</w:t>
        </w:r>
      </w:ins>
      <w:del w:id="93760" w:author="מנוע מכני" w:date="2026-10-05T11:32:12Z">
        <w:r w:rsidR="00CA43B0">
          <w:rPr>
            <w:rFonts w:hint="cs"/>
            <w:rtl/>
          </w:rPr>
          <w:delText xml:space="preserve">הכא</w:delText>
        </w:r>
      </w:del>
      <w:r w:rsidR="00CA43B0">
        <w:rPr>
          <w:rFonts w:hint="cs"/>
          <w:rtl/>
        </w:rPr>
        <w:t xml:space="preserve"> דגרמא הוא </w:t>
      </w:r>
      <w:r w:rsidR="00CA43B0">
        <w:rPr>
          <w:rStyle w:val="2fb"/>
          <w:rFonts w:hint="cs"/>
          <w:rtl/>
        </w:rPr>
        <w:t xml:space="preserve">כ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</w:t>
      </w:r>
      <w:ins w:id="91707" w:author="מנוע מכני" w:date="2026-10-05T11:32:12Z">
        <w:ins w:id="98035" w:author="מנוע מכני" w:date="2026-10-05T11:32:12Z">
          <w:r>
            <w:rPr>
              <w:rtl/>
            </w:rPr>
            <w:t xml:space="preserve">סבר</w:t>
          </w:r>
        </w:ins>
        <w:del w:id="98036" w:author="מנוע מכני" w:date="2026-10-05T11:32:12Z">
          <w:r>
            <w:rPr>
              <w:rtl/>
            </w:rPr>
            <w:delText xml:space="preserve">ס"ל</w:delText>
          </w:r>
        </w:del>
      </w:ins>
      <w:del w:id="91708" w:author="מנוע מכני" w:date="2026-10-05T11:32:12Z">
        <w:r>
          <w:rPr>
            <w:rtl/>
          </w:rPr>
          <w:delText xml:space="preserve">ס</w:delText>
        </w:r>
        <w:r w:rsidR="00CA43B0">
          <w:rPr>
            <w:rFonts w:hint="cs"/>
            <w:rtl/>
          </w:rPr>
          <w:delText xml:space="preserve">''ל</w:delText>
        </w:r>
      </w:del>
      <w:r w:rsidR="00CA43B0">
        <w:rPr>
          <w:rFonts w:hint="cs"/>
          <w:rtl/>
        </w:rPr>
        <w:t xml:space="preserve"> </w:t>
      </w:r>
    </w:p>
    <w:p w14:paraId="7578AC3D" w14:textId="77777777" w:rsidR="00FE35DC" w:rsidRDefault="00CA43B0" w:rsidP="00CA43B0">
      <w:pPr>
        <w:rPr>
          <w:rtl/>
        </w:rPr>
      </w:pPr>
      <w:r>
        <w:rPr>
          <w:rFonts w:hint="cs"/>
          <w:rtl/>
        </w:rPr>
        <w:t xml:space="preserve">ודווקא </w:t>
      </w:r>
      <w:ins w:id="93761" w:author="מנוע מכני" w:date="2026-10-05T11:32:12Z">
        <w:r>
          <w:rPr>
            <w:rFonts w:hint="cs"/>
            <w:rtl/>
          </w:rPr>
          <w:t xml:space="preserve">שם</w:t>
        </w:r>
      </w:ins>
      <w:del w:id="93762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170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10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אלא שמא יבא אליהו ויטהרנה, אבל </w:t>
      </w:r>
      <w:ins w:id="93763" w:author="מנוע מכני" w:date="2026-10-05T11:32:12Z">
        <w:r>
          <w:rPr>
            <w:rtl/>
          </w:rPr>
          <w:t xml:space="preserve">כאן</w:t>
        </w:r>
      </w:ins>
      <w:del w:id="93764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</w:t>
      </w:r>
      <w:ins w:id="97887" w:author="מנוע מכני" w:date="2026-10-05T11:32:12Z">
        <w:r>
          <w:rPr>
            <w:rtl/>
          </w:rPr>
          <w:t xml:space="preserve">דאם </w:t>
        </w:r>
      </w:ins>
      <w:del w:id="97888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שביק מיית - כרבנן </w:t>
      </w:r>
      <w:ins w:id="98037" w:author="מנוע מכני" w:date="2026-10-05T11:32:12Z">
        <w:r>
          <w:rPr>
            <w:rtl/>
          </w:rPr>
          <w:t xml:space="preserve">סבר</w:t>
        </w:r>
      </w:ins>
      <w:del w:id="98038" w:author="מנוע מכני" w:date="2026-10-05T11:32:12Z">
        <w:r w:rsidR="00F63065">
          <w:rPr>
            <w:rtl/>
          </w:rPr>
          <w:delText xml:space="preserve">ס</w:delText>
        </w:r>
        <w:r>
          <w:rPr>
            <w:rFonts w:hint="cs"/>
            <w:rtl/>
          </w:rPr>
          <w:delText xml:space="preserve">"ל</w:delText>
        </w:r>
      </w:del>
      <w:r w:rsidR="00F63065">
        <w:rPr>
          <w:rtl/>
        </w:rPr>
        <w:t xml:space="preserve"> </w:t>
      </w:r>
    </w:p>
    <w:p w14:paraId="3174852A" w14:textId="77777777" w:rsidR="00FE35DC" w:rsidRDefault="00CA43B0" w:rsidP="00CA43B0">
      <w:pPr>
        <w:rPr>
          <w:rtl/>
        </w:rPr>
      </w:pPr>
      <w:r>
        <w:rPr>
          <w:rFonts w:hint="cs"/>
          <w:rtl/>
        </w:rPr>
        <w:t xml:space="preserve">ודווקא </w:t>
      </w:r>
      <w:ins w:id="93765" w:author="מנוע מכני" w:date="2026-10-05T11:32:12Z">
        <w:r>
          <w:rPr>
            <w:rFonts w:hint="cs"/>
            <w:rtl/>
          </w:rPr>
          <w:t xml:space="preserve">שם</w:t>
        </w:r>
      </w:ins>
      <w:del w:id="93766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אמרו רבנן </w:t>
      </w:r>
      <w:ins w:id="97889" w:author="מנוע מכני" w:date="2026-10-05T11:32:12Z">
        <w:r>
          <w:rPr>
            <w:rFonts w:hint="cs"/>
            <w:rtl/>
          </w:rPr>
          <w:t xml:space="preserve">דאם </w:t>
        </w:r>
      </w:ins>
      <w:del w:id="97890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Fonts w:hint="cs"/>
          <w:rtl/>
        </w:rPr>
        <w:t xml:space="preserve">שביק מיית אבל </w:t>
      </w:r>
      <w:ins w:id="93767" w:author="מנוע מכני" w:date="2026-10-05T11:32:12Z">
        <w:r>
          <w:rPr>
            <w:rFonts w:hint="cs"/>
            <w:rtl/>
          </w:rPr>
          <w:t xml:space="preserve">שם</w:t>
        </w:r>
      </w:ins>
      <w:del w:id="93768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שמא יבא אליהו ויטהרנה </w:t>
      </w:r>
      <w:r w:rsidR="00F63065">
        <w:rPr>
          <w:rStyle w:val="2fb"/>
          <w:rtl/>
        </w:rPr>
        <w:t xml:space="preserve">כ</w:t>
      </w:r>
      <w:ins w:id="91711" w:author="מנוע מכני" w:date="2026-10-05T11:32:12Z">
        <w:r>
          <w:rPr>
            <w:rStyle w:val="2fb"/>
            <w:rtl/>
          </w:rPr>
          <w:t xml:space="preserve">ר"א</w:t>
        </w:r>
      </w:ins>
      <w:del w:id="91712" w:author="מנוע מכני" w:date="2026-10-05T11:32:12Z">
        <w:r w:rsidR="00F63065">
          <w:rPr>
            <w:rtl/>
          </w:rPr>
          <w:delText xml:space="preserve">ר</w:delText>
        </w:r>
        <w:r w:rsidR="00F725AB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F725AB">
          <w:rPr>
            <w:rFonts w:hint="cs"/>
            <w:rtl/>
          </w:rPr>
          <w:delText xml:space="preserve">א</w:delText>
        </w:r>
      </w:del>
      <w:r w:rsidR="00F725AB">
        <w:rPr>
          <w:rFonts w:hint="cs"/>
          <w:rtl/>
        </w:rPr>
        <w:t xml:space="preserve"> </w:t>
      </w:r>
      <w:ins w:id="91713" w:author="מנוע מכני" w:date="2026-10-05T11:32:12Z">
        <w:ins w:id="9803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4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714" w:author="מנוע מכני" w:date="2026-10-05T11:32:12Z">
        <w:r w:rsidR="00F725AB">
          <w:rPr>
            <w:rFonts w:hint="cs"/>
            <w:rtl/>
          </w:rPr>
          <w:delText xml:space="preserve">ס''ל</w:delText>
        </w:r>
      </w:del>
      <w:r w:rsidR="00F63065">
        <w:rPr>
          <w:rtl/>
        </w:rPr>
        <w:t xml:space="preserve"> </w:t>
      </w:r>
    </w:p>
    <w:p w14:paraId="5E257067" w14:textId="77777777" w:rsidR="00FE35DC" w:rsidRDefault="00F63065" w:rsidP="00CA43B0">
      <w:pPr>
        <w:rPr>
          <w:rtl/>
        </w:rPr>
      </w:pPr>
      <w:r>
        <w:rPr>
          <w:rtl/>
        </w:rPr>
        <w:t>ו</w:t>
      </w:r>
      <w:r w:rsidR="00CA43B0">
        <w:rPr>
          <w:rFonts w:hint="cs"/>
          <w:rtl/>
        </w:rPr>
        <w:t xml:space="preserve">דווקא </w:t>
      </w:r>
      <w:ins w:id="93769" w:author="מנוע מכני" w:date="2026-10-05T11:32:12Z">
        <w:r>
          <w:rPr>
            <w:rFonts w:hint="cs"/>
            <w:rtl/>
          </w:rPr>
          <w:t xml:space="preserve">שם</w:t>
        </w:r>
      </w:ins>
      <w:del w:id="93770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r w:rsidR="00CA43B0">
        <w:rPr>
          <w:rStyle w:val="2fb"/>
          <w:rFonts w:hint="cs"/>
          <w:rtl/>
        </w:rPr>
        <w:t xml:space="preserve">א</w:t>
      </w:r>
      <w:ins w:id="9171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716" w:author="מנוע מכני" w:date="2026-10-05T11:32:12Z">
        <w:r w:rsidR="00CA43B0">
          <w:rPr>
            <w:rFonts w:hint="cs"/>
            <w:rtl/>
          </w:rPr>
          <w:delText xml:space="preserve">ר''י</w:delText>
        </w:r>
      </w:del>
      <w:r w:rsidR="00CA43B0">
        <w:rPr>
          <w:rFonts w:hint="cs"/>
          <w:rtl/>
        </w:rPr>
        <w:t xml:space="preserve"> </w:t>
      </w:r>
      <w:ins w:id="98215" w:author="מנוע מכני" w:date="2026-10-05T11:32:12Z">
        <w:r>
          <w:rPr>
            <w:rtl/>
          </w:rPr>
          <w:t xml:space="preserve">דעשה</w:t>
        </w:r>
      </w:ins>
      <w:del w:id="98216" w:author="מנוע מכני" w:date="2026-10-05T11:32:12Z">
        <w:r w:rsidR="00F725AB">
          <w:rPr>
            <w:rtl/>
          </w:rPr>
          <w:delText xml:space="preserve">ד</w:delText>
        </w:r>
        <w:r>
          <w:rPr>
            <w:rtl/>
          </w:rPr>
          <w:delText xml:space="preserve">עביד</w:delText>
        </w:r>
      </w:del>
      <w:r>
        <w:rPr>
          <w:rtl/>
        </w:rPr>
        <w:t xml:space="preserve"> בידים, אבל </w:t>
      </w:r>
      <w:ins w:id="93771" w:author="מנוע מכני" w:date="2026-10-05T11:32:12Z">
        <w:r>
          <w:rPr>
            <w:rtl/>
          </w:rPr>
          <w:t xml:space="preserve">שם</w:t>
        </w:r>
      </w:ins>
      <w:del w:id="9377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דגרמא - </w:t>
      </w:r>
      <w:r>
        <w:rPr>
          <w:rStyle w:val="2fb"/>
          <w:rtl/>
        </w:rPr>
        <w:t xml:space="preserve">כרבי</w:t>
      </w:r>
      <w:r>
        <w:rPr>
          <w:rtl/>
        </w:rPr>
        <w:t xml:space="preserve"> יהושע </w:t>
      </w:r>
      <w:ins w:id="98041" w:author="מנוע מכני" w:date="2026-10-05T11:32:12Z">
        <w:r>
          <w:rPr>
            <w:rtl/>
          </w:rPr>
          <w:t xml:space="preserve">סבר</w:t>
        </w:r>
      </w:ins>
      <w:del w:id="98042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! </w:t>
      </w:r>
    </w:p>
    <w:p w14:paraId="5D55F895" w14:textId="77777777" w:rsidR="00FE35DC" w:rsidRDefault="00F63065" w:rsidP="00CA43B0">
      <w:pPr>
        <w:rPr>
          <w:rtl/>
        </w:rPr>
      </w:pPr>
      <w:r>
        <w:rPr>
          <w:rtl/>
        </w:rPr>
        <w:t>ו</w:t>
      </w:r>
      <w:r w:rsidR="00CA43B0">
        <w:rPr>
          <w:rFonts w:hint="cs"/>
          <w:rtl/>
        </w:rPr>
        <w:t xml:space="preserve">דווקא </w:t>
      </w:r>
      <w:ins w:id="93773" w:author="מנוע מכני" w:date="2026-10-05T11:32:12Z">
        <w:r>
          <w:rPr>
            <w:rFonts w:hint="cs"/>
            <w:rtl/>
          </w:rPr>
          <w:t xml:space="preserve">שם</w:t>
        </w:r>
      </w:ins>
      <w:del w:id="93774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ins w:id="91717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718" w:author="מנוע מכני" w:date="2026-10-05T11:32:12Z">
        <w:r w:rsidR="00CA43B0">
          <w:rPr>
            <w:rFonts w:hint="cs"/>
            <w:rtl/>
          </w:rPr>
          <w:delText xml:space="preserve">ר''ג</w:delText>
        </w:r>
      </w:del>
      <w:r w:rsidR="00CA43B0">
        <w:rPr>
          <w:rFonts w:hint="cs"/>
          <w:rtl/>
        </w:rPr>
        <w:t xml:space="preserve"> </w:t>
      </w:r>
      <w:r>
        <w:rPr>
          <w:rtl/>
        </w:rPr>
        <w:t>דשמא יבא אליה</w:t>
      </w:r>
      <w:r w:rsidR="00F725AB">
        <w:rPr>
          <w:rtl/>
        </w:rPr>
        <w:t xml:space="preserve">ו ויטהרנה, אבל </w:t>
      </w:r>
      <w:ins w:id="93775" w:author="מנוע מכני" w:date="2026-10-05T11:32:12Z">
        <w:r>
          <w:rPr>
            <w:rtl/>
          </w:rPr>
          <w:t xml:space="preserve">כאן</w:t>
        </w:r>
      </w:ins>
      <w:del w:id="93776" w:author="מנוע מכני" w:date="2026-10-05T11:32:12Z">
        <w:r w:rsidR="00F725AB">
          <w:rPr>
            <w:rtl/>
          </w:rPr>
          <w:delText xml:space="preserve">הכא</w:delText>
        </w:r>
      </w:del>
      <w:r w:rsidR="00F725AB">
        <w:rPr>
          <w:rtl/>
        </w:rPr>
        <w:t xml:space="preserve">, </w:t>
      </w:r>
      <w:ins w:id="97891" w:author="מנוע מכני" w:date="2026-10-05T11:32:12Z">
        <w:r>
          <w:rPr>
            <w:rtl/>
          </w:rPr>
          <w:t xml:space="preserve">דאם </w:t>
        </w:r>
      </w:ins>
      <w:del w:id="97892" w:author="מנוע מכני" w:date="2026-10-05T11:32:12Z">
        <w:r w:rsidR="00F725AB">
          <w:rPr>
            <w:rtl/>
          </w:rPr>
          <w:delText xml:space="preserve">דאי </w:delText>
        </w:r>
      </w:del>
      <w:r w:rsidR="00F725AB">
        <w:rPr>
          <w:rtl/>
        </w:rPr>
        <w:t xml:space="preserve">שביק מיית </w:t>
      </w:r>
      <w:r>
        <w:rPr>
          <w:rtl/>
        </w:rPr>
        <w:t xml:space="preserve">כרבנן </w:t>
      </w:r>
      <w:ins w:id="98043" w:author="מנוע מכני" w:date="2026-10-05T11:32:12Z">
        <w:r>
          <w:rPr>
            <w:rtl/>
          </w:rPr>
          <w:t xml:space="preserve">סבר</w:t>
        </w:r>
      </w:ins>
      <w:del w:id="98044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! </w:t>
      </w:r>
    </w:p>
    <w:p>
      <w:pPr>
        <w:pStyle w:val="38"/>
        <w:rPr>
          <w:ins w:id="99888" w:author="מנוע מכני" w:date="2026-10-05T11:32:12Z"/>
        </w:rPr>
      </w:pPr>
      <w:r>
        <w:t xml:space="preserve">ועוד:</w:t>
      </w:r>
    </w:p>
    <w:p w14:paraId="462E4BD0" w14:textId="77777777" w:rsidR="00F725AB" w:rsidRDefault="00F846D4" w:rsidP="00F846D4">
      <w:pPr>
        <w:rPr>
          <w:rtl/>
        </w:rPr>
      </w:pPr>
      <w:del w:id="99889" w:author="מנוע מכני" w:date="2026-10-05T11:32:12Z">
        <w:r>
          <w:rPr>
            <w:rtl/>
          </w:rPr>
          <w:delText xml:space="preserve"> </w:delText>
        </w:r>
      </w:del>
      <w:r>
        <w:rPr>
          <w:rFonts w:hint="cs"/>
          <w:rtl/>
        </w:rPr>
        <w:t xml:space="preserve">בתרוויהו בקראי </w:t>
      </w:r>
      <w:ins w:id="93777" w:author="מנוע מכני" w:date="2026-10-05T11:32:12Z">
        <w:r>
          <w:rPr>
            <w:rFonts w:hint="cs"/>
            <w:rtl/>
          </w:rPr>
          <w:t xml:space="preserve">חלקו</w:t>
        </w:r>
      </w:ins>
      <w:del w:id="93778" w:author="מנוע מכני" w:date="2026-10-05T11:32:12Z">
        <w:r>
          <w:rPr>
            <w:rFonts w:hint="cs"/>
            <w:rtl/>
          </w:rPr>
          <w:delText xml:space="preserve">פליגי</w:delText>
        </w:r>
      </w:del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>דא</w:t>
      </w:r>
      <w:r w:rsidR="00FE35DC">
        <w:rPr>
          <w:rStyle w:val="2fb"/>
          <w:rFonts w:hint="cs"/>
          <w:rtl/>
        </w:rPr>
        <w:t xml:space="preserve">רח</w:t>
      </w:r>
      <w:ins w:id="91719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20" w:author="מנוע מכני" w:date="2026-10-05T11:32:12Z">
        <w:r w:rsidR="00FE35DC">
          <w:rPr>
            <w:rFonts w:hint="cs"/>
            <w:rtl/>
          </w:rPr>
          <w:delText xml:space="preserve">ב''א</w:delText>
        </w:r>
      </w:del>
      <w:r w:rsidR="00FE35DC">
        <w:rPr>
          <w:rFonts w:hint="cs"/>
          <w:rtl/>
        </w:rPr>
        <w:t xml:space="preserve"> </w:t>
      </w:r>
      <w:r w:rsidR="00FE35DC">
        <w:rPr>
          <w:rStyle w:val="2fb"/>
          <w:rFonts w:hint="cs"/>
          <w:rtl/>
        </w:rPr>
        <w:t xml:space="preserve">מר</w:t>
      </w:r>
      <w:ins w:id="9172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722" w:author="מנוע מכני" w:date="2026-10-05T11:32:12Z">
        <w:r w:rsidR="00FE35DC">
          <w:rPr>
            <w:rFonts w:hint="cs"/>
            <w:rtl/>
          </w:rPr>
          <w:delText xml:space="preserve">י''ו</w:delText>
        </w:r>
      </w:del>
      <w:r w:rsidR="00F63065">
        <w:rPr>
          <w:rtl/>
        </w:rPr>
        <w:t>: הכל מודים במ</w:t>
      </w:r>
      <w:r w:rsidR="00FE35DC">
        <w:rPr>
          <w:rtl/>
        </w:rPr>
        <w:t>חמץ אחר מחמץ - שהוא חייב, ד</w:t>
      </w:r>
      <w:r w:rsidR="00FE35DC">
        <w:rPr>
          <w:rFonts w:hint="cs"/>
          <w:rtl/>
        </w:rPr>
        <w:t>'</w:t>
      </w:r>
      <w:r w:rsidR="00F63065">
        <w:rPr>
          <w:rStyle w:val="afffff0"/>
          <w:rtl/>
        </w:rPr>
        <w:t>לא תאפה חמץ ולא תעשה</w:t>
      </w:r>
      <w:r w:rsidR="00FE35DC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791F42AD" w14:textId="77777777" w:rsidR="00FE35DC" w:rsidRDefault="00F63065" w:rsidP="00F846D4">
      <w:pPr>
        <w:rPr>
          <w:rtl/>
        </w:rPr>
      </w:pPr>
      <w:r>
        <w:rPr>
          <w:rtl/>
        </w:rPr>
        <w:lastRenderedPageBreak/>
        <w:t>במסרס אחר מסרס שהוא חייב ד</w:t>
      </w:r>
      <w:r w:rsidR="00FE35DC">
        <w:rPr>
          <w:rFonts w:hint="cs"/>
          <w:rtl/>
        </w:rPr>
        <w:t>'</w:t>
      </w:r>
      <w:r>
        <w:rPr>
          <w:rtl/>
        </w:rPr>
        <w:t xml:space="preserve">ומעוך וכתות ונתוק וכרות, אם על כורת חייב, על נותק </w:t>
      </w:r>
      <w:ins w:id="91723" w:author="מנוע מכני" w:date="2026-10-05T11:32:12Z">
        <w:r>
          <w:rPr>
            <w:rFonts w:hint="cs"/>
            <w:rtl/>
          </w:rPr>
          <w:t xml:space="preserve">כ"ש</w:t>
        </w:r>
      </w:ins>
      <w:del w:id="91724" w:author="מנוע מכני" w:date="2026-10-05T11:32:12Z">
        <w:r w:rsidR="00F846D4">
          <w:rPr>
            <w:rFonts w:hint="cs"/>
            <w:rtl/>
          </w:rPr>
          <w:delText xml:space="preserve">כ''ש</w:delText>
        </w:r>
      </w:del>
      <w:r w:rsidR="00F846D4">
        <w:rPr>
          <w:rFonts w:hint="cs"/>
          <w:rtl/>
        </w:rPr>
        <w:t xml:space="preserve"> </w:t>
      </w:r>
    </w:p>
    <w:p>
      <w:pPr>
        <w:pStyle w:val="38"/>
        <w:rPr>
          <w:ins w:id="99890" w:author="מנוע מכני" w:date="2026-10-05T11:32:12Z"/>
        </w:rPr>
      </w:pPr>
      <w:r>
        <w:t xml:space="preserve">אלא</w:t>
      </w:r>
    </w:p>
    <w:p w14:paraId="3F4DD811" w14:textId="77777777" w:rsidR="00F846D4" w:rsidRDefault="00F63065" w:rsidP="00F63065">
      <w:pPr>
        <w:rPr>
          <w:rtl/>
        </w:rPr>
      </w:pPr>
      <w:del w:id="998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להביא נותק אחר כורת שהוא חייב, </w:t>
      </w:r>
    </w:p>
    <w:p w14:paraId="2866C956" w14:textId="77777777" w:rsidR="00B874E6" w:rsidRDefault="00F63065" w:rsidP="000C73DD">
      <w:pPr>
        <w:pStyle w:val="011"/>
        <w:rPr>
          <w:rtl/>
        </w:rPr>
      </w:pPr>
      <w:ins w:id="98231" w:author="מנוע מכני" w:date="2026-10-05T11:32:12Z">
        <w:r>
          <w:rPr>
            <w:rtl/>
          </w:rPr>
          <w:t xml:space="preserve">נחלקו רק</w:t>
        </w:r>
      </w:ins>
      <w:del w:id="98232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במטיל מום בבעל מום,</w:t>
      </w:r>
      <w:ins w:id="96585" w:author="מנוע מכני" w:date="2026-10-05T11:32:12Z">
        <w:r>
          <w:rPr>
            <w:rtl/>
          </w:rPr>
          <w:t xml:space="preserve"> </w:t>
        </w:r>
      </w:ins>
      <w:del w:id="96586" w:author="מנוע מכני" w:date="2026-10-05T11:32:12Z">
        <w:r>
          <w:rPr>
            <w:rtl/>
          </w:rPr>
          <w:delText xml:space="preserve"> </w:delText>
        </w:r>
        <w:r w:rsidR="00F846D4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 xml:space="preserve">דר"מ</w:t>
      </w:r>
      <w:r>
        <w:rPr>
          <w:rtl/>
        </w:rPr>
        <w:t xml:space="preserve"> סבר: כל מום </w:t>
      </w:r>
      <w:r>
        <w:rPr>
          <w:rtl/>
        </w:rPr>
        <w:t xml:space="preserve">לא</w:t>
      </w:r>
      <w:r>
        <w:rPr>
          <w:rtl/>
        </w:rPr>
        <w:t xml:space="preserve"> יהיה בו, ורבנן סברי: תמים יהיה לרצון</w:t>
      </w:r>
      <w:r w:rsidR="0057284B">
        <w:rPr>
          <w:rtl/>
        </w:rPr>
        <w:t>.</w:t>
      </w:r>
    </w:p>
    <w:p>
      <w:pPr>
        <w:pStyle w:val="38"/>
        <w:rPr>
          <w:ins w:id="100838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ins w:id="92889" w:author="מנוע מכני" w:date="2026-10-05T11:32:12Z">
        <w:r>
          <w:t xml:space="preserve">ור"מ</w:t>
        </w:r>
      </w:ins>
      <w:del w:id="92890" w:author="מנוע מכני" w:date="2026-10-05T11:32:12Z">
        <w:r w:rsidR="00F63065">
          <w:delText xml:space="preserve">ורבי מאיר</w:delText>
        </w:r>
      </w:del>
      <w:r w:rsidR="00F63065">
        <w:t xml:space="preserve">,</w:t>
      </w:r>
    </w:p>
    <w:p w14:paraId="0A46B4D3" w14:textId="77777777" w:rsidR="00F725AB" w:rsidRDefault="00F846D4" w:rsidP="00F725AB">
      <w:pPr>
        <w:rPr>
          <w:rtl/>
        </w:rPr>
      </w:pPr>
      <w:del w:id="100839" w:author="מנוע מכני" w:date="2026-10-05T11:32:12Z">
        <w:r w:rsidR="00F63065">
          <w:rPr>
            <w:rtl/>
          </w:rPr>
          <w:delText xml:space="preserve"> </w:delText>
        </w:r>
      </w:del>
      <w:ins w:id="95067" w:author="מנוע מכני" w:date="2026-10-05T11:32:12Z">
        <w:r>
          <w:rPr>
            <w:rtl/>
          </w:rPr>
          <w:t xml:space="preserve">זה</w:t>
        </w:r>
      </w:ins>
      <w:del w:id="95068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תמים יהיה לרצון </w:t>
      </w:r>
      <w:ins w:id="95065" w:author="מנוע מכני" w:date="2026-10-05T11:32:12Z">
        <w:r>
          <w:rPr>
            <w:rtl/>
          </w:rPr>
          <w:t xml:space="preserve">מה</w:t>
        </w:r>
      </w:ins>
      <w:del w:id="9506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  <w:ins w:id="98217" w:author="מנוע מכני" w:date="2026-10-05T11:32:12Z">
        <w:r>
          <w:rPr>
            <w:rtl/>
          </w:rPr>
          <w:t xml:space="preserve">עשה</w:t>
        </w:r>
      </w:ins>
      <w:del w:id="98218" w:author="מנוע מכני" w:date="2026-10-05T11:32:12Z">
        <w:r w:rsidR="00F63065">
          <w:rPr>
            <w:rtl/>
          </w:rPr>
          <w:delText xml:space="preserve">עביד</w:delText>
        </w:r>
      </w:del>
      <w:r w:rsidR="00F63065">
        <w:rPr>
          <w:rtl/>
        </w:rPr>
        <w:t xml:space="preserve"> </w:t>
      </w:r>
    </w:p>
    <w:p w14:paraId="5593A831" w14:textId="77777777" w:rsidR="00F846D4" w:rsidRDefault="00F63065" w:rsidP="00F725AB">
      <w:pPr>
        <w:rPr>
          <w:rtl/>
        </w:rPr>
      </w:pPr>
      <w:ins w:id="98533" w:author="מנוע מכני" w:date="2026-10-05T11:32:12Z">
        <w:r>
          <w:rPr>
            <w:rtl/>
          </w:rPr>
          <w:t xml:space="preserve">צריך</w:t>
        </w:r>
      </w:ins>
      <w:del w:id="98534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069" w:author="מנוע מכני" w:date="2026-10-05T11:32:12Z">
        <w:r>
          <w:rPr>
            <w:rtl/>
          </w:rPr>
          <w:t xml:space="preserve">לו</w:t>
        </w:r>
      </w:ins>
      <w:del w:id="950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למעוטי פסולי המוקדשין לאחר פדיונן, </w:t>
      </w:r>
    </w:p>
    <w:p w14:paraId="1CA839B8" w14:textId="77777777" w:rsidR="00B874E6" w:rsidRDefault="00F63065" w:rsidP="00F725AB">
      <w:pPr>
        <w:rPr>
          <w:rtl/>
        </w:rPr>
      </w:pPr>
      <w:r>
        <w:rPr>
          <w:rtl/>
        </w:rPr>
        <w:t xml:space="preserve">סד"א</w:t>
      </w:r>
      <w:r>
        <w:rPr>
          <w:rtl/>
        </w:rPr>
        <w:t xml:space="preserve">: הואיל ואסירי בגיזה ועבודה במומין </w:t>
      </w:r>
      <w:ins w:id="93779" w:author="מנוע מכני" w:date="2026-10-05T11:32:12Z">
        <w:r>
          <w:rPr>
            <w:rtl/>
          </w:rPr>
          <w:t xml:space="preserve">גם</w:t>
        </w:r>
      </w:ins>
      <w:del w:id="9378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ליתסרו,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7CBAFA1E" w14:textId="77777777" w:rsidR="00BE6936" w:rsidRDefault="00F63065" w:rsidP="00F725AB">
      <w:pPr>
        <w:rPr>
          <w:rtl/>
        </w:rPr>
      </w:pPr>
      <w:r>
        <w:rPr>
          <w:rtl/>
        </w:rPr>
        <w:t xml:space="preserve">ורבנן </w:t>
      </w:r>
      <w:ins w:id="93781" w:author="מנוע מכני" w:date="2026-10-05T11:32:12Z">
        <w:r>
          <w:rPr>
            <w:rtl/>
          </w:rPr>
          <w:t xml:space="preserve">גם</w:t>
        </w:r>
      </w:ins>
      <w:del w:id="9378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הכתיב כל מום </w:t>
      </w:r>
      <w:r>
        <w:rPr>
          <w:rtl/>
        </w:rPr>
        <w:t xml:space="preserve">לא</w:t>
      </w:r>
      <w:r>
        <w:rPr>
          <w:rtl/>
        </w:rPr>
        <w:t xml:space="preserve"> יהיה בו! </w:t>
      </w:r>
      <w:r w:rsidR="00BE6936">
        <w:rPr>
          <w:rFonts w:hint="cs"/>
          <w:rtl/>
        </w:rPr>
        <w:t xml:space="preserve">- </w:t>
      </w:r>
      <w:r>
        <w:rPr>
          <w:rtl/>
        </w:rPr>
        <w:t xml:space="preserve">לגרמא הוא דאתי, </w:t>
      </w:r>
    </w:p>
    <w:p>
      <w:pPr>
        <w:pStyle w:val="38"/>
        <w:rPr>
          <w:ins w:id="99892" w:author="מנוע מכני" w:date="2026-10-05T11:32:12Z"/>
        </w:rPr>
      </w:pPr>
      <w:r>
        <w:t xml:space="preserve">דתניא</w:t>
      </w:r>
      <w:r>
        <w:t xml:space="preserve">:</w:t>
      </w:r>
    </w:p>
    <w:p w14:paraId="2C1A4C88" w14:textId="77777777" w:rsidR="00F846D4" w:rsidRDefault="00F63065" w:rsidP="000C73DD">
      <w:pPr>
        <w:pStyle w:val="011"/>
        <w:rPr>
          <w:rtl/>
        </w:rPr>
      </w:pPr>
      <w:del w:id="99893" w:author="מנוע מכני" w:date="2026-10-05T11:32:12Z">
        <w:r>
          <w:rPr>
            <w:rtl/>
          </w:rPr>
          <w:delText xml:space="preserve"> </w:delText>
        </w:r>
      </w:del>
      <w:r w:rsidR="00F725AB">
        <w:rPr>
          <w:rFonts w:hint="cs"/>
          <w:rtl/>
        </w:rPr>
        <w:t>'</w:t>
      </w:r>
      <w:ins w:id="90305" w:author="מנוע סמנטי" w:date="2026-10-05T11:39:44Z">
        <w:r>
          <w:rPr>
            <w:rStyle w:val="afffff0"/>
            <w:rtl/>
          </w:rPr>
          <w:t xml:space="preserve">מוּם לֹא יִהְיֶה בוֹ</w:t>
        </w:r>
      </w:ins>
      <w:del w:id="90306" w:author="מנוע סמנטי" w:date="2026-10-05T11:39:44Z">
        <w:r>
          <w:rPr>
            <w:rtl/>
          </w:rPr>
          <w:delText xml:space="preserve">מום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יהיה בו</w:delText>
        </w:r>
      </w:del>
      <w:r w:rsidR="00F725AB">
        <w:rPr>
          <w:rFonts w:hint="cs"/>
          <w:rtl/>
        </w:rPr>
        <w:t>'</w:t>
      </w:r>
      <w:r>
        <w:rPr>
          <w:rtl/>
        </w:rPr>
        <w:t xml:space="preserve"> אין לי אלא שלא יתן בו מום, מנין שלא יביא דבילה ובצק ויניחנה על האוזן, </w:t>
      </w:r>
    </w:p>
    <w:p w14:paraId="07F6CC29" w14:textId="77777777" w:rsidR="00B874E6" w:rsidRDefault="00F63065" w:rsidP="00F725AB">
      <w:pPr>
        <w:rPr>
          <w:rtl/>
        </w:rPr>
      </w:pPr>
      <w:r>
        <w:rPr>
          <w:rtl/>
        </w:rPr>
        <w:t xml:space="preserve">כדי שיבא כלב ויאכלנה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F846D4">
        <w:rPr>
          <w:rFonts w:hint="cs"/>
          <w:rtl/>
        </w:rPr>
        <w:t>'</w:t>
      </w:r>
      <w:ins w:id="90307" w:author="מנוע סמנטי" w:date="2026-10-05T11:39:44Z">
        <w:r>
          <w:rPr>
            <w:rStyle w:val="afffff0"/>
            <w:rtl/>
          </w:rPr>
          <w:t xml:space="preserve">כָּל מוּם</w:t>
        </w:r>
      </w:ins>
      <w:del w:id="90308" w:author="מנוע סמנטי" w:date="2026-10-05T11:39:44Z">
        <w:r>
          <w:rPr>
            <w:rtl/>
          </w:rPr>
          <w:delText xml:space="preserve">כל מום</w:delText>
        </w:r>
      </w:del>
      <w:r w:rsidR="00F846D4">
        <w:rPr>
          <w:rFonts w:hint="cs"/>
          <w:rtl/>
        </w:rPr>
        <w:t>'</w:t>
      </w:r>
      <w:r>
        <w:rPr>
          <w:rtl/>
        </w:rPr>
        <w:t>, אחד מום - ואחד כל מום</w:t>
      </w:r>
      <w:r w:rsidR="0057284B">
        <w:rPr>
          <w:rtl/>
        </w:rPr>
        <w:t>.</w:t>
      </w:r>
    </w:p>
    <w:p w14:paraId="2202F0B3" w14:textId="77777777" w:rsidR="00FE35DC" w:rsidRDefault="00F63065" w:rsidP="00F846D4">
      <w:pPr>
        <w:rPr>
          <w:rtl/>
        </w:rPr>
      </w:pPr>
      <w:ins w:id="93785" w:author="מנוע מכני" w:date="2026-10-05T11:32:12Z">
        <w:r>
          <w:rPr>
            <w:rtl/>
          </w:rPr>
          <w:t xml:space="preserve">כאן</w:t>
        </w:r>
      </w:ins>
      <w:del w:id="93786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בקראי </w:t>
      </w:r>
      <w:ins w:id="93783" w:author="מנוע מכני" w:date="2026-10-05T11:32:12Z">
        <w:r>
          <w:rPr>
            <w:rtl/>
          </w:rPr>
          <w:t xml:space="preserve">חלקו</w:t>
        </w:r>
      </w:ins>
      <w:del w:id="9378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r w:rsidR="00F725AB">
        <w:rPr>
          <w:rStyle w:val="2fb"/>
          <w:rFonts w:hint="cs"/>
          <w:rtl/>
        </w:rPr>
        <w:t xml:space="preserve">רי</w:t>
      </w:r>
      <w:ins w:id="91725" w:author="מנוע מכני" w:date="2026-10-05T11:32:12Z">
        <w:r>
          <w:rPr>
            <w:rStyle w:val="2fb"/>
            <w:rFonts w:hint="cs"/>
            <w:rtl/>
          </w:rPr>
          <w:t xml:space="preserve">א"ש</w:t>
        </w:r>
      </w:ins>
      <w:del w:id="91726" w:author="מנוע מכני" w:date="2026-10-05T11:32:12Z">
        <w:r w:rsidR="00F725AB">
          <w:rPr>
            <w:rFonts w:hint="cs"/>
            <w:rtl/>
          </w:rPr>
          <w:delText xml:space="preserve">א''ש</w:delText>
        </w:r>
      </w:del>
      <w:r>
        <w:rPr>
          <w:rtl/>
        </w:rPr>
        <w:t xml:space="preserve">, וכן </w:t>
      </w:r>
      <w:r>
        <w:rPr>
          <w:rStyle w:val="2fb"/>
          <w:rtl/>
        </w:rPr>
        <w:t xml:space="preserve">אר"ל</w:t>
      </w:r>
      <w:r>
        <w:rPr>
          <w:rtl/>
        </w:rPr>
        <w:t xml:space="preserve">, וכן </w:t>
      </w:r>
      <w:r>
        <w:rPr>
          <w:rStyle w:val="2fb"/>
          <w:rtl/>
        </w:rPr>
        <w:t xml:space="preserve">א</w:t>
      </w:r>
      <w:r w:rsidR="00F846D4">
        <w:rPr>
          <w:rStyle w:val="2fb"/>
          <w:rFonts w:hint="cs"/>
          <w:rtl/>
        </w:rPr>
        <w:t>ר</w:t>
      </w:r>
      <w:r>
        <w:rPr>
          <w:rStyle w:val="2fb"/>
          <w:rtl/>
        </w:rPr>
        <w:t xml:space="preserve">"נ</w:t>
      </w:r>
      <w:r>
        <w:rPr>
          <w:rtl/>
        </w:rPr>
        <w:t xml:space="preserve"> </w:t>
      </w:r>
      <w:r w:rsidR="00F725AB">
        <w:rPr>
          <w:rStyle w:val="2fb"/>
          <w:rFonts w:hint="cs"/>
          <w:rtl/>
        </w:rPr>
        <w:t xml:space="preserve">מר</w:t>
      </w:r>
      <w:ins w:id="9172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28" w:author="מנוע מכני" w:date="2026-10-05T11:32:12Z">
        <w:r w:rsidR="00F725AB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</w:t>
      </w:r>
      <w:r w:rsidR="00F725AB">
        <w:rPr>
          <w:rFonts w:hint="cs"/>
          <w:rtl/>
        </w:rPr>
        <w:t>'</w:t>
      </w:r>
      <w:ins w:id="90309" w:author="מנוע סמנטי" w:date="2026-10-05T11:39:44Z">
        <w:r>
          <w:rPr>
            <w:rStyle w:val="afffff0"/>
            <w:rtl/>
          </w:rPr>
          <w:t xml:space="preserve">וַאֲנִי הִנֵּה נָתַתִּי לְךָ אֶת מִשְׁמֶרֶת תְּרוּמֹתָי</w:t>
        </w:r>
      </w:ins>
      <w:del w:id="90310" w:author="מנוע סמנטי" w:date="2026-10-05T11:39:44Z">
        <w:r>
          <w:rPr>
            <w:rtl/>
          </w:rPr>
          <w:delText xml:space="preserve">ואני הנה נתתי לך את משמרת תרומתי</w:delText>
        </w:r>
      </w:del>
      <w:r w:rsidR="00F725AB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99894" w:author="מנוע מכני" w:date="2026-10-05T11:32:12Z"/>
        </w:rPr>
      </w:pPr>
      <w:r>
        <w:t xml:space="preserve">ר"א סבר:</w:t>
      </w:r>
    </w:p>
    <w:p w14:paraId="65D8D885" w14:textId="77777777" w:rsidR="00F725AB" w:rsidRDefault="00F63065" w:rsidP="00F63065">
      <w:pPr>
        <w:rPr>
          <w:rtl/>
        </w:rPr>
      </w:pPr>
      <w:del w:id="998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</w:t>
      </w:r>
      <w:r w:rsidR="00F725AB">
        <w:rPr>
          <w:rtl/>
        </w:rPr>
        <w:t>שתי תרומות הכתוב מדבר, אחת תרומ</w:t>
      </w:r>
      <w:r w:rsidR="00F725AB">
        <w:rPr>
          <w:rFonts w:hint="cs"/>
          <w:rtl/>
        </w:rPr>
        <w:t>ה</w:t>
      </w:r>
      <w:r>
        <w:rPr>
          <w:rtl/>
        </w:rPr>
        <w:t xml:space="preserve"> טהורה ואחת תר</w:t>
      </w:r>
      <w:r w:rsidR="00F725AB">
        <w:rPr>
          <w:rtl/>
        </w:rPr>
        <w:t>ומ</w:t>
      </w:r>
      <w:r w:rsidR="00F725AB">
        <w:rPr>
          <w:rFonts w:hint="cs"/>
          <w:rtl/>
        </w:rPr>
        <w:t>ה</w:t>
      </w:r>
      <w:r>
        <w:rPr>
          <w:rtl/>
        </w:rPr>
        <w:t xml:space="preserve"> תלויה, ואמר </w:t>
      </w:r>
      <w:ins w:id="95071" w:author="מנוע מכני" w:date="2026-10-05T11:32:12Z">
        <w:r>
          <w:rPr>
            <w:rtl/>
          </w:rPr>
          <w:t xml:space="preserve">התורה</w:t>
        </w:r>
      </w:ins>
      <w:del w:id="9507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  <w:ins w:id="98219" w:author="מנוע מכני" w:date="2026-10-05T11:32:12Z">
        <w:r>
          <w:rPr>
            <w:rtl/>
          </w:rPr>
          <w:t xml:space="preserve">עשה</w:t>
        </w:r>
      </w:ins>
      <w:del w:id="98220" w:author="מנוע מכני" w:date="2026-10-05T11:32:12Z">
        <w:r>
          <w:rPr>
            <w:rtl/>
          </w:rPr>
          <w:delText xml:space="preserve">עביד</w:delText>
        </w:r>
      </w:del>
      <w:r>
        <w:rPr>
          <w:rtl/>
        </w:rPr>
        <w:t xml:space="preserve"> לה שימור</w:t>
      </w:r>
      <w:ins w:id="96587" w:author="מנוע מכני" w:date="2026-10-05T11:32:12Z">
        <w:r>
          <w:rPr>
            <w:rtl/>
          </w:rPr>
          <w:t xml:space="preserve">,</w:t>
        </w:r>
      </w:ins>
      <w:del w:id="96588" w:author="מנוע מכני" w:date="2026-10-05T11:32:12Z">
        <w:r w:rsidR="000B5F7F">
          <w:rPr>
            <w:rtl/>
          </w:rPr>
          <w:delText xml:space="preserve">;</w:delText>
        </w:r>
      </w:del>
    </w:p>
    <w:p w14:paraId="4AF749D2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ורבי</w:t>
      </w:r>
      <w:r>
        <w:rPr>
          <w:rtl/>
        </w:rPr>
        <w:t xml:space="preserve"> יהושע - תרומתי כתיב</w:t>
      </w:r>
      <w:r w:rsidR="0057284B">
        <w:rPr>
          <w:rtl/>
        </w:rPr>
        <w:t>.</w:t>
      </w:r>
    </w:p>
    <w:p w14:paraId="0BD7DF86" w14:textId="77777777" w:rsidR="00F725AB" w:rsidRDefault="00F63065" w:rsidP="00F846D4">
      <w:pPr>
        <w:rPr>
          <w:rtl/>
        </w:rPr>
      </w:pPr>
      <w:r>
        <w:rPr>
          <w:rtl/>
        </w:rPr>
        <w:t xml:space="preserve">למימרא </w:t>
      </w:r>
      <w:r>
        <w:rPr>
          <w:rStyle w:val="2fb"/>
          <w:rtl/>
        </w:rPr>
        <w:t xml:space="preserve">ד</w:t>
      </w:r>
      <w:ins w:id="91729" w:author="מנוע מכני" w:date="2026-10-05T11:32:12Z">
        <w:r>
          <w:rPr>
            <w:rStyle w:val="2fb"/>
            <w:rtl/>
          </w:rPr>
          <w:t xml:space="preserve">ר"א</w:t>
        </w:r>
      </w:ins>
      <w:del w:id="91730" w:author="מנוע מכני" w:date="2026-10-05T11:32:12Z">
        <w:r>
          <w:rPr>
            <w:rtl/>
          </w:rPr>
          <w:delText xml:space="preserve">ר'</w:delText>
        </w:r>
        <w:r w:rsidR="00F846D4">
          <w:rPr>
            <w:rFonts w:hint="cs"/>
            <w:rtl/>
          </w:rPr>
          <w:delText xml:space="preserve">'א</w:delText>
        </w:r>
      </w:del>
      <w:r w:rsidR="00F846D4">
        <w:rPr>
          <w:rFonts w:hint="cs"/>
          <w:rtl/>
        </w:rPr>
        <w:t xml:space="preserve"> </w:t>
      </w:r>
      <w:r>
        <w:rPr>
          <w:rtl/>
        </w:rPr>
        <w:t xml:space="preserve">סבר יש אם למקרא? </w:t>
      </w:r>
    </w:p>
    <w:p w14:paraId="73A6D02C" w14:textId="77777777" w:rsidR="00F725AB" w:rsidRDefault="00F63065" w:rsidP="00F846D4">
      <w:pPr>
        <w:rPr>
          <w:rtl/>
        </w:rPr>
      </w:pPr>
      <w:r>
        <w:rPr>
          <w:rtl/>
        </w:rPr>
        <w:t xml:space="preserve">ורמינהי: </w:t>
      </w:r>
      <w:ins w:id="91731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732" w:author="מנוע מכני" w:date="2026-10-05T11:32:12Z">
        <w:r w:rsidR="00F846D4">
          <w:rPr>
            <w:rFonts w:hint="cs"/>
            <w:rtl/>
          </w:rPr>
          <w:delText xml:space="preserve">ר''ע</w:delText>
        </w:r>
      </w:del>
      <w:r w:rsidR="00F846D4">
        <w:rPr>
          <w:rFonts w:hint="cs"/>
          <w:rtl/>
        </w:rPr>
        <w:t xml:space="preserve">: - </w:t>
      </w:r>
      <w:r w:rsidR="00F725AB">
        <w:rPr>
          <w:rFonts w:hint="cs"/>
          <w:rtl/>
        </w:rPr>
        <w:t>'</w:t>
      </w:r>
      <w:ins w:id="90311" w:author="מנוע סמנטי" w:date="2026-10-05T11:39:44Z">
        <w:r>
          <w:rPr>
            <w:rStyle w:val="afffff0"/>
            <w:rtl/>
          </w:rPr>
          <w:t xml:space="preserve">בְּבִגְדוֹ בָהּ</w:t>
        </w:r>
      </w:ins>
      <w:del w:id="90312" w:author="מנוע סמנטי" w:date="2026-10-05T11:39:44Z">
        <w:r>
          <w:rPr>
            <w:rtl/>
          </w:rPr>
          <w:delText xml:space="preserve">בבגדו בה</w:delText>
        </w:r>
      </w:del>
      <w:r w:rsidR="00F725AB">
        <w:rPr>
          <w:rFonts w:hint="cs"/>
          <w:rtl/>
        </w:rPr>
        <w:t>'</w:t>
      </w:r>
      <w:r>
        <w:rPr>
          <w:rtl/>
        </w:rPr>
        <w:t xml:space="preserve"> כיון שפירש </w:t>
      </w:r>
      <w:r w:rsidR="00F846D4">
        <w:rPr>
          <w:rtl/>
        </w:rPr>
        <w:t xml:space="preserve">טליתו </w:t>
      </w:r>
      <w:ins w:id="95073" w:author="מנוע מכני" w:date="2026-10-05T11:32:12Z">
        <w:r>
          <w:rPr>
            <w:rtl/>
          </w:rPr>
          <w:t xml:space="preserve">עליו</w:t>
        </w:r>
      </w:ins>
      <w:del w:id="95074" w:author="מנוע מכני" w:date="2026-10-05T11:32:12Z">
        <w:r w:rsidR="00F846D4">
          <w:rPr>
            <w:rtl/>
          </w:rPr>
          <w:delText xml:space="preserve">עליה</w:delText>
        </w:r>
      </w:del>
      <w:r w:rsidR="00F846D4">
        <w:rPr>
          <w:rtl/>
        </w:rPr>
        <w:t xml:space="preserve"> שוב אינו רשאי למוכרה</w:t>
      </w:r>
      <w:r w:rsidR="00F846D4">
        <w:rPr>
          <w:rFonts w:hint="cs"/>
          <w:rtl/>
        </w:rPr>
        <w:t>,</w:t>
      </w:r>
    </w:p>
    <w:p>
      <w:pPr>
        <w:pStyle w:val="38"/>
        <w:rPr>
          <w:ins w:id="99896" w:author="מנוע מכני" w:date="2026-10-05T11:32:12Z"/>
        </w:rPr>
      </w:pPr>
      <w:r>
        <w:t xml:space="preserve">ר"א</w:t>
      </w:r>
      <w:del w:id="100929" w:author="מנוע מכני" w:date="2026-10-05T11:32:12Z">
        <w:r>
          <w:delText xml:space="preserve"> אומר</w:delText>
        </w:r>
      </w:del>
      <w:r>
        <w:t xml:space="preserve">:</w:t>
      </w:r>
    </w:p>
    <w:p w14:paraId="618D2689" w14:textId="77777777" w:rsidR="00FE35DC" w:rsidRDefault="00F63065" w:rsidP="00F725AB">
      <w:pPr>
        <w:rPr>
          <w:rtl/>
        </w:rPr>
      </w:pPr>
      <w:del w:id="998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כיון שבגד בה שוב אינו רשאי למוכרה! </w:t>
      </w:r>
    </w:p>
    <w:p>
      <w:pPr>
        <w:pStyle w:val="38"/>
        <w:rPr>
          <w:ins w:id="99898" w:author="מנוע מכני" w:date="2026-10-05T11:32:12Z"/>
        </w:rPr>
      </w:pPr>
      <w:r>
        <w:t xml:space="preserve">אלא</w:t>
      </w:r>
    </w:p>
    <w:p w14:paraId="7F0C4E07" w14:textId="77777777" w:rsidR="00FE35DC" w:rsidRDefault="00F63065" w:rsidP="00CA43B0">
      <w:pPr>
        <w:rPr>
          <w:rtl/>
        </w:rPr>
      </w:pPr>
      <w:del w:id="99899" w:author="מנוע מכני" w:date="2026-10-05T11:32:12Z">
        <w:r>
          <w:rPr>
            <w:rtl/>
          </w:rPr>
          <w:delText xml:space="preserve"> </w:delText>
        </w:r>
      </w:del>
      <w:ins w:id="93787" w:author="מנוע מכני" w:date="2026-10-05T11:32:12Z">
        <w:r>
          <w:rPr>
            <w:rtl/>
          </w:rPr>
          <w:t xml:space="preserve">כאן</w:t>
        </w:r>
      </w:ins>
      <w:del w:id="93788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ins w:id="98137" w:author="מנוע מכני" w:date="2026-10-05T11:32:12Z">
        <w:r>
          <w:rPr>
            <w:rtl/>
          </w:rPr>
          <w:t xml:space="preserve">בזה</w:t>
        </w:r>
      </w:ins>
      <w:del w:id="9813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8135" w:author="מנוע מכני" w:date="2026-10-05T11:32:12Z">
        <w:r>
          <w:rPr>
            <w:rtl/>
          </w:rPr>
          <w:t xml:space="preserve">חלקו</w:t>
        </w:r>
      </w:ins>
      <w:del w:id="98136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סבר: הראויה לך </w:t>
      </w:r>
      <w:r w:rsidR="00CA43B0">
        <w:rPr>
          <w:rtl/>
        </w:rPr>
        <w:t>שמור, ושאינה ראויה לך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תשמור</w:t>
      </w:r>
      <w:ins w:id="96589" w:author="מנוע מכני" w:date="2026-10-05T11:32:12Z">
        <w:r>
          <w:rPr>
            <w:rtl/>
          </w:rPr>
          <w:t xml:space="preserve">,</w:t>
        </w:r>
      </w:ins>
      <w:del w:id="96590" w:author="מנוע מכני" w:date="2026-10-05T11:32:12Z">
        <w:r w:rsidR="000B5F7F">
          <w:rPr>
            <w:rtl/>
          </w:rPr>
          <w:delText xml:space="preserve">;</w:delText>
        </w:r>
      </w:del>
    </w:p>
    <w:p w14:paraId="161A50D7" w14:textId="77777777" w:rsidR="00B874E6" w:rsidRDefault="00F846D4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7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Style w:val="2fb"/>
          <w:rtl/>
        </w:rPr>
        <w:t xml:space="preserve">ור"א</w:t>
      </w:r>
      <w:r w:rsidR="00F63065">
        <w:rPr>
          <w:rtl/>
        </w:rPr>
        <w:t xml:space="preserve"> - הא </w:t>
      </w:r>
      <w:ins w:id="93789" w:author="מנוע מכני" w:date="2026-10-05T11:32:12Z">
        <w:r>
          <w:rPr>
            <w:rtl/>
          </w:rPr>
          <w:t xml:space="preserve">גם</w:t>
        </w:r>
      </w:ins>
      <w:del w:id="9379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ראויה היא, שמא יבוא אליהו ויטהרנה</w:t>
      </w:r>
      <w:r w:rsidR="0057284B">
        <w:rPr>
          <w:rtl/>
        </w:rPr>
        <w:t>.</w:t>
      </w:r>
    </w:p>
    <w:p>
      <w:pPr>
        <w:pStyle w:val="38"/>
        <w:rPr>
          <w:ins w:id="99900" w:author="מנוע מכני" w:date="2026-10-05T11:32:12Z"/>
        </w:rPr>
      </w:pPr>
      <w:r w:rsidRPr="00C83F7A">
        <w:t>א</w:t>
      </w:r>
      <w:r w:rsidR="00F725AB" w:rsidRPr="00C83F7A">
        <w:t xml:space="preserve">רי</w:t>
      </w:r>
      <w:ins w:id="91733" w:author="מנוע מכני" w:date="2026-10-05T11:32:12Z">
        <w:r>
          <w:t xml:space="preserve">א"ש</w:t>
        </w:r>
      </w:ins>
      <w:del w:id="91734" w:author="מנוע מכני" w:date="2026-10-05T11:32:12Z">
        <w:r w:rsidR="00F725AB" w:rsidRPr="00C83F7A">
          <w:delText xml:space="preserve">א''ש</w:delText>
        </w:r>
      </w:del>
      <w:r w:rsidRPr="00C83F7A">
        <w:t xml:space="preserve">:</w:t>
      </w:r>
    </w:p>
    <w:p w14:paraId="0A9C09F9" w14:textId="77777777" w:rsidR="00B874E6" w:rsidRPr="00C83F7A" w:rsidRDefault="00F63065" w:rsidP="00C5567C">
      <w:pPr>
        <w:pStyle w:val="a"/>
        <w:rPr>
          <w:rtl/>
        </w:rPr>
      </w:pPr>
      <w:del w:id="99901" w:author="מנוע מכני" w:date="2026-10-05T11:32:12Z">
        <w:r w:rsidRPr="00C83F7A">
          <w:rPr>
            <w:rtl/>
          </w:rPr>
          <w:delText xml:space="preserve"> </w:delText>
        </w:r>
      </w:del>
      <w:r w:rsidRPr="00C83F7A">
        <w:rPr>
          <w:rtl/>
        </w:rPr>
        <w:t xml:space="preserve">הלכה </w:t>
      </w:r>
      <w:r w:rsidRPr="00C83F7A">
        <w:rPr>
          <w:rStyle w:val="2fb"/>
          <w:rtl/>
        </w:rPr>
        <w:t xml:space="preserve">כר"ש</w:t>
      </w:r>
      <w:r w:rsidR="0057284B" w:rsidRPr="00C83F7A">
        <w:rPr>
          <w:rtl/>
        </w:rPr>
        <w:t>.</w:t>
      </w:r>
    </w:p>
    <w:p w14:paraId="1F373BF9" w14:textId="77777777" w:rsidR="00FE35DC" w:rsidRDefault="00FE35DC" w:rsidP="00F63065">
      <w:pPr>
        <w:rPr>
          <w:del w:id="90615" w:author="מנוע עיצוב" w:date="2026-10-05T11:33:53Z"/>
          <w:rtl/>
        </w:rPr>
      </w:pPr>
    </w:p>
    <w:p>
      <w:pPr>
        <w:pStyle w:val="38"/>
        <w:rPr>
          <w:ins w:id="99902" w:author="מנוע מכני" w:date="2026-10-05T11:32:12Z"/>
        </w:rPr>
      </w:pPr>
      <w:r>
        <w:t xml:space="preserve">מתקיף </w:t>
      </w:r>
      <w:r w:rsidR="00F846D4">
        <w:t xml:space="preserve">רנ</w:t>
      </w:r>
      <w:ins w:id="91735" w:author="מנוע מכני" w:date="2026-10-05T11:32:12Z">
        <w:r>
          <w:t xml:space="preserve">ב"י</w:t>
        </w:r>
      </w:ins>
      <w:del w:id="91736" w:author="מנוע מכני" w:date="2026-10-05T11:32:12Z">
        <w:r w:rsidR="00F846D4">
          <w:delText xml:space="preserve">ב''י</w:delText>
        </w:r>
      </w:del>
      <w:r w:rsidR="00F846D4">
        <w:t xml:space="preserve">:</w:t>
      </w:r>
    </w:p>
    <w:p w14:paraId="250480DF" w14:textId="77777777" w:rsidR="00CA43B0" w:rsidRDefault="00F63065" w:rsidP="00C83F7A">
      <w:pPr>
        <w:pStyle w:val="011"/>
        <w:rPr>
          <w:rtl/>
        </w:rPr>
      </w:pPr>
      <w:del w:id="99903" w:author="מנוע מכני" w:date="2026-10-05T11:32:12Z">
        <w:r w:rsidR="00F846D4">
          <w:rPr>
            <w:rtl/>
          </w:rPr>
          <w:delText xml:space="preserve"> </w:delText>
        </w:r>
      </w:del>
      <w:r w:rsidR="00F846D4">
        <w:rPr>
          <w:rtl/>
        </w:rPr>
        <w:t xml:space="preserve">הי </w:t>
      </w:r>
      <w:r w:rsidR="00F846D4">
        <w:rPr>
          <w:rStyle w:val="2fb"/>
          <w:rtl/>
        </w:rPr>
        <w:t xml:space="preserve">ר"ש</w:t>
      </w:r>
      <w:r w:rsidR="00F846D4">
        <w:rPr>
          <w:rtl/>
        </w:rPr>
        <w:t xml:space="preserve">? אילימא </w:t>
      </w:r>
      <w:r w:rsidR="00F846D4">
        <w:rPr>
          <w:rStyle w:val="2fb"/>
          <w:rtl/>
        </w:rPr>
        <w:t xml:space="preserve">ר"ש</w:t>
      </w:r>
      <w:r w:rsidR="00F846D4">
        <w:rPr>
          <w:rtl/>
        </w:rPr>
        <w:t xml:space="preserve"> דמתני'</w:t>
      </w:r>
      <w:r>
        <w:rPr>
          <w:rtl/>
        </w:rPr>
        <w:t xml:space="preserve"> עד </w:t>
      </w:r>
      <w:ins w:id="95075" w:author="מנוע מכני" w:date="2026-10-05T11:32:12Z">
        <w:r>
          <w:rPr>
            <w:rtl/>
          </w:rPr>
          <w:t xml:space="preserve">עכשיו</w:t>
        </w:r>
      </w:ins>
      <w:del w:id="9507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705" w:author="מנוע סמנטי" w:date="2026-10-05T11:39:44Z">
        <w:r>
          <w:rPr>
            <w:rtl/>
          </w:rPr>
          <w:t xml:space="preserve">השמיענו</w:t>
        </w:r>
      </w:ins>
      <w:del w:id="90706" w:author="מנוע סמנטי" w:date="2026-10-05T11:39:44Z">
        <w:r>
          <w:rPr>
            <w:rtl/>
          </w:rPr>
          <w:delText xml:space="preserve">אשמעינן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דבר שאין מתכוין מותר? </w:t>
      </w:r>
    </w:p>
    <w:p>
      <w:pPr>
        <w:pStyle w:val="38"/>
        <w:rPr>
          <w:ins w:id="99904" w:author="מנוע מכני" w:date="2026-10-05T11:32:12Z"/>
        </w:rPr>
      </w:pPr>
      <w:r>
        <w:t>והא ר</w:t>
      </w:r>
      <w:r w:rsidR="00CA43B0">
        <w:t xml:space="preserve">ח</w:t>
      </w:r>
      <w:ins w:id="91737" w:author="מנוע מכני" w:date="2026-10-05T11:32:12Z">
        <w:r>
          <w:t xml:space="preserve">ב"א</w:t>
        </w:r>
      </w:ins>
      <w:del w:id="91738" w:author="מנוע מכני" w:date="2026-10-05T11:32:12Z">
        <w:r w:rsidR="00CA43B0">
          <w:delText xml:space="preserve">ב''א</w:delText>
        </w:r>
      </w:del>
      <w:r w:rsidR="00CA43B0">
        <w:t xml:space="preserve"> מרב:</w:t>
      </w:r>
    </w:p>
    <w:p w14:paraId="38D0B471" w14:textId="77777777" w:rsidR="00B874E6" w:rsidRDefault="00F63065" w:rsidP="00CA43B0">
      <w:pPr>
        <w:rPr>
          <w:rtl/>
        </w:rPr>
      </w:pPr>
      <w:del w:id="999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</w:t>
      </w:r>
      <w:ins w:id="91739" w:author="מנוע מכני" w:date="2026-10-05T11:32:12Z">
        <w:r>
          <w:rPr>
            <w:rStyle w:val="2fb"/>
            <w:rtl/>
          </w:rPr>
          <w:t xml:space="preserve">ר"י</w:t>
        </w:r>
      </w:ins>
      <w:del w:id="91740" w:author="מנוע מכני" w:date="2026-10-05T11:32:12Z">
        <w:r>
          <w:rPr>
            <w:rtl/>
          </w:rPr>
          <w:delText xml:space="preserve">ר</w:delText>
        </w:r>
        <w:r w:rsidR="00CA43B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CA43B0">
          <w:rPr>
            <w:rFonts w:hint="cs"/>
            <w:rtl/>
          </w:rPr>
          <w:delText xml:space="preserve">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</w:t>
      </w:r>
      <w:r w:rsidR="00CA43B0">
        <w:rPr>
          <w:rStyle w:val="2fb"/>
          <w:rFonts w:hint="cs"/>
          <w:rtl/>
        </w:rPr>
        <w:t xml:space="preserve">ח</w:t>
      </w:r>
      <w:ins w:id="9174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42" w:author="מנוע מכני" w:date="2026-10-05T11:32:12Z">
        <w:r w:rsidR="00CA43B0">
          <w:rPr>
            <w:rFonts w:hint="cs"/>
            <w:rtl/>
          </w:rPr>
          <w:delText xml:space="preserve">ב''א</w:delText>
        </w:r>
      </w:del>
      <w:r w:rsidR="00CA43B0">
        <w:rPr>
          <w:rFonts w:hint="cs"/>
          <w:rtl/>
        </w:rPr>
        <w:t xml:space="preserve"> </w:t>
      </w:r>
      <w:r w:rsidR="00CA43B0">
        <w:rPr>
          <w:rStyle w:val="2fb"/>
          <w:rFonts w:hint="cs"/>
          <w:rtl/>
        </w:rPr>
        <w:t xml:space="preserve">משמואל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 w:rsidR="0057284B">
        <w:rPr>
          <w:rtl/>
        </w:rPr>
        <w:t>.</w:t>
      </w:r>
    </w:p>
    <w:p>
      <w:pPr>
        <w:pStyle w:val="38"/>
        <w:rPr>
          <w:ins w:id="99906" w:author="מנוע מכני" w:date="2026-10-05T11:32:12Z"/>
        </w:rPr>
      </w:pPr>
      <w:r>
        <w:t>ור</w:t>
      </w:r>
      <w:r w:rsidR="00CA43B0">
        <w:t xml:space="preserve">ח</w:t>
      </w:r>
      <w:ins w:id="91743" w:author="מנוע מכני" w:date="2026-10-05T11:32:12Z">
        <w:r>
          <w:t xml:space="preserve">ב"א</w:t>
        </w:r>
      </w:ins>
      <w:del w:id="91744" w:author="מנוע מכני" w:date="2026-10-05T11:32:12Z">
        <w:r w:rsidR="00CA43B0">
          <w:delText xml:space="preserve">ב''א</w:delText>
        </w:r>
      </w:del>
      <w:r w:rsidR="00CA43B0">
        <w:t xml:space="preserve"> מתני בלא </w:t>
      </w:r>
      <w:ins w:id="93791" w:author="מנוע מכני" w:date="2026-10-05T11:32:12Z">
        <w:r>
          <w:t xml:space="preserve">אנשים</w:t>
        </w:r>
      </w:ins>
      <w:del w:id="93792" w:author="מנוע מכני" w:date="2026-10-05T11:32:12Z">
        <w:r w:rsidR="00CA43B0">
          <w:delText xml:space="preserve">גברי</w:delText>
        </w:r>
      </w:del>
      <w:r w:rsidR="00CA43B0">
        <w:t xml:space="preserve">, רב</w:t>
      </w:r>
      <w:r>
        <w:t xml:space="preserve">:</w:t>
      </w:r>
    </w:p>
    <w:p w14:paraId="39A72D31" w14:textId="77777777" w:rsidR="000B1D60" w:rsidRDefault="00F63065" w:rsidP="00CA43B0">
      <w:pPr>
        <w:rPr>
          <w:rtl/>
        </w:rPr>
      </w:pPr>
      <w:del w:id="999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</w:t>
      </w:r>
      <w:ins w:id="91745" w:author="מנוע מכני" w:date="2026-10-05T11:32:12Z">
        <w:r>
          <w:rPr>
            <w:rStyle w:val="2fb"/>
            <w:rtl/>
          </w:rPr>
          <w:t xml:space="preserve">ר"י</w:t>
        </w:r>
      </w:ins>
      <w:del w:id="91746" w:author="מנוע מכני" w:date="2026-10-05T11:32:12Z">
        <w:r>
          <w:rPr>
            <w:rtl/>
          </w:rPr>
          <w:delText xml:space="preserve">ר'</w:delText>
        </w:r>
        <w:r w:rsidR="00CA43B0">
          <w:rPr>
            <w:rFonts w:hint="cs"/>
            <w:rtl/>
          </w:rPr>
          <w:delText xml:space="preserve">'י</w:delText>
        </w:r>
      </w:del>
      <w:r w:rsidR="00CA43B0">
        <w:rPr>
          <w:rtl/>
        </w:rPr>
        <w:t xml:space="preserve">, </w:t>
      </w:r>
      <w:r w:rsidR="00CA43B0">
        <w:rPr>
          <w:rStyle w:val="2fb"/>
          <w:rtl/>
        </w:rPr>
        <w:t xml:space="preserve">ושמואל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>
        <w:rPr>
          <w:rtl/>
        </w:rPr>
        <w:t xml:space="preserve">! </w:t>
      </w:r>
    </w:p>
    <w:p>
      <w:pPr>
        <w:pStyle w:val="38"/>
        <w:rPr>
          <w:ins w:id="99908" w:author="מנוע מכני" w:date="2026-10-05T11:32:12Z"/>
        </w:rPr>
      </w:pPr>
      <w:r>
        <w:t xml:space="preserve">אלא</w:t>
      </w:r>
    </w:p>
    <w:p w14:paraId="5D7D77FB" w14:textId="77777777" w:rsidR="00B874E6" w:rsidRDefault="00F63065" w:rsidP="000B1D60">
      <w:pPr>
        <w:rPr>
          <w:rtl/>
        </w:rPr>
      </w:pPr>
      <w:del w:id="99909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ר"ש</w:t>
      </w:r>
      <w:r>
        <w:rPr>
          <w:rtl/>
        </w:rPr>
        <w:t xml:space="preserve"> דברייתא</w:t>
      </w:r>
      <w:r w:rsidR="0057284B">
        <w:rPr>
          <w:rtl/>
        </w:rPr>
        <w:t>.</w:t>
      </w:r>
      <w:r w:rsidR="000B1D60">
        <w:rPr>
          <w:rFonts w:hint="cs"/>
          <w:rtl/>
        </w:rPr>
        <w:t xml:space="preserve"> </w:t>
      </w:r>
      <w:r>
        <w:rPr>
          <w:rStyle w:val="2fb"/>
          <w:rtl/>
        </w:rPr>
        <w:t>ור</w:t>
      </w:r>
      <w:r w:rsidR="00CA43B0">
        <w:rPr>
          <w:rStyle w:val="2fb"/>
          <w:rFonts w:hint="cs"/>
          <w:rtl/>
        </w:rPr>
        <w:t xml:space="preserve">שבד</w:t>
      </w:r>
      <w:ins w:id="9174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48" w:author="מנוע מכני" w:date="2026-10-05T11:32:12Z">
        <w:r w:rsidR="00CA43B0">
          <w:rPr>
            <w:rFonts w:hint="cs"/>
            <w:rtl/>
          </w:rPr>
          <w:delText xml:space="preserve">ר''א</w:delText>
        </w:r>
      </w:del>
      <w:r>
        <w:rPr>
          <w:rtl/>
        </w:rPr>
        <w:t xml:space="preserve"> מתני לה בהדיא, </w:t>
      </w:r>
      <w:r>
        <w:rPr>
          <w:rStyle w:val="2fb"/>
          <w:rtl/>
        </w:rPr>
        <w:t xml:space="preserve">א</w:t>
      </w:r>
      <w:r w:rsidR="00CA43B0">
        <w:rPr>
          <w:rStyle w:val="2fb"/>
          <w:rFonts w:hint="cs"/>
          <w:rtl/>
        </w:rPr>
        <w:t xml:space="preserve">רי</w:t>
      </w:r>
      <w:ins w:id="91749" w:author="מנוע מכני" w:date="2026-10-05T11:32:12Z">
        <w:r>
          <w:rPr>
            <w:rStyle w:val="2fb"/>
            <w:rFonts w:hint="cs"/>
            <w:rtl/>
          </w:rPr>
          <w:t xml:space="preserve">א"ש</w:t>
        </w:r>
      </w:ins>
      <w:del w:id="91750" w:author="מנוע מכני" w:date="2026-10-05T11:32:12Z">
        <w:r w:rsidR="00CA43B0">
          <w:rPr>
            <w:rFonts w:hint="cs"/>
            <w:rtl/>
          </w:rPr>
          <w:delText xml:space="preserve">א''ש</w:delText>
        </w:r>
      </w:del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>
        <w:rPr>
          <w:rtl/>
        </w:rPr>
        <w:t xml:space="preserve"> דברייתא</w:t>
      </w:r>
      <w:r w:rsidR="0057284B">
        <w:rPr>
          <w:rtl/>
        </w:rPr>
        <w:t>.</w:t>
      </w:r>
    </w:p>
    <w:p w14:paraId="3170C774" w14:textId="77777777" w:rsidR="0057284B" w:rsidRDefault="0057284B" w:rsidP="0057284B">
      <w:pPr>
        <w:pStyle w:val="affffd"/>
        <w:jc w:val="center"/>
        <w:rPr>
          <w:rtl/>
        </w:rPr>
        <w:pPrChange w:id="9042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91" w:author="מנוע מכני" w:date="2026-10-05T11:32:12Z">
        <w:r>
          <w:rPr>
            <w:rtl/>
          </w:rPr>
          <w:t xml:space="preserve"> </w:t>
        </w:r>
      </w:ins>
      <w:del w:id="965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93" w:author="מנוע מכני" w:date="2026-10-05T11:32:12Z">
        <w:r>
          <w:rPr>
            <w:rtl/>
          </w:rPr>
          <w:t xml:space="preserve"> </w:t>
        </w:r>
      </w:ins>
      <w:del w:id="965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EA07CDD" w14:textId="77777777" w:rsidR="00B874E6" w:rsidRDefault="00F63065" w:rsidP="00F846D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DE30E50" w14:textId="77777777" w:rsidR="00F846D4" w:rsidRDefault="00F63065" w:rsidP="00F846D4">
      <w:pPr>
        <w:pStyle w:val="afff5"/>
        <w:rPr>
          <w:rtl/>
        </w:rPr>
      </w:pPr>
      <w:r>
        <w:rPr>
          <w:rtl/>
        </w:rPr>
        <w:t xml:space="preserve">הצורם אוזן בבכור </w:t>
      </w:r>
      <w:r w:rsidR="00F846D4">
        <w:rPr>
          <w:rtl/>
        </w:rPr>
        <w:t>–</w:t>
      </w:r>
      <w:r>
        <w:rPr>
          <w:rtl/>
        </w:rPr>
        <w:t xml:space="preserve"> </w:t>
      </w:r>
      <w:r w:rsidR="00F846D4">
        <w:rPr>
          <w:rFonts w:hint="cs"/>
          <w:rtl/>
        </w:rPr>
        <w:t xml:space="preserve">ל</w:t>
      </w:r>
      <w:ins w:id="91751" w:author="מנוע מכני" w:date="2026-10-05T11:32:12Z">
        <w:r>
          <w:rPr>
            <w:rFonts w:hint="cs"/>
            <w:rtl/>
          </w:rPr>
          <w:t xml:space="preserve">ר"א</w:t>
        </w:r>
      </w:ins>
      <w:del w:id="91752" w:author="מנוע מכני" w:date="2026-10-05T11:32:12Z">
        <w:r w:rsidR="00F846D4">
          <w:rPr>
            <w:rFonts w:hint="cs"/>
            <w:rtl/>
          </w:rPr>
          <w:delText xml:space="preserve">ר''א</w:delText>
        </w:r>
      </w:del>
      <w:r w:rsidR="00F846D4">
        <w:rPr>
          <w:rFonts w:hint="cs"/>
          <w:rtl/>
        </w:rPr>
        <w:t xml:space="preserve">: </w:t>
      </w:r>
      <w:r>
        <w:rPr>
          <w:rtl/>
        </w:rPr>
        <w:t xml:space="preserve">הרי זה לא ישחוט עולמית, </w:t>
      </w:r>
    </w:p>
    <w:p w14:paraId="0AA8FFB6" w14:textId="77777777" w:rsidR="00B874E6" w:rsidRDefault="00BE6936" w:rsidP="00F846D4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 w:rsidR="00F846D4">
        <w:rPr>
          <w:rFonts w:hint="cs"/>
          <w:rtl/>
        </w:rPr>
        <w:t xml:space="preserve">וח</w:t>
      </w:r>
      <w:ins w:id="91753" w:author="מנוע מכני" w:date="2026-10-05T11:32:12Z">
        <w:r>
          <w:rPr>
            <w:rFonts w:hint="cs"/>
            <w:rtl/>
          </w:rPr>
          <w:t xml:space="preserve">כ"א</w:t>
        </w:r>
      </w:ins>
      <w:del w:id="91754" w:author="מנוע מכני" w:date="2026-10-05T11:32:12Z">
        <w:r w:rsidR="00F846D4">
          <w:rPr>
            <w:rFonts w:hint="cs"/>
            <w:rtl/>
          </w:rPr>
          <w:delText xml:space="preserve">כ''א</w:delText>
        </w:r>
      </w:del>
      <w:r w:rsidR="00F63065">
        <w:rPr>
          <w:rtl/>
        </w:rPr>
        <w:t>: נולד בו מום אחר ישחוט עליו</w:t>
      </w:r>
      <w:r w:rsidR="0057284B">
        <w:rPr>
          <w:rtl/>
        </w:rPr>
        <w:t>.</w:t>
      </w:r>
    </w:p>
    <w:p w14:paraId="1066AB48" w14:textId="77777777" w:rsidR="0057284B" w:rsidRDefault="0057284B" w:rsidP="0057284B">
      <w:pPr>
        <w:pStyle w:val="affffd"/>
        <w:jc w:val="center"/>
        <w:rPr>
          <w:rtl/>
        </w:rPr>
        <w:pPrChange w:id="9042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95" w:author="מנוע מכני" w:date="2026-10-05T11:32:12Z">
        <w:r>
          <w:rPr>
            <w:rtl/>
          </w:rPr>
          <w:t xml:space="preserve"> </w:t>
        </w:r>
      </w:ins>
      <w:del w:id="965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97" w:author="מנוע מכני" w:date="2026-10-05T11:32:12Z">
        <w:r>
          <w:rPr>
            <w:rtl/>
          </w:rPr>
          <w:t xml:space="preserve"> </w:t>
        </w:r>
      </w:ins>
      <w:del w:id="965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DC5AB8B" w14:textId="77777777" w:rsidR="001B1B14" w:rsidRDefault="001B1B14" w:rsidP="001B1B14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לד:</w:t>
      </w:r>
    </w:p>
    <w:p w14:paraId="3352CACA" w14:textId="77777777" w:rsidR="001B1B14" w:rsidRDefault="00F63065" w:rsidP="001B1B14">
      <w:pPr>
        <w:rPr>
          <w:rtl/>
        </w:rPr>
      </w:pPr>
      <w:r w:rsidRPr="000B1D60">
        <w:rPr>
          <w:b/>
          <w:bCs/>
          <w:rtl/>
        </w:rPr>
        <w:t>ורמינהי</w:t>
      </w:r>
      <w:r>
        <w:rPr>
          <w:rtl/>
        </w:rPr>
        <w:t xml:space="preserve">: מי שהיתה לו בהרת ונקצצה - טהור, קצצה מתכוין, </w:t>
      </w:r>
    </w:p>
    <w:p>
      <w:pPr>
        <w:pStyle w:val="38"/>
        <w:rPr>
          <w:ins w:id="99910" w:author="מנוע מכני" w:date="2026-10-05T11:32:12Z"/>
        </w:rPr>
      </w:pPr>
      <w:ins w:id="91755" w:author="מנוע מכני" w:date="2026-10-05T11:32:12Z">
        <w:r>
          <w:t xml:space="preserve">ר"א</w:t>
        </w:r>
      </w:ins>
      <w:del w:id="9175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0A3A7251" w14:textId="77777777" w:rsidR="000B1D60" w:rsidRDefault="001B1B14" w:rsidP="000B1D60">
      <w:pPr>
        <w:ind w:firstLine="113"/>
        <w:rPr>
          <w:rtl/>
        </w:rPr>
      </w:pPr>
      <w:del w:id="999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לכשיולד לו נגע אחר יטהר הימנו, </w:t>
      </w:r>
    </w:p>
    <w:p>
      <w:pPr>
        <w:pStyle w:val="38"/>
        <w:rPr>
          <w:ins w:id="99912" w:author="מנוע מכני" w:date="2026-10-05T11:32:12Z"/>
        </w:rPr>
      </w:pPr>
      <w:r>
        <w:t xml:space="preserve">וחכ"א:</w:t>
      </w:r>
    </w:p>
    <w:p w14:paraId="7F40331C" w14:textId="77777777" w:rsidR="00BE6936" w:rsidRDefault="00F63065" w:rsidP="000B1D60">
      <w:pPr>
        <w:ind w:firstLine="113"/>
        <w:rPr>
          <w:rtl/>
        </w:rPr>
      </w:pPr>
      <w:del w:id="999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שתפרח בכולו, או עד שתמעט בהרתו מכגריס! </w:t>
      </w:r>
    </w:p>
    <w:p>
      <w:pPr>
        <w:pStyle w:val="38"/>
        <w:rPr>
          <w:ins w:id="99914" w:author="מנוע מכני" w:date="2026-10-05T11:32:12Z"/>
        </w:rPr>
      </w:pPr>
      <w:r>
        <w:t>רבה ורב יוסף</w:t>
      </w:r>
      <w:r w:rsidR="00F63065">
        <w:t xml:space="preserve">:</w:t>
      </w:r>
    </w:p>
    <w:p w14:paraId="5CF5C762" w14:textId="77777777" w:rsidR="00B874E6" w:rsidRDefault="000B1D60" w:rsidP="000B1D60">
      <w:pPr>
        <w:rPr>
          <w:rtl/>
        </w:rPr>
      </w:pPr>
      <w:del w:id="99915" w:author="מנוע מכני" w:date="2026-10-05T11:32:12Z">
        <w:r w:rsidR="00F63065">
          <w:rPr>
            <w:rtl/>
          </w:rPr>
          <w:delText xml:space="preserve"> </w:delText>
        </w:r>
      </w:del>
      <w:ins w:id="9175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58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ד</w:t>
      </w:r>
      <w:ins w:id="9175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60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כי קניס </w:t>
      </w:r>
      <w:ins w:id="91761" w:author="מנוע מכני" w:date="2026-10-05T11:32:12Z">
        <w:r>
          <w:rPr>
            <w:rStyle w:val="2fb"/>
            <w:rtl/>
          </w:rPr>
          <w:t xml:space="preserve">ר"א</w:t>
        </w:r>
      </w:ins>
      <w:del w:id="91762" w:author="מנוע מכני" w:date="2026-10-05T11:32:12Z">
        <w:r w:rsidR="00F63065">
          <w:rPr>
            <w:rtl/>
          </w:rPr>
          <w:delText xml:space="preserve">ר</w:delText>
        </w:r>
        <w:r w:rsidR="001B1B14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1B1B14">
          <w:rPr>
            <w:rFonts w:hint="cs"/>
            <w:rtl/>
          </w:rPr>
          <w:delText xml:space="preserve">א</w:delText>
        </w:r>
      </w:del>
      <w:r w:rsidR="00F63065">
        <w:rPr>
          <w:rtl/>
        </w:rPr>
        <w:t xml:space="preserve"> </w:t>
      </w:r>
      <w:r>
        <w:rPr>
          <w:rtl/>
        </w:rPr>
        <w:t>–</w:t>
      </w:r>
      <w:r w:rsidR="001B1B14">
        <w:rPr>
          <w:rtl/>
        </w:rPr>
        <w:t xml:space="preserve"> בממונו</w:t>
      </w:r>
      <w:r>
        <w:rPr>
          <w:rFonts w:hint="cs"/>
          <w:rtl/>
        </w:rPr>
        <w:t xml:space="preserve"> דאתי </w:t>
      </w:r>
      <w:ins w:id="98733" w:author="מנוע מכני" w:date="2026-10-05T11:32:12Z">
        <w:r>
          <w:rPr>
            <w:rFonts w:hint="cs"/>
            <w:rtl/>
          </w:rPr>
          <w:t xml:space="preserve">לעשות</w:t>
        </w:r>
      </w:ins>
      <w:del w:id="98734" w:author="מנוע מכני" w:date="2026-10-05T11:32:12Z">
        <w:r>
          <w:rPr>
            <w:rFonts w:hint="cs"/>
            <w:rtl/>
          </w:rPr>
          <w:delText xml:space="preserve">למיעבד</w:delText>
        </w:r>
      </w:del>
      <w:r w:rsidR="001B1B14">
        <w:rPr>
          <w:rtl/>
        </w:rPr>
        <w:t xml:space="preserve">, בגופו </w:t>
      </w:r>
      <w:r w:rsidR="001B1B14">
        <w:rPr>
          <w:rtl/>
        </w:rPr>
        <w:t xml:space="preserve">לא</w:t>
      </w:r>
      <w:r w:rsidR="001B1B14">
        <w:rPr>
          <w:rtl/>
        </w:rPr>
        <w:t xml:space="preserve"> קניס</w:t>
      </w:r>
      <w:r>
        <w:rPr>
          <w:rFonts w:hint="cs"/>
          <w:rtl/>
        </w:rPr>
        <w:t xml:space="preserve"> דלא אתי </w:t>
      </w:r>
      <w:ins w:id="98735" w:author="מנוע מכני" w:date="2026-10-05T11:32:12Z">
        <w:r>
          <w:rPr>
            <w:rFonts w:hint="cs"/>
            <w:rtl/>
          </w:rPr>
          <w:t xml:space="preserve">לעשות</w:t>
        </w:r>
      </w:ins>
      <w:del w:id="98736" w:author="מנוע מכני" w:date="2026-10-05T11:32:12Z">
        <w:r>
          <w:rPr>
            <w:rFonts w:hint="cs"/>
            <w:rtl/>
          </w:rPr>
          <w:delText xml:space="preserve">למיעבד</w:delText>
        </w:r>
      </w:del>
      <w:r w:rsidR="001B1B14">
        <w:rPr>
          <w:rtl/>
        </w:rPr>
        <w:t xml:space="preserve">, </w:t>
      </w:r>
    </w:p>
    <w:p>
      <w:pPr>
        <w:pStyle w:val="38"/>
        <w:rPr>
          <w:ins w:id="99916" w:author="מנוע מכני" w:date="2026-10-05T11:32:12Z"/>
        </w:rPr>
      </w:pPr>
      <w:r>
        <w:t xml:space="preserve">רבא:</w:t>
      </w:r>
    </w:p>
    <w:p w14:paraId="5BEEF183" w14:textId="77777777" w:rsidR="00B874E6" w:rsidRDefault="000B1D60" w:rsidP="00BE6936">
      <w:pPr>
        <w:rPr>
          <w:rtl/>
        </w:rPr>
      </w:pPr>
      <w:del w:id="9991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רבנן אדרבנן </w:t>
      </w:r>
      <w:ins w:id="93797" w:author="מנוע מכני" w:date="2026-10-05T11:32:12Z">
        <w:r>
          <w:rPr>
            <w:rtl/>
          </w:rPr>
          <w:t xml:space="preserve">גם</w:t>
        </w:r>
      </w:ins>
      <w:del w:id="9379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7571" w:author="מנוע מכני" w:date="2026-10-05T11:32:12Z">
        <w:r>
          <w:rPr>
            <w:rtl/>
          </w:rPr>
          <w:t xml:space="preserve">קשה</w:t>
        </w:r>
      </w:ins>
      <w:del w:id="97572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</w:t>
      </w:r>
      <w:ins w:id="93793" w:author="מנוע מכני" w:date="2026-10-05T11:32:12Z">
        <w:r>
          <w:rPr>
            <w:rtl/>
          </w:rPr>
          <w:t xml:space="preserve">כאן</w:t>
        </w:r>
      </w:ins>
      <w:del w:id="93794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במאי דעבד קנסוה, </w:t>
      </w:r>
      <w:ins w:id="93795" w:author="מנוע מכני" w:date="2026-10-05T11:32:12Z">
        <w:r>
          <w:rPr>
            <w:rtl/>
          </w:rPr>
          <w:t xml:space="preserve">כאן</w:t>
        </w:r>
      </w:ins>
      <w:del w:id="9379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במאי דעבד קנסוה</w:t>
      </w:r>
      <w:r w:rsidR="0057284B">
        <w:rPr>
          <w:rtl/>
        </w:rPr>
        <w:t>.</w:t>
      </w:r>
    </w:p>
    <w:p w14:paraId="78B4128B" w14:textId="77777777" w:rsidR="000B1D60" w:rsidRDefault="00F63065" w:rsidP="000B1D60">
      <w:pPr>
        <w:rPr>
          <w:rtl/>
        </w:rPr>
      </w:pPr>
      <w:r>
        <w:rPr>
          <w:rtl/>
        </w:rPr>
        <w:t xml:space="preserve">במאי איכוין - </w:t>
      </w:r>
      <w:ins w:id="90707" w:author="מנוע סמנטי" w:date="2026-10-05T11:39:44Z">
        <w:r>
          <w:rPr>
            <w:rtl/>
          </w:rPr>
          <w:t xml:space="preserve">להתירו</w:t>
        </w:r>
      </w:ins>
      <w:del w:id="90708" w:author="מנוע סמנטי" w:date="2026-10-05T11:39:44Z">
        <w:r>
          <w:rPr>
            <w:rtl/>
          </w:rPr>
          <w:delText xml:space="preserve">למישרייה</w:delText>
        </w:r>
      </w:del>
      <w:r>
        <w:rPr>
          <w:rtl/>
        </w:rPr>
        <w:t xml:space="preserve"> בהאי מומא, בהאי מומא קנסוה רבנן, </w:t>
      </w:r>
      <w:r w:rsidR="000B1D60">
        <w:rPr>
          <w:rFonts w:hint="cs"/>
          <w:rtl/>
        </w:rPr>
        <w:t>ד</w:t>
      </w:r>
      <w:r>
        <w:rPr>
          <w:rtl/>
        </w:rPr>
        <w:t xml:space="preserve">לא לישתרי </w:t>
      </w:r>
      <w:ins w:id="95077" w:author="מנוע מכני" w:date="2026-10-05T11:32:12Z">
        <w:r>
          <w:rPr>
            <w:rtl/>
          </w:rPr>
          <w:t xml:space="preserve">לו</w:t>
        </w:r>
      </w:ins>
      <w:del w:id="95078" w:author="מנוע מכני" w:date="2026-10-05T11:32:12Z">
        <w:r>
          <w:rPr>
            <w:rtl/>
          </w:rPr>
          <w:delText xml:space="preserve">ליה</w:delText>
        </w:r>
      </w:del>
      <w:ins w:id="96599" w:author="מנוע מכני" w:date="2026-10-05T11:32:12Z">
        <w:r>
          <w:rPr>
            <w:rtl/>
          </w:rPr>
          <w:t xml:space="preserve">,</w:t>
        </w:r>
      </w:ins>
      <w:del w:id="96600" w:author="מנוע מכני" w:date="2026-10-05T11:32:12Z">
        <w:r w:rsidR="000B5F7F">
          <w:rPr>
            <w:rtl/>
          </w:rPr>
          <w:delText xml:space="preserve">;</w:delText>
        </w:r>
      </w:del>
    </w:p>
    <w:p w14:paraId="2F38442D" w14:textId="77777777" w:rsidR="00B874E6" w:rsidRDefault="00F63065" w:rsidP="00F63065">
      <w:pPr>
        <w:rPr>
          <w:rtl/>
        </w:rPr>
      </w:pPr>
      <w:ins w:id="93799" w:author="מנוע מכני" w:date="2026-10-05T11:32:12Z">
        <w:r>
          <w:rPr>
            <w:rtl/>
          </w:rPr>
          <w:t xml:space="preserve">וכאן</w:t>
        </w:r>
      </w:ins>
      <w:del w:id="9380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במאי דעבד קנסוה, איכוין לטהורי נפשיה בהאי קציצה - בהאי קציצה קנסוה רבנן</w:t>
      </w:r>
      <w:r w:rsidR="0057284B">
        <w:rPr>
          <w:rtl/>
        </w:rPr>
        <w:t>.</w:t>
      </w:r>
    </w:p>
    <w:p w14:paraId="1C9C388F" w14:textId="77777777" w:rsidR="000B1D60" w:rsidRDefault="000B1D60" w:rsidP="00F63065">
      <w:pPr>
        <w:rPr>
          <w:del w:id="90616" w:author="מנוע עיצוב" w:date="2026-10-05T11:33:53Z"/>
          <w:rtl/>
        </w:rPr>
      </w:pPr>
    </w:p>
    <w:p>
      <w:pPr>
        <w:pStyle w:val="38"/>
        <w:rPr>
          <w:ins w:id="99918" w:author="מנוע מכני" w:date="2026-10-05T11:32:12Z"/>
        </w:rPr>
      </w:pPr>
      <w:r>
        <w:t xml:space="preserve">בעי </w:t>
      </w:r>
      <w:ins w:id="92891" w:author="מנוע מכני" w:date="2026-10-05T11:32:12Z">
        <w:r>
          <w:t xml:space="preserve">ר"פ</w:t>
        </w:r>
      </w:ins>
      <w:del w:id="92892" w:author="מנוע מכני" w:date="2026-10-05T11:32:12Z">
        <w:r>
          <w:delText xml:space="preserve">רב פפא</w:delText>
        </w:r>
      </w:del>
      <w:r>
        <w:t xml:space="preserve">:</w:t>
      </w:r>
    </w:p>
    <w:p w14:paraId="303280FE" w14:textId="77777777" w:rsidR="000B1D60" w:rsidRDefault="00F63065" w:rsidP="000B1D60">
      <w:pPr>
        <w:rPr>
          <w:rtl/>
        </w:rPr>
      </w:pPr>
      <w:del w:id="999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, או </w:t>
      </w:r>
      <w:r w:rsidRPr="000B1D60">
        <w:rPr>
          <w:b/>
          <w:bCs/>
          <w:rtl/>
        </w:rPr>
        <w:t>ו</w:t>
      </w:r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? </w:t>
      </w:r>
      <w:r w:rsidR="000B1D60">
        <w:rPr>
          <w:rFonts w:hint="cs"/>
          <w:rtl/>
        </w:rPr>
        <w:t xml:space="preserve">נפ</w:t>
      </w:r>
      <w:ins w:id="91763" w:author="מנוע מכני" w:date="2026-10-05T11:32:12Z">
        <w:r>
          <w:rPr>
            <w:rFonts w:hint="cs"/>
            <w:rtl/>
          </w:rPr>
          <w:t xml:space="preserve">ק"מ</w:t>
        </w:r>
      </w:ins>
      <w:del w:id="91764" w:author="מנוע מכני" w:date="2026-10-05T11:32:12Z">
        <w:r w:rsidR="000B1D60">
          <w:rPr>
            <w:rFonts w:hint="cs"/>
            <w:rtl/>
          </w:rPr>
          <w:delText xml:space="preserve">ק''מ</w:delText>
        </w:r>
      </w:del>
      <w:r w:rsidR="000B1D60">
        <w:rPr>
          <w:rFonts w:hint="cs"/>
          <w:rtl/>
        </w:rPr>
        <w:t xml:space="preserve"> </w:t>
      </w:r>
      <w:r>
        <w:rPr>
          <w:rtl/>
        </w:rPr>
        <w:t xml:space="preserve">לחתן שנראה בו נגע, </w:t>
      </w:r>
    </w:p>
    <w:p>
      <w:pPr>
        <w:pStyle w:val="38"/>
        <w:rPr>
          <w:ins w:id="99920" w:author="מנוע מכני" w:date="2026-10-05T11:32:12Z"/>
        </w:rPr>
      </w:pPr>
      <w:r>
        <w:t xml:space="preserve">דתנן</w:t>
      </w:r>
      <w:r>
        <w:t xml:space="preserve">:</w:t>
      </w:r>
    </w:p>
    <w:p w14:paraId="1C8B6F36" w14:textId="77777777" w:rsidR="000B1D60" w:rsidRDefault="00F63065" w:rsidP="000B1D60">
      <w:pPr>
        <w:rPr>
          <w:rtl/>
        </w:rPr>
      </w:pPr>
      <w:del w:id="999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חתן שנראה בו נגע - נותנין לו ז' ימים לו ולאצטליתו ולכסותו, וכן ברגל נותנין לו כל ימי הרגל, </w:t>
      </w:r>
      <w:ins w:id="97893" w:author="מנוע מכני" w:date="2026-10-05T11:32:12Z">
        <w:r>
          <w:rPr>
            <w:rtl/>
          </w:rPr>
          <w:t xml:space="preserve">אם </w:t>
        </w:r>
      </w:ins>
      <w:del w:id="9789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יטהר </w:t>
      </w:r>
      <w:r>
        <w:rPr>
          <w:rtl/>
        </w:rPr>
        <w:t xml:space="preserve">תנן</w:t>
      </w:r>
      <w:r>
        <w:rPr>
          <w:rtl/>
        </w:rPr>
        <w:t xml:space="preserve"> - </w:t>
      </w:r>
      <w:ins w:id="97575" w:author="מנוע מכני" w:date="2026-10-05T11:32:12Z">
        <w:r>
          <w:rPr>
            <w:rtl/>
          </w:rPr>
          <w:t xml:space="preserve">מראשונה</w:t>
        </w:r>
      </w:ins>
      <w:del w:id="97576" w:author="מנוע מכני" w:date="2026-10-05T11:32:12Z">
        <w:r>
          <w:rPr>
            <w:rtl/>
          </w:rPr>
          <w:delText xml:space="preserve">מקמייתא</w:delText>
        </w:r>
      </w:del>
      <w:r>
        <w:rPr>
          <w:rtl/>
        </w:rPr>
        <w:t xml:space="preserve"> טהר </w:t>
      </w:r>
      <w:ins w:id="95079" w:author="מנוע מכני" w:date="2026-10-05T11:32:12Z">
        <w:r>
          <w:rPr>
            <w:rtl/>
          </w:rPr>
          <w:t xml:space="preserve">לו</w:t>
        </w:r>
      </w:ins>
      <w:del w:id="9508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7573" w:author="מנוע מכני" w:date="2026-10-05T11:32:12Z">
        <w:r>
          <w:rPr>
            <w:rtl/>
          </w:rPr>
          <w:t xml:space="preserve">לאחרונה</w:t>
        </w:r>
      </w:ins>
      <w:del w:id="97574" w:author="מנוע מכני" w:date="2026-10-05T11:32:12Z">
        <w:r>
          <w:rPr>
            <w:rtl/>
          </w:rPr>
          <w:delText xml:space="preserve">לבתרייתא</w:delText>
        </w:r>
      </w:del>
      <w:r>
        <w:rPr>
          <w:rtl/>
        </w:rPr>
        <w:t xml:space="preserve"> נטרין </w:t>
      </w:r>
      <w:ins w:id="95081" w:author="מנוע מכני" w:date="2026-10-05T11:32:12Z">
        <w:r>
          <w:rPr>
            <w:rtl/>
          </w:rPr>
          <w:t xml:space="preserve">לו</w:t>
        </w:r>
      </w:ins>
      <w:del w:id="950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ז' ימי משתה, </w:t>
      </w:r>
    </w:p>
    <w:p>
      <w:pPr>
        <w:pStyle w:val="38"/>
        <w:rPr>
          <w:ins w:id="99922" w:author="מנוע מכני" w:date="2026-10-05T11:32:12Z"/>
        </w:rPr>
      </w:pPr>
      <w:r>
        <w:t xml:space="preserve">אלא</w:t>
      </w:r>
    </w:p>
    <w:p w14:paraId="2C36236A" w14:textId="77777777" w:rsidR="00B874E6" w:rsidRDefault="00F63065" w:rsidP="00C83F7A">
      <w:pPr>
        <w:pStyle w:val="011"/>
        <w:rPr>
          <w:rtl/>
        </w:rPr>
      </w:pPr>
      <w:del w:id="99923" w:author="מנוע מכני" w:date="2026-10-05T11:32:12Z">
        <w:r>
          <w:rPr>
            <w:rtl/>
          </w:rPr>
          <w:delText xml:space="preserve"> </w:delText>
        </w:r>
      </w:del>
      <w:ins w:id="97895" w:author="מנוע מכני" w:date="2026-10-05T11:32:12Z">
        <w:r>
          <w:rPr>
            <w:rtl/>
          </w:rPr>
          <w:t xml:space="preserve">אם </w:t>
        </w:r>
      </w:ins>
      <w:del w:id="9789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</w:t>
      </w:r>
      <w:r w:rsidRPr="00D82CEB">
        <w:rPr>
          <w:bCs/>
          <w:rtl/>
        </w:rPr>
        <w:t>ו</w:t>
      </w:r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, סוף סוף כי </w:t>
      </w:r>
      <w:r>
        <w:rPr>
          <w:rtl/>
        </w:rPr>
        <w:t xml:space="preserve">לא</w:t>
      </w:r>
      <w:r>
        <w:rPr>
          <w:rtl/>
        </w:rPr>
        <w:t xml:space="preserve"> מטמיא </w:t>
      </w:r>
      <w:ins w:id="97577" w:author="מנוע מכני" w:date="2026-10-05T11:32:12Z">
        <w:r>
          <w:rPr>
            <w:rtl/>
          </w:rPr>
          <w:t xml:space="preserve">לאחרונה</w:t>
        </w:r>
      </w:ins>
      <w:del w:id="97578" w:author="מנוע מכני" w:date="2026-10-05T11:32:12Z">
        <w:r>
          <w:rPr>
            <w:rtl/>
          </w:rPr>
          <w:delText xml:space="preserve">לבתרייתא</w:delText>
        </w:r>
      </w:del>
      <w:r>
        <w:rPr>
          <w:rtl/>
        </w:rPr>
        <w:t xml:space="preserve">, הא </w:t>
      </w:r>
      <w:ins w:id="90709" w:author="מנוע סמנטי" w:date="2026-10-05T11:39:44Z">
        <w:r>
          <w:rPr>
            <w:rtl/>
          </w:rPr>
          <w:t xml:space="preserve">טמא</w:t>
        </w:r>
      </w:ins>
      <w:del w:id="90710" w:author="מנוע סמנטי" w:date="2026-10-05T11:39:44Z">
        <w:r>
          <w:rPr>
            <w:rtl/>
          </w:rPr>
          <w:delText xml:space="preserve">מיטמא</w:delText>
        </w:r>
      </w:del>
      <w:r>
        <w:rPr>
          <w:rtl/>
        </w:rPr>
        <w:t xml:space="preserve"> </w:t>
      </w:r>
      <w:ins w:id="98535" w:author="מנוע מכני" w:date="2026-10-05T11:32:12Z">
        <w:r>
          <w:rPr>
            <w:rtl/>
          </w:rPr>
          <w:t xml:space="preserve">ועומד</w:t>
        </w:r>
      </w:ins>
      <w:del w:id="98536" w:author="מנוע מכני" w:date="2026-10-05T11:32:12Z">
        <w:r>
          <w:rPr>
            <w:rtl/>
          </w:rPr>
          <w:delText xml:space="preserve">וקאי</w:delText>
        </w:r>
      </w:del>
      <w:r>
        <w:rPr>
          <w:rtl/>
        </w:rPr>
        <w:t xml:space="preserve"> </w:t>
      </w:r>
      <w:ins w:id="97579" w:author="מנוע מכני" w:date="2026-10-05T11:32:12Z">
        <w:r>
          <w:rPr>
            <w:rtl/>
          </w:rPr>
          <w:t xml:space="preserve">מראשונה</w:t>
        </w:r>
      </w:ins>
      <w:del w:id="97580" w:author="מנוע מכני" w:date="2026-10-05T11:32:12Z">
        <w:r>
          <w:rPr>
            <w:rtl/>
          </w:rPr>
          <w:delText xml:space="preserve">מקמייתא</w:delText>
        </w:r>
      </w:del>
      <w:r>
        <w:rPr>
          <w:rtl/>
        </w:rPr>
        <w:t xml:space="preserve">, </w:t>
      </w:r>
      <w:ins w:id="95083" w:author="מנוע מכני" w:date="2026-10-05T11:32:12Z">
        <w:r>
          <w:rPr>
            <w:rtl/>
          </w:rPr>
          <w:t xml:space="preserve">מה</w:t>
        </w:r>
      </w:ins>
      <w:del w:id="9508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Pr="000B1D60">
        <w:rPr>
          <w:bCs/>
          <w:rtl/>
        </w:rPr>
        <w:t>תיקו</w:t>
      </w:r>
      <w:r w:rsidR="0057284B">
        <w:rPr>
          <w:rtl/>
        </w:rPr>
        <w:t>.</w:t>
      </w:r>
    </w:p>
    <w:p>
      <w:pPr>
        <w:pStyle w:val="38"/>
        <w:rPr>
          <w:ins w:id="99924" w:author="מנוע מכני" w:date="2026-10-05T11:32:12Z"/>
        </w:rPr>
      </w:pPr>
      <w:r>
        <w:t>·</w:t>
      </w:r>
      <w:r>
        <w:t xml:space="preserve"> </w:t>
      </w:r>
      <w:r w:rsidR="00F63065" w:rsidRPr="00C83F7A">
        <w:t>בעי</w:t>
      </w:r>
      <w:r w:rsidR="00F63065">
        <w:t xml:space="preserve"> </w:t>
      </w:r>
      <w:r w:rsidR="000B1D60">
        <w:t xml:space="preserve">ר</w:t>
      </w:r>
      <w:ins w:id="91765" w:author="מנוע מכני" w:date="2026-10-05T11:32:12Z">
        <w:r>
          <w:t xml:space="preserve">י"ר</w:t>
        </w:r>
      </w:ins>
      <w:del w:id="91766" w:author="מנוע מכני" w:date="2026-10-05T11:32:12Z">
        <w:r w:rsidR="000B1D60">
          <w:delText xml:space="preserve">י''ר</w:delText>
        </w:r>
      </w:del>
      <w:r w:rsidR="000B1D60">
        <w:t xml:space="preserve"> מ</w:t>
      </w:r>
      <w:ins w:id="91767" w:author="מנוע מכני" w:date="2026-10-05T11:32:12Z">
        <w:r>
          <w:t xml:space="preserve">ר"ז</w:t>
        </w:r>
      </w:ins>
      <w:del w:id="91768" w:author="מנוע מכני" w:date="2026-10-05T11:32:12Z">
        <w:r w:rsidR="000B1D60">
          <w:delText xml:space="preserve">ר''ז</w:delText>
        </w:r>
      </w:del>
      <w:r w:rsidR="00F63065">
        <w:t xml:space="preserve">:</w:t>
      </w:r>
    </w:p>
    <w:p w14:paraId="33F96736" w14:textId="77777777" w:rsidR="00D82CEB" w:rsidRDefault="00D82CEB" w:rsidP="000B1D60">
      <w:pPr>
        <w:rPr>
          <w:rtl/>
        </w:rPr>
      </w:pPr>
      <w:del w:id="999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צורם אוזן בבכור ומת, מהו לקנוס בנו אחריו? </w:t>
      </w:r>
    </w:p>
    <w:p w14:paraId="01F943F5" w14:textId="77777777" w:rsidR="000B1D60" w:rsidRDefault="000B1D60" w:rsidP="000B1D60">
      <w:pPr>
        <w:rPr>
          <w:rtl/>
        </w:rPr>
      </w:pPr>
      <w:r>
        <w:rPr>
          <w:rFonts w:hint="cs"/>
          <w:rtl/>
        </w:rPr>
        <w:t xml:space="preserve">א</w:t>
      </w:r>
      <w:ins w:id="91769" w:author="מנוע מכני" w:date="2026-10-05T11:32:12Z">
        <w:r>
          <w:rPr>
            <w:rFonts w:hint="cs"/>
            <w:rtl/>
          </w:rPr>
          <w:t xml:space="preserve">ת"ל</w:t>
        </w:r>
      </w:ins>
      <w:del w:id="9177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מוכר עבדו לעובדי כוכבים ומת - קנסו בנו אחריו - דכל יומא ויומא מפקע </w:t>
      </w:r>
      <w:ins w:id="95085" w:author="מנוע מכני" w:date="2026-10-05T11:32:12Z">
        <w:r>
          <w:rPr>
            <w:rtl/>
          </w:rPr>
          <w:t xml:space="preserve">לו</w:t>
        </w:r>
      </w:ins>
      <w:del w:id="9508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ממצות</w:t>
      </w:r>
      <w:ins w:id="96601" w:author="מנוע מכני" w:date="2026-10-05T11:32:12Z">
        <w:r>
          <w:rPr>
            <w:rtl/>
          </w:rPr>
          <w:t xml:space="preserve">,</w:t>
        </w:r>
      </w:ins>
      <w:del w:id="96602" w:author="מנוע מכני" w:date="2026-10-05T11:32:12Z">
        <w:r w:rsidR="000B5F7F">
          <w:rPr>
            <w:rtl/>
          </w:rPr>
          <w:delText xml:space="preserve">;</w:delText>
        </w:r>
      </w:del>
    </w:p>
    <w:p w14:paraId="52B0D077" w14:textId="77777777" w:rsidR="00D82CEB" w:rsidRDefault="000B1D60" w:rsidP="000B1D60">
      <w:pPr>
        <w:rPr>
          <w:rtl/>
        </w:rPr>
      </w:pPr>
      <w:r>
        <w:rPr>
          <w:rFonts w:hint="cs"/>
          <w:rtl/>
        </w:rPr>
        <w:t xml:space="preserve">א</w:t>
      </w:r>
      <w:ins w:id="91771" w:author="מנוע מכני" w:date="2026-10-05T11:32:12Z">
        <w:r>
          <w:rPr>
            <w:rFonts w:hint="cs"/>
            <w:rtl/>
          </w:rPr>
          <w:t xml:space="preserve">ת"ל</w:t>
        </w:r>
      </w:ins>
      <w:del w:id="91772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כוון מלאכתו במועד ומת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קנסו בנו אחריו משום דלא עבדא לאיסורא, </w:t>
      </w:r>
    </w:p>
    <w:p w14:paraId="643A437E" w14:textId="77777777" w:rsidR="00A8665A" w:rsidRDefault="00D82CEB" w:rsidP="00A8665A">
      <w:pPr>
        <w:rPr>
          <w:rtl/>
        </w:rPr>
      </w:pPr>
      <w:ins w:id="93801" w:author="מנוע מכני" w:date="2026-10-05T11:32:12Z">
        <w:r>
          <w:rPr>
            <w:rtl/>
          </w:rPr>
          <w:t xml:space="preserve">כאן</w:t>
        </w:r>
      </w:ins>
      <w:del w:id="93802" w:author="מנוע מכני" w:date="2026-10-05T11:32:12Z">
        <w:r>
          <w:rPr>
            <w:rtl/>
          </w:rPr>
          <w:delText xml:space="preserve">הכא</w:delText>
        </w:r>
      </w:del>
      <w:r w:rsidR="00F63065">
        <w:rPr>
          <w:rtl/>
        </w:rPr>
        <w:t xml:space="preserve">? </w:t>
      </w:r>
      <w:ins w:id="95087" w:author="מנוע מכני" w:date="2026-10-05T11:32:12Z">
        <w:r>
          <w:rPr>
            <w:rtl/>
          </w:rPr>
          <w:t xml:space="preserve">לו</w:t>
        </w:r>
      </w:ins>
      <w:del w:id="95088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קנסו רבנן - והא </w:t>
      </w:r>
      <w:ins w:id="98045" w:author="מנוע מכני" w:date="2026-10-05T11:32:12Z">
        <w:r>
          <w:rPr>
            <w:rtl/>
          </w:rPr>
          <w:t xml:space="preserve">אינו</w:t>
        </w:r>
      </w:ins>
      <w:del w:id="98046" w:author="מנוע מכני" w:date="2026-10-05T11:32:12Z">
        <w:r w:rsidR="00F63065">
          <w:rPr>
            <w:rtl/>
          </w:rPr>
          <w:delText xml:space="preserve">ליתיה</w:delText>
        </w:r>
      </w:del>
      <w:r w:rsidR="00F63065">
        <w:rPr>
          <w:rtl/>
        </w:rPr>
        <w:t xml:space="preserve">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: </w:t>
      </w:r>
      <w:r w:rsidR="00F63065" w:rsidRPr="00A8665A">
        <w:rPr>
          <w:b/>
          <w:bCs/>
          <w:rtl/>
        </w:rPr>
        <w:t>לממ</w:t>
      </w:r>
      <w:r w:rsidR="00A8665A" w:rsidRPr="00A8665A">
        <w:rPr>
          <w:rFonts w:hint="cs"/>
          <w:b/>
          <w:bCs/>
          <w:rtl/>
        </w:rPr>
        <w:t>ונו</w:t>
      </w:r>
      <w:r w:rsidR="00A8665A">
        <w:rPr>
          <w:rFonts w:hint="cs"/>
          <w:rtl/>
        </w:rPr>
        <w:t xml:space="preserve"> קנסו רבנן והוא קיים </w:t>
      </w:r>
    </w:p>
    <w:p>
      <w:pPr>
        <w:pStyle w:val="38"/>
        <w:rPr>
          <w:ins w:id="99926" w:author="מנוע מכני" w:date="2026-10-05T11:32:12Z"/>
        </w:rPr>
      </w:pPr>
      <w:r>
        <w:t>א"ל</w:t>
      </w:r>
      <w:r w:rsidR="00D82CEB">
        <w:t xml:space="preserve"> תניתוה:</w:t>
      </w:r>
    </w:p>
    <w:p w14:paraId="2A3C1696" w14:textId="77777777" w:rsidR="000B1D60" w:rsidRDefault="00F63065" w:rsidP="00C83F7A">
      <w:pPr>
        <w:pStyle w:val="021"/>
        <w:rPr>
          <w:rtl/>
        </w:rPr>
      </w:pPr>
      <w:del w:id="99927" w:author="מנוע מכני" w:date="2026-10-05T11:32:12Z">
        <w:r w:rsidR="00D82CEB">
          <w:rPr>
            <w:rtl/>
          </w:rPr>
          <w:delText xml:space="preserve"> </w:delText>
        </w:r>
      </w:del>
      <w:r w:rsidR="00D82CEB">
        <w:rPr>
          <w:rtl/>
        </w:rPr>
        <w:t xml:space="preserve">שדה שנתקווצה בשביעית </w:t>
      </w:r>
      <w:r>
        <w:rPr>
          <w:rtl/>
        </w:rPr>
        <w:t>תזרע למוצאי שביעית, ניטייבה ניד</w:t>
      </w:r>
      <w:r w:rsidR="00D82CEB">
        <w:rPr>
          <w:rtl/>
        </w:rPr>
        <w:t xml:space="preserve">יירה </w:t>
      </w:r>
      <w:r>
        <w:rPr>
          <w:rtl/>
        </w:rPr>
        <w:t xml:space="preserve">לא</w:t>
      </w:r>
      <w:r>
        <w:rPr>
          <w:rtl/>
        </w:rPr>
        <w:t xml:space="preserve"> תזרע למוצאי שביעית</w:t>
      </w:r>
      <w:ins w:id="96603" w:author="מנוע מכני" w:date="2026-10-05T11:32:12Z">
        <w:r>
          <w:rPr>
            <w:rtl/>
          </w:rPr>
          <w:t xml:space="preserve">,</w:t>
        </w:r>
      </w:ins>
      <w:del w:id="96604" w:author="מנוע מכני" w:date="2026-10-05T11:32:12Z">
        <w:r w:rsidR="000B5F7F">
          <w:rPr>
            <w:rtl/>
          </w:rPr>
          <w:delText xml:space="preserve">;</w:delText>
        </w:r>
      </w:del>
      <w:ins w:id="96605" w:author="מנוע מכני" w:date="2026-10-05T11:32:12Z">
        <w:r>
          <w:rPr>
            <w:rFonts w:hint="cs"/>
            <w:rtl/>
          </w:rPr>
          <w:t xml:space="preserve"> </w:t>
        </w:r>
      </w:ins>
      <w:del w:id="96606" w:author="מנוע מכני" w:date="2026-10-05T11:32:12Z">
        <w:r w:rsidR="000B1D60">
          <w:rPr>
            <w:rFonts w:hint="cs"/>
            <w:rtl/>
          </w:rPr>
          <w:delText xml:space="preserve">  </w:delText>
        </w:r>
      </w:del>
    </w:p>
    <w:p w14:paraId="5E3B3BDA" w14:textId="77777777" w:rsidR="00B874E6" w:rsidRDefault="000B1D60" w:rsidP="000B1D60">
      <w:pPr>
        <w:rPr>
          <w:rtl/>
        </w:rPr>
      </w:pPr>
      <w:r w:rsidRPr="00A8665A">
        <w:rPr>
          <w:rFonts w:hint="cs"/>
          <w:b/>
          <w:bCs/>
          <w:rtl/>
        </w:rPr>
        <w:t>ואריב'ח</w:t>
      </w:r>
      <w:r w:rsidR="00D82CEB">
        <w:rPr>
          <w:rtl/>
        </w:rPr>
        <w:t xml:space="preserve">: </w:t>
      </w:r>
      <w:ins w:id="90711" w:author="מנוע סמנטי" w:date="2026-10-05T11:39:44Z">
        <w:r>
          <w:rPr>
            <w:rtl/>
          </w:rPr>
          <w:t xml:space="preserve">מקובלנו</w:t>
        </w:r>
      </w:ins>
      <w:del w:id="90712" w:author="מנוע סמנטי" w:date="2026-10-05T11:39:44Z">
        <w:r w:rsidR="00D82CEB">
          <w:rPr>
            <w:rtl/>
          </w:rPr>
          <w:delText xml:space="preserve">נקטינן</w:delText>
        </w:r>
      </w:del>
      <w:r w:rsidR="00D82CEB">
        <w:rPr>
          <w:rtl/>
        </w:rPr>
        <w:t xml:space="preserve">, הטיבה ומת </w:t>
      </w:r>
      <w:r w:rsidR="00F63065">
        <w:rPr>
          <w:rtl/>
        </w:rPr>
        <w:t>בנו זורע</w:t>
      </w:r>
      <w:r w:rsidR="00D82CEB">
        <w:rPr>
          <w:rtl/>
        </w:rPr>
        <w:t xml:space="preserve">ה, אלמא: </w:t>
      </w:r>
      <w:ins w:id="95089" w:author="מנוע מכני" w:date="2026-10-05T11:32:12Z">
        <w:r>
          <w:rPr>
            <w:rtl/>
          </w:rPr>
          <w:t xml:space="preserve">לו</w:t>
        </w:r>
      </w:ins>
      <w:del w:id="95090" w:author="מנוע מכני" w:date="2026-10-05T11:32:12Z">
        <w:r w:rsidR="00D82CEB">
          <w:rPr>
            <w:rtl/>
          </w:rPr>
          <w:delText xml:space="preserve">לדידיה</w:delText>
        </w:r>
      </w:del>
      <w:r w:rsidR="00D82CEB">
        <w:rPr>
          <w:rtl/>
        </w:rPr>
        <w:t xml:space="preserve"> קנסו רבנן, </w:t>
      </w:r>
      <w:r w:rsidR="00D82CEB" w:rsidRPr="00A8665A">
        <w:rPr>
          <w:b/>
          <w:bCs/>
          <w:rtl/>
        </w:rPr>
        <w:t>לב</w:t>
      </w:r>
      <w:r w:rsidR="00D82CEB" w:rsidRPr="00A8665A">
        <w:rPr>
          <w:rFonts w:hint="cs"/>
          <w:b/>
          <w:bCs/>
          <w:rtl/>
        </w:rPr>
        <w:t>נו</w:t>
      </w:r>
      <w:r w:rsidR="00F63065" w:rsidRPr="00A8665A">
        <w:rPr>
          <w:b/>
          <w:bCs/>
          <w:rtl/>
        </w:rPr>
        <w:t xml:space="preserve"> </w:t>
      </w:r>
      <w:r w:rsidR="00F63065" w:rsidRPr="00A8665A">
        <w:rPr>
          <w:b/>
          <w:bCs/>
          <w:rtl/>
        </w:rPr>
        <w:t xml:space="preserve">לא</w:t>
      </w:r>
      <w:r w:rsidR="00F63065" w:rsidRPr="00A8665A">
        <w:rPr>
          <w:b/>
          <w:bCs/>
          <w:rtl/>
        </w:rPr>
        <w:t xml:space="preserve"> קנסו רבנן</w:t>
      </w:r>
      <w:r w:rsidR="0057284B" w:rsidRPr="00A8665A">
        <w:rPr>
          <w:b/>
          <w:bCs/>
          <w:rtl/>
        </w:rPr>
        <w:t>.</w:t>
      </w:r>
    </w:p>
    <w:p>
      <w:pPr>
        <w:pStyle w:val="38"/>
        <w:rPr>
          <w:ins w:id="99928" w:author="מנוע מכני" w:date="2026-10-05T11:32:12Z"/>
        </w:rPr>
      </w:pPr>
      <w:r w:rsidRPr="00A8665A">
        <w:t>אביי</w:t>
      </w:r>
      <w:r>
        <w:t xml:space="preserve">:</w:t>
      </w:r>
    </w:p>
    <w:p w14:paraId="2173FF5A" w14:textId="77777777" w:rsidR="00D82CEB" w:rsidRDefault="00F63065" w:rsidP="00D82CEB">
      <w:pPr>
        <w:rPr>
          <w:rtl/>
        </w:rPr>
      </w:pPr>
      <w:del w:id="99929" w:author="מנוע מכני" w:date="2026-10-05T11:32:12Z">
        <w:r>
          <w:rPr>
            <w:rtl/>
          </w:rPr>
          <w:delText xml:space="preserve"> </w:delText>
        </w:r>
      </w:del>
      <w:r w:rsidR="00A8665A">
        <w:rPr>
          <w:rtl/>
        </w:rPr>
        <w:tab/>
      </w:r>
      <w:ins w:id="90713" w:author="מנוע סמנטי" w:date="2026-10-05T11:39:44Z">
        <w:r>
          <w:rPr>
            <w:rtl/>
          </w:rPr>
          <w:t xml:space="preserve">מקובלנו</w:t>
        </w:r>
      </w:ins>
      <w:del w:id="90714" w:author="מנוע סמנטי" w:date="2026-10-05T11:39:44Z">
        <w:r>
          <w:rPr>
            <w:rtl/>
          </w:rPr>
          <w:delText xml:space="preserve">נקטינן</w:delText>
        </w:r>
      </w:del>
      <w:r>
        <w:rPr>
          <w:rtl/>
        </w:rPr>
        <w:t xml:space="preserve"> </w:t>
      </w:r>
      <w:r w:rsidR="00D82CEB">
        <w:rPr>
          <w:rtl/>
        </w:rPr>
        <w:t xml:space="preserve">טימא טהרות ומת </w:t>
      </w:r>
      <w:r w:rsidRPr="00A8665A">
        <w:rPr>
          <w:b/>
          <w:bCs/>
          <w:rtl/>
        </w:rPr>
        <w:t xml:space="preserve">לא</w:t>
      </w:r>
      <w:r w:rsidRPr="00A8665A">
        <w:rPr>
          <w:b/>
          <w:bCs/>
          <w:rtl/>
        </w:rPr>
        <w:t xml:space="preserve"> קנסו בנו אחריו</w:t>
      </w:r>
      <w:r>
        <w:rPr>
          <w:rtl/>
        </w:rPr>
        <w:t xml:space="preserve">, </w:t>
      </w:r>
      <w:r w:rsidR="00D82CEB">
        <w:rPr>
          <w:rFonts w:hint="cs"/>
          <w:rtl/>
        </w:rPr>
        <w:t>ד</w:t>
      </w:r>
      <w:r>
        <w:rPr>
          <w:rtl/>
        </w:rPr>
        <w:t xml:space="preserve">היזק שאינו ניכר - </w:t>
      </w:r>
      <w:r>
        <w:rPr>
          <w:rtl/>
        </w:rPr>
        <w:t xml:space="preserve">לא</w:t>
      </w:r>
      <w:r>
        <w:rPr>
          <w:rtl/>
        </w:rPr>
        <w:t xml:space="preserve"> שמיה היזק, </w:t>
      </w:r>
    </w:p>
    <w:p w14:paraId="7A17DB69" w14:textId="77777777" w:rsidR="00B874E6" w:rsidRDefault="00A8665A" w:rsidP="00D82CEB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קנסא דרבנן, </w:t>
      </w:r>
      <w:ins w:id="95091" w:author="מנוע מכני" w:date="2026-10-05T11:32:12Z">
        <w:r>
          <w:rPr>
            <w:rtl/>
          </w:rPr>
          <w:t xml:space="preserve">לו</w:t>
        </w:r>
      </w:ins>
      <w:del w:id="95092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- קנסו רבנן, לבריה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קנסו רבנן</w:t>
      </w:r>
      <w:r w:rsidR="0057284B">
        <w:rPr>
          <w:rtl/>
        </w:rPr>
        <w:t>.</w:t>
      </w:r>
    </w:p>
    <w:p w14:paraId="0049426F" w14:textId="77777777" w:rsidR="0057284B" w:rsidRDefault="0057284B" w:rsidP="0057284B">
      <w:pPr>
        <w:pStyle w:val="affffd"/>
        <w:jc w:val="center"/>
        <w:rPr>
          <w:rtl/>
        </w:rPr>
        <w:pPrChange w:id="9042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07" w:author="מנוע מכני" w:date="2026-10-05T11:32:12Z">
        <w:r>
          <w:rPr>
            <w:rtl/>
          </w:rPr>
          <w:t xml:space="preserve"> </w:t>
        </w:r>
      </w:ins>
      <w:del w:id="966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09" w:author="מנוע מכני" w:date="2026-10-05T11:32:12Z">
        <w:r>
          <w:rPr>
            <w:rtl/>
          </w:rPr>
          <w:t xml:space="preserve"> </w:t>
        </w:r>
      </w:ins>
      <w:del w:id="966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5865666" w14:textId="77777777" w:rsidR="000B1D60" w:rsidRDefault="000B1D60" w:rsidP="000B1D60">
      <w:pPr>
        <w:pStyle w:val="afff0"/>
        <w:framePr w:wrap="around"/>
        <w:rPr>
          <w:rtl/>
        </w:rPr>
      </w:pPr>
      <w:r>
        <w:rPr>
          <w:rFonts w:hint="cs"/>
          <w:rtl/>
        </w:rPr>
        <w:t>לה.</w:t>
      </w:r>
    </w:p>
    <w:p w14:paraId="5DAD31C4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85B0293" w14:textId="77777777" w:rsidR="00A8665A" w:rsidRDefault="00F63065" w:rsidP="00D82CEB">
      <w:pPr>
        <w:pStyle w:val="afff5"/>
        <w:rPr>
          <w:rtl/>
        </w:rPr>
      </w:pPr>
      <w:r>
        <w:rPr>
          <w:rtl/>
        </w:rPr>
        <w:t xml:space="preserve">מעשה בזכר של רחלים זקן ושערו מדולדל, </w:t>
      </w:r>
    </w:p>
    <w:p w14:paraId="367EB3AB" w14:textId="77777777" w:rsidR="00B874E6" w:rsidRDefault="00F63065" w:rsidP="00A8665A">
      <w:pPr>
        <w:pStyle w:val="afff5"/>
        <w:rPr>
          <w:rtl/>
        </w:rPr>
      </w:pPr>
      <w:r>
        <w:rPr>
          <w:rtl/>
        </w:rPr>
        <w:t>וראהו קסטור אחד ואמר: מה טיבו של זה? אמרו לו: בכור הוא, ואינו נשחט אלא א"כ היה בו מום, נטל פיגום וצרם אזנו, ובא מעשה לפני חכמים והתירו</w:t>
      </w:r>
      <w:r w:rsidR="0057284B">
        <w:rPr>
          <w:rtl/>
        </w:rPr>
        <w:t>.</w:t>
      </w:r>
    </w:p>
    <w:p w14:paraId="35BF8109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ואחר שהתירו, הלך וצירם באזני בכורות אחרים ואסרו</w:t>
      </w:r>
      <w:r w:rsidR="0057284B">
        <w:rPr>
          <w:rtl/>
        </w:rPr>
        <w:t>.</w:t>
      </w:r>
    </w:p>
    <w:p w14:paraId="0EC60EEA" w14:textId="77777777" w:rsidR="00A8665A" w:rsidRDefault="00F63065" w:rsidP="00D82CEB">
      <w:pPr>
        <w:pStyle w:val="afff5"/>
        <w:rPr>
          <w:rtl/>
        </w:rPr>
      </w:pPr>
      <w:r>
        <w:rPr>
          <w:rtl/>
        </w:rPr>
        <w:t xml:space="preserve">פעם אחת היו תינוקות משחקין בשדה, וקשרו זנבי טלאים זה בזה ונפסקה זנבו של אחד מהם והרי הוא בכור, ובא מעשה לפני חכמים - והתירו, </w:t>
      </w:r>
    </w:p>
    <w:p w14:paraId="5F36D5E9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ראו שהתירו, הלכו וקשרו זנבות בכורות אחרים - ואסרו</w:t>
      </w:r>
      <w:r w:rsidR="0057284B">
        <w:rPr>
          <w:rtl/>
        </w:rPr>
        <w:t>.</w:t>
      </w:r>
    </w:p>
    <w:p w14:paraId="55B9409B" w14:textId="77777777" w:rsidR="00B874E6" w:rsidRDefault="00F63065" w:rsidP="00D82CEB">
      <w:pPr>
        <w:pStyle w:val="afff5"/>
        <w:rPr>
          <w:rtl/>
        </w:rPr>
      </w:pPr>
      <w:r>
        <w:rPr>
          <w:rtl/>
        </w:rPr>
        <w:lastRenderedPageBreak/>
        <w:t>זה הכלל: כל שהוא לדעתו - אסור, שלא לדעתו - מותר</w:t>
      </w:r>
      <w:r w:rsidR="0057284B">
        <w:rPr>
          <w:rtl/>
        </w:rPr>
        <w:t>.</w:t>
      </w:r>
    </w:p>
    <w:p w14:paraId="3EF068E7" w14:textId="77777777" w:rsidR="0057284B" w:rsidRDefault="0057284B" w:rsidP="0057284B">
      <w:pPr>
        <w:jc w:val="center"/>
        <w:rPr>
          <w:del w:id="90148" w:author="מנוע עיצוב" w:date="2026-10-05T11:33:53Z"/>
          <w:rtl/>
        </w:rPr>
      </w:pPr>
      <w:del w:id="90145" w:author="מנוע עיצוב" w:date="2026-10-05T11:33:53Z">
        <w:r>
          <w:rPr>
            <w:rtl/>
          </w:rPr>
          <w:delText xml:space="preserve">•</w:delText>
        </w:r>
      </w:del>
      <w:ins w:id="96611" w:author="מנוע מכני" w:date="2026-10-05T11:32:12Z">
        <w:r>
          <w:rPr>
            <w:rtl/>
          </w:rPr>
          <w:t xml:space="preserve"> </w:t>
        </w:r>
      </w:ins>
      <w:del w:id="96612" w:author="מנוע מכני" w:date="2026-10-05T11:32:12Z">
        <w:r>
          <w:rPr>
            <w:rtl/>
          </w:rPr>
          <w:delText xml:space="preserve">  </w:delText>
        </w:r>
      </w:del>
      <w:del w:id="90146" w:author="מנוע עיצוב" w:date="2026-10-05T11:33:53Z">
        <w:r>
          <w:rPr>
            <w:rtl/>
          </w:rPr>
          <w:delText xml:space="preserve">•</w:delText>
        </w:r>
      </w:del>
      <w:ins w:id="96613" w:author="מנוע מכני" w:date="2026-10-05T11:32:12Z">
        <w:r>
          <w:rPr>
            <w:rtl/>
          </w:rPr>
          <w:t xml:space="preserve"> </w:t>
        </w:r>
      </w:ins>
      <w:del w:id="96614" w:author="מנוע מכני" w:date="2026-10-05T11:32:12Z">
        <w:r>
          <w:rPr>
            <w:rtl/>
          </w:rPr>
          <w:delText xml:space="preserve">  </w:delText>
        </w:r>
      </w:del>
      <w:del w:id="90147" w:author="מנוע עיצוב" w:date="2026-10-05T11:33:53Z">
        <w:r>
          <w:rPr>
            <w:rtl/>
          </w:rPr>
          <w:delText xml:space="preserve">•</w:delText>
        </w:r>
      </w:del>
    </w:p>
    <w:p w14:paraId="27F543A8" w14:textId="77777777" w:rsidR="009F5868" w:rsidRDefault="00F63065" w:rsidP="009F5868">
      <w:pPr>
        <w:pStyle w:val="afffd"/>
        <w:rPr>
          <w:rtl/>
        </w:rPr>
      </w:pPr>
      <w:r>
        <w:rPr>
          <w:rtl/>
        </w:rPr>
        <w:t xml:space="preserve">פעם אחרת היה כו': </w:t>
      </w:r>
    </w:p>
    <w:p>
      <w:pPr>
        <w:pStyle w:val="38"/>
        <w:rPr>
          <w:ins w:id="100840" w:author="מנוע מכני" w:date="2026-10-05T11:32:12Z"/>
        </w:rPr>
      </w:pPr>
      <w:r>
        <w:t xml:space="preserve">וצריכא,</w:t>
      </w:r>
    </w:p>
    <w:p w14:paraId="0731406D" w14:textId="77777777" w:rsidR="009F5868" w:rsidRDefault="00F63065" w:rsidP="00F63065">
      <w:pPr>
        <w:rPr>
          <w:rtl/>
        </w:rPr>
      </w:pPr>
      <w:del w:id="100841" w:author="מנוע מכני" w:date="2026-10-05T11:32:12Z">
        <w:r>
          <w:rPr>
            <w:rtl/>
          </w:rPr>
          <w:delText xml:space="preserve"> </w:delText>
        </w:r>
      </w:del>
      <w:ins w:id="97897" w:author="מנוע מכני" w:date="2026-10-05T11:32:12Z">
        <w:r>
          <w:rPr>
            <w:rtl/>
          </w:rPr>
          <w:t xml:space="preserve">דאם </w:t>
        </w:r>
      </w:ins>
      <w:del w:id="97898" w:author="מנוע מכני" w:date="2026-10-05T11:32:12Z">
        <w:r>
          <w:rPr>
            <w:rtl/>
          </w:rPr>
          <w:delText xml:space="preserve">דאי </w:delText>
        </w:r>
      </w:del>
      <w:ins w:id="90719" w:author="מנוע סמנטי" w:date="2026-10-05T11:39:44Z">
        <w:r>
          <w:rPr>
            <w:rtl/>
          </w:rPr>
          <w:t xml:space="preserve">השמיענו</w:t>
        </w:r>
      </w:ins>
      <w:del w:id="90720" w:author="מנוע סמנטי" w:date="2026-10-05T11:39:44Z">
        <w:r>
          <w:rPr>
            <w:rtl/>
          </w:rPr>
          <w:delText xml:space="preserve">אשמעינן</w:delText>
        </w:r>
      </w:del>
      <w:r>
        <w:rPr>
          <w:rtl/>
        </w:rPr>
        <w:t xml:space="preserve"> </w:t>
      </w:r>
      <w:ins w:id="98323" w:author="מנוע מכני" w:date="2026-10-05T11:32:12Z">
        <w:r>
          <w:rPr>
            <w:rtl/>
          </w:rPr>
          <w:t xml:space="preserve">נכרי</w:t>
        </w:r>
      </w:ins>
      <w:del w:id="9832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דלא אתי </w:t>
      </w:r>
      <w:ins w:id="90717" w:author="מנוע סמנטי" w:date="2026-10-05T11:39:44Z">
        <w:r>
          <w:rPr>
            <w:rtl/>
          </w:rPr>
          <w:t xml:space="preserve">להתרגל</w:t>
        </w:r>
      </w:ins>
      <w:del w:id="90718" w:author="מנוע סמנטי" w:date="2026-10-05T11:39:44Z">
        <w:r>
          <w:rPr>
            <w:rtl/>
          </w:rPr>
          <w:delText xml:space="preserve">למיסרך</w:delText>
        </w:r>
      </w:del>
      <w:r>
        <w:rPr>
          <w:rtl/>
        </w:rPr>
        <w:t xml:space="preserve">, אבל קטן דאתי </w:t>
      </w:r>
      <w:ins w:id="90715" w:author="מנוע סמנטי" w:date="2026-10-05T11:39:44Z">
        <w:r>
          <w:rPr>
            <w:rtl/>
          </w:rPr>
          <w:t xml:space="preserve">להתרגל</w:t>
        </w:r>
      </w:ins>
      <w:del w:id="90716" w:author="מנוע סמנטי" w:date="2026-10-05T11:39:44Z">
        <w:r>
          <w:rPr>
            <w:rtl/>
          </w:rPr>
          <w:delText xml:space="preserve">למיסרך</w:delText>
        </w:r>
      </w:del>
      <w:r>
        <w:rPr>
          <w:rtl/>
        </w:rPr>
        <w:t xml:space="preserve"> - אימא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07815883" w14:textId="77777777" w:rsidR="00B874E6" w:rsidRDefault="009F5868" w:rsidP="00C83F7A">
      <w:pPr>
        <w:pStyle w:val="021"/>
        <w:rPr>
          <w:rtl/>
        </w:rPr>
      </w:pPr>
      <w:ins w:id="97899" w:author="מנוע מכני" w:date="2026-10-05T11:32:12Z">
        <w:r>
          <w:rPr>
            <w:rtl/>
          </w:rPr>
          <w:t xml:space="preserve">ואם </w:t>
        </w:r>
      </w:ins>
      <w:del w:id="97900" w:author="מנוע מכני" w:date="2026-10-05T11:32:12Z">
        <w:r>
          <w:rPr>
            <w:rtl/>
          </w:rPr>
          <w:delText xml:space="preserve">ואי </w:delText>
        </w:r>
      </w:del>
      <w:ins w:id="90721" w:author="מנוע סמנטי" w:date="2026-10-05T11:39:44Z">
        <w:r>
          <w:rPr>
            <w:rtl/>
          </w:rPr>
          <w:t xml:space="preserve">השמיענו</w:t>
        </w:r>
      </w:ins>
      <w:del w:id="90722" w:author="מנוע סמנטי" w:date="2026-10-05T11:39:44Z">
        <w:r>
          <w:rPr>
            <w:rtl/>
          </w:rPr>
          <w:delText xml:space="preserve">אשמועינן</w:delText>
        </w:r>
      </w:del>
      <w:r>
        <w:rPr>
          <w:rtl/>
        </w:rPr>
        <w:t xml:space="preserve"> קטן </w:t>
      </w:r>
      <w:r w:rsidR="00F63065">
        <w:rPr>
          <w:rtl/>
        </w:rPr>
        <w:t xml:space="preserve">משום דלא אתי לאיחלופי בגדול, אבל </w:t>
      </w:r>
      <w:ins w:id="98325" w:author="מנוע מכני" w:date="2026-10-05T11:32:12Z">
        <w:r>
          <w:rPr>
            <w:rtl/>
          </w:rPr>
          <w:t xml:space="preserve">נכרי</w:t>
        </w:r>
      </w:ins>
      <w:del w:id="98326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דאתי לאיחלופי בגדול אימא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 w:rsidRPr="009F5868">
        <w:rPr>
          <w:b/>
          <w:bCs/>
          <w:rtl/>
        </w:rPr>
        <w:t>צריכא</w:t>
      </w:r>
      <w:r w:rsidR="0057284B">
        <w:rPr>
          <w:rtl/>
        </w:rPr>
        <w:t>.</w:t>
      </w:r>
    </w:p>
    <w:p>
      <w:pPr>
        <w:pStyle w:val="38"/>
        <w:rPr>
          <w:ins w:id="99930" w:author="מנוע מכני" w:date="2026-10-05T11:32:12Z"/>
        </w:rPr>
      </w:pPr>
      <w:r>
        <w:t xml:space="preserve">א</w:t>
      </w:r>
      <w:ins w:id="91773" w:author="מנוע מכני" w:date="2026-10-05T11:32:12Z">
        <w:r>
          <w:t xml:space="preserve">ר"ח</w:t>
        </w:r>
      </w:ins>
      <w:del w:id="91774" w:author="מנוע מכני" w:date="2026-10-05T11:32:12Z">
        <w:r>
          <w:delText xml:space="preserve">ר''ח</w:delText>
        </w:r>
      </w:del>
      <w:r>
        <w:t xml:space="preserve"> א</w:t>
      </w:r>
      <w:ins w:id="91775" w:author="מנוע מכני" w:date="2026-10-05T11:32:12Z">
        <w:r>
          <w:t xml:space="preserve">ר"ק</w:t>
        </w:r>
      </w:ins>
      <w:del w:id="91776" w:author="מנוע מכני" w:date="2026-10-05T11:32:12Z">
        <w:r>
          <w:delText xml:space="preserve">ר''ק</w:delText>
        </w:r>
      </w:del>
      <w:r w:rsidR="00F63065">
        <w:t xml:space="preserve">:</w:t>
      </w:r>
    </w:p>
    <w:p w14:paraId="082D54F0" w14:textId="77777777" w:rsidR="00B874E6" w:rsidRDefault="009F5868" w:rsidP="009F5868">
      <w:pPr>
        <w:rPr>
          <w:rtl/>
        </w:rPr>
      </w:pPr>
      <w:del w:id="99931" w:author="מנוע מכני" w:date="2026-10-05T11:32:12Z">
        <w:r w:rsidR="00F63065">
          <w:rPr>
            <w:rtl/>
          </w:rPr>
          <w:delText xml:space="preserve"> </w:delText>
        </w:r>
      </w:del>
      <w:ins w:id="91777" w:author="מנוע מכני" w:date="2026-10-05T11:32:12Z">
        <w:r>
          <w:rPr>
            <w:rtl/>
          </w:rPr>
          <w:t xml:space="preserve">ל"ש</w:t>
        </w:r>
      </w:ins>
      <w:del w:id="91778" w:author="מנוע מכני" w:date="2026-10-05T11:32:12Z">
        <w:r w:rsidR="00F63065">
          <w:rPr>
            <w:rtl/>
          </w:rPr>
          <w:delText xml:space="preserve">ל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אלא </w:t>
      </w:r>
      <w:r w:rsidR="00F63065">
        <w:rPr>
          <w:rtl/>
        </w:rPr>
        <w:t xml:space="preserve">דא"ל</w:t>
      </w:r>
      <w:r w:rsidR="00F63065">
        <w:rPr>
          <w:rtl/>
        </w:rPr>
        <w:t xml:space="preserve"> </w:t>
      </w:r>
      <w:r w:rsidR="00F63065">
        <w:rPr>
          <w:rtl/>
        </w:rPr>
        <w:t xml:space="preserve">אא"כ</w:t>
      </w:r>
      <w:r w:rsidR="00F63065">
        <w:rPr>
          <w:rtl/>
        </w:rPr>
        <w:t xml:space="preserve"> היה בו מ</w:t>
      </w:r>
      <w:r>
        <w:rPr>
          <w:rtl/>
        </w:rPr>
        <w:t xml:space="preserve">ום, אבל אם </w:t>
      </w:r>
      <w:r>
        <w:rPr>
          <w:rtl/>
        </w:rPr>
        <w:t xml:space="preserve">א"ל</w:t>
      </w:r>
      <w:r>
        <w:rPr>
          <w:rtl/>
        </w:rPr>
        <w:t xml:space="preserve"> אם נעשה בו מום </w:t>
      </w:r>
      <w:r w:rsidR="00F63065">
        <w:rPr>
          <w:rtl/>
        </w:rPr>
        <w:t xml:space="preserve">כמאן </w:t>
      </w:r>
      <w:r w:rsidR="00F63065">
        <w:rPr>
          <w:rtl/>
        </w:rPr>
        <w:t xml:space="preserve">דא"ל</w:t>
      </w:r>
      <w:r w:rsidR="00F63065">
        <w:rPr>
          <w:rtl/>
        </w:rPr>
        <w:t xml:space="preserve"> זיל </w:t>
      </w:r>
      <w:ins w:id="98221" w:author="מנוע מכני" w:date="2026-10-05T11:32:12Z">
        <w:r>
          <w:rPr>
            <w:rtl/>
          </w:rPr>
          <w:t xml:space="preserve">עשה</w:t>
        </w:r>
      </w:ins>
      <w:del w:id="98222" w:author="מנוע מכני" w:date="2026-10-05T11:32:12Z">
        <w:r w:rsidR="00F63065">
          <w:rPr>
            <w:rtl/>
          </w:rPr>
          <w:delText xml:space="preserve">עביד</w:delText>
        </w:r>
      </w:del>
      <w:r w:rsidR="00F63065">
        <w:rPr>
          <w:rtl/>
        </w:rPr>
        <w:t xml:space="preserve"> </w:t>
      </w:r>
      <w:ins w:id="95093" w:author="מנוע מכני" w:date="2026-10-05T11:32:12Z">
        <w:r>
          <w:rPr>
            <w:rtl/>
          </w:rPr>
          <w:t xml:space="preserve">בו</w:t>
        </w:r>
      </w:ins>
      <w:del w:id="95094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מומא דמי</w:t>
      </w:r>
      <w:r w:rsidR="0057284B">
        <w:rPr>
          <w:rtl/>
        </w:rPr>
        <w:t>.</w:t>
      </w:r>
    </w:p>
    <w:p>
      <w:pPr>
        <w:pStyle w:val="38"/>
        <w:rPr>
          <w:ins w:id="99932" w:author="מנוע מכני" w:date="2026-10-05T11:32:12Z"/>
        </w:rPr>
      </w:pPr>
      <w:r>
        <w:t xml:space="preserve">רבא:</w:t>
      </w:r>
    </w:p>
    <w:p w14:paraId="4E202945" w14:textId="77777777" w:rsidR="00B874E6" w:rsidRDefault="00F63065" w:rsidP="00F63065">
      <w:pPr>
        <w:rPr>
          <w:rtl/>
        </w:rPr>
      </w:pPr>
      <w:del w:id="999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 ממילא הוא, מה לי היה, מה לי נעשה? אלא נעשה - </w:t>
      </w:r>
      <w:ins w:id="93803" w:author="מנוע מכני" w:date="2026-10-05T11:32:12Z">
        <w:r>
          <w:rPr>
            <w:rtl/>
          </w:rPr>
          <w:t xml:space="preserve">גם</w:t>
        </w:r>
      </w:ins>
      <w:del w:id="938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ממילא הוא, ולא שנא</w:t>
      </w:r>
      <w:r w:rsidR="0057284B">
        <w:rPr>
          <w:rtl/>
        </w:rPr>
        <w:t>.</w:t>
      </w:r>
    </w:p>
    <w:p w14:paraId="42DC0ABE" w14:textId="77777777" w:rsidR="009F5868" w:rsidRDefault="009F5868" w:rsidP="00F63065">
      <w:pPr>
        <w:rPr>
          <w:del w:id="90617" w:author="מנוע עיצוב" w:date="2026-10-05T11:33:53Z"/>
          <w:rtl/>
        </w:rPr>
      </w:pPr>
    </w:p>
    <w:p w14:paraId="0E94EA3A" w14:textId="77777777" w:rsidR="00B874E6" w:rsidRDefault="00F63065" w:rsidP="00F63065">
      <w:pPr>
        <w:rPr>
          <w:rtl/>
        </w:rPr>
      </w:pPr>
      <w:r w:rsidRPr="009F5868">
        <w:rPr>
          <w:rStyle w:val="afffe"/>
          <w:rtl/>
        </w:rPr>
        <w:t>זה הכלל כל שהוא לדעת אסור</w:t>
      </w:r>
      <w:r w:rsidR="0057284B" w:rsidRPr="009F5868">
        <w:rPr>
          <w:rStyle w:val="afffe"/>
          <w:rtl/>
        </w:rPr>
        <w:t>.</w:t>
      </w:r>
      <w:r w:rsidR="009F5868">
        <w:rPr>
          <w:rFonts w:hint="cs"/>
          <w:rtl/>
        </w:rPr>
        <w:t xml:space="preserve"> לאתויי גרמא </w:t>
      </w:r>
    </w:p>
    <w:p w14:paraId="01EA6653" w14:textId="77777777" w:rsidR="0057284B" w:rsidRDefault="0057284B" w:rsidP="0057284B">
      <w:pPr>
        <w:pStyle w:val="affffd"/>
        <w:jc w:val="center"/>
        <w:rPr>
          <w:rtl/>
        </w:rPr>
        <w:pPrChange w:id="9042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15" w:author="מנוע מכני" w:date="2026-10-05T11:32:12Z">
        <w:r>
          <w:rPr>
            <w:rtl/>
          </w:rPr>
          <w:t xml:space="preserve"> </w:t>
        </w:r>
      </w:ins>
      <w:del w:id="966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17" w:author="מנוע מכני" w:date="2026-10-05T11:32:12Z">
        <w:r>
          <w:rPr>
            <w:rtl/>
          </w:rPr>
          <w:t xml:space="preserve"> </w:t>
        </w:r>
      </w:ins>
      <w:del w:id="966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643AEC" w14:textId="77777777" w:rsidR="0057380B" w:rsidRDefault="00F63065" w:rsidP="009F5868">
      <w:pPr>
        <w:rPr>
          <w:rtl/>
        </w:rPr>
      </w:pPr>
      <w:r w:rsidRPr="009F5868">
        <w:rPr>
          <w:rStyle w:val="afffe"/>
          <w:rtl/>
        </w:rPr>
        <w:t>שלא לדעת</w:t>
      </w:r>
      <w:r w:rsidR="0057284B" w:rsidRPr="009F5868">
        <w:rPr>
          <w:rStyle w:val="afffe"/>
          <w:rtl/>
        </w:rPr>
        <w:t>.</w:t>
      </w:r>
      <w:ins w:id="96619" w:author="מנוע מכני" w:date="2026-10-05T11:32:12Z">
        <w:ins w:id="96621" w:author="מנוע מכני" w:date="2026-10-05T11:32:12Z">
          <w:r>
            <w:rPr>
              <w:rFonts w:hint="cs"/>
              <w:rtl/>
            </w:rPr>
            <w:t xml:space="preserve"> </w:t>
          </w:r>
        </w:ins>
        <w:del w:id="96622" w:author="מנוע מכני" w:date="2026-10-05T11:32:12Z">
          <w:r>
            <w:rPr>
              <w:rFonts w:hint="cs"/>
              <w:rtl/>
            </w:rPr>
            <w:delText xml:space="preserve"> </w:delText>
          </w:r>
          <w:r w:rsidR="009F5868">
            <w:rPr>
              <w:rFonts w:hint="cs"/>
              <w:rtl/>
            </w:rPr>
            <w:delText xml:space="preserve"> </w:delText>
          </w:r>
        </w:del>
      </w:ins>
      <w:del w:id="96620" w:author="מנוע מכני" w:date="2026-10-05T11:32:12Z">
        <w:r w:rsidR="0057380B">
          <w:rPr>
            <w:rFonts w:hint="cs"/>
            <w:rtl/>
          </w:rPr>
          <w:delText xml:space="preserve">  </w:delText>
        </w:r>
      </w:del>
      <w:r>
        <w:rPr>
          <w:rtl/>
        </w:rPr>
        <w:t xml:space="preserve">לאיתויי מסיח לפי תומו: </w:t>
      </w:r>
    </w:p>
    <w:p w14:paraId="58352F20" w14:textId="77777777" w:rsidR="0057284B" w:rsidRDefault="0057284B" w:rsidP="0057284B">
      <w:pPr>
        <w:pStyle w:val="affffd"/>
        <w:jc w:val="center"/>
        <w:rPr>
          <w:rtl/>
        </w:rPr>
        <w:pPrChange w:id="9042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23" w:author="מנוע מכני" w:date="2026-10-05T11:32:12Z">
        <w:r>
          <w:rPr>
            <w:rtl/>
          </w:rPr>
          <w:t xml:space="preserve"> </w:t>
        </w:r>
      </w:ins>
      <w:del w:id="966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25" w:author="מנוע מכני" w:date="2026-10-05T11:32:12Z">
        <w:r>
          <w:rPr>
            <w:rtl/>
          </w:rPr>
          <w:t xml:space="preserve"> </w:t>
        </w:r>
      </w:ins>
      <w:del w:id="966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B5DC2BC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044D30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היה בכור רדפו, בעטו ועשה בו מום ה"ז שוחטין עליו</w:t>
      </w:r>
      <w:r w:rsidR="0057284B">
        <w:rPr>
          <w:rtl/>
        </w:rPr>
        <w:t>.</w:t>
      </w:r>
    </w:p>
    <w:p w14:paraId="6B11E853" w14:textId="77777777" w:rsidR="0057284B" w:rsidRDefault="0057284B" w:rsidP="0057284B">
      <w:pPr>
        <w:pStyle w:val="affffd"/>
        <w:jc w:val="center"/>
        <w:rPr>
          <w:rtl/>
        </w:rPr>
        <w:pPrChange w:id="9043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27" w:author="מנוע מכני" w:date="2026-10-05T11:32:12Z">
        <w:r>
          <w:rPr>
            <w:rtl/>
          </w:rPr>
          <w:t xml:space="preserve"> </w:t>
        </w:r>
      </w:ins>
      <w:del w:id="966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29" w:author="מנוע מכני" w:date="2026-10-05T11:32:12Z">
        <w:r>
          <w:rPr>
            <w:rtl/>
          </w:rPr>
          <w:t xml:space="preserve"> </w:t>
        </w:r>
      </w:ins>
      <w:del w:id="966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934" w:author="מנוע מכני" w:date="2026-10-05T11:32:12Z"/>
        </w:rPr>
      </w:pPr>
      <w:r>
        <w:t xml:space="preserve">א</w:t>
      </w:r>
      <w:ins w:id="91779" w:author="מנוע מכני" w:date="2026-10-05T11:32:12Z">
        <w:r>
          <w:t xml:space="preserve">ר"פ</w:t>
        </w:r>
      </w:ins>
      <w:del w:id="91780" w:author="מנוע מכני" w:date="2026-10-05T11:32:12Z">
        <w:r>
          <w:delText xml:space="preserve">ר''פ</w:delText>
        </w:r>
      </w:del>
      <w:r w:rsidR="00F63065">
        <w:t xml:space="preserve">:</w:t>
      </w:r>
    </w:p>
    <w:p w14:paraId="290AB9B5" w14:textId="77777777" w:rsidR="00B874E6" w:rsidRDefault="00CE4444" w:rsidP="00F63065">
      <w:pPr>
        <w:rPr>
          <w:rtl/>
        </w:rPr>
      </w:pPr>
      <w:del w:id="99935" w:author="מנוע מכני" w:date="2026-10-05T11:32:12Z">
        <w:r w:rsidR="00F63065">
          <w:rPr>
            <w:rtl/>
          </w:rPr>
          <w:delText xml:space="preserve"> </w:delText>
        </w:r>
      </w:del>
      <w:ins w:id="98193" w:author="מנוע מכני" w:date="2026-10-05T11:32:12Z">
        <w:r>
          <w:rPr>
            <w:rtl/>
          </w:rPr>
          <w:t xml:space="preserve">דווקא ב</w:t>
        </w:r>
      </w:ins>
      <w:del w:id="98194" w:author="מנוע מכני" w:date="2026-10-05T11:32:12Z">
        <w:r w:rsidR="00F63065">
          <w:rPr>
            <w:rtl/>
          </w:rPr>
          <w:delText xml:space="preserve">לא שנו אלא ש</w:delText>
        </w:r>
      </w:del>
      <w:r w:rsidR="00F63065">
        <w:rPr>
          <w:rtl/>
        </w:rPr>
        <w:t xml:space="preserve">בעטו בשעת רדיפה, אבל לאחר רדיפה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  <w:r>
        <w:rPr>
          <w:rFonts w:hint="cs"/>
          <w:rtl/>
        </w:rPr>
        <w:t xml:space="preserve"> וקמ'ל דלא אמרי' שנזכר בצערו</w:t>
      </w:r>
    </w:p>
    <w:p w14:paraId="1B830A7B" w14:textId="77777777" w:rsidR="00CE4444" w:rsidRDefault="00CE4444" w:rsidP="00CE4444">
      <w:pPr>
        <w:rPr>
          <w:del w:id="90618" w:author="מנוע עיצוב" w:date="2026-10-05T11:33:53Z"/>
          <w:rtl/>
        </w:rPr>
      </w:pPr>
    </w:p>
    <w:p>
      <w:pPr>
        <w:pStyle w:val="38"/>
        <w:rPr>
          <w:ins w:id="99936" w:author="מנוע מכני" w:date="2026-10-05T11:32:12Z"/>
        </w:rPr>
      </w:pPr>
      <w:ins w:id="91781" w:author="מנוע מכני" w:date="2026-10-05T11:32:12Z">
        <w:r>
          <w:t xml:space="preserve">א"ד</w:t>
        </w:r>
      </w:ins>
      <w:del w:id="91782" w:author="מנוע מכני" w:date="2026-10-05T11:32:12Z">
        <w:r>
          <w:delText xml:space="preserve">א</w:delText>
        </w:r>
        <w:r w:rsidR="00CE4444">
          <w:delText xml:space="preserve">''ד</w:delText>
        </w:r>
      </w:del>
      <w:r w:rsidR="00CE4444">
        <w:t xml:space="preserve"> מ</w:t>
      </w:r>
      <w:ins w:id="91783" w:author="מנוע מכני" w:date="2026-10-05T11:32:12Z">
        <w:r>
          <w:t xml:space="preserve">ר"פ</w:t>
        </w:r>
      </w:ins>
      <w:del w:id="91784" w:author="מנוע מכני" w:date="2026-10-05T11:32:12Z">
        <w:r w:rsidR="00CE4444">
          <w:delText xml:space="preserve">ר''פ</w:delText>
        </w:r>
      </w:del>
      <w:r>
        <w:t xml:space="preserve">:</w:t>
      </w:r>
    </w:p>
    <w:p w14:paraId="0D35CD3B" w14:textId="77777777" w:rsidR="00CE4444" w:rsidRDefault="00F63065" w:rsidP="00CE4444">
      <w:pPr>
        <w:rPr>
          <w:rtl/>
        </w:rPr>
      </w:pPr>
      <w:del w:id="999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בשעת ר</w:t>
      </w:r>
      <w:r w:rsidR="00CE4444">
        <w:rPr>
          <w:rtl/>
        </w:rPr>
        <w:t xml:space="preserve">דיפה - אין אבל שלא בשעת רדיפה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938" w:author="מנוע מכני" w:date="2026-10-05T11:32:12Z"/>
        </w:rPr>
      </w:pPr>
      <w:r>
        <w:tab/>
      </w:r>
      <w:del w:id="92728" w:author="מנוע מכני" w:date="2026-10-05T11:32:12Z">
        <w:r>
          <w:delText xml:space="preserve"> </w:delText>
        </w:r>
      </w:del>
      <w:r>
        <w:tab/>
      </w:r>
      <w:r w:rsidR="00F63065">
        <w:t xml:space="preserve">אלא</w:t>
      </w:r>
    </w:p>
    <w:p w14:paraId="640EFAEB" w14:textId="77777777" w:rsidR="00B874E6" w:rsidRDefault="00CE4444" w:rsidP="00CE4444">
      <w:pPr>
        <w:rPr>
          <w:rtl/>
        </w:rPr>
      </w:pPr>
      <w:del w:id="99939" w:author="מנוע מכני" w:date="2026-10-05T11:32:12Z">
        <w:r w:rsidR="00F63065">
          <w:rPr>
            <w:rtl/>
          </w:rPr>
          <w:delText xml:space="preserve"> </w:delText>
        </w:r>
      </w:del>
      <w:ins w:id="92893" w:author="מנוע מכני" w:date="2026-10-05T11:32:12Z">
        <w:r>
          <w:rPr>
            <w:rtl/>
          </w:rPr>
          <w:t xml:space="preserve">אפי'</w:t>
        </w:r>
      </w:ins>
      <w:del w:id="9289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לאחר רדיפה - </w:t>
      </w:r>
      <w:ins w:id="93805" w:author="מנוע מכני" w:date="2026-10-05T11:32:12Z">
        <w:r>
          <w:rPr>
            <w:rtl/>
          </w:rPr>
          <w:t xml:space="preserve">גם</w:t>
        </w:r>
      </w:ins>
      <w:del w:id="9380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, </w:t>
      </w:r>
      <w:r>
        <w:rPr>
          <w:rFonts w:hint="cs"/>
          <w:rtl/>
        </w:rPr>
        <w:t>דבצערו נזכר</w:t>
      </w:r>
    </w:p>
    <w:p>
      <w:pPr>
        <w:pStyle w:val="38"/>
        <w:rPr>
          <w:ins w:id="99940" w:author="מנוע מכני" w:date="2026-10-05T11:32:12Z"/>
        </w:rPr>
      </w:pPr>
      <w:r>
        <w:t xml:space="preserve">א</w:t>
      </w:r>
      <w:ins w:id="91785" w:author="מנוע מכני" w:date="2026-10-05T11:32:12Z">
        <w:r>
          <w:t xml:space="preserve">ר"י</w:t>
        </w:r>
      </w:ins>
      <w:del w:id="91786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2DBCE2D6" w14:textId="77777777" w:rsidR="00B874E6" w:rsidRDefault="00CE4444" w:rsidP="00CE4444">
      <w:pPr>
        <w:rPr>
          <w:rtl/>
        </w:rPr>
      </w:pPr>
      <w:del w:id="9994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מותר להטיל מום בבכור קודם שיצא לאויר העולם</w:t>
      </w:r>
      <w:r w:rsidR="0057284B">
        <w:rPr>
          <w:rtl/>
        </w:rPr>
        <w:t>.</w:t>
      </w:r>
    </w:p>
    <w:p>
      <w:pPr>
        <w:pStyle w:val="38"/>
        <w:rPr>
          <w:ins w:id="99942" w:author="מנוע מכני" w:date="2026-10-05T11:32:12Z"/>
        </w:rPr>
      </w:pPr>
      <w:r>
        <w:t xml:space="preserve">רבא:</w:t>
      </w:r>
    </w:p>
    <w:p w14:paraId="425700F0" w14:textId="77777777" w:rsidR="00B874E6" w:rsidRDefault="00F63065" w:rsidP="00F63065">
      <w:pPr>
        <w:rPr>
          <w:rtl/>
        </w:rPr>
      </w:pPr>
      <w:del w:id="999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גדיא - באודניה, </w:t>
      </w:r>
      <w:ins w:id="90723" w:author="מנוע סמנטי" w:date="2026-10-05T11:39:44Z">
        <w:r>
          <w:rPr>
            <w:rtl/>
          </w:rPr>
          <w:t xml:space="preserve">טלה</w:t>
        </w:r>
      </w:ins>
      <w:del w:id="90724" w:author="מנוע סמנטי" w:date="2026-10-05T11:39:44Z">
        <w:r>
          <w:rPr>
            <w:rtl/>
          </w:rPr>
          <w:delText xml:space="preserve">אימרא</w:delText>
        </w:r>
      </w:del>
      <w:r>
        <w:rPr>
          <w:rtl/>
        </w:rPr>
        <w:t xml:space="preserve"> בשפוותיה</w:t>
      </w:r>
      <w:r w:rsidR="0057284B">
        <w:rPr>
          <w:rtl/>
        </w:rPr>
        <w:t>.</w:t>
      </w:r>
    </w:p>
    <w:p>
      <w:pPr>
        <w:pStyle w:val="38"/>
        <w:rPr>
          <w:ins w:id="99944" w:author="מנוע מכני" w:date="2026-10-05T11:32:12Z"/>
        </w:rPr>
      </w:pPr>
      <w:ins w:id="91787" w:author="מנוע מכני" w:date="2026-10-05T11:32:12Z">
        <w:r>
          <w:t xml:space="preserve">א"ד</w:t>
        </w:r>
      </w:ins>
      <w:del w:id="91788" w:author="מנוע מכני" w:date="2026-10-05T11:32:12Z">
        <w:r>
          <w:delText xml:space="preserve">א</w:delText>
        </w:r>
        <w:r w:rsidR="00CE4444">
          <w:delText xml:space="preserve">''ד</w:delText>
        </w:r>
      </w:del>
      <w:r>
        <w:t xml:space="preserve">:</w:t>
      </w:r>
    </w:p>
    <w:p w14:paraId="1ECBBED2" w14:textId="77777777" w:rsidR="00B874E6" w:rsidRDefault="00F63065" w:rsidP="00CE4444">
      <w:pPr>
        <w:rPr>
          <w:rtl/>
        </w:rPr>
      </w:pPr>
      <w:del w:id="99945" w:author="מנוע מכני" w:date="2026-10-05T11:32:12Z">
        <w:r>
          <w:rPr>
            <w:rtl/>
          </w:rPr>
          <w:delText xml:space="preserve"> </w:delText>
        </w:r>
      </w:del>
      <w:ins w:id="90727" w:author="מנוע סמנטי" w:date="2026-10-05T11:39:44Z">
        <w:r>
          <w:rPr>
            <w:rtl/>
          </w:rPr>
          <w:t xml:space="preserve">טלה</w:t>
        </w:r>
      </w:ins>
      <w:del w:id="90728" w:author="מנוע סמנטי" w:date="2026-10-05T11:39:44Z">
        <w:r>
          <w:rPr>
            <w:rtl/>
          </w:rPr>
          <w:delText xml:space="preserve">אימרא</w:delText>
        </w:r>
      </w:del>
      <w:r>
        <w:rPr>
          <w:rtl/>
        </w:rPr>
        <w:t xml:space="preserve"> </w:t>
      </w:r>
      <w:ins w:id="93807" w:author="מנוע מכני" w:date="2026-10-05T11:32:12Z">
        <w:r>
          <w:rPr>
            <w:rtl/>
          </w:rPr>
          <w:t xml:space="preserve">גם</w:t>
        </w:r>
      </w:ins>
      <w:del w:id="9380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באודניה, </w:t>
      </w:r>
      <w:ins w:id="90725" w:author="מנוע סמנטי" w:date="2026-10-05T11:39:44Z">
        <w:r>
          <w:rPr>
            <w:rtl/>
          </w:rPr>
          <w:t xml:space="preserve">ייתכן</w:t>
        </w:r>
      </w:ins>
      <w:del w:id="90726" w:author="מנוע סמנטי" w:date="2026-10-05T11:39:44Z">
        <w:r>
          <w:rPr>
            <w:rtl/>
          </w:rPr>
          <w:delText xml:space="preserve">אימור</w:delText>
        </w:r>
      </w:del>
      <w:r>
        <w:rPr>
          <w:rtl/>
        </w:rPr>
        <w:t xml:space="preserve"> דרך צדעיו </w:t>
      </w:r>
      <w:ins w:id="98537" w:author="מנוע מכני" w:date="2026-10-05T11:32:12Z">
        <w:r>
          <w:rPr>
            <w:rtl/>
          </w:rPr>
          <w:t xml:space="preserve">יצא</w:t>
        </w:r>
      </w:ins>
      <w:del w:id="98538" w:author="מנוע מכני" w:date="2026-10-05T11:32:12Z">
        <w:r>
          <w:rPr>
            <w:rtl/>
          </w:rPr>
          <w:delText xml:space="preserve">נפק</w:delText>
        </w:r>
      </w:del>
      <w:r w:rsidR="0057284B">
        <w:rPr>
          <w:rtl/>
        </w:rPr>
        <w:t>.</w:t>
      </w:r>
    </w:p>
    <w:p>
      <w:pPr>
        <w:pStyle w:val="38"/>
        <w:rPr>
          <w:ins w:id="99946" w:author="מנוע מכני" w:date="2026-10-05T11:32:12Z"/>
        </w:rPr>
      </w:pPr>
      <w:r>
        <w:t xml:space="preserve">רבא:</w:t>
      </w:r>
    </w:p>
    <w:p w14:paraId="09644AA5" w14:textId="77777777" w:rsidR="00CE4444" w:rsidRDefault="00F63065" w:rsidP="00CE4444">
      <w:pPr>
        <w:rPr>
          <w:rtl/>
        </w:rPr>
      </w:pPr>
      <w:del w:id="999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אכל ולא </w:t>
      </w:r>
      <w:ins w:id="90729" w:author="מנוע סמנטי" w:date="2026-10-05T11:39:44Z">
        <w:r>
          <w:rPr>
            <w:rtl/>
          </w:rPr>
          <w:t xml:space="preserve">נראה</w:t>
        </w:r>
      </w:ins>
      <w:del w:id="90730" w:author="מנוע סמנטי" w:date="2026-10-05T11:39:44Z">
        <w:r>
          <w:rPr>
            <w:rtl/>
          </w:rPr>
          <w:delText xml:space="preserve">מיחזי</w:delText>
        </w:r>
      </w:del>
      <w:r>
        <w:rPr>
          <w:rtl/>
        </w:rPr>
        <w:t xml:space="preserve">, פעי ומיחזי - הוי מומא: </w:t>
      </w:r>
    </w:p>
    <w:p>
      <w:pPr>
        <w:pStyle w:val="38"/>
        <w:rPr>
          <w:ins w:id="99948" w:author="מנוע מכני" w:date="2026-10-05T11:32:12Z"/>
        </w:rPr>
      </w:pPr>
      <w:r>
        <w:t>ו</w:t>
      </w:r>
      <w:r w:rsidR="00F63065">
        <w:t xml:space="preserve">קמ"ל</w:t>
      </w:r>
      <w:r w:rsidR="00F63065">
        <w:t xml:space="preserve">? </w:t>
      </w:r>
      <w:r>
        <w:t>ד</w:t>
      </w:r>
      <w:r w:rsidR="00F63065">
        <w:t>תנינא</w:t>
      </w:r>
      <w:r>
        <w:t xml:space="preserve">:</w:t>
      </w:r>
    </w:p>
    <w:p w14:paraId="679052F0" w14:textId="77777777" w:rsidR="00CE4444" w:rsidRDefault="00CE4444" w:rsidP="00C83F7A">
      <w:pPr>
        <w:pStyle w:val="011"/>
        <w:rPr>
          <w:rtl/>
        </w:rPr>
      </w:pPr>
      <w:del w:id="999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החוטין החיצונות שנפגמו ושנגממו הפנימיות שנעקרו </w:t>
      </w:r>
      <w:r>
        <w:rPr>
          <w:rtl/>
        </w:rPr>
        <w:t xml:space="preserve">מ"ט</w:t>
      </w:r>
      <w:r>
        <w:rPr>
          <w:rtl/>
        </w:rPr>
        <w:t xml:space="preserve"> </w:t>
      </w:r>
      <w:ins w:id="93809" w:author="מנוע מכני" w:date="2026-10-05T11:32:12Z">
        <w:r>
          <w:rPr>
            <w:rtl/>
          </w:rPr>
          <w:t xml:space="preserve">לא</w:t>
        </w:r>
      </w:ins>
      <w:del w:id="93810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משום דכי פעי </w:t>
      </w:r>
      <w:ins w:id="90731" w:author="מנוע סמנטי" w:date="2026-10-05T11:39:44Z">
        <w:r>
          <w:rPr>
            <w:rtl/>
          </w:rPr>
          <w:t xml:space="preserve">נראה</w:t>
        </w:r>
      </w:ins>
      <w:del w:id="90732" w:author="מנוע סמנטי" w:date="2026-10-05T11:39:44Z">
        <w:r w:rsidR="00F63065">
          <w:rPr>
            <w:rtl/>
          </w:rPr>
          <w:delText xml:space="preserve">מיחזי</w:delText>
        </w:r>
      </w:del>
      <w:r w:rsidR="00F63065">
        <w:rPr>
          <w:rtl/>
        </w:rPr>
        <w:t xml:space="preserve">? </w:t>
      </w:r>
    </w:p>
    <w:p>
      <w:pPr>
        <w:pStyle w:val="38"/>
        <w:rPr>
          <w:ins w:id="99950" w:author="מנוע מכני" w:date="2026-10-05T11:32:12Z"/>
        </w:rPr>
      </w:pPr>
      <w:r>
        <w:t xml:space="preserve">א</w:t>
      </w:r>
      <w:ins w:id="91789" w:author="מנוע מכני" w:date="2026-10-05T11:32:12Z">
        <w:r>
          <w:t xml:space="preserve">ר"פ</w:t>
        </w:r>
      </w:ins>
      <w:del w:id="91790" w:author="מנוע מכני" w:date="2026-10-05T11:32:12Z">
        <w:r>
          <w:delText xml:space="preserve">ר''פ</w:delText>
        </w:r>
      </w:del>
      <w:r w:rsidR="00BE0613">
        <w:t xml:space="preserve">:</w:t>
      </w:r>
    </w:p>
    <w:p w14:paraId="26CAA777" w14:textId="77777777" w:rsidR="00B874E6" w:rsidRDefault="00CE4444" w:rsidP="00C5567C">
      <w:pPr>
        <w:pStyle w:val="a"/>
        <w:rPr>
          <w:rtl/>
        </w:rPr>
      </w:pPr>
      <w:del w:id="99951" w:author="מנוע מכני" w:date="2026-10-05T11:32:12Z">
        <w:r w:rsidR="00BE0613">
          <w:rPr>
            <w:rtl/>
          </w:rPr>
          <w:delText xml:space="preserve"> </w:delText>
        </w:r>
      </w:del>
      <w:r w:rsidR="00BE0613">
        <w:rPr>
          <w:rStyle w:val="2fb"/>
          <w:rtl/>
        </w:rPr>
        <w:t xml:space="preserve">רבא</w:t>
      </w:r>
      <w:r w:rsidR="00BE0613">
        <w:rPr>
          <w:rtl/>
        </w:rPr>
        <w:t xml:space="preserve"> </w:t>
      </w:r>
      <w:ins w:id="93811" w:author="מנוע מכני" w:date="2026-10-05T11:32:12Z">
        <w:r>
          <w:rPr>
            <w:rtl/>
          </w:rPr>
          <w:t xml:space="preserve">גם</w:t>
        </w:r>
      </w:ins>
      <w:del w:id="93812" w:author="מנוע מכני" w:date="2026-10-05T11:32:12Z">
        <w:r w:rsidR="00BE0613">
          <w:rPr>
            <w:rtl/>
          </w:rPr>
          <w:delText xml:space="preserve">נמי</w:delText>
        </w:r>
      </w:del>
      <w:r w:rsidR="00BE0613">
        <w:rPr>
          <w:rtl/>
        </w:rPr>
        <w:t xml:space="preserve"> טעמא דמתני' מפרש, </w:t>
      </w:r>
      <w:r w:rsidR="00BE0613">
        <w:rPr>
          <w:rFonts w:hint="cs"/>
          <w:rtl/>
        </w:rPr>
        <w:t>ד</w:t>
      </w:r>
      <w:r w:rsidR="00F63065">
        <w:rPr>
          <w:rtl/>
        </w:rPr>
        <w:t xml:space="preserve">נעקרו הוי מומא - משום דכי פעי </w:t>
      </w:r>
      <w:ins w:id="90733" w:author="מנוע סמנטי" w:date="2026-10-05T11:39:44Z">
        <w:r>
          <w:rPr>
            <w:rtl/>
          </w:rPr>
          <w:t xml:space="preserve">נראה</w:t>
        </w:r>
      </w:ins>
      <w:del w:id="90734" w:author="מנוע סמנטי" w:date="2026-10-05T11:39:44Z">
        <w:r w:rsidR="00F63065">
          <w:rPr>
            <w:rtl/>
          </w:rPr>
          <w:delText xml:space="preserve">מיחזי</w:delText>
        </w:r>
      </w:del>
      <w:r w:rsidR="0057284B">
        <w:rPr>
          <w:rtl/>
        </w:rPr>
        <w:t>.</w:t>
      </w:r>
    </w:p>
    <w:p w14:paraId="478757BF" w14:textId="77777777" w:rsidR="0057284B" w:rsidRDefault="0057284B" w:rsidP="0057284B">
      <w:pPr>
        <w:pStyle w:val="affffd"/>
        <w:jc w:val="center"/>
        <w:rPr>
          <w:rtl/>
        </w:rPr>
        <w:pPrChange w:id="9043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31" w:author="מנוע מכני" w:date="2026-10-05T11:32:12Z">
        <w:r>
          <w:rPr>
            <w:rtl/>
          </w:rPr>
          <w:t xml:space="preserve"> </w:t>
        </w:r>
      </w:ins>
      <w:del w:id="966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33" w:author="מנוע מכני" w:date="2026-10-05T11:32:12Z">
        <w:r>
          <w:rPr>
            <w:rtl/>
          </w:rPr>
          <w:t xml:space="preserve"> </w:t>
        </w:r>
      </w:ins>
      <w:del w:id="966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E3E1A39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F80BC66" w14:textId="77777777" w:rsidR="00BE0613" w:rsidRDefault="00F63065" w:rsidP="00BE6936">
      <w:pPr>
        <w:pStyle w:val="afff5"/>
        <w:rPr>
          <w:rtl/>
        </w:rPr>
      </w:pPr>
      <w:r>
        <w:rPr>
          <w:rtl/>
        </w:rPr>
        <w:t xml:space="preserve">כל המומין הראויין לבא בידי אדם, רועי ישראל - נאמנין, </w:t>
      </w:r>
    </w:p>
    <w:p w14:paraId="28C857AB" w14:textId="77777777" w:rsidR="00BE0613" w:rsidRDefault="00F63065" w:rsidP="00BE6936">
      <w:pPr>
        <w:pStyle w:val="afff5"/>
        <w:rPr>
          <w:rtl/>
        </w:rPr>
      </w:pPr>
      <w:r>
        <w:rPr>
          <w:rtl/>
        </w:rPr>
        <w:lastRenderedPageBreak/>
        <w:t xml:space="preserve">רועים כהנים - אינן נאמנין, </w:t>
      </w:r>
    </w:p>
    <w:p w14:paraId="28D800F5" w14:textId="77777777" w:rsidR="00BE0613" w:rsidRDefault="00F63065" w:rsidP="00BE6936">
      <w:pPr>
        <w:pStyle w:val="afff5"/>
        <w:rPr>
          <w:rtl/>
        </w:rPr>
      </w:pPr>
      <w:r>
        <w:rPr>
          <w:rtl/>
        </w:rPr>
        <w:t xml:space="preserve">רשב"ג אומר: נאמן הוא על של חבירו, ואין נאמן על של עצמו, </w:t>
      </w:r>
    </w:p>
    <w:p w14:paraId="01A97593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ר"מ אומר: החשוד על הדבר לא דנו ולא מעידו</w:t>
      </w:r>
      <w:r w:rsidR="0057284B">
        <w:rPr>
          <w:rtl/>
        </w:rPr>
        <w:t>.</w:t>
      </w:r>
    </w:p>
    <w:p w14:paraId="5D102F37" w14:textId="77777777" w:rsidR="0057284B" w:rsidRDefault="0057284B" w:rsidP="0057284B">
      <w:pPr>
        <w:pStyle w:val="affffd"/>
        <w:jc w:val="center"/>
        <w:rPr>
          <w:rtl/>
        </w:rPr>
        <w:pPrChange w:id="9043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35" w:author="מנוע מכני" w:date="2026-10-05T11:32:12Z">
        <w:r>
          <w:rPr>
            <w:rtl/>
          </w:rPr>
          <w:t xml:space="preserve"> </w:t>
        </w:r>
      </w:ins>
      <w:del w:id="966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37" w:author="מנוע מכני" w:date="2026-10-05T11:32:12Z">
        <w:r>
          <w:rPr>
            <w:rtl/>
          </w:rPr>
          <w:t xml:space="preserve"> </w:t>
        </w:r>
      </w:ins>
      <w:del w:id="966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952" w:author="מנוע מכני" w:date="2026-10-05T11:32:12Z"/>
        </w:rPr>
      </w:pPr>
      <w:r>
        <w:t>ר</w:t>
      </w:r>
      <w:ins w:id="91791" w:author="מנוע מכני" w:date="2026-10-05T11:32:12Z">
        <w:r>
          <w:t xml:space="preserve">י"ו</w:t>
        </w:r>
      </w:ins>
      <w:del w:id="91792" w:author="מנוע מכני" w:date="2026-10-05T11:32:12Z">
        <w:r w:rsidR="00BE0613">
          <w:delText xml:space="preserve">י''ו</w:delText>
        </w:r>
      </w:del>
      <w:r w:rsidR="00BE0613">
        <w:t xml:space="preserve"> ו</w:t>
      </w:r>
      <w:ins w:id="91793" w:author="מנוע מכני" w:date="2026-10-05T11:32:12Z">
        <w:r>
          <w:t xml:space="preserve">ר"א</w:t>
        </w:r>
      </w:ins>
      <w:del w:id="91794" w:author="מנוע מכני" w:date="2026-10-05T11:32:12Z">
        <w:r w:rsidR="00BE0613">
          <w:delText xml:space="preserve">ר''א</w:delText>
        </w:r>
      </w:del>
      <w:r>
        <w:t xml:space="preserve"> חד</w:t>
      </w:r>
      <w:del w:id="100930" w:author="מנוע מכני" w:date="2026-10-05T11:32:12Z">
        <w:r>
          <w:delText xml:space="preserve"> אמר</w:delText>
        </w:r>
      </w:del>
      <w:r>
        <w:t xml:space="preserve">:</w:t>
      </w:r>
    </w:p>
    <w:p w14:paraId="50F02E44" w14:textId="77777777" w:rsidR="00025130" w:rsidRDefault="00F63065" w:rsidP="00F271CC">
      <w:pPr>
        <w:rPr>
          <w:rtl/>
        </w:rPr>
      </w:pPr>
      <w:del w:id="999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רועי ישראל בי כהנים - נאמנין, ללגימא </w:t>
      </w:r>
      <w:ins w:id="95095" w:author="מנוע מכני" w:date="2026-10-05T11:32:12Z">
        <w:r>
          <w:rPr>
            <w:rtl/>
          </w:rPr>
          <w:t xml:space="preserve">חוששים</w:t>
        </w:r>
      </w:ins>
      <w:del w:id="95096" w:author="מנוע מכני" w:date="2026-10-05T11:32:12Z">
        <w:r>
          <w:rPr>
            <w:rtl/>
          </w:rPr>
          <w:delText xml:space="preserve">חיישינן</w:delText>
        </w:r>
      </w:del>
      <w:ins w:id="96639" w:author="מנוע מכני" w:date="2026-10-05T11:32:12Z">
        <w:r>
          <w:rPr>
            <w:rtl/>
          </w:rPr>
          <w:t xml:space="preserve">,</w:t>
        </w:r>
      </w:ins>
      <w:del w:id="96640" w:author="מנוע מכני" w:date="2026-10-05T11:32:12Z">
        <w:r w:rsidR="000B5F7F">
          <w:rPr>
            <w:rtl/>
          </w:rPr>
          <w:delText xml:space="preserve">;</w:delText>
        </w:r>
      </w:del>
    </w:p>
    <w:p w14:paraId="292BD17A" w14:textId="77777777" w:rsidR="00025130" w:rsidRDefault="00F63065" w:rsidP="00025130">
      <w:pPr>
        <w:rPr>
          <w:rtl/>
        </w:rPr>
      </w:pPr>
      <w:r>
        <w:rPr>
          <w:rtl/>
        </w:rPr>
        <w:t xml:space="preserve">רועי כהנים בי ישראל אין נאמנין, </w:t>
      </w:r>
      <w:ins w:id="98539" w:author="מנוע מכני" w:date="2026-10-05T11:32:12Z">
        <w:r>
          <w:rPr>
            <w:rtl/>
          </w:rPr>
          <w:t xml:space="preserve">לומר</w:t>
        </w:r>
      </w:ins>
      <w:del w:id="98540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, כיון ד</w:t>
      </w:r>
      <w:r w:rsidR="00F271CC">
        <w:rPr>
          <w:rtl/>
        </w:rPr>
        <w:t xml:space="preserve">טרחנא </w:t>
      </w:r>
      <w:ins w:id="95101" w:author="מנוע מכני" w:date="2026-10-05T11:32:12Z">
        <w:r>
          <w:rPr>
            <w:rtl/>
          </w:rPr>
          <w:t xml:space="preserve">בו</w:t>
        </w:r>
      </w:ins>
      <w:del w:id="95102" w:author="מנוע מכני" w:date="2026-10-05T11:32:12Z">
        <w:r w:rsidR="00F271CC">
          <w:rPr>
            <w:rtl/>
          </w:rPr>
          <w:delText xml:space="preserve">ביה</w:delText>
        </w:r>
      </w:del>
      <w:r w:rsidR="00F271CC"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שביק </w:t>
      </w:r>
      <w:ins w:id="95099" w:author="מנוע מכני" w:date="2026-10-05T11:32:12Z">
        <w:r>
          <w:rPr>
            <w:rtl/>
          </w:rPr>
          <w:t xml:space="preserve">לי</w:t>
        </w:r>
      </w:ins>
      <w:del w:id="95100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 ויהיב לאחריני, ו</w:t>
      </w:r>
      <w:ins w:id="91795" w:author="מנוע מכני" w:date="2026-10-05T11:32:12Z">
        <w:r>
          <w:rPr>
            <w:rtl/>
          </w:rPr>
          <w:t xml:space="preserve">ה"ה</w:t>
        </w:r>
      </w:ins>
      <w:del w:id="91796" w:author="מנוע מכני" w:date="2026-10-05T11:32:12Z">
        <w:r>
          <w:rPr>
            <w:rtl/>
          </w:rPr>
          <w:delText xml:space="preserve">ה</w:delText>
        </w:r>
        <w:r w:rsidR="00025130">
          <w:rPr>
            <w:rFonts w:hint="cs"/>
            <w:rtl/>
          </w:rPr>
          <w:delText xml:space="preserve">''ה</w:delText>
        </w:r>
      </w:del>
      <w:r>
        <w:rPr>
          <w:rtl/>
        </w:rPr>
        <w:t xml:space="preserve"> כהן לכהן - </w:t>
      </w:r>
      <w:ins w:id="95097" w:author="מנוע מכני" w:date="2026-10-05T11:32:12Z">
        <w:r>
          <w:rPr>
            <w:rtl/>
          </w:rPr>
          <w:t xml:space="preserve">דחוששים</w:t>
        </w:r>
      </w:ins>
      <w:del w:id="95098" w:author="מנוע מכני" w:date="2026-10-05T11:32:12Z">
        <w:r>
          <w:rPr>
            <w:rtl/>
          </w:rPr>
          <w:delText xml:space="preserve">דחיישינן</w:delText>
        </w:r>
      </w:del>
      <w:r>
        <w:rPr>
          <w:rtl/>
        </w:rPr>
        <w:t xml:space="preserve"> לגומלין</w:t>
      </w:r>
      <w:ins w:id="96641" w:author="מנוע מכני" w:date="2026-10-05T11:32:12Z">
        <w:r>
          <w:rPr>
            <w:rtl/>
          </w:rPr>
          <w:t xml:space="preserve">,</w:t>
        </w:r>
      </w:ins>
      <w:del w:id="9664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954" w:author="מנוע מכני" w:date="2026-10-05T11:32:12Z"/>
        </w:rPr>
      </w:pPr>
      <w:ins w:id="95103" w:author="מנוע מכני" w:date="2026-10-05T11:32:12Z">
        <w:r>
          <w:t xml:space="preserve">ובא</w:t>
        </w:r>
      </w:ins>
      <w:del w:id="95104" w:author="מנוע מכני" w:date="2026-10-05T11:32:12Z">
        <w:r>
          <w:delText xml:space="preserve">ואתא</w:delText>
        </w:r>
      </w:del>
      <w:r>
        <w:t xml:space="preserve"> רש</w:t>
      </w:r>
      <w:ins w:id="91797" w:author="מנוע מכני" w:date="2026-10-05T11:32:12Z">
        <w:r>
          <w:t xml:space="preserve">ב"ג</w:t>
        </w:r>
      </w:ins>
      <w:del w:id="91798" w:author="מנוע מכני" w:date="2026-10-05T11:32:12Z">
        <w:r>
          <w:delText xml:space="preserve">ב''ג</w:delText>
        </w:r>
      </w:del>
      <w:r>
        <w:t xml:space="preserve"> לומר</w:t>
      </w:r>
      <w:r w:rsidR="00F63065">
        <w:t xml:space="preserve">:</w:t>
      </w:r>
    </w:p>
    <w:p w14:paraId="111008F2" w14:textId="77777777" w:rsidR="00F271CC" w:rsidRDefault="00025130" w:rsidP="00025130">
      <w:pPr>
        <w:rPr>
          <w:rtl/>
        </w:rPr>
      </w:pPr>
      <w:del w:id="999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נאמן הוא על של חבירו ואינו נאמן על של עצמו, </w:t>
      </w:r>
    </w:p>
    <w:p w14:paraId="2F33D44D" w14:textId="77777777" w:rsidR="00B874E6" w:rsidRDefault="00F63065" w:rsidP="00025130">
      <w:pPr>
        <w:rPr>
          <w:rtl/>
        </w:rPr>
      </w:pPr>
      <w:ins w:id="95105" w:author="מנוע מכני" w:date="2026-10-05T11:32:12Z">
        <w:r>
          <w:rPr>
            <w:rtl/>
          </w:rPr>
          <w:t xml:space="preserve">ובא</w:t>
        </w:r>
      </w:ins>
      <w:del w:id="95106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</w:t>
      </w:r>
      <w:ins w:id="91799" w:author="מנוע מכני" w:date="2026-10-05T11:32:12Z">
        <w:r>
          <w:rPr>
            <w:rStyle w:val="2fb"/>
            <w:rtl/>
          </w:rPr>
          <w:t xml:space="preserve">ר"מ</w:t>
        </w:r>
      </w:ins>
      <w:del w:id="91800" w:author="מנוע מכני" w:date="2026-10-05T11:32:12Z">
        <w:r>
          <w:rPr>
            <w:rtl/>
          </w:rPr>
          <w:delText xml:space="preserve">ר</w:delText>
        </w:r>
        <w:r w:rsidR="00025130">
          <w:rPr>
            <w:rFonts w:hint="cs"/>
            <w:rtl/>
          </w:rPr>
          <w:delText xml:space="preserve">''מ</w:delText>
        </w:r>
      </w:del>
      <w:r w:rsidR="00025130">
        <w:rPr>
          <w:rFonts w:hint="cs"/>
          <w:rtl/>
        </w:rPr>
        <w:t xml:space="preserve"> לומר </w:t>
      </w:r>
      <w:r>
        <w:rPr>
          <w:rtl/>
        </w:rPr>
        <w:t xml:space="preserve">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</w:t>
      </w:r>
      <w:r w:rsidR="0057284B">
        <w:rPr>
          <w:rtl/>
        </w:rPr>
        <w:t>.</w:t>
      </w:r>
    </w:p>
    <w:p w14:paraId="72646423" w14:textId="77777777" w:rsidR="00025130" w:rsidRDefault="00025130" w:rsidP="00025130">
      <w:pPr>
        <w:pStyle w:val="afff0"/>
        <w:framePr w:wrap="around"/>
        <w:rPr>
          <w:rtl/>
        </w:rPr>
      </w:pPr>
      <w:r>
        <w:rPr>
          <w:rFonts w:hint="cs"/>
          <w:rtl/>
        </w:rPr>
        <w:t>לה:</w:t>
      </w:r>
    </w:p>
    <w:p w14:paraId="10628E93" w14:textId="77777777" w:rsidR="00F271CC" w:rsidRDefault="00F63065" w:rsidP="00025130">
      <w:pPr>
        <w:rPr>
          <w:rtl/>
        </w:rPr>
      </w:pPr>
      <w:r>
        <w:rPr>
          <w:rtl/>
        </w:rPr>
        <w:t xml:space="preserve">וחד </w:t>
      </w:r>
      <w:r>
        <w:rPr>
          <w:rtl/>
        </w:rPr>
        <w:t xml:space="preserve">אמר</w:t>
      </w:r>
      <w:r>
        <w:rPr>
          <w:rtl/>
        </w:rPr>
        <w:t xml:space="preserve">: רועי ישראל והן כהנים נאמנין, </w:t>
      </w:r>
      <w:ins w:id="98541" w:author="מנוע מכני" w:date="2026-10-05T11:32:12Z">
        <w:r>
          <w:rPr>
            <w:rtl/>
          </w:rPr>
          <w:t xml:space="preserve">לומר</w:t>
        </w:r>
      </w:ins>
      <w:del w:id="98542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שביק צורבא מרבנן ויהיב </w:t>
      </w:r>
      <w:ins w:id="95107" w:author="מנוע מכני" w:date="2026-10-05T11:32:12Z">
        <w:r>
          <w:rPr>
            <w:rtl/>
          </w:rPr>
          <w:t xml:space="preserve">לי</w:t>
        </w:r>
      </w:ins>
      <w:del w:id="95108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, </w:t>
      </w:r>
    </w:p>
    <w:p w14:paraId="30045A9F" w14:textId="77777777" w:rsidR="00025130" w:rsidRDefault="00C83F7A" w:rsidP="00C83F7A">
      <w:pPr>
        <w:pStyle w:val="021"/>
        <w:rPr>
          <w:rtl/>
        </w:rPr>
      </w:pPr>
      <w:r>
        <w:rPr>
          <w:rtl/>
        </w:rPr>
        <w:t>רועי כהנים והן ישראל אינן נאמנין, דחיישי</w:t>
      </w:r>
      <w:r>
        <w:rPr>
          <w:rFonts w:hint="cs"/>
          <w:rtl/>
        </w:rPr>
        <w:t>'</w:t>
      </w:r>
      <w:r w:rsidR="00F63065">
        <w:rPr>
          <w:rtl/>
        </w:rPr>
        <w:t xml:space="preserve"> ללגימא, וכ"ש כהן לכהן דלא</w:t>
      </w:r>
      <w:r w:rsidR="00F271CC">
        <w:rPr>
          <w:rtl/>
        </w:rPr>
        <w:t xml:space="preserve"> </w:t>
      </w:r>
      <w:ins w:id="95109" w:author="מנוע מכני" w:date="2026-10-05T11:32:12Z">
        <w:r>
          <w:rPr>
            <w:rtl/>
          </w:rPr>
          <w:t xml:space="preserve">דחוששים</w:t>
        </w:r>
      </w:ins>
      <w:del w:id="95110" w:author="מנוע מכני" w:date="2026-10-05T11:32:12Z">
        <w:r w:rsidR="00F63065">
          <w:rPr>
            <w:rtl/>
          </w:rPr>
          <w:delText xml:space="preserve">דח</w:delText>
        </w:r>
        <w:r>
          <w:rPr>
            <w:rtl/>
          </w:rPr>
          <w:delText xml:space="preserve">יישינן</w:delText>
        </w:r>
      </w:del>
      <w:r>
        <w:rPr>
          <w:rtl/>
        </w:rPr>
        <w:t xml:space="preserve"> לגומלין וחיישי</w:t>
      </w:r>
      <w:r>
        <w:rPr>
          <w:rFonts w:hint="cs"/>
          <w:rtl/>
        </w:rPr>
        <w:t>'</w:t>
      </w:r>
      <w:r>
        <w:rPr>
          <w:rtl/>
        </w:rPr>
        <w:t xml:space="preserve"> ללגימ</w:t>
      </w:r>
      <w:r>
        <w:rPr>
          <w:rFonts w:hint="cs"/>
          <w:rtl/>
        </w:rPr>
        <w:t>א</w:t>
      </w:r>
    </w:p>
    <w:p>
      <w:pPr>
        <w:pStyle w:val="38"/>
        <w:rPr>
          <w:ins w:id="99956" w:author="מנוע מכני" w:date="2026-10-05T11:32:12Z"/>
        </w:rPr>
      </w:pPr>
      <w:ins w:id="95111" w:author="מנוע מכני" w:date="2026-10-05T11:32:12Z">
        <w:r>
          <w:t xml:space="preserve">ובא</w:t>
        </w:r>
      </w:ins>
      <w:del w:id="95112" w:author="מנוע מכני" w:date="2026-10-05T11:32:12Z">
        <w:r>
          <w:delText xml:space="preserve">ואתא</w:delText>
        </w:r>
      </w:del>
      <w:r>
        <w:t xml:space="preserve"> ר"ש ל</w:t>
      </w:r>
      <w:r w:rsidR="00F271CC">
        <w:t>ומר</w:t>
      </w:r>
      <w:r>
        <w:t xml:space="preserve">:</w:t>
      </w:r>
    </w:p>
    <w:p w14:paraId="32154899" w14:textId="77777777" w:rsidR="00B874E6" w:rsidRDefault="00F63065" w:rsidP="00F271CC">
      <w:pPr>
        <w:rPr>
          <w:rtl/>
        </w:rPr>
      </w:pPr>
      <w:del w:id="999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נאמן על של חבירו ואינו נאמן על של עצמו, ו</w:t>
      </w:r>
      <w:r w:rsidR="00025130">
        <w:rPr>
          <w:rFonts w:hint="cs"/>
          <w:rtl/>
        </w:rPr>
        <w:t xml:space="preserve">בא </w:t>
      </w:r>
      <w:ins w:id="9180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02" w:author="מנוע מכני" w:date="2026-10-05T11:32:12Z">
        <w:r w:rsidR="00025130">
          <w:rPr>
            <w:rFonts w:hint="cs"/>
            <w:rtl/>
          </w:rPr>
          <w:delText xml:space="preserve">ר''מ</w:delText>
        </w:r>
      </w:del>
      <w:r w:rsidR="00025130">
        <w:rPr>
          <w:rFonts w:hint="cs"/>
          <w:rtl/>
        </w:rPr>
        <w:t xml:space="preserve"> לומר</w:t>
      </w:r>
      <w:r>
        <w:rPr>
          <w:rtl/>
        </w:rPr>
        <w:t xml:space="preserve">: 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</w:t>
      </w:r>
      <w:r w:rsidR="0057284B">
        <w:rPr>
          <w:rtl/>
        </w:rPr>
        <w:t>.</w:t>
      </w:r>
    </w:p>
    <w:p w14:paraId="758EF051" w14:textId="77777777" w:rsidR="00025130" w:rsidRDefault="00C83F7A" w:rsidP="00025130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 w:rsidR="00F63065">
        <w:rPr>
          <w:rtl/>
        </w:rPr>
        <w:t xml:space="preserve">מ"ד</w:t>
      </w:r>
      <w:r w:rsidR="00F63065">
        <w:rPr>
          <w:rtl/>
        </w:rPr>
        <w:t xml:space="preserve"> רועי כהנים בי ישראל - אין נאמנין </w:t>
      </w:r>
      <w:ins w:id="95113" w:author="מנוע מכני" w:date="2026-10-05T11:32:12Z">
        <w:r>
          <w:rPr>
            <w:rtl/>
          </w:rPr>
          <w:t xml:space="preserve">מה</w:t>
        </w:r>
      </w:ins>
      <w:del w:id="95114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  <w:ins w:id="95115" w:author="מנוע מכני" w:date="2026-10-05T11:32:12Z">
        <w:r>
          <w:rPr>
            <w:rtl/>
          </w:rPr>
          <w:t xml:space="preserve">בא</w:t>
        </w:r>
      </w:ins>
      <w:del w:id="95116" w:author="מנוע מכני" w:date="2026-10-05T11:32:12Z">
        <w:r w:rsidR="00F63065">
          <w:rPr>
            <w:rtl/>
          </w:rPr>
          <w:delText xml:space="preserve">אתא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</w:t>
      </w:r>
      <w:ins w:id="90735" w:author="מנוע סמנטי" w:date="2026-10-05T11:39:44Z">
        <w:r>
          <w:rPr>
            <w:rtl/>
          </w:rPr>
          <w:t xml:space="preserve">להשמיענו</w:t>
        </w:r>
      </w:ins>
      <w:del w:id="90736" w:author="מנוע סמנטי" w:date="2026-10-05T11:39:44Z">
        <w:r w:rsidR="00F63065">
          <w:rPr>
            <w:rtl/>
          </w:rPr>
          <w:delText xml:space="preserve">לאשמועינן</w:delText>
        </w:r>
      </w:del>
      <w:r w:rsidR="00F63065">
        <w:rPr>
          <w:rtl/>
        </w:rPr>
        <w:t xml:space="preserve">? היינו </w:t>
      </w:r>
      <w:r w:rsidR="00F63065">
        <w:rPr>
          <w:rStyle w:val="2fb"/>
          <w:rtl/>
        </w:rPr>
        <w:t xml:space="preserve">ת"ק</w:t>
      </w:r>
      <w:r w:rsidR="00F63065">
        <w:rPr>
          <w:rtl/>
        </w:rPr>
        <w:t xml:space="preserve">! </w:t>
      </w:r>
    </w:p>
    <w:p w14:paraId="07A6525C" w14:textId="77777777" w:rsidR="00025130" w:rsidRDefault="00F63065" w:rsidP="00F271CC">
      <w:pPr>
        <w:rPr>
          <w:rtl/>
        </w:rPr>
      </w:pPr>
      <w:ins w:id="93813" w:author="מנוע מכני" w:date="2026-10-05T11:32:12Z">
        <w:r>
          <w:rPr>
            <w:b/>
            <w:bCs/>
            <w:rtl/>
          </w:rPr>
          <w:t xml:space="preserve">יש</w:t>
        </w:r>
      </w:ins>
      <w:del w:id="93814" w:author="מנוע מכני" w:date="2026-10-05T11:32:12Z">
        <w:r w:rsidRPr="00F271CC">
          <w:rPr>
            <w:b/>
            <w:bCs/>
            <w:rtl/>
          </w:rPr>
          <w:delText xml:space="preserve">איכא</w:delText>
        </w:r>
      </w:del>
      <w:r w:rsidRPr="00F271CC">
        <w:rPr>
          <w:b/>
          <w:bCs/>
          <w:rtl/>
        </w:rPr>
        <w:t xml:space="preserve"> </w:t>
      </w:r>
      <w:ins w:id="90737" w:author="מנוע סמנטי" w:date="2026-10-05T11:39:44Z">
        <w:r>
          <w:rPr>
            <w:b/>
            <w:bCs/>
            <w:rtl/>
          </w:rPr>
          <w:t xml:space="preserve">ביניהם</w:t>
        </w:r>
      </w:ins>
      <w:del w:id="90738" w:author="מנוע סמנטי" w:date="2026-10-05T11:39:44Z">
        <w:r w:rsidRPr="00F271CC">
          <w:rPr>
            <w:b/>
            <w:bCs/>
            <w:rtl/>
          </w:rPr>
          <w:delText xml:space="preserve">בינייהו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דר</w:t>
      </w:r>
      <w:r w:rsidR="00F271CC">
        <w:rPr>
          <w:rStyle w:val="2fb"/>
          <w:rFonts w:hint="cs"/>
          <w:rtl/>
        </w:rPr>
        <w:t xml:space="preserve">י</w:t>
      </w:r>
      <w:ins w:id="91803" w:author="מנוע מכני" w:date="2026-10-05T11:32:12Z">
        <w:r>
          <w:rPr>
            <w:rStyle w:val="2fb"/>
            <w:rFonts w:hint="cs"/>
            <w:rtl/>
          </w:rPr>
          <w:t xml:space="preserve">ב"ק</w:t>
        </w:r>
      </w:ins>
      <w:del w:id="91804" w:author="מנוע מכני" w:date="2026-10-05T11:32:12Z">
        <w:r w:rsidR="00F271CC">
          <w:rPr>
            <w:rFonts w:hint="cs"/>
            <w:rtl/>
          </w:rPr>
          <w:delText xml:space="preserve">ב''ק</w:delText>
        </w:r>
      </w:del>
      <w:r>
        <w:rPr>
          <w:rtl/>
        </w:rPr>
        <w:t>, ד</w:t>
      </w:r>
      <w:r w:rsidR="00F271CC">
        <w:rPr>
          <w:rFonts w:hint="cs"/>
          <w:rtl/>
        </w:rPr>
        <w:t>אמר</w:t>
      </w:r>
      <w:r w:rsidR="00025130">
        <w:rPr>
          <w:rtl/>
        </w:rPr>
        <w:t xml:space="preserve"> בכור בי כהן</w:t>
      </w:r>
      <w:r>
        <w:rPr>
          <w:rtl/>
        </w:rPr>
        <w:t xml:space="preserve"> צריך שנים מן השוק להעיד עליו, </w:t>
      </w:r>
    </w:p>
    <w:p>
      <w:pPr>
        <w:pStyle w:val="38"/>
        <w:rPr>
          <w:ins w:id="99958" w:author="מנוע מכני" w:date="2026-10-05T11:32:12Z"/>
        </w:rPr>
      </w:pPr>
      <w:r>
        <w:tab/>
      </w:r>
      <w:r w:rsidR="00F63065">
        <w:t xml:space="preserve">רשב"ג</w:t>
      </w:r>
      <w:del w:id="100931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2B23B83" w14:textId="77777777" w:rsidR="00B874E6" w:rsidRDefault="00F271CC" w:rsidP="00025130">
      <w:pPr>
        <w:rPr>
          <w:rtl/>
        </w:rPr>
      </w:pPr>
      <w:del w:id="999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אפי' בנו אפי' בתו, </w:t>
      </w:r>
      <w:r w:rsidR="00F63065">
        <w:rPr>
          <w:rStyle w:val="2fb"/>
          <w:rtl/>
        </w:rPr>
        <w:t xml:space="preserve">ר' יוסי</w:t>
      </w:r>
      <w:r w:rsidR="00F63065">
        <w:rPr>
          <w:rtl/>
        </w:rPr>
        <w:t xml:space="preserve"> אומר: אפי' עשרה והן בני ביתו אין מעידין עליו</w:t>
      </w:r>
      <w:r w:rsidR="0057284B">
        <w:rPr>
          <w:rtl/>
        </w:rPr>
        <w:t>.</w:t>
      </w:r>
    </w:p>
    <w:p>
      <w:pPr>
        <w:pStyle w:val="38"/>
        <w:rPr>
          <w:ins w:id="99960" w:author="מנוע מכני" w:date="2026-10-05T11:32:12Z"/>
        </w:rPr>
      </w:pPr>
      <w:r>
        <w:t xml:space="preserve">כ</w:t>
      </w:r>
      <w:ins w:id="91805" w:author="מנוע מכני" w:date="2026-10-05T11:32:12Z">
        <w:r>
          <w:t xml:space="preserve">ר"ח</w:t>
        </w:r>
      </w:ins>
      <w:del w:id="91806" w:author="מנוע מכני" w:date="2026-10-05T11:32:12Z">
        <w:r>
          <w:delText xml:space="preserve">ר''ח</w:delText>
        </w:r>
      </w:del>
      <w:r>
        <w:t xml:space="preserve"> מ</w:t>
      </w:r>
      <w:ins w:id="91807" w:author="מנוע מכני" w:date="2026-10-05T11:32:12Z">
        <w:r>
          <w:t xml:space="preserve">ר"ק</w:t>
        </w:r>
      </w:ins>
      <w:del w:id="91808" w:author="מנוע מכני" w:date="2026-10-05T11:32:12Z">
        <w:r>
          <w:delText xml:space="preserve">ר''ק</w:delText>
        </w:r>
      </w:del>
      <w:r>
        <w:t xml:space="preserve">:</w:t>
      </w:r>
    </w:p>
    <w:p w14:paraId="5AA1CAE2" w14:textId="77777777" w:rsidR="00F271CC" w:rsidRDefault="00025130" w:rsidP="00F271CC">
      <w:pPr>
        <w:rPr>
          <w:rtl/>
        </w:rPr>
      </w:pPr>
      <w:del w:id="999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ספק בכור שנולד בי ישראל</w:t>
      </w:r>
      <w:r w:rsidR="00F63065">
        <w:rPr>
          <w:rtl/>
        </w:rPr>
        <w:t xml:space="preserve"> צריך שנים מן השוק להעיד עליו, </w:t>
      </w:r>
      <w:r w:rsidR="00F63065">
        <w:rPr>
          <w:rStyle w:val="2fb"/>
          <w:rtl/>
        </w:rPr>
        <w:t xml:space="preserve">כ</w:t>
      </w:r>
      <w:r w:rsidR="00F271CC">
        <w:rPr>
          <w:rStyle w:val="2fb"/>
          <w:rFonts w:hint="cs"/>
          <w:rtl/>
        </w:rPr>
        <w:t xml:space="preserve">רי</w:t>
      </w:r>
      <w:ins w:id="91809" w:author="מנוע מכני" w:date="2026-10-05T11:32:12Z">
        <w:r>
          <w:rPr>
            <w:rStyle w:val="2fb"/>
            <w:rFonts w:hint="cs"/>
            <w:rtl/>
          </w:rPr>
          <w:t xml:space="preserve">ב"ק</w:t>
        </w:r>
      </w:ins>
      <w:del w:id="91810" w:author="מנוע מכני" w:date="2026-10-05T11:32:12Z">
        <w:r w:rsidR="00F271CC">
          <w:rPr>
            <w:rFonts w:hint="cs"/>
            <w:rtl/>
          </w:rPr>
          <w:delText xml:space="preserve">ב''ק</w:delText>
        </w:r>
      </w:del>
      <w:r w:rsidR="00F271CC">
        <w:rPr>
          <w:rFonts w:hint="cs"/>
          <w:rtl/>
        </w:rPr>
        <w:t xml:space="preserve"> </w:t>
      </w:r>
    </w:p>
    <w:p>
      <w:pPr>
        <w:pStyle w:val="38"/>
        <w:rPr>
          <w:ins w:id="99962" w:author="מנוע מכני" w:date="2026-10-05T11:32:12Z"/>
        </w:rPr>
      </w:pPr>
      <w:r>
        <w:t>ר"נ</w:t>
      </w:r>
      <w:r w:rsidR="00F63065">
        <w:t xml:space="preserve">:</w:t>
      </w:r>
    </w:p>
    <w:p w14:paraId="0BF12615" w14:textId="77777777" w:rsidR="00025130" w:rsidRDefault="00833A4E" w:rsidP="00F271CC">
      <w:pPr>
        <w:rPr>
          <w:rtl/>
        </w:rPr>
      </w:pPr>
      <w:del w:id="999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בעלים מעידין עליו, דא</w:t>
      </w:r>
      <w:r w:rsidR="00F271CC">
        <w:rPr>
          <w:rFonts w:hint="cs"/>
          <w:rtl/>
        </w:rPr>
        <w:t xml:space="preserve">ל</w:t>
      </w:r>
      <w:ins w:id="91811" w:author="מנוע מכני" w:date="2026-10-05T11:32:12Z">
        <w:r>
          <w:rPr>
            <w:rFonts w:hint="cs"/>
            <w:rtl/>
          </w:rPr>
          <w:t xml:space="preserve">ת"ה</w:t>
        </w:r>
      </w:ins>
      <w:del w:id="91812" w:author="מנוע מכני" w:date="2026-10-05T11:32:12Z">
        <w:r w:rsidR="00F271CC">
          <w:rPr>
            <w:rFonts w:hint="cs"/>
            <w:rtl/>
          </w:rPr>
          <w:delText xml:space="preserve">ת''ה</w:delText>
        </w:r>
      </w:del>
      <w:r w:rsidR="00F63065">
        <w:rPr>
          <w:rtl/>
        </w:rPr>
        <w:t xml:space="preserve">, מעשר </w:t>
      </w:r>
      <w:r w:rsidR="00F63065">
        <w:rPr>
          <w:rStyle w:val="2fb"/>
          <w:rtl/>
        </w:rPr>
        <w:t xml:space="preserve">לר"מ</w:t>
      </w:r>
      <w:r w:rsidR="00F63065">
        <w:rPr>
          <w:rtl/>
        </w:rPr>
        <w:t xml:space="preserve"> מי מעיד עליו? מעשר? ודאי מהימן, </w:t>
      </w:r>
      <w:ins w:id="97901" w:author="מנוע מכני" w:date="2026-10-05T11:32:12Z">
        <w:r>
          <w:rPr>
            <w:rtl/>
          </w:rPr>
          <w:t xml:space="preserve">דאם </w:t>
        </w:r>
      </w:ins>
      <w:del w:id="97902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בעי שדי </w:t>
      </w:r>
      <w:ins w:id="95117" w:author="מנוע מכני" w:date="2026-10-05T11:32:12Z">
        <w:r>
          <w:rPr>
            <w:rtl/>
          </w:rPr>
          <w:t xml:space="preserve">בו</w:t>
        </w:r>
      </w:ins>
      <w:del w:id="95118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מומא בכוליה </w:t>
      </w:r>
      <w:ins w:id="98543" w:author="מנוע מכני" w:date="2026-10-05T11:32:12Z">
        <w:r>
          <w:rPr>
            <w:rtl/>
          </w:rPr>
          <w:t xml:space="preserve">עדרו</w:t>
        </w:r>
      </w:ins>
      <w:del w:id="98544" w:author="מנוע מכני" w:date="2026-10-05T11:32:12Z">
        <w:r w:rsidR="00F63065">
          <w:rPr>
            <w:rtl/>
          </w:rPr>
          <w:delText xml:space="preserve">עדריה</w:delText>
        </w:r>
      </w:del>
      <w:ins w:id="96643" w:author="מנוע מכני" w:date="2026-10-05T11:32:12Z">
        <w:r>
          <w:rPr>
            <w:rtl/>
          </w:rPr>
          <w:t xml:space="preserve">,</w:t>
        </w:r>
      </w:ins>
      <w:del w:id="966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964" w:author="מנוע מכני" w:date="2026-10-05T11:32:12Z"/>
        </w:rPr>
      </w:pPr>
      <w:r>
        <w:t xml:space="preserve">אלא:</w:t>
      </w:r>
    </w:p>
    <w:p w14:paraId="3D4EAF46" w14:textId="77777777" w:rsidR="007B0003" w:rsidRDefault="00F63065" w:rsidP="00F63065">
      <w:pPr>
        <w:rPr>
          <w:rtl/>
        </w:rPr>
      </w:pPr>
      <w:del w:id="999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ספק בכור </w:t>
      </w:r>
      <w:r>
        <w:rPr>
          <w:rStyle w:val="2fb"/>
          <w:rtl/>
        </w:rPr>
        <w:t xml:space="preserve">לר"מ</w:t>
      </w:r>
      <w:r>
        <w:rPr>
          <w:rtl/>
        </w:rPr>
        <w:t xml:space="preserve"> מי מעיד עליו? וכי תימא: </w:t>
      </w:r>
      <w:r>
        <w:rPr>
          <w:rtl/>
        </w:rPr>
        <w:t xml:space="preserve">ה"נ</w:t>
      </w:r>
      <w:r>
        <w:rPr>
          <w:rtl/>
        </w:rPr>
        <w:t xml:space="preserve"> </w:t>
      </w:r>
      <w:ins w:id="95121" w:author="מנוע מכני" w:date="2026-10-05T11:32:12Z">
        <w:r>
          <w:rPr>
            <w:rtl/>
          </w:rPr>
          <w:t xml:space="preserve">דאין</w:t>
        </w:r>
      </w:ins>
      <w:del w:id="95122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119" w:author="מנוע מכני" w:date="2026-10-05T11:32:12Z">
        <w:r>
          <w:rPr>
            <w:rtl/>
          </w:rPr>
          <w:t xml:space="preserve">לו</w:t>
        </w:r>
      </w:ins>
      <w:del w:id="951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7581" w:author="מנוע מכני" w:date="2026-10-05T11:32:12Z">
        <w:r>
          <w:rPr>
            <w:rtl/>
          </w:rPr>
          <w:t xml:space="preserve">תקנה</w:t>
        </w:r>
      </w:ins>
      <w:del w:id="97582" w:author="מנוע מכני" w:date="2026-10-05T11:32:12Z">
        <w:r>
          <w:rPr>
            <w:rtl/>
          </w:rPr>
          <w:delText xml:space="preserve">תקנתא</w:delText>
        </w:r>
      </w:del>
      <w:r>
        <w:rPr>
          <w:rtl/>
        </w:rPr>
        <w:t xml:space="preserve">, </w:t>
      </w:r>
    </w:p>
    <w:p>
      <w:pPr>
        <w:pStyle w:val="38"/>
        <w:rPr>
          <w:ins w:id="99966" w:author="מנוע מכני" w:date="2026-10-05T11:32:12Z"/>
        </w:rPr>
      </w:pPr>
      <w:r>
        <w:t xml:space="preserve">והתנן, שהיה רבי יוסי</w:t>
      </w:r>
      <w:del w:id="100932" w:author="מנוע מכני" w:date="2026-10-05T11:32:12Z">
        <w:r>
          <w:delText xml:space="preserve"> אומר</w:delText>
        </w:r>
      </w:del>
      <w:r>
        <w:t xml:space="preserve">:</w:t>
      </w:r>
    </w:p>
    <w:p w14:paraId="0EA6DA63" w14:textId="77777777" w:rsidR="00025130" w:rsidRDefault="00F63065" w:rsidP="00F63065">
      <w:pPr>
        <w:rPr>
          <w:rtl/>
        </w:rPr>
      </w:pPr>
      <w:del w:id="999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שחליפיו ביד כהן - פטור מן המתנות, </w:t>
      </w:r>
      <w:r>
        <w:rPr>
          <w:rStyle w:val="2fb"/>
          <w:rtl/>
        </w:rPr>
        <w:t xml:space="preserve">ור"מ</w:t>
      </w:r>
      <w:r>
        <w:rPr>
          <w:rtl/>
        </w:rPr>
        <w:t xml:space="preserve"> מחייב! </w:t>
      </w:r>
    </w:p>
    <w:p>
      <w:pPr>
        <w:pStyle w:val="38"/>
        <w:rPr>
          <w:ins w:id="99968" w:author="מנוע מכני" w:date="2026-10-05T11:32:12Z"/>
        </w:rPr>
      </w:pPr>
      <w:r w:rsidRPr="00833A4E">
        <w:t xml:space="preserve">אלא </w:t>
      </w:r>
      <w:r w:rsidRPr="00833A4E">
        <w:t xml:space="preserve">ש"מ</w:t>
      </w:r>
      <w:r w:rsidRPr="00833A4E">
        <w:t xml:space="preserve">:</w:t>
      </w:r>
    </w:p>
    <w:p w14:paraId="3214C628" w14:textId="77777777" w:rsidR="00B874E6" w:rsidRDefault="00F63065" w:rsidP="00F63065">
      <w:pPr>
        <w:rPr>
          <w:rtl/>
        </w:rPr>
      </w:pPr>
      <w:del w:id="999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בעלים מעידין עליו, כהנים הוא - דחשידי אמומי, ישראל - </w:t>
      </w:r>
      <w:r>
        <w:rPr>
          <w:rtl/>
        </w:rPr>
        <w:t xml:space="preserve">לא</w:t>
      </w:r>
      <w:r>
        <w:rPr>
          <w:rtl/>
        </w:rPr>
        <w:t xml:space="preserve"> חשידי אמומי</w:t>
      </w:r>
      <w:r w:rsidR="0057284B">
        <w:rPr>
          <w:rtl/>
        </w:rPr>
        <w:t>.</w:t>
      </w:r>
    </w:p>
    <w:p w14:paraId="6202BD3A" w14:textId="77777777" w:rsidR="007B0003" w:rsidRDefault="007B0003" w:rsidP="00F63065">
      <w:pPr>
        <w:rPr>
          <w:del w:id="90619" w:author="מנוע עיצוב" w:date="2026-10-05T11:33:53Z"/>
          <w:rtl/>
        </w:rPr>
      </w:pPr>
    </w:p>
    <w:p>
      <w:pPr>
        <w:pStyle w:val="38"/>
        <w:rPr>
          <w:ins w:id="99970" w:author="מנוע מכני" w:date="2026-10-05T11:32:12Z"/>
        </w:rPr>
      </w:pPr>
      <w:r w:rsidRPr="00833A4E">
        <w:t>איתמר</w:t>
      </w:r>
      <w:r>
        <w:t xml:space="preserve"> ר"נ</w:t>
      </w:r>
      <w:del w:id="100933" w:author="מנוע מכני" w:date="2026-10-05T11:32:12Z">
        <w:r>
          <w:delText xml:space="preserve"> אמר</w:delText>
        </w:r>
      </w:del>
      <w:r>
        <w:t xml:space="preserve">:</w:t>
      </w:r>
    </w:p>
    <w:p w14:paraId="1E224BF7" w14:textId="77777777" w:rsidR="00B874E6" w:rsidRDefault="00F63065" w:rsidP="00F63065">
      <w:pPr>
        <w:rPr>
          <w:rtl/>
        </w:rPr>
      </w:pPr>
      <w:del w:id="999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, </w:t>
      </w:r>
      <w:r>
        <w:rPr>
          <w:rStyle w:val="2fb"/>
          <w:rtl/>
        </w:rPr>
        <w:t xml:space="preserve">רבא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הלכה </w:t>
      </w:r>
      <w:r>
        <w:rPr>
          <w:rStyle w:val="2fb"/>
          <w:rtl/>
        </w:rPr>
        <w:t xml:space="preserve">כר' יוסי</w:t>
      </w:r>
      <w:r w:rsidR="0057284B">
        <w:rPr>
          <w:rtl/>
        </w:rPr>
        <w:t>.</w:t>
      </w:r>
    </w:p>
    <w:p>
      <w:pPr>
        <w:pStyle w:val="38"/>
        <w:rPr>
          <w:ins w:id="99972" w:author="מנוע מכני" w:date="2026-10-05T11:32:12Z"/>
        </w:rPr>
      </w:pPr>
      <w:r>
        <w:t xml:space="preserve">והאמר רבא:</w:t>
      </w:r>
    </w:p>
    <w:p w14:paraId="24C8F9CE" w14:textId="77777777" w:rsidR="00833A4E" w:rsidRDefault="00F63065" w:rsidP="00F63065">
      <w:pPr>
        <w:rPr>
          <w:rtl/>
        </w:rPr>
      </w:pPr>
      <w:del w:id="999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בעלים עומדים עמנו בחוץ, נכנס שלם ויצא חבול, מעידין עליו! </w:t>
      </w:r>
    </w:p>
    <w:p w14:paraId="4D241AB8" w14:textId="77777777" w:rsidR="00025130" w:rsidRDefault="00F63065" w:rsidP="00F63065">
      <w:pPr>
        <w:rPr>
          <w:rtl/>
        </w:rPr>
      </w:pPr>
      <w:r>
        <w:rPr>
          <w:rtl/>
        </w:rPr>
        <w:t>אימא</w:t>
      </w:r>
      <w:r w:rsidR="00833A4E">
        <w:rPr>
          <w:rFonts w:hint="cs"/>
          <w:rtl/>
        </w:rPr>
        <w:t xml:space="preserve"> </w:t>
      </w:r>
      <w:r>
        <w:rPr>
          <w:rtl/>
        </w:rPr>
        <w:t>כל בעלים עומדים ולא חיישי'</w:t>
      </w:r>
    </w:p>
    <w:p>
      <w:pPr>
        <w:pStyle w:val="38"/>
        <w:rPr>
          <w:ins w:id="99974" w:author="מנוע מכני" w:date="2026-10-05T11:32:12Z"/>
        </w:rPr>
      </w:pPr>
      <w:ins w:id="93815" w:author="מנוע מכני" w:date="2026-10-05T11:32:12Z">
        <w:r>
          <w:t xml:space="preserve">א"כ</w:t>
        </w:r>
      </w:ins>
      <w:del w:id="93816" w:author="מנוע מכני" w:date="2026-10-05T11:32:12Z">
        <w:r>
          <w:delText xml:space="preserve">אי הכי</w:delText>
        </w:r>
      </w:del>
      <w:r>
        <w:t xml:space="preserve"> </w:t>
      </w:r>
      <w:ins w:id="95123" w:author="מנוע מכני" w:date="2026-10-05T11:32:12Z">
        <w:r>
          <w:t xml:space="preserve">מה</w:t>
        </w:r>
      </w:ins>
      <w:del w:id="95124" w:author="מנוע מכני" w:date="2026-10-05T11:32:12Z">
        <w:r>
          <w:delText xml:space="preserve">מאי</w:delText>
        </w:r>
      </w:del>
      <w:r>
        <w:t xml:space="preserve"> למימרא? מהו דתימא:</w:t>
      </w:r>
    </w:p>
    <w:p w14:paraId="7D21D83C" w14:textId="77777777" w:rsidR="00B874E6" w:rsidRDefault="00F63065" w:rsidP="00F63065">
      <w:pPr>
        <w:rPr>
          <w:rtl/>
        </w:rPr>
      </w:pPr>
      <w:del w:id="999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ניחוש לחשדא,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16717C5F" w14:textId="77777777" w:rsidR="00B874E6" w:rsidRDefault="00F63065" w:rsidP="00833A4E">
      <w:pPr>
        <w:rPr>
          <w:rtl/>
        </w:rPr>
      </w:pPr>
      <w:r>
        <w:rPr>
          <w:rtl/>
        </w:rPr>
        <w:t xml:space="preserve">והלכתא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, ודוקא בנו ובתו, אבל אשתו - </w:t>
      </w:r>
      <w:r>
        <w:rPr>
          <w:rtl/>
        </w:rPr>
        <w:t xml:space="preserve">לא</w:t>
      </w:r>
      <w:r>
        <w:rPr>
          <w:rtl/>
        </w:rPr>
        <w:t xml:space="preserve">, </w:t>
      </w:r>
      <w:r w:rsidR="00833A4E">
        <w:rPr>
          <w:rFonts w:hint="cs"/>
          <w:rtl/>
        </w:rPr>
        <w:t>ד</w:t>
      </w:r>
      <w:r>
        <w:rPr>
          <w:rtl/>
        </w:rPr>
        <w:t>אשתו כגופו דמי</w:t>
      </w:r>
      <w:r w:rsidR="0057284B">
        <w:rPr>
          <w:rtl/>
        </w:rPr>
        <w:t>.</w:t>
      </w:r>
    </w:p>
    <w:p w14:paraId="1ABD04AF" w14:textId="77777777" w:rsidR="00833A4E" w:rsidRDefault="00833A4E" w:rsidP="00F63065">
      <w:pPr>
        <w:rPr>
          <w:del w:id="90620" w:author="מנוע עיצוב" w:date="2026-10-05T11:33:53Z"/>
          <w:rtl/>
        </w:rPr>
      </w:pPr>
    </w:p>
    <w:p>
      <w:pPr>
        <w:pStyle w:val="38"/>
        <w:rPr>
          <w:ins w:id="99976" w:author="מנוע מכני" w:date="2026-10-05T11:32:12Z"/>
        </w:rPr>
      </w:pPr>
      <w:del w:id="100977" w:author="מנוע מכני" w:date="2026-10-05T11:32:12Z">
        <w:r>
          <w:delText xml:space="preserve">א"ל </w:delText>
        </w:r>
      </w:del>
      <w:ins w:id="91813" w:author="מנוע מכני" w:date="2026-10-05T11:32:12Z">
        <w:r>
          <w:t xml:space="preserve">ר"פ</w:t>
        </w:r>
      </w:ins>
      <w:del w:id="91814" w:author="מנוע מכני" w:date="2026-10-05T11:32:12Z">
        <w:r>
          <w:delText xml:space="preserve">ר</w:delText>
        </w:r>
        <w:r w:rsidR="003904D8">
          <w:delText xml:space="preserve">''פ</w:delText>
        </w:r>
      </w:del>
      <w:r w:rsidR="003904D8">
        <w:t xml:space="preserve"> </w:t>
      </w:r>
      <w:r>
        <w:t xml:space="preserve">לאביי:</w:t>
      </w:r>
    </w:p>
    <w:p w14:paraId="60695B94" w14:textId="77777777" w:rsidR="00833A4E" w:rsidRDefault="00F63065" w:rsidP="003904D8">
      <w:pPr>
        <w:rPr>
          <w:rtl/>
        </w:rPr>
      </w:pPr>
      <w:del w:id="99977" w:author="מנוע מכני" w:date="2026-10-05T11:32:12Z">
        <w:r>
          <w:rPr>
            <w:rtl/>
          </w:rPr>
          <w:delText xml:space="preserve"> </w:delText>
        </w:r>
      </w:del>
      <w:r w:rsidR="00833A4E">
        <w:rPr>
          <w:rStyle w:val="2fb"/>
          <w:rFonts w:hint="cs"/>
          <w:rtl/>
        </w:rPr>
        <w:t xml:space="preserve">ל</w:t>
      </w:r>
      <w:ins w:id="9181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16" w:author="מנוע מכני" w:date="2026-10-05T11:32:12Z">
        <w:r w:rsidR="00833A4E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דהחשוד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מעידו, </w:t>
      </w:r>
      <w:ins w:id="95125" w:author="מנוע מכני" w:date="2026-10-05T11:32:12Z">
        <w:r>
          <w:rPr>
            <w:rtl/>
          </w:rPr>
          <w:t xml:space="preserve">ואומר</w:t>
        </w:r>
      </w:ins>
      <w:del w:id="95126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</w:t>
      </w:r>
      <w:ins w:id="92895" w:author="מנוע מכני" w:date="2026-10-05T11:32:12Z">
        <w:r>
          <w:rPr>
            <w:rStyle w:val="2fb"/>
            <w:rtl/>
          </w:rPr>
          <w:t xml:space="preserve">ר"מ</w:t>
        </w:r>
      </w:ins>
      <w:del w:id="92896" w:author="מנוע מכני" w:date="2026-10-05T11:32:12Z">
        <w:r>
          <w:rPr>
            <w:rtl/>
          </w:rPr>
          <w:delText xml:space="preserve">רבי מאיר</w:delText>
        </w:r>
      </w:del>
      <w:r>
        <w:rPr>
          <w:rtl/>
        </w:rPr>
        <w:t xml:space="preserve"> החשוד לדבר אחד - חשוד לכל התורה כולה, </w:t>
      </w:r>
    </w:p>
    <w:p w14:paraId="44EB2AD6" w14:textId="77777777" w:rsidR="00833A4E" w:rsidRDefault="00F63065" w:rsidP="00833A4E">
      <w:pPr>
        <w:rPr>
          <w:rtl/>
        </w:rPr>
      </w:pPr>
      <w:r>
        <w:rPr>
          <w:rtl/>
        </w:rPr>
        <w:lastRenderedPageBreak/>
        <w:t xml:space="preserve">כהנים </w:t>
      </w:r>
      <w:ins w:id="95127" w:author="מנוע מכני" w:date="2026-10-05T11:32:12Z">
        <w:r>
          <w:rPr>
            <w:rtl/>
          </w:rPr>
          <w:t xml:space="preserve">כך</w:t>
        </w:r>
      </w:ins>
      <w:del w:id="95128" w:author="מנוע מכני" w:date="2026-10-05T11:32:12Z">
        <w:r>
          <w:rPr>
            <w:rtl/>
          </w:rPr>
          <w:lastRenderedPageBreak/>
          <w:delText xml:space="preserve">הכי</w:delText>
        </w:r>
      </w:del>
      <w:r>
        <w:rPr>
          <w:rtl/>
        </w:rPr>
        <w:lastRenderedPageBreak/>
        <w:t xml:space="preserve"> </w:t>
      </w:r>
      <w:ins w:id="93817" w:author="מנוע מכני" w:date="2026-10-05T11:32:12Z">
        <w:r>
          <w:rPr>
            <w:rtl/>
          </w:rPr>
          <w:t xml:space="preserve">גם</w:t>
        </w:r>
      </w:ins>
      <w:del w:id="93818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 דלא דייני דינא? והכתיב: </w:t>
      </w:r>
      <w:r w:rsidR="00833A4E">
        <w:rPr>
          <w:rFonts w:hint="cs"/>
          <w:rtl/>
        </w:rPr>
        <w:t>'</w:t>
      </w:r>
      <w:ins w:id="90313" w:author="מנוע סמנטי" w:date="2026-10-05T11:39:44Z">
        <w:r>
          <w:rPr>
            <w:rStyle w:val="afffff0"/>
            <w:rtl/>
          </w:rPr>
          <w:t xml:space="preserve">וְעַל פִּיהֶם יִהְיֶה כָּל רִיב וְכָל נָגַע</w:t>
        </w:r>
      </w:ins>
      <w:del w:id="90314" w:author="מנוע סמנטי" w:date="2026-10-05T11:39:44Z">
        <w:r>
          <w:rPr>
            <w:rtl/>
          </w:rPr>
          <w:delText xml:space="preserve">ועל פיהם יהיה כל ריב וכל נגע</w:delText>
        </w:r>
      </w:del>
      <w:r w:rsidR="00833A4E">
        <w:rPr>
          <w:rFonts w:hint="cs"/>
          <w:rtl/>
        </w:rPr>
        <w:t>'</w:t>
      </w:r>
      <w:r>
        <w:rPr>
          <w:rtl/>
        </w:rPr>
        <w:t xml:space="preserve"> </w:t>
      </w:r>
    </w:p>
    <w:p w14:paraId="0CD72711" w14:textId="77777777" w:rsidR="00833A4E" w:rsidRDefault="00833A4E" w:rsidP="00833A4E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לו. </w:t>
      </w:r>
    </w:p>
    <w:p w14:paraId="35026A0E" w14:textId="77777777" w:rsidR="00833A4E" w:rsidRDefault="00F63065" w:rsidP="00833A4E">
      <w:pPr>
        <w:rPr>
          <w:rtl/>
        </w:rPr>
      </w:pPr>
      <w:ins w:id="98545" w:author="מנוע מכני" w:date="2026-10-05T11:32:12Z">
        <w:r>
          <w:rPr>
            <w:rtl/>
          </w:rPr>
          <w:t xml:space="preserve">אמור</w:t>
        </w:r>
      </w:ins>
      <w:del w:id="98546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דא</w:t>
      </w:r>
      <w:ins w:id="9181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18" w:author="מנוע מכני" w:date="2026-10-05T11:32:12Z">
        <w:r w:rsidR="00833A4E">
          <w:rPr>
            <w:rFonts w:hint="cs"/>
            <w:rtl/>
          </w:rPr>
          <w:delText xml:space="preserve">ר''מ</w:delText>
        </w:r>
      </w:del>
      <w:r w:rsidR="00833A4E">
        <w:rPr>
          <w:rFonts w:hint="cs"/>
          <w:rtl/>
        </w:rPr>
        <w:t xml:space="preserve"> </w:t>
      </w:r>
      <w:r>
        <w:rPr>
          <w:rtl/>
        </w:rPr>
        <w:t xml:space="preserve">- לחששא, לאחזוקינהו מי </w:t>
      </w:r>
      <w:r>
        <w:rPr>
          <w:rtl/>
        </w:rPr>
        <w:t xml:space="preserve">אמר</w:t>
      </w:r>
      <w:r>
        <w:rPr>
          <w:rtl/>
        </w:rPr>
        <w:t xml:space="preserve">? </w:t>
      </w:r>
    </w:p>
    <w:p w14:paraId="38AB5B60" w14:textId="77777777" w:rsidR="003904D8" w:rsidRDefault="003904D8" w:rsidP="00833A4E">
      <w:pPr>
        <w:rPr>
          <w:del w:id="90621" w:author="מנוע עיצוב" w:date="2026-10-05T11:33:53Z"/>
          <w:rtl/>
        </w:rPr>
      </w:pPr>
    </w:p>
    <w:p>
      <w:pPr>
        <w:pStyle w:val="38"/>
        <w:rPr>
          <w:ins w:id="99978" w:author="מנוע מכני" w:date="2026-10-05T11:32:12Z"/>
        </w:rPr>
      </w:pPr>
      <w:r w:rsidRPr="00D25F87">
        <w:t>איבעיא להו</w:t>
      </w:r>
      <w:r>
        <w:t xml:space="preserve">:</w:t>
      </w:r>
    </w:p>
    <w:p w14:paraId="20DD45DF" w14:textId="77777777" w:rsidR="00833A4E" w:rsidRDefault="00F63065" w:rsidP="00833A4E">
      <w:pPr>
        <w:rPr>
          <w:rtl/>
        </w:rPr>
      </w:pPr>
      <w:del w:id="999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מפי עד, מהו לעדות בכור? </w:t>
      </w:r>
      <w:r>
        <w:rPr>
          <w:rStyle w:val="2fb"/>
          <w:rtl/>
        </w:rPr>
        <w:t xml:space="preserve">רב אסי</w:t>
      </w:r>
      <w:r>
        <w:rPr>
          <w:rtl/>
        </w:rPr>
        <w:t xml:space="preserve"> - אסר, </w:t>
      </w:r>
      <w:r>
        <w:rPr>
          <w:rStyle w:val="2fb"/>
          <w:rtl/>
        </w:rPr>
        <w:t xml:space="preserve">ורב אשי</w:t>
      </w:r>
      <w:r>
        <w:rPr>
          <w:rtl/>
        </w:rPr>
        <w:t xml:space="preserve"> - שרי, </w:t>
      </w:r>
    </w:p>
    <w:p>
      <w:pPr>
        <w:pStyle w:val="38"/>
        <w:rPr>
          <w:ins w:id="99980" w:author="מנוע מכני" w:date="2026-10-05T11:32:12Z"/>
        </w:rPr>
      </w:pPr>
      <w:r>
        <w:t xml:space="preserve">א"ל</w:t>
      </w:r>
      <w:r>
        <w:t xml:space="preserve"> רב אסי לרב אשי:</w:t>
      </w:r>
    </w:p>
    <w:p w14:paraId="63CE473D" w14:textId="77777777" w:rsidR="00833A4E" w:rsidRDefault="00F63065" w:rsidP="00833A4E">
      <w:pPr>
        <w:rPr>
          <w:rtl/>
        </w:rPr>
      </w:pPr>
      <w:del w:id="999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והא תנא דבי מנשה אין עד מפי עד כשר - אלא לעדות האשה! תני: </w:t>
      </w:r>
    </w:p>
    <w:p>
      <w:pPr>
        <w:pStyle w:val="38"/>
        <w:rPr>
          <w:ins w:id="99982" w:author="מנוע מכני" w:date="2026-10-05T11:32:12Z"/>
        </w:rPr>
      </w:pPr>
      <w:r>
        <w:t xml:space="preserve">אלא</w:t>
      </w:r>
    </w:p>
    <w:p w14:paraId="7B8FD715" w14:textId="77777777" w:rsidR="00B874E6" w:rsidRDefault="00F63065" w:rsidP="00833A4E">
      <w:pPr>
        <w:rPr>
          <w:rtl/>
        </w:rPr>
      </w:pPr>
      <w:del w:id="999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לעדות שהאשה כשרה לה בלבד</w:t>
      </w:r>
      <w:r w:rsidR="0057284B">
        <w:rPr>
          <w:rtl/>
        </w:rPr>
        <w:t>.</w:t>
      </w:r>
    </w:p>
    <w:p w14:paraId="583B3E5C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רב יימר</w:t>
      </w:r>
      <w:r>
        <w:rPr>
          <w:rtl/>
        </w:rPr>
        <w:t xml:space="preserve"> אכשר עד מפי עד בבכור, קרי </w:t>
      </w:r>
      <w:ins w:id="95129" w:author="מנוע מכני" w:date="2026-10-05T11:32:12Z">
        <w:r>
          <w:rPr>
            <w:rtl/>
          </w:rPr>
          <w:t xml:space="preserve">עליו</w:t>
        </w:r>
      </w:ins>
      <w:del w:id="95130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מרימר</w:t>
      </w:r>
      <w:r>
        <w:rPr>
          <w:rtl/>
        </w:rPr>
        <w:t xml:space="preserve">: יימר שרי בוכרא</w:t>
      </w:r>
      <w:r w:rsidR="0057284B">
        <w:rPr>
          <w:rtl/>
        </w:rPr>
        <w:t>.</w:t>
      </w:r>
    </w:p>
    <w:p>
      <w:pPr>
        <w:pStyle w:val="38"/>
        <w:rPr>
          <w:ins w:id="99984" w:author="מנוע מכני" w:date="2026-10-05T11:32:12Z"/>
        </w:rPr>
      </w:pPr>
      <w:r w:rsidRPr="003904D8">
        <w:t>והלכתא</w:t>
      </w:r>
      <w:r>
        <w:t xml:space="preserve">:</w:t>
      </w:r>
    </w:p>
    <w:p w14:paraId="73D42177" w14:textId="77777777" w:rsidR="00B874E6" w:rsidRDefault="00F63065" w:rsidP="00F63065">
      <w:pPr>
        <w:rPr>
          <w:rtl/>
        </w:rPr>
      </w:pPr>
      <w:del w:id="999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מפי עד כשר לעדות בכור</w:t>
      </w:r>
      <w:r w:rsidR="0057284B">
        <w:rPr>
          <w:rtl/>
        </w:rPr>
        <w:t>.</w:t>
      </w:r>
    </w:p>
    <w:p w14:paraId="2C14CE77" w14:textId="77777777" w:rsidR="003904D8" w:rsidRDefault="003904D8" w:rsidP="00F63065">
      <w:pPr>
        <w:rPr>
          <w:del w:id="90622" w:author="מנוע עיצוב" w:date="2026-10-05T11:33:53Z"/>
          <w:rtl/>
        </w:rPr>
      </w:pPr>
    </w:p>
    <w:p>
      <w:pPr>
        <w:pStyle w:val="38"/>
        <w:rPr>
          <w:ins w:id="99986" w:author="מנוע מכני" w:date="2026-10-05T11:32:12Z"/>
        </w:rPr>
      </w:pPr>
      <w:r>
        <w:t xml:space="preserve">א"ר אילעא:</w:t>
      </w:r>
    </w:p>
    <w:p w14:paraId="35416500" w14:textId="77777777" w:rsidR="00B874E6" w:rsidRDefault="00F63065" w:rsidP="00F63065">
      <w:pPr>
        <w:rPr>
          <w:rtl/>
        </w:rPr>
      </w:pPr>
      <w:del w:id="999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היו מוחזקין בו שהוא בכור, ובא אחד ואמר שהוא בכור ומומו עמו - נאמן</w:t>
      </w:r>
      <w:r w:rsidR="0057284B">
        <w:rPr>
          <w:rtl/>
        </w:rPr>
        <w:t>.</w:t>
      </w:r>
    </w:p>
    <w:p w14:paraId="28CC8C90" w14:textId="77777777" w:rsidR="003904D8" w:rsidRDefault="00F63065" w:rsidP="00F63065">
      <w:pPr>
        <w:rPr>
          <w:rtl/>
        </w:rPr>
      </w:pPr>
      <w:ins w:id="95131" w:author="מנוע מכני" w:date="2026-10-05T11:32:12Z">
        <w:r>
          <w:rPr>
            <w:rtl/>
          </w:rPr>
          <w:t xml:space="preserve">מה</w:t>
        </w:r>
      </w:ins>
      <w:del w:id="9513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r>
        <w:rPr>
          <w:rtl/>
        </w:rPr>
        <w:t xml:space="preserve">קמ"ל</w:t>
      </w:r>
      <w:r>
        <w:rPr>
          <w:rtl/>
        </w:rPr>
        <w:t xml:space="preserve"> - שהפה שאסר הוא הפה שהתיר? </w:t>
      </w:r>
    </w:p>
    <w:p>
      <w:pPr>
        <w:pStyle w:val="38"/>
        <w:rPr>
          <w:ins w:id="99988" w:author="מנוע מכני" w:date="2026-10-05T11:32:12Z"/>
        </w:rPr>
      </w:pPr>
      <w:r>
        <w:t xml:space="preserve">תנינא:</w:t>
      </w:r>
    </w:p>
    <w:p w14:paraId="4A3948CD" w14:textId="77777777" w:rsidR="00B874E6" w:rsidRDefault="00F63065" w:rsidP="00F63065">
      <w:pPr>
        <w:rPr>
          <w:rtl/>
        </w:rPr>
      </w:pPr>
      <w:del w:id="999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האשה שאמרה אשת איש הייתי וגרושה, אני - נאמנת</w:t>
      </w:r>
      <w:r w:rsidR="0057284B">
        <w:rPr>
          <w:rtl/>
        </w:rPr>
        <w:t>.</w:t>
      </w:r>
    </w:p>
    <w:p w14:paraId="12AACE2C" w14:textId="77777777" w:rsidR="003904D8" w:rsidRDefault="00F63065" w:rsidP="00F63065">
      <w:pPr>
        <w:rPr>
          <w:rtl/>
        </w:rPr>
      </w:pPr>
      <w:r>
        <w:rPr>
          <w:rtl/>
        </w:rPr>
        <w:t xml:space="preserve">שהפה שאסר הוא הפה שהתיר! מהו דתימא: </w:t>
      </w:r>
      <w:ins w:id="93819" w:author="מנוע מכני" w:date="2026-10-05T11:32:12Z">
        <w:r>
          <w:rPr>
            <w:rtl/>
          </w:rPr>
          <w:t xml:space="preserve">שם</w:t>
        </w:r>
      </w:ins>
      <w:del w:id="9382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- </w:t>
      </w:r>
      <w:ins w:id="97903" w:author="מנוע מכני" w:date="2026-10-05T11:32:12Z">
        <w:r>
          <w:rPr>
            <w:rtl/>
          </w:rPr>
          <w:t xml:space="preserve">דאם </w:t>
        </w:r>
      </w:ins>
      <w:del w:id="97904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בעיא </w:t>
      </w:r>
      <w:r>
        <w:rPr>
          <w:rtl/>
        </w:rPr>
        <w:t xml:space="preserve">לא</w:t>
      </w:r>
      <w:r>
        <w:rPr>
          <w:rtl/>
        </w:rPr>
        <w:t xml:space="preserve"> אמרה, </w:t>
      </w:r>
    </w:p>
    <w:p w14:paraId="3DB41E77" w14:textId="77777777" w:rsidR="00B874E6" w:rsidRDefault="00F63065" w:rsidP="00F63065">
      <w:pPr>
        <w:rPr>
          <w:rtl/>
        </w:rPr>
      </w:pPr>
      <w:r>
        <w:rPr>
          <w:rtl/>
        </w:rPr>
        <w:t xml:space="preserve">אבל </w:t>
      </w:r>
      <w:ins w:id="93821" w:author="מנוע מכני" w:date="2026-10-05T11:32:12Z">
        <w:r>
          <w:rPr>
            <w:rtl/>
          </w:rPr>
          <w:t xml:space="preserve">כאן</w:t>
        </w:r>
      </w:ins>
      <w:del w:id="9382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דלא סגיא דלא אמרה, דקדשים בחוץ </w:t>
      </w:r>
      <w:r>
        <w:rPr>
          <w:rtl/>
        </w:rPr>
        <w:t xml:space="preserve">לא</w:t>
      </w:r>
      <w:r>
        <w:rPr>
          <w:rtl/>
        </w:rPr>
        <w:t xml:space="preserve"> אכיל, אימא </w:t>
      </w:r>
      <w:r>
        <w:rPr>
          <w:rtl/>
        </w:rPr>
        <w:t xml:space="preserve">לא</w:t>
      </w:r>
      <w:r>
        <w:rPr>
          <w:rtl/>
        </w:rPr>
        <w:t xml:space="preserve"> הפה שאסר הוא - </w:t>
      </w:r>
      <w:r>
        <w:rPr>
          <w:rtl/>
        </w:rPr>
        <w:t xml:space="preserve">קמ"ל</w:t>
      </w:r>
      <w:r>
        <w:rPr>
          <w:rtl/>
        </w:rPr>
        <w:t xml:space="preserve">, </w:t>
      </w:r>
      <w:ins w:id="97905" w:author="מנוע מכני" w:date="2026-10-05T11:32:12Z">
        <w:r>
          <w:rPr>
            <w:rtl/>
          </w:rPr>
          <w:t xml:space="preserve">דאם </w:t>
        </w:r>
      </w:ins>
      <w:del w:id="9790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משום </w:t>
      </w:r>
      <w:ins w:id="95137" w:author="מנוע מכני" w:date="2026-10-05T11:32:12Z">
        <w:r>
          <w:rPr>
            <w:rtl/>
          </w:rPr>
          <w:t xml:space="preserve">כך</w:t>
        </w:r>
      </w:ins>
      <w:del w:id="95138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- </w:t>
      </w:r>
      <w:ins w:id="98139" w:author="מנוע מכני" w:date="2026-10-05T11:32:12Z">
        <w:r>
          <w:rPr>
            <w:rtl/>
          </w:rPr>
          <w:t xml:space="preserve">היה</w:t>
        </w:r>
      </w:ins>
      <w:del w:id="98140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שדי </w:t>
      </w:r>
      <w:ins w:id="95135" w:author="מנוע מכני" w:date="2026-10-05T11:32:12Z">
        <w:r>
          <w:rPr>
            <w:rtl/>
          </w:rPr>
          <w:t xml:space="preserve">בו</w:t>
        </w:r>
      </w:ins>
      <w:del w:id="9513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 דניכר ואכיל </w:t>
      </w:r>
      <w:ins w:id="95133" w:author="מנוע מכני" w:date="2026-10-05T11:32:12Z">
        <w:r>
          <w:rPr>
            <w:rtl/>
          </w:rPr>
          <w:t xml:space="preserve">לו</w:t>
        </w:r>
      </w:ins>
      <w:del w:id="95134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99990" w:author="מנוע מכני" w:date="2026-10-05T11:32:12Z"/>
        </w:rPr>
      </w:pPr>
      <w:r>
        <w:t xml:space="preserve">מתקיף מב</w:t>
      </w:r>
      <w:ins w:id="91819" w:author="מנוע מכני" w:date="2026-10-05T11:32:12Z">
        <w:r>
          <w:t xml:space="preserve">ר"א</w:t>
        </w:r>
      </w:ins>
      <w:del w:id="9182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420182B6" w14:textId="77777777" w:rsidR="00C83F7A" w:rsidRDefault="003904D8" w:rsidP="00C83F7A">
      <w:pPr>
        <w:pStyle w:val="021"/>
        <w:rPr>
          <w:rtl/>
        </w:rPr>
      </w:pPr>
      <w:del w:id="99991" w:author="מנוע מכני" w:date="2026-10-05T11:32:12Z">
        <w:r w:rsidR="00F63065">
          <w:rPr>
            <w:rtl/>
          </w:rPr>
          <w:delText xml:space="preserve"> </w:delText>
        </w:r>
      </w:del>
      <w:ins w:id="91821" w:author="מנוע מכני" w:date="2026-10-05T11:32:12Z">
        <w:r>
          <w:rPr>
            <w:rtl/>
          </w:rPr>
          <w:t xml:space="preserve">מ"ש</w:t>
        </w:r>
      </w:ins>
      <w:del w:id="91822" w:author="מנוע מכני" w:date="2026-10-05T11:32:12Z">
        <w:r w:rsidR="00F63065">
          <w:rPr>
            <w:rtl/>
          </w:rPr>
          <w:delText xml:space="preserve">מ</w:delText>
        </w:r>
        <w:r>
          <w:rPr>
            <w:rFonts w:hint="cs"/>
            <w:rtl/>
          </w:rPr>
          <w:delText xml:space="preserve">''ש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מההוא </w:t>
      </w:r>
      <w:ins w:id="98547" w:author="מנוע מכני" w:date="2026-10-05T11:32:12Z">
        <w:r>
          <w:rPr>
            <w:rtl/>
          </w:rPr>
          <w:t xml:space="preserve">אדם</w:t>
        </w:r>
      </w:ins>
      <w:del w:id="98548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שהשכיר חמור לחבירו</w:t>
      </w:r>
      <w:r w:rsidR="00F63065">
        <w:rPr>
          <w:rtl/>
        </w:rPr>
        <w:t xml:space="preserve">, </w:t>
      </w:r>
      <w:r w:rsidR="00F63065">
        <w:rPr>
          <w:rtl/>
        </w:rPr>
        <w:t xml:space="preserve">וא"ל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ת</w:t>
      </w:r>
      <w:r>
        <w:rPr>
          <w:rFonts w:hint="cs"/>
          <w:rtl/>
        </w:rPr>
        <w:t xml:space="preserve">לך בדרך נהר פקוד דיש שם מים, </w:t>
      </w:r>
    </w:p>
    <w:p w14:paraId="4F0064E5" w14:textId="77777777" w:rsidR="003904D8" w:rsidRDefault="00C83F7A" w:rsidP="003904D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29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3904D8">
        <w:rPr>
          <w:rFonts w:hint="cs"/>
          <w:rtl/>
        </w:rPr>
        <w:t xml:space="preserve">לך </w:t>
      </w:r>
      <w:r w:rsidR="00F63065">
        <w:rPr>
          <w:rtl/>
        </w:rPr>
        <w:t>ב</w:t>
      </w:r>
      <w:r w:rsidR="003904D8">
        <w:rPr>
          <w:rFonts w:hint="cs"/>
          <w:rtl/>
        </w:rPr>
        <w:t>דרך</w:t>
      </w:r>
      <w:r w:rsidR="00F63065">
        <w:rPr>
          <w:rtl/>
        </w:rPr>
        <w:t xml:space="preserve"> דנרש ד</w:t>
      </w:r>
      <w:r w:rsidR="003904D8">
        <w:rPr>
          <w:rFonts w:hint="cs"/>
          <w:rtl/>
        </w:rPr>
        <w:t>אין שם מים</w:t>
      </w:r>
      <w:r w:rsidR="00F63065">
        <w:rPr>
          <w:rtl/>
        </w:rPr>
        <w:t xml:space="preserve">, אזל באורחא דנהר פקוד ומת </w:t>
      </w:r>
      <w:r w:rsidR="003904D8">
        <w:rPr>
          <w:rFonts w:hint="cs"/>
          <w:rtl/>
        </w:rPr>
        <w:t>החמור</w:t>
      </w:r>
      <w:r w:rsidR="00F63065">
        <w:rPr>
          <w:rtl/>
        </w:rPr>
        <w:t xml:space="preserve">, </w:t>
      </w:r>
    </w:p>
    <w:p w14:paraId="5D2B8ACB" w14:textId="77777777" w:rsidR="003904D8" w:rsidRDefault="00F63065" w:rsidP="003904D8">
      <w:pPr>
        <w:rPr>
          <w:rtl/>
        </w:rPr>
      </w:pPr>
      <w:ins w:id="95139" w:author="מנוע מכני" w:date="2026-10-05T11:32:12Z">
        <w:r>
          <w:rPr>
            <w:rtl/>
          </w:rPr>
          <w:t xml:space="preserve">ובא</w:t>
        </w:r>
      </w:ins>
      <w:del w:id="95140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</w:t>
      </w:r>
      <w:r>
        <w:rPr>
          <w:rtl/>
        </w:rPr>
        <w:t xml:space="preserve">וא"ל</w:t>
      </w:r>
      <w:r>
        <w:rPr>
          <w:rtl/>
        </w:rPr>
        <w:t xml:space="preserve">, באורחא דנהר פקוד אזלי, ומיהו מיא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141" w:author="מנוע מכני" w:date="2026-10-05T11:32:12Z">
        <w:r>
          <w:rPr>
            <w:rtl/>
          </w:rPr>
          <w:t xml:space="preserve">היו</w:t>
        </w:r>
      </w:ins>
      <w:del w:id="98142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</w:t>
      </w:r>
    </w:p>
    <w:p>
      <w:pPr>
        <w:pStyle w:val="38"/>
        <w:rPr>
          <w:ins w:id="99992" w:author="מנוע מכני" w:date="2026-10-05T11:32:12Z"/>
        </w:rPr>
      </w:pPr>
      <w:r>
        <w:t xml:space="preserve">ואמר רבא:</w:t>
      </w:r>
    </w:p>
    <w:p w14:paraId="6A787346" w14:textId="77777777" w:rsidR="003904D8" w:rsidRDefault="00F63065" w:rsidP="003904D8">
      <w:pPr>
        <w:rPr>
          <w:rtl/>
        </w:rPr>
      </w:pPr>
      <w:del w:id="999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לו לשקר, </w:t>
      </w:r>
      <w:ins w:id="97907" w:author="מנוע מכני" w:date="2026-10-05T11:32:12Z">
        <w:r>
          <w:rPr>
            <w:rtl/>
          </w:rPr>
          <w:t xml:space="preserve">אם </w:t>
        </w:r>
      </w:ins>
      <w:del w:id="9790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בעי </w:t>
      </w:r>
      <w:r>
        <w:rPr>
          <w:rtl/>
        </w:rPr>
        <w:t xml:space="preserve">אמר</w:t>
      </w:r>
      <w:r>
        <w:rPr>
          <w:rtl/>
        </w:rPr>
        <w:t xml:space="preserve"> באורחא דנרש אזלי </w:t>
      </w:r>
    </w:p>
    <w:p>
      <w:pPr>
        <w:pStyle w:val="38"/>
        <w:rPr>
          <w:ins w:id="99994" w:author="מנוע מכני" w:date="2026-10-05T11:32:12Z"/>
        </w:rPr>
      </w:pPr>
      <w:r>
        <w:t xml:space="preserve">ואמר אביי:</w:t>
      </w:r>
    </w:p>
    <w:p w14:paraId="29EB22FE" w14:textId="77777777" w:rsidR="003904D8" w:rsidRDefault="00F63065" w:rsidP="003904D8">
      <w:pPr>
        <w:rPr>
          <w:rtl/>
        </w:rPr>
      </w:pPr>
      <w:del w:id="999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לו לשקר במקום עדים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823" w:author="מנוע מכני" w:date="2026-10-05T11:32:12Z">
        <w:r>
          <w:rPr>
            <w:rtl/>
          </w:rPr>
          <w:t xml:space="preserve">אומרים</w:t>
        </w:r>
      </w:ins>
      <w:del w:id="9382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! </w:t>
      </w:r>
    </w:p>
    <w:p w14:paraId="3CAA2697" w14:textId="77777777" w:rsidR="00B874E6" w:rsidRDefault="00F63065" w:rsidP="003904D8">
      <w:pPr>
        <w:rPr>
          <w:rtl/>
        </w:rPr>
      </w:pPr>
      <w:ins w:id="93827" w:author="מנוע מכני" w:date="2026-10-05T11:32:12Z">
        <w:r>
          <w:rPr>
            <w:rtl/>
          </w:rPr>
          <w:t xml:space="preserve">שם</w:t>
        </w:r>
      </w:ins>
      <w:del w:id="9382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ודאי </w:t>
      </w:r>
      <w:r w:rsidR="003904D8">
        <w:rPr>
          <w:rFonts w:hint="cs"/>
          <w:rtl/>
        </w:rPr>
        <w:t>יש מים</w:t>
      </w:r>
      <w:r>
        <w:rPr>
          <w:rtl/>
        </w:rPr>
        <w:t xml:space="preserve"> </w:t>
      </w:r>
      <w:ins w:id="93829" w:author="מנוע מכני" w:date="2026-10-05T11:32:12Z">
        <w:r>
          <w:rPr>
            <w:rtl/>
          </w:rPr>
          <w:t xml:space="preserve">שם</w:t>
        </w:r>
      </w:ins>
      <w:del w:id="9383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ודאי שדי </w:t>
      </w:r>
      <w:ins w:id="95141" w:author="מנוע מכני" w:date="2026-10-05T11:32:12Z">
        <w:r>
          <w:rPr>
            <w:rtl/>
          </w:rPr>
          <w:t xml:space="preserve">בו</w:t>
        </w:r>
      </w:ins>
      <w:del w:id="95142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מומא? חששא הוא, ובמקום חששא </w:t>
      </w:r>
      <w:ins w:id="93825" w:author="מנוע מכני" w:date="2026-10-05T11:32:12Z">
        <w:r>
          <w:rPr>
            <w:rtl/>
          </w:rPr>
          <w:t xml:space="preserve">אומרים</w:t>
        </w:r>
      </w:ins>
      <w:del w:id="93826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מה לו לשקר</w:t>
      </w:r>
      <w:r w:rsidR="0057284B">
        <w:rPr>
          <w:rtl/>
        </w:rPr>
        <w:t>.</w:t>
      </w:r>
    </w:p>
    <w:p w14:paraId="66975129" w14:textId="77777777" w:rsidR="00B874E6" w:rsidRDefault="003904D8" w:rsidP="003904D8">
      <w:pPr>
        <w:rPr>
          <w:rtl/>
        </w:rPr>
      </w:pPr>
      <w:ins w:id="98143" w:author="מנוע מכני" w:date="2026-10-05T11:32:12Z">
        <w:r>
          <w:rPr>
            <w:rtl/>
          </w:rPr>
          <w:t xml:space="preserve">ישב</w:t>
        </w:r>
      </w:ins>
      <w:del w:id="98144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רבינא</w:t>
      </w:r>
      <w:r>
        <w:rPr>
          <w:rtl/>
        </w:rPr>
        <w:t xml:space="preserve"> ואמר להא</w:t>
      </w:r>
      <w:r w:rsidR="00F63065">
        <w:rPr>
          <w:rtl/>
        </w:rPr>
        <w:t xml:space="preserve"> </w:t>
      </w:r>
      <w:ins w:id="97583" w:author="מנוע מכני" w:date="2026-10-05T11:32:12Z">
        <w:r>
          <w:rPr>
            <w:rtl/>
          </w:rPr>
          <w:t xml:space="preserve">שמועה</w:t>
        </w:r>
      </w:ins>
      <w:del w:id="97584" w:author="מנוע מכני" w:date="2026-10-05T11:32:12Z">
        <w:r w:rsidR="00F63065">
          <w:rPr>
            <w:rtl/>
          </w:rPr>
          <w:delText xml:space="preserve">שמעתא</w:delText>
        </w:r>
      </w:del>
      <w:r w:rsidR="00F63065">
        <w:rPr>
          <w:rtl/>
        </w:rPr>
        <w:t xml:space="preserve"> בלא </w:t>
      </w:r>
      <w:ins w:id="98549" w:author="מנוע מכני" w:date="2026-10-05T11:32:12Z">
        <w:r>
          <w:rPr>
            <w:rtl/>
          </w:rPr>
          <w:t xml:space="preserve">אדם</w:t>
        </w:r>
      </w:ins>
      <w:del w:id="98550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 זוטי </w:t>
      </w:r>
      <w:r w:rsidR="00F63065">
        <w:rPr>
          <w:rStyle w:val="2fb"/>
          <w:rtl/>
        </w:rPr>
        <w:t xml:space="preserve">לרבינא</w:t>
      </w:r>
      <w:r w:rsidR="00F63065">
        <w:rPr>
          <w:rtl/>
        </w:rPr>
        <w:t xml:space="preserve">: אנן </w:t>
      </w:r>
      <w:ins w:id="95143" w:author="מנוע מכני" w:date="2026-10-05T11:32:12Z">
        <w:r>
          <w:rPr>
            <w:rtl/>
          </w:rPr>
          <w:t xml:space="preserve">משמו</w:t>
        </w:r>
      </w:ins>
      <w:del w:id="95144" w:author="מנוע מכני" w:date="2026-10-05T11:32:12Z">
        <w:r w:rsidR="00F63065">
          <w:rPr>
            <w:rtl/>
          </w:rPr>
          <w:delText xml:space="preserve">משמיה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</w:t>
      </w:r>
      <w:ins w:id="91823" w:author="מנוע מכני" w:date="2026-10-05T11:32:12Z">
        <w:r>
          <w:rPr>
            <w:rStyle w:val="2fb"/>
            <w:rtl/>
          </w:rPr>
          <w:t xml:space="preserve">ר"א</w:t>
        </w:r>
      </w:ins>
      <w:del w:id="9182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>
          <w:rPr>
            <w:rFonts w:hint="cs"/>
            <w:rtl/>
          </w:rPr>
          <w:delText xml:space="preserve">א</w:delText>
        </w:r>
      </w:del>
      <w:r w:rsidR="00F63065">
        <w:rPr>
          <w:rtl/>
        </w:rPr>
        <w:t xml:space="preserve"> </w:t>
      </w:r>
      <w:ins w:id="90739" w:author="מנוע סמנטי" w:date="2026-10-05T11:39:44Z">
        <w:r>
          <w:rPr>
            <w:rtl/>
          </w:rPr>
          <w:t xml:space="preserve">שונים</w:t>
        </w:r>
      </w:ins>
      <w:del w:id="90740" w:author="מנוע סמנטי" w:date="2026-10-05T11:39:44Z">
        <w:r w:rsidR="00F63065">
          <w:rPr>
            <w:rtl/>
          </w:rPr>
          <w:delText xml:space="preserve">מתנינן</w:delText>
        </w:r>
      </w:del>
      <w:r w:rsidR="00F63065">
        <w:rPr>
          <w:rtl/>
        </w:rPr>
        <w:t xml:space="preserve"> לה</w:t>
      </w:r>
      <w:r w:rsidR="0057284B">
        <w:rPr>
          <w:rtl/>
        </w:rPr>
        <w:t>.</w:t>
      </w:r>
    </w:p>
    <w:p w14:paraId="561177B9" w14:textId="77777777" w:rsidR="00AA273F" w:rsidRDefault="00F63065" w:rsidP="00C83F7A">
      <w:pPr>
        <w:pStyle w:val="021"/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צדוק </w:t>
      </w:r>
      <w:r w:rsidR="003904D8">
        <w:rPr>
          <w:rFonts w:hint="cs"/>
          <w:rtl/>
        </w:rPr>
        <w:t xml:space="preserve">היה לו בכור, </w:t>
      </w:r>
      <w:r w:rsidR="00AA273F">
        <w:rPr>
          <w:rFonts w:hint="cs"/>
          <w:rtl/>
        </w:rPr>
        <w:t>שם לו שעורים בסלו</w:t>
      </w:r>
      <w:r>
        <w:rPr>
          <w:rtl/>
        </w:rPr>
        <w:t xml:space="preserve"> [נסריה כיילי ערובה ערבה קלופה], </w:t>
      </w:r>
      <w:r w:rsidR="00AA273F">
        <w:rPr>
          <w:rFonts w:hint="cs"/>
          <w:rtl/>
        </w:rPr>
        <w:t xml:space="preserve">וכשאכל נפצעה שפתו </w:t>
      </w:r>
    </w:p>
    <w:p>
      <w:pPr>
        <w:pStyle w:val="38"/>
        <w:rPr>
          <w:ins w:id="99996" w:author="מנוע מכני" w:date="2026-10-05T11:32:12Z"/>
        </w:rPr>
      </w:pPr>
      <w:r>
        <w:t>ב</w:t>
      </w:r>
      <w:r w:rsidR="003904D8">
        <w:t xml:space="preserve">א לפני רבי יהושע </w:t>
      </w:r>
      <w:ins w:id="91825" w:author="מנוע מכני" w:date="2026-10-05T11:32:12Z">
        <w:r>
          <w:t xml:space="preserve">א"ל</w:t>
        </w:r>
      </w:ins>
      <w:del w:id="91826" w:author="מנוע מכני" w:date="2026-10-05T11:32:12Z">
        <w:r w:rsidR="00F63065">
          <w:delText xml:space="preserve">א</w:delText>
        </w:r>
        <w:r w:rsidR="003904D8">
          <w:delText xml:space="preserve">''ל</w:delText>
        </w:r>
      </w:del>
      <w:r w:rsidR="00F63065">
        <w:t xml:space="preserve">:</w:t>
      </w:r>
    </w:p>
    <w:p w14:paraId="772AC846" w14:textId="77777777" w:rsidR="00B874E6" w:rsidRDefault="00AA273F" w:rsidP="00AA273F">
      <w:pPr>
        <w:rPr>
          <w:rtl/>
        </w:rPr>
      </w:pPr>
      <w:del w:id="999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כלום חילקנו בין חבר לעם הארץ?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לו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יהושע: הן</w:t>
      </w:r>
      <w:r w:rsidR="0057284B">
        <w:rPr>
          <w:rtl/>
        </w:rPr>
        <w:t>.</w:t>
      </w:r>
    </w:p>
    <w:p>
      <w:pPr>
        <w:pStyle w:val="38"/>
        <w:rPr>
          <w:ins w:id="99998" w:author="מנוע מכני" w:date="2026-10-05T11:32:12Z"/>
        </w:rPr>
      </w:pPr>
      <w:r>
        <w:t xml:space="preserve">בא לפני </w:t>
      </w:r>
      <w:ins w:id="91827" w:author="מנוע מכני" w:date="2026-10-05T11:32:12Z">
        <w:r>
          <w:t xml:space="preserve">ר"ג</w:t>
        </w:r>
      </w:ins>
      <w:del w:id="91828" w:author="מנוע מכני" w:date="2026-10-05T11:32:12Z">
        <w:r>
          <w:delText xml:space="preserve">ר''ג</w:delText>
        </w:r>
      </w:del>
      <w:r>
        <w:t xml:space="preserve">,</w:t>
      </w:r>
      <w:r w:rsidR="00F63065">
        <w:t xml:space="preserve"> </w:t>
      </w:r>
      <w:ins w:id="91829" w:author="מנוע מכני" w:date="2026-10-05T11:32:12Z">
        <w:r>
          <w:t xml:space="preserve">א"ל</w:t>
        </w:r>
      </w:ins>
      <w:del w:id="91830" w:author="מנוע מכני" w:date="2026-10-05T11:32:12Z">
        <w:r w:rsidR="00F63065">
          <w:delText xml:space="preserve">א</w:delText>
        </w:r>
        <w:r>
          <w:delText xml:space="preserve">''ל</w:delText>
        </w:r>
      </w:del>
      <w:r w:rsidR="00F63065">
        <w:t xml:space="preserve">:</w:t>
      </w:r>
    </w:p>
    <w:p w14:paraId="3F521DFD" w14:textId="77777777" w:rsidR="00AA273F" w:rsidRDefault="003904D8" w:rsidP="003904D8">
      <w:pPr>
        <w:rPr>
          <w:rtl/>
        </w:rPr>
      </w:pPr>
      <w:del w:id="999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חילקנו בין חבר לעם הארץ? </w:t>
      </w:r>
      <w:ins w:id="91831" w:author="מנוע מכני" w:date="2026-10-05T11:32:12Z">
        <w:r>
          <w:rPr>
            <w:rtl/>
          </w:rPr>
          <w:t xml:space="preserve">א"ל</w:t>
        </w:r>
      </w:ins>
      <w:del w:id="91832" w:author="מנוע מכני" w:date="2026-10-05T11:32:12Z">
        <w:r w:rsidR="00F63065">
          <w:rPr>
            <w:rtl/>
          </w:rPr>
          <w:delText xml:space="preserve">א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ins w:id="91833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834" w:author="מנוע מכני" w:date="2026-10-05T11:32:12Z">
        <w:r>
          <w:rPr>
            <w:rFonts w:hint="cs"/>
            <w:rtl/>
          </w:rPr>
          <w:delText xml:space="preserve">ר''ג</w:delText>
        </w:r>
      </w:del>
      <w:r w:rsidR="00F63065">
        <w:rPr>
          <w:rtl/>
        </w:rPr>
        <w:t xml:space="preserve">: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</w:t>
      </w:r>
      <w:ins w:id="96645" w:author="מנוע מכני" w:date="2026-10-05T11:32:12Z">
        <w:r>
          <w:rPr>
            <w:rtl/>
          </w:rPr>
          <w:t xml:space="preserve"> </w:t>
        </w:r>
      </w:ins>
      <w:del w:id="96646" w:author="מנוע מכני" w:date="2026-10-05T11:32:12Z">
        <w:r w:rsidR="00F63065">
          <w:rPr>
            <w:rtl/>
          </w:rPr>
          <w:delText xml:space="preserve"> </w:delText>
        </w:r>
        <w:r w:rsidR="00AA273F">
          <w:rPr>
            <w:rFonts w:hint="cs"/>
            <w:rtl/>
          </w:rPr>
          <w:delText xml:space="preserve"> </w:delText>
        </w:r>
      </w:del>
    </w:p>
    <w:p w14:paraId="4C5556CA" w14:textId="77777777" w:rsidR="003904D8" w:rsidRDefault="003904D8" w:rsidP="003904D8">
      <w:pPr>
        <w:rPr>
          <w:rtl/>
        </w:rPr>
      </w:pPr>
      <w:ins w:id="91835" w:author="מנוע מכני" w:date="2026-10-05T11:32:12Z">
        <w:r>
          <w:rPr>
            <w:rFonts w:hint="cs"/>
            <w:rtl/>
          </w:rPr>
          <w:t xml:space="preserve">א"ל</w:t>
        </w:r>
      </w:ins>
      <w:del w:id="91836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והא </w:t>
      </w:r>
      <w:r>
        <w:rPr>
          <w:rStyle w:val="2fb"/>
          <w:rFonts w:hint="cs"/>
          <w:rtl/>
        </w:rPr>
        <w:t xml:space="preserve">רבי</w:t>
      </w:r>
      <w:r>
        <w:rPr>
          <w:rFonts w:hint="cs"/>
          <w:rtl/>
        </w:rPr>
        <w:t xml:space="preserve"> יהושע </w:t>
      </w:r>
      <w:ins w:id="91837" w:author="מנוע מכני" w:date="2026-10-05T11:32:12Z">
        <w:r>
          <w:rPr>
            <w:rFonts w:hint="cs"/>
            <w:rtl/>
          </w:rPr>
          <w:t xml:space="preserve">א"ל</w:t>
        </w:r>
      </w:ins>
      <w:del w:id="9183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הן </w:t>
      </w:r>
    </w:p>
    <w:p>
      <w:pPr>
        <w:pStyle w:val="38"/>
        <w:rPr>
          <w:ins w:id="100000" w:author="מנוע מכני" w:date="2026-10-05T11:32:12Z"/>
        </w:rPr>
      </w:pPr>
      <w:ins w:id="91839" w:author="מנוע מכני" w:date="2026-10-05T11:32:12Z">
        <w:r>
          <w:t xml:space="preserve">א"ל</w:t>
        </w:r>
      </w:ins>
      <w:del w:id="91840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00EF6219" w14:textId="77777777" w:rsidR="00B874E6" w:rsidRDefault="003904D8" w:rsidP="003904D8">
      <w:pPr>
        <w:rPr>
          <w:rtl/>
        </w:rPr>
      </w:pPr>
      <w:del w:id="1000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המתן עד שיעלו בעלי תריסין לבית המדרש</w:t>
      </w:r>
      <w:r w:rsidR="0057284B">
        <w:rPr>
          <w:rtl/>
        </w:rPr>
        <w:t>.</w:t>
      </w:r>
    </w:p>
    <w:p w14:paraId="7A92FCF8" w14:textId="77777777" w:rsidR="00AA273F" w:rsidRDefault="00F63065" w:rsidP="00C83F7A">
      <w:pPr>
        <w:pStyle w:val="021"/>
        <w:rPr>
          <w:rtl/>
        </w:rPr>
      </w:pPr>
      <w:r>
        <w:rPr>
          <w:rtl/>
        </w:rPr>
        <w:t xml:space="preserve">כיון שנכנסו לבית המדרש, עמד השואל ושאל: כלום חילקנו בין חבר לעם הארץ? </w:t>
      </w: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יהושע: </w:t>
      </w:r>
      <w:ins w:id="93831" w:author="מנוע מכני" w:date="2026-10-05T11:32:12Z">
        <w:r>
          <w:rPr>
            <w:rtl/>
          </w:rPr>
          <w:t xml:space="preserve">לא</w:t>
        </w:r>
      </w:ins>
      <w:del w:id="9383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, </w:t>
      </w:r>
    </w:p>
    <w:p>
      <w:pPr>
        <w:pStyle w:val="38"/>
        <w:rPr>
          <w:ins w:id="100002" w:author="מנוע מכני" w:date="2026-10-05T11:32:12Z"/>
        </w:rPr>
      </w:pPr>
      <w:r>
        <w:t xml:space="preserve">א"ל</w:t>
      </w:r>
      <w:r>
        <w:t xml:space="preserve"> </w:t>
      </w:r>
      <w:ins w:id="92897" w:author="מנוע מכני" w:date="2026-10-05T11:32:12Z">
        <w:r>
          <w:t xml:space="preserve">ר"ג</w:t>
        </w:r>
      </w:ins>
      <w:del w:id="92898" w:author="מנוע מכני" w:date="2026-10-05T11:32:12Z">
        <w:r>
          <w:delText xml:space="preserve">רבן גמליאל</w:delText>
        </w:r>
      </w:del>
      <w:r>
        <w:t xml:space="preserve">:</w:t>
      </w:r>
    </w:p>
    <w:p w14:paraId="73FFB685" w14:textId="77777777" w:rsidR="00AA273F" w:rsidRDefault="00F63065" w:rsidP="00F63065">
      <w:pPr>
        <w:rPr>
          <w:rtl/>
        </w:rPr>
      </w:pPr>
      <w:del w:id="1000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והלא משמך אמרו לי הן, יהושע עמוד על רגליך ויעידו בך! </w:t>
      </w:r>
    </w:p>
    <w:p w14:paraId="3409FE6F" w14:textId="77777777" w:rsidR="00AA273F" w:rsidRDefault="00F63065" w:rsidP="00F63065">
      <w:pPr>
        <w:rPr>
          <w:rtl/>
        </w:rPr>
      </w:pPr>
      <w:r>
        <w:rPr>
          <w:rtl/>
        </w:rPr>
        <w:t xml:space="preserve">עמד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על רגליו ואמר: היאך אעשה, אילמלי אני חי והוא מת יכול החי להכחיש את המת, עכשיו שאני חי והוא חי, היאך חי יכול להכחיש את החי? </w:t>
      </w:r>
    </w:p>
    <w:p w14:paraId="7E72B45F" w14:textId="77777777" w:rsidR="00B874E6" w:rsidRDefault="00F63065" w:rsidP="00C83F7A">
      <w:pPr>
        <w:pStyle w:val="021"/>
        <w:rPr>
          <w:rtl/>
        </w:rPr>
      </w:pPr>
      <w:r>
        <w:rPr>
          <w:rtl/>
        </w:rPr>
        <w:lastRenderedPageBreak/>
        <w:t xml:space="preserve">והיה </w:t>
      </w:r>
      <w:r>
        <w:rPr>
          <w:rStyle w:val="2fb"/>
          <w:rtl/>
        </w:rPr>
        <w:lastRenderedPageBreak/>
        <w:t xml:space="preserve">ר"ג</w:t>
      </w:r>
      <w:r>
        <w:rPr>
          <w:rtl/>
        </w:rPr>
        <w:lastRenderedPageBreak/>
        <w:t xml:space="preserve"> עומד ודורש </w:t>
      </w:r>
      <w:r>
        <w:rPr>
          <w:rStyle w:val="2fb"/>
          <w:rtl/>
        </w:rPr>
        <w:lastRenderedPageBreak/>
        <w:t xml:space="preserve">ור</w:t>
      </w:r>
      <w:ins w:id="91841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1842" w:author="מנוע מכני" w:date="2026-10-05T11:32:12Z">
        <w:r w:rsidR="00AA273F">
          <w:rPr>
            <w:rFonts w:hint="cs"/>
            <w:rtl/>
          </w:rPr>
          <w:delText xml:space="preserve">י''ה</w:delText>
        </w:r>
      </w:del>
      <w:r w:rsidR="00AA273F">
        <w:rPr>
          <w:rFonts w:hint="cs"/>
          <w:rtl/>
        </w:rPr>
        <w:t xml:space="preserve"> </w:t>
      </w:r>
      <w:r>
        <w:rPr>
          <w:rtl/>
        </w:rPr>
        <w:t xml:space="preserve">עומד על רגליו, עד שריננו כל העם ואמרו לחוצפית המתורגמן: </w:t>
      </w:r>
      <w:r w:rsidR="00673A13">
        <w:rPr>
          <w:rFonts w:hint="cs"/>
          <w:rtl/>
        </w:rPr>
        <w:t>שתוק ושתק</w:t>
      </w:r>
      <w:r w:rsidR="0057284B">
        <w:rPr>
          <w:rtl/>
        </w:rPr>
        <w:t>.</w:t>
      </w:r>
    </w:p>
    <w:p w14:paraId="117EAEBB" w14:textId="77777777" w:rsidR="0057284B" w:rsidRDefault="0057284B" w:rsidP="0057284B">
      <w:pPr>
        <w:pStyle w:val="affffd"/>
        <w:jc w:val="center"/>
        <w:rPr>
          <w:rtl/>
        </w:rPr>
        <w:pPrChange w:id="9043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47" w:author="מנוע מכני" w:date="2026-10-05T11:32:12Z">
        <w:r>
          <w:rPr>
            <w:rtl/>
          </w:rPr>
          <w:t xml:space="preserve"> </w:t>
        </w:r>
      </w:ins>
      <w:del w:id="966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49" w:author="מנוע מכני" w:date="2026-10-05T11:32:12Z">
        <w:r>
          <w:rPr>
            <w:rtl/>
          </w:rPr>
          <w:t xml:space="preserve"> </w:t>
        </w:r>
      </w:ins>
      <w:del w:id="966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401E61E" w14:textId="77777777" w:rsidR="00B874E6" w:rsidRDefault="00F63065" w:rsidP="00BE061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7E5F0DB" w14:textId="77777777" w:rsidR="00B874E6" w:rsidRDefault="00F63065" w:rsidP="00BE0613">
      <w:pPr>
        <w:pStyle w:val="afff5"/>
        <w:rPr>
          <w:rtl/>
        </w:rPr>
      </w:pPr>
      <w:r>
        <w:rPr>
          <w:rtl/>
        </w:rPr>
        <w:t>נאמן הכהן לומר: הראיתי בכור זה ובעל מום הוא</w:t>
      </w:r>
      <w:r w:rsidR="0057284B">
        <w:rPr>
          <w:rtl/>
        </w:rPr>
        <w:t>.</w:t>
      </w:r>
    </w:p>
    <w:p w14:paraId="6B55C0DF" w14:textId="77777777" w:rsidR="0057284B" w:rsidRDefault="0057284B" w:rsidP="0057284B">
      <w:pPr>
        <w:pStyle w:val="affffd"/>
        <w:jc w:val="center"/>
        <w:rPr>
          <w:rtl/>
        </w:rPr>
        <w:pPrChange w:id="9043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51" w:author="מנוע מכני" w:date="2026-10-05T11:32:12Z">
        <w:r>
          <w:rPr>
            <w:rtl/>
          </w:rPr>
          <w:t xml:space="preserve"> </w:t>
        </w:r>
      </w:ins>
      <w:del w:id="966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53" w:author="מנוע מכני" w:date="2026-10-05T11:32:12Z">
        <w:r>
          <w:rPr>
            <w:rtl/>
          </w:rPr>
          <w:t xml:space="preserve"> </w:t>
        </w:r>
      </w:ins>
      <w:del w:id="966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004" w:author="מנוע מכני" w:date="2026-10-05T11:32:12Z"/>
        </w:rPr>
      </w:pPr>
      <w:r>
        <w:t xml:space="preserve">ארי</w:t>
      </w:r>
      <w:ins w:id="91843" w:author="מנוע מכני" w:date="2026-10-05T11:32:12Z">
        <w:r>
          <w:t xml:space="preserve">א"ר</w:t>
        </w:r>
      </w:ins>
      <w:del w:id="91844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53D51782" w14:textId="77777777" w:rsidR="00B874E6" w:rsidRDefault="00076B01" w:rsidP="0035010D">
      <w:pPr>
        <w:pStyle w:val="021"/>
        <w:rPr>
          <w:rtl/>
        </w:rPr>
      </w:pPr>
      <w:del w:id="1000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נאמן הכהן לומר בכור זה נתן לי ישראל במומו</w:t>
      </w:r>
      <w:r w:rsidR="0057284B">
        <w:rPr>
          <w:rtl/>
        </w:rPr>
        <w:t>.</w:t>
      </w:r>
      <w:r>
        <w:rPr>
          <w:rFonts w:hint="cs"/>
          <w:rtl/>
        </w:rPr>
        <w:t xml:space="preserve"> ד</w:t>
      </w:r>
      <w:r w:rsidR="0035010D">
        <w:rPr>
          <w:rtl/>
        </w:rPr>
        <w:t xml:space="preserve">כל </w:t>
      </w:r>
      <w:ins w:id="93833" w:author="מנוע מכני" w:date="2026-10-05T11:32:12Z">
        <w:r>
          <w:rPr>
            <w:rtl/>
          </w:rPr>
          <w:t xml:space="preserve">דבר</w:t>
        </w:r>
      </w:ins>
      <w:del w:id="93834" w:author="מנוע מכני" w:date="2026-10-05T11:32:12Z">
        <w:r w:rsidR="0035010D">
          <w:rPr>
            <w:rtl/>
          </w:rPr>
          <w:delText xml:space="preserve">מילתא</w:delText>
        </w:r>
      </w:del>
      <w:r w:rsidR="0035010D">
        <w:rPr>
          <w:rtl/>
        </w:rPr>
        <w:t xml:space="preserve"> דעבידא לאיגלויי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משקרי בה </w:t>
      </w:r>
      <w:ins w:id="98551" w:author="מנוע מכני" w:date="2026-10-05T11:32:12Z">
        <w:r>
          <w:rPr>
            <w:rtl/>
          </w:rPr>
          <w:t xml:space="preserve">אנשים</w:t>
        </w:r>
      </w:ins>
      <w:del w:id="98552" w:author="מנוע מכני" w:date="2026-10-05T11:32:12Z">
        <w:r w:rsidR="00F63065">
          <w:rPr>
            <w:rtl/>
          </w:rPr>
          <w:delText xml:space="preserve">אינשי</w:delText>
        </w:r>
      </w:del>
      <w:r w:rsidR="0057284B">
        <w:rPr>
          <w:rtl/>
        </w:rPr>
        <w:t>.</w:t>
      </w:r>
    </w:p>
    <w:p>
      <w:pPr>
        <w:pStyle w:val="38"/>
        <w:rPr>
          <w:ins w:id="100006" w:author="מנוע מכני" w:date="2026-10-05T11:32:12Z"/>
        </w:rPr>
      </w:pPr>
      <w:r>
        <w:t xml:space="preserve">א</w:t>
      </w:r>
      <w:ins w:id="91845" w:author="מנוע מכני" w:date="2026-10-05T11:32:12Z">
        <w:r>
          <w:t xml:space="preserve">ר"א</w:t>
        </w:r>
      </w:ins>
      <w:del w:id="9184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0F3B0AB" w14:textId="77777777" w:rsidR="00076B01" w:rsidRDefault="00076B01" w:rsidP="00076B01">
      <w:pPr>
        <w:rPr>
          <w:rtl/>
        </w:rPr>
      </w:pPr>
      <w:del w:id="1000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אנן </w:t>
      </w:r>
      <w:ins w:id="93835" w:author="מנוע מכני" w:date="2026-10-05T11:32:12Z">
        <w:r>
          <w:rPr>
            <w:rtl/>
          </w:rPr>
          <w:t xml:space="preserve">גם</w:t>
        </w:r>
      </w:ins>
      <w:del w:id="9383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תנינא נאמן הכהן לומר הראיתי בכור זה ובעל מום הוא, </w:t>
      </w:r>
    </w:p>
    <w:p w14:paraId="0FCD4CD1" w14:textId="77777777" w:rsidR="00076B01" w:rsidRDefault="00F63065" w:rsidP="00076B01">
      <w:pPr>
        <w:rPr>
          <w:rtl/>
        </w:rPr>
      </w:pPr>
      <w:ins w:id="93841" w:author="מנוע מכני" w:date="2026-10-05T11:32:12Z">
        <w:r>
          <w:rPr>
            <w:rtl/>
          </w:rPr>
          <w:t xml:space="preserve">לא</w:t>
        </w:r>
      </w:ins>
      <w:del w:id="938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משום </w:t>
      </w:r>
      <w:ins w:id="93837" w:author="מנוע מכני" w:date="2026-10-05T11:32:12Z">
        <w:r>
          <w:rPr>
            <w:rtl/>
          </w:rPr>
          <w:t xml:space="preserve">דאומרים</w:t>
        </w:r>
      </w:ins>
      <w:del w:id="93838" w:author="מנוע מכני" w:date="2026-10-05T11:32:12Z">
        <w:r>
          <w:rPr>
            <w:rtl/>
          </w:rPr>
          <w:delText xml:space="preserve">דאמרינן</w:delText>
        </w:r>
      </w:del>
      <w:r>
        <w:rPr>
          <w:rtl/>
        </w:rPr>
        <w:t xml:space="preserve"> כל </w:t>
      </w:r>
      <w:ins w:id="93839" w:author="מנוע מכני" w:date="2026-10-05T11:32:12Z">
        <w:r>
          <w:rPr>
            <w:rtl/>
          </w:rPr>
          <w:t xml:space="preserve">דבר</w:t>
        </w:r>
      </w:ins>
      <w:del w:id="93840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 דעבידא לאיגלויי </w:t>
      </w:r>
      <w:r>
        <w:rPr>
          <w:rtl/>
        </w:rPr>
        <w:t xml:space="preserve">לא</w:t>
      </w:r>
      <w:r>
        <w:rPr>
          <w:rtl/>
        </w:rPr>
        <w:t xml:space="preserve"> משקרי בה </w:t>
      </w:r>
      <w:ins w:id="98553" w:author="מנוע מכני" w:date="2026-10-05T11:32:12Z">
        <w:r>
          <w:rPr>
            <w:rtl/>
          </w:rPr>
          <w:t xml:space="preserve">אנשים</w:t>
        </w:r>
      </w:ins>
      <w:del w:id="98554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? </w:t>
      </w:r>
    </w:p>
    <w:p w14:paraId="5208A659" w14:textId="77777777" w:rsidR="00B874E6" w:rsidRDefault="00F63065" w:rsidP="00076B01">
      <w:pPr>
        <w:rPr>
          <w:rtl/>
        </w:rPr>
      </w:pPr>
      <w:ins w:id="93843" w:author="מנוע מכני" w:date="2026-10-05T11:32:12Z">
        <w:r>
          <w:rPr>
            <w:rtl/>
          </w:rPr>
          <w:t xml:space="preserve">שם</w:t>
        </w:r>
      </w:ins>
      <w:del w:id="93844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- דקדשים בחוץ </w:t>
      </w:r>
      <w:r>
        <w:rPr>
          <w:rtl/>
        </w:rPr>
        <w:t xml:space="preserve">לא</w:t>
      </w:r>
      <w:r>
        <w:rPr>
          <w:rtl/>
        </w:rPr>
        <w:t xml:space="preserve"> אכיל, אבל </w:t>
      </w:r>
      <w:ins w:id="93845" w:author="מנוע מכני" w:date="2026-10-05T11:32:12Z">
        <w:r>
          <w:rPr>
            <w:rtl/>
          </w:rPr>
          <w:t xml:space="preserve">כאן</w:t>
        </w:r>
      </w:ins>
      <w:del w:id="93846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כיון דחשידי - חשידי</w:t>
      </w:r>
      <w:r w:rsidR="0057284B">
        <w:rPr>
          <w:rtl/>
        </w:rPr>
        <w:t>.</w:t>
      </w:r>
    </w:p>
    <w:p>
      <w:pPr>
        <w:pStyle w:val="38"/>
        <w:rPr>
          <w:ins w:id="100008" w:author="מנוע מכני" w:date="2026-10-05T11:32:12Z"/>
        </w:rPr>
      </w:pPr>
      <w:r>
        <w:t xml:space="preserve">מתיב רב שיזבי:</w:t>
      </w:r>
    </w:p>
    <w:p w14:paraId="30E2758E" w14:textId="77777777" w:rsidR="00076B01" w:rsidRDefault="00F63065" w:rsidP="00F63065">
      <w:pPr>
        <w:rPr>
          <w:rtl/>
        </w:rPr>
      </w:pPr>
      <w:del w:id="1000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האומר למי שאין נאמן על המעשר קח לי ממי שהוא נאמן או ממי שהוא מעשר - אינו נאמן, </w:t>
      </w:r>
      <w:ins w:id="95145" w:author="מנוע מכני" w:date="2026-10-05T11:32:12Z">
        <w:r>
          <w:rPr>
            <w:rtl/>
          </w:rPr>
          <w:t xml:space="preserve">למה</w:t>
        </w:r>
      </w:ins>
      <w:del w:id="95146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? נימא: כל </w:t>
      </w:r>
      <w:ins w:id="93847" w:author="מנוע מכני" w:date="2026-10-05T11:32:12Z">
        <w:r>
          <w:rPr>
            <w:rtl/>
          </w:rPr>
          <w:t xml:space="preserve">דבר</w:t>
        </w:r>
      </w:ins>
      <w:del w:id="93848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 דעבידא לאיגלויי - </w:t>
      </w:r>
      <w:r>
        <w:rPr>
          <w:rtl/>
        </w:rPr>
        <w:t xml:space="preserve">לא</w:t>
      </w:r>
      <w:r>
        <w:rPr>
          <w:rtl/>
        </w:rPr>
        <w:t xml:space="preserve"> משקרי בה </w:t>
      </w:r>
      <w:ins w:id="98555" w:author="מנוע מכני" w:date="2026-10-05T11:32:12Z">
        <w:r>
          <w:rPr>
            <w:rtl/>
          </w:rPr>
          <w:t xml:space="preserve">אנשים</w:t>
        </w:r>
      </w:ins>
      <w:del w:id="98556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! </w:t>
      </w:r>
    </w:p>
    <w:p w14:paraId="7AC49E87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שאני </w:t>
      </w:r>
      <w:ins w:id="93849" w:author="מנוע מכני" w:date="2026-10-05T11:32:12Z">
        <w:r>
          <w:rPr>
            <w:rtl/>
          </w:rPr>
          <w:t xml:space="preserve">שם</w:t>
        </w:r>
      </w:ins>
      <w:del w:id="9385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</w:t>
      </w:r>
      <w:ins w:id="96655" w:author="מנוע מכני" w:date="2026-10-05T11:32:12Z">
        <w:r>
          <w:rPr>
            <w:rtl/>
          </w:rPr>
          <w:t xml:space="preserve"> </w:t>
        </w:r>
      </w:ins>
      <w:del w:id="96656" w:author="מנוע מכני" w:date="2026-10-05T11:32:12Z">
        <w:r>
          <w:rPr>
            <w:rtl/>
          </w:rPr>
          <w:delText xml:space="preserve">  </w:delText>
        </w:r>
      </w:del>
      <w:ins w:id="95149" w:author="מנוע מכני" w:date="2026-10-05T11:32:12Z">
        <w:r>
          <w:rPr>
            <w:rtl/>
          </w:rPr>
          <w:t xml:space="preserve">דיש</w:t>
        </w:r>
      </w:ins>
      <w:del w:id="95150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147" w:author="מנוע מכני" w:date="2026-10-05T11:32:12Z">
        <w:r>
          <w:rPr>
            <w:rtl/>
          </w:rPr>
          <w:t xml:space="preserve">לו</w:t>
        </w:r>
      </w:ins>
      <w:del w:id="951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לאשתמוטי</w:t>
      </w:r>
      <w:r w:rsidR="0057284B">
        <w:rPr>
          <w:rtl/>
        </w:rPr>
        <w:t>.</w:t>
      </w:r>
    </w:p>
    <w:p w14:paraId="640287FE" w14:textId="77777777" w:rsidR="00076B01" w:rsidRDefault="00076B01" w:rsidP="00076B01">
      <w:pPr>
        <w:pStyle w:val="afff0"/>
        <w:framePr w:wrap="around"/>
        <w:rPr>
          <w:rtl/>
        </w:rPr>
      </w:pPr>
      <w:r>
        <w:rPr>
          <w:rFonts w:hint="cs"/>
          <w:rtl/>
        </w:rPr>
        <w:t>לו:</w:t>
      </w:r>
    </w:p>
    <w:p w14:paraId="50280B4A" w14:textId="77777777" w:rsidR="00B874E6" w:rsidRDefault="00F63065" w:rsidP="00F63065">
      <w:pPr>
        <w:rPr>
          <w:rtl/>
        </w:rPr>
      </w:pPr>
      <w:r>
        <w:rPr>
          <w:rtl/>
        </w:rPr>
        <w:t xml:space="preserve">סיפא ודאי מסייעא </w:t>
      </w:r>
      <w:ins w:id="95151" w:author="מנוע מכני" w:date="2026-10-05T11:32:12Z">
        <w:r>
          <w:rPr>
            <w:rtl/>
          </w:rPr>
          <w:t xml:space="preserve">לו</w:t>
        </w:r>
      </w:ins>
      <w:del w:id="951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מאיש פלוני - הרי זה נאמן</w:t>
      </w:r>
      <w:r w:rsidR="0057284B">
        <w:rPr>
          <w:rtl/>
        </w:rPr>
        <w:t>.</w:t>
      </w:r>
    </w:p>
    <w:p w14:paraId="2B4604EE" w14:textId="77777777" w:rsidR="00076B01" w:rsidRDefault="00F63065" w:rsidP="00076B01">
      <w:pPr>
        <w:rPr>
          <w:rtl/>
        </w:rPr>
      </w:pPr>
      <w:ins w:id="93851" w:author="מנוע מכני" w:date="2026-10-05T11:32:12Z">
        <w:r>
          <w:rPr>
            <w:rtl/>
          </w:rPr>
          <w:t xml:space="preserve">שם</w:t>
        </w:r>
      </w:ins>
      <w:del w:id="9385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 כיון </w:t>
      </w:r>
      <w:ins w:id="95155" w:author="מנוע מכני" w:date="2026-10-05T11:32:12Z">
        <w:r>
          <w:rPr>
            <w:rtl/>
          </w:rPr>
          <w:t xml:space="preserve">דיש</w:t>
        </w:r>
      </w:ins>
      <w:del w:id="95156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153" w:author="מנוע מכני" w:date="2026-10-05T11:32:12Z">
        <w:r>
          <w:rPr>
            <w:rtl/>
          </w:rPr>
          <w:t xml:space="preserve">לו</w:t>
        </w:r>
      </w:ins>
      <w:del w:id="9515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תובע מירתת </w:t>
      </w:r>
    </w:p>
    <w:p>
      <w:pPr>
        <w:pStyle w:val="38"/>
        <w:rPr>
          <w:ins w:id="100010" w:author="מנוע מכני" w:date="2026-10-05T11:32:12Z"/>
        </w:rPr>
      </w:pPr>
      <w:r>
        <w:t xml:space="preserve">ארי</w:t>
      </w:r>
      <w:ins w:id="91847" w:author="מנוע מכני" w:date="2026-10-05T11:32:12Z">
        <w:r>
          <w:t xml:space="preserve">ב"א</w:t>
        </w:r>
      </w:ins>
      <w:del w:id="91848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3837D948" w14:textId="77777777" w:rsidR="00076B01" w:rsidRDefault="00076B01" w:rsidP="00076B01">
      <w:pPr>
        <w:rPr>
          <w:rtl/>
        </w:rPr>
      </w:pPr>
      <w:del w:id="100011" w:author="מנוע מכני" w:date="2026-10-05T11:32:12Z">
        <w:r w:rsidR="00F63065">
          <w:rPr>
            <w:rtl/>
          </w:rPr>
          <w:delText xml:space="preserve"> </w:delText>
        </w:r>
      </w:del>
      <w:ins w:id="97585" w:author="מנוע מכני" w:date="2026-10-05T11:32:12Z">
        <w:r>
          <w:rPr>
            <w:rtl/>
          </w:rPr>
          <w:t xml:space="preserve">מנין</w:t>
        </w:r>
      </w:ins>
      <w:del w:id="97586" w:author="מנוע מכני" w:date="2026-10-05T11:32:12Z">
        <w:r w:rsidR="00F63065">
          <w:rPr>
            <w:rtl/>
          </w:rPr>
          <w:delText xml:space="preserve">מנא</w:delText>
        </w:r>
      </w:del>
      <w:r w:rsidR="00F63065">
        <w:rPr>
          <w:rtl/>
        </w:rPr>
        <w:t xml:space="preserve"> </w:t>
      </w:r>
      <w:ins w:id="95157" w:author="מנוע מכני" w:date="2026-10-05T11:32:12Z">
        <w:r>
          <w:rPr>
            <w:rtl/>
          </w:rPr>
          <w:t xml:space="preserve">לו</w:t>
        </w:r>
      </w:ins>
      <w:del w:id="9515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ליהודה הא? </w:t>
      </w:r>
      <w:ins w:id="98557" w:author="מנוע מכני" w:date="2026-10-05T11:32:12Z">
        <w:r>
          <w:rPr>
            <w:rtl/>
          </w:rPr>
          <w:t xml:space="preserve">אני</w:t>
        </w:r>
      </w:ins>
      <w:del w:id="98558" w:author="מנוע מכני" w:date="2026-10-05T11:32:12Z">
        <w:r w:rsidR="00F63065">
          <w:rPr>
            <w:rtl/>
          </w:rPr>
          <w:delText xml:space="preserve">אנא</w:delText>
        </w:r>
      </w:del>
      <w:r w:rsidR="00F63065">
        <w:rPr>
          <w:rtl/>
        </w:rPr>
        <w:t xml:space="preserve"> בגידול קבעתיה, וגידול קבע בדידיה, </w:t>
      </w:r>
    </w:p>
    <w:p w14:paraId="5197692F" w14:textId="77777777" w:rsidR="00B874E6" w:rsidRDefault="00F63065" w:rsidP="00076B01">
      <w:pPr>
        <w:rPr>
          <w:rtl/>
        </w:rPr>
      </w:pPr>
      <w:ins w:id="95161" w:author="מנוע מכני" w:date="2026-10-05T11:32:12Z">
        <w:r>
          <w:rPr>
            <w:rtl/>
          </w:rPr>
          <w:t xml:space="preserve">וכך</w:t>
        </w:r>
      </w:ins>
      <w:del w:id="95162" w:author="מנוע מכני" w:date="2026-10-05T11:32:12Z">
        <w:r>
          <w:rPr>
            <w:rtl/>
          </w:rPr>
          <w:delText xml:space="preserve">והכי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>
        <w:rPr>
          <w:rtl/>
        </w:rPr>
        <w:t xml:space="preserve">: נאמן ישראל לומר בכור זה נתתי לכהן במומו ישראל - פשיטא! </w:t>
      </w:r>
      <w:r>
        <w:rPr>
          <w:rtl/>
        </w:rPr>
        <w:t xml:space="preserve">לא</w:t>
      </w:r>
      <w:r>
        <w:rPr>
          <w:rtl/>
        </w:rPr>
        <w:t xml:space="preserve"> צריך - בקטן והגדיל, מהו דתימא </w:t>
      </w:r>
      <w:r>
        <w:rPr>
          <w:rtl/>
        </w:rPr>
        <w:t xml:space="preserve">לא</w:t>
      </w:r>
      <w:r>
        <w:rPr>
          <w:rtl/>
        </w:rPr>
        <w:t xml:space="preserve"> קים </w:t>
      </w:r>
      <w:ins w:id="95159" w:author="מנוע מכני" w:date="2026-10-05T11:32:12Z">
        <w:r>
          <w:rPr>
            <w:rtl/>
          </w:rPr>
          <w:t xml:space="preserve">לו</w:t>
        </w:r>
      </w:ins>
      <w:del w:id="9516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38AB1B99" w14:textId="77777777" w:rsidR="00B874E6" w:rsidRDefault="00F63065" w:rsidP="00F63065">
      <w:pPr>
        <w:rPr>
          <w:rtl/>
        </w:rPr>
      </w:pPr>
      <w:r>
        <w:rPr>
          <w:rtl/>
        </w:rPr>
        <w:t xml:space="preserve">בסורא מתנו כלשנא בתרא, בפומבדיתא כלשנא </w:t>
      </w:r>
      <w:ins w:id="97587" w:author="מנוע מכני" w:date="2026-10-05T11:32:12Z">
        <w:r>
          <w:rPr>
            <w:rtl/>
          </w:rPr>
          <w:t xml:space="preserve">ראשון</w:t>
        </w:r>
      </w:ins>
      <w:del w:id="97588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, והלכתא: </w:t>
      </w:r>
      <w:ins w:id="92899" w:author="מנוע מכני" w:date="2026-10-05T11:32:12Z">
        <w:r>
          <w:rPr>
            <w:rtl/>
          </w:rPr>
          <w:t xml:space="preserve">אפי'</w:t>
        </w:r>
      </w:ins>
      <w:del w:id="92900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כלשנא </w:t>
      </w:r>
      <w:ins w:id="97589" w:author="מנוע מכני" w:date="2026-10-05T11:32:12Z">
        <w:r>
          <w:rPr>
            <w:rtl/>
          </w:rPr>
          <w:t xml:space="preserve">ראשון</w:t>
        </w:r>
      </w:ins>
      <w:del w:id="97590" w:author="מנוע מכני" w:date="2026-10-05T11:32:12Z">
        <w:r>
          <w:rPr>
            <w:rtl/>
          </w:rPr>
          <w:delText xml:space="preserve">קמא</w:delText>
        </w:r>
      </w:del>
      <w:r w:rsidR="0057284B">
        <w:rPr>
          <w:rtl/>
        </w:rPr>
        <w:t>.</w:t>
      </w:r>
    </w:p>
    <w:p w14:paraId="174E8929" w14:textId="77777777" w:rsidR="00076B01" w:rsidRDefault="00076B01" w:rsidP="00F63065">
      <w:pPr>
        <w:rPr>
          <w:del w:id="90623" w:author="מנוע עיצוב" w:date="2026-10-05T11:33:53Z"/>
          <w:rtl/>
        </w:rPr>
      </w:pPr>
    </w:p>
    <w:p w14:paraId="3AF0B5CC" w14:textId="77777777" w:rsidR="00076B01" w:rsidRDefault="00F63065" w:rsidP="00076B01">
      <w:pPr>
        <w:rPr>
          <w:rtl/>
        </w:rPr>
      </w:pPr>
      <w:r>
        <w:rPr>
          <w:rStyle w:val="2fb"/>
          <w:rtl/>
        </w:rPr>
        <w:t xml:space="preserve">רפרם</w:t>
      </w:r>
      <w:r>
        <w:rPr>
          <w:rtl/>
        </w:rPr>
        <w:t xml:space="preserve"> בפומבדיתא </w:t>
      </w:r>
      <w:r w:rsidR="00076B01">
        <w:rPr>
          <w:rFonts w:hint="cs"/>
          <w:rtl/>
        </w:rPr>
        <w:t xml:space="preserve">היה לו בכור ונתנו לכהן בלא מום, הלך ועשה בו מום יום אחד חלש בעינו בא לפניו </w:t>
      </w:r>
      <w:ins w:id="91849" w:author="מנוע מכני" w:date="2026-10-05T11:32:12Z">
        <w:r>
          <w:rPr>
            <w:rFonts w:hint="cs"/>
            <w:rtl/>
          </w:rPr>
          <w:t xml:space="preserve">א"ל</w:t>
        </w:r>
      </w:ins>
      <w:del w:id="91850" w:author="מנוע מכני" w:date="2026-10-05T11:32:12Z">
        <w:r w:rsidR="00076B01">
          <w:rPr>
            <w:rFonts w:hint="cs"/>
            <w:rtl/>
          </w:rPr>
          <w:delText xml:space="preserve">א''ל</w:delText>
        </w:r>
      </w:del>
      <w:r w:rsidR="00076B01">
        <w:rPr>
          <w:rFonts w:hint="cs"/>
          <w:rtl/>
        </w:rPr>
        <w:t xml:space="preserve"> בכור זה נתן ללי ישראל במומו, פתח לעינו בכח וראה בשקרו </w:t>
      </w:r>
    </w:p>
    <w:p w14:paraId="3F7B2D06" w14:textId="77777777" w:rsidR="00B874E6" w:rsidRDefault="00076B01" w:rsidP="00076B01">
      <w:pPr>
        <w:rPr>
          <w:rtl/>
        </w:rPr>
      </w:pPr>
      <w:r>
        <w:rPr>
          <w:rtl/>
        </w:rPr>
        <w:tab/>
      </w:r>
      <w:ins w:id="91851" w:author="מנוע מכני" w:date="2026-10-05T11:32:12Z">
        <w:r>
          <w:rPr>
            <w:rFonts w:hint="cs"/>
            <w:rtl/>
          </w:rPr>
          <w:t xml:space="preserve">א"ל</w:t>
        </w:r>
      </w:ins>
      <w:del w:id="9185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אני נתתי לך אותו </w:t>
      </w:r>
      <w:r w:rsidR="00F63065">
        <w:rPr>
          <w:rtl/>
        </w:rPr>
        <w:t xml:space="preserve">ואפ"ה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חש לה </w:t>
      </w:r>
      <w:ins w:id="93853" w:author="מנוע מכני" w:date="2026-10-05T11:32:12Z">
        <w:r>
          <w:rPr>
            <w:rtl/>
          </w:rPr>
          <w:t xml:space="preserve">לדבר</w:t>
        </w:r>
      </w:ins>
      <w:del w:id="93854" w:author="מנוע מכני" w:date="2026-10-05T11:32:12Z">
        <w:r w:rsidR="00F63065">
          <w:rPr>
            <w:rtl/>
          </w:rPr>
          <w:delText xml:space="preserve">למילתא</w:delText>
        </w:r>
      </w:del>
      <w:r w:rsidR="00F63065">
        <w:rPr>
          <w:rtl/>
        </w:rPr>
        <w:t xml:space="preserve">, </w:t>
      </w:r>
      <w:ins w:id="95163" w:author="מנוע מכני" w:date="2026-10-05T11:32:12Z">
        <w:r>
          <w:rPr>
            <w:rtl/>
          </w:rPr>
          <w:t xml:space="preserve">זה</w:t>
        </w:r>
      </w:ins>
      <w:del w:id="95164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הוא דחציף - כ"ע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חציפי</w:t>
      </w:r>
      <w:r w:rsidR="0057284B">
        <w:rPr>
          <w:rtl/>
        </w:rPr>
        <w:t>.</w:t>
      </w:r>
    </w:p>
    <w:p w14:paraId="737B17D1" w14:textId="77777777" w:rsidR="00076B01" w:rsidRDefault="00076B01" w:rsidP="00C83F7A">
      <w:pPr>
        <w:pStyle w:val="011"/>
        <w:rPr>
          <w:rtl/>
        </w:rPr>
      </w:pPr>
      <w:r>
        <w:rPr>
          <w:rFonts w:hint="cs"/>
          <w:rtl/>
        </w:rPr>
        <w:t xml:space="preserve">אותו </w:t>
      </w:r>
      <w:r w:rsidR="00F63065">
        <w:rPr>
          <w:rtl/>
        </w:rPr>
        <w:t xml:space="preserve">שרוע </w:t>
      </w:r>
      <w:r>
        <w:rPr>
          <w:rFonts w:hint="cs"/>
          <w:rtl/>
        </w:rPr>
        <w:t>שבא לפני</w:t>
      </w:r>
      <w:r>
        <w:rPr>
          <w:rtl/>
        </w:rPr>
        <w:t xml:space="preserve"> </w:t>
      </w:r>
      <w:r>
        <w:rPr>
          <w:rStyle w:val="2fb"/>
          <w:rtl/>
        </w:rPr>
        <w:t xml:space="preserve">דרב אשי</w:t>
      </w:r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: </w:t>
      </w:r>
      <w:ins w:id="95165" w:author="מנוע מכני" w:date="2026-10-05T11:32:12Z">
        <w:r>
          <w:rPr>
            <w:rtl/>
          </w:rPr>
          <w:t xml:space="preserve">למה</w:t>
        </w:r>
      </w:ins>
      <w:del w:id="95166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 ניחוש </w:t>
      </w:r>
      <w:ins w:id="97909" w:author="מנוע מכני" w:date="2026-10-05T11:32:12Z">
        <w:r>
          <w:rPr>
            <w:rtl/>
          </w:rPr>
          <w:t xml:space="preserve">אם </w:t>
        </w:r>
      </w:ins>
      <w:del w:id="9791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כהן הוא </w:t>
      </w:r>
      <w:ins w:id="97911" w:author="מנוע מכני" w:date="2026-10-05T11:32:12Z">
        <w:r>
          <w:rPr>
            <w:rtl/>
          </w:rPr>
          <w:t xml:space="preserve">אם </w:t>
        </w:r>
      </w:ins>
      <w:del w:id="9791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ישראל הוא </w:t>
      </w:r>
      <w:r w:rsidR="00F63065">
        <w:rPr>
          <w:rtl/>
        </w:rPr>
        <w:t>הרי בכור ומומו עמו</w:t>
      </w:r>
      <w:ins w:id="96657" w:author="מנוע מכני" w:date="2026-10-05T11:32:12Z">
        <w:r>
          <w:rPr>
            <w:rtl/>
          </w:rPr>
          <w:t xml:space="preserve">,</w:t>
        </w:r>
      </w:ins>
      <w:del w:id="9665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012" w:author="מנוע מכני" w:date="2026-10-05T11:32:12Z"/>
        </w:rPr>
      </w:pPr>
      <w:del w:id="100978" w:author="מנוע מכני" w:date="2026-10-05T11:32:12Z">
        <w:r>
          <w:delText xml:space="preserve">א"ל </w:delText>
        </w:r>
      </w:del>
      <w:r>
        <w:t xml:space="preserve">רבינא לרב אשי:</w:t>
      </w:r>
    </w:p>
    <w:p w14:paraId="544DA88E" w14:textId="77777777" w:rsidR="00076B01" w:rsidRDefault="00F63065" w:rsidP="00076B01">
      <w:pPr>
        <w:rPr>
          <w:rtl/>
        </w:rPr>
      </w:pPr>
      <w:del w:id="100013" w:author="מנוע מכני" w:date="2026-10-05T11:32:12Z">
        <w:r>
          <w:rPr>
            <w:rtl/>
          </w:rPr>
          <w:delText xml:space="preserve"> </w:delText>
        </w:r>
      </w:del>
      <w:ins w:id="95167" w:author="מנוע מכני" w:date="2026-10-05T11:32:12Z">
        <w:r>
          <w:rPr>
            <w:rtl/>
          </w:rPr>
          <w:t xml:space="preserve">ושמא</w:t>
        </w:r>
      </w:ins>
      <w:del w:id="95168" w:author="מנוע מכני" w:date="2026-10-05T11:32:12Z">
        <w:r>
          <w:rPr>
            <w:rtl/>
          </w:rPr>
          <w:delText xml:space="preserve">ודלמא</w:delText>
        </w:r>
      </w:del>
      <w:r>
        <w:rPr>
          <w:rtl/>
        </w:rPr>
        <w:t xml:space="preserve"> ישראל הוא, </w:t>
      </w:r>
      <w:r>
        <w:rPr>
          <w:rStyle w:val="2fb"/>
          <w:rtl/>
        </w:rPr>
        <w:t xml:space="preserve">וא</w:t>
      </w:r>
      <w:ins w:id="918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854" w:author="מנוע מכני" w:date="2026-10-05T11:32:12Z">
        <w:r w:rsidR="00076B01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: אין רואין בכור ישראל אלא </w:t>
      </w:r>
      <w:r>
        <w:rPr>
          <w:rtl/>
        </w:rPr>
        <w:t xml:space="preserve">א"כ</w:t>
      </w:r>
      <w:r>
        <w:rPr>
          <w:rtl/>
        </w:rPr>
        <w:t xml:space="preserve"> כהן עמו! </w:t>
      </w:r>
    </w:p>
    <w:p>
      <w:pPr>
        <w:pStyle w:val="38"/>
        <w:rPr>
          <w:ins w:id="100014" w:author="מנוע מכני" w:date="2026-10-05T11:32:12Z"/>
        </w:rPr>
      </w:pPr>
      <w:r>
        <w:t xml:space="preserve">א"ל</w:t>
      </w:r>
      <w:r>
        <w:t xml:space="preserve">:</w:t>
      </w:r>
    </w:p>
    <w:p w14:paraId="424844B3" w14:textId="77777777" w:rsidR="00076B01" w:rsidRDefault="00F63065" w:rsidP="002660F4">
      <w:pPr>
        <w:rPr>
          <w:rtl/>
        </w:rPr>
      </w:pPr>
      <w:del w:id="100015" w:author="מנוע מכני" w:date="2026-10-05T11:32:12Z">
        <w:r>
          <w:rPr>
            <w:rtl/>
          </w:rPr>
          <w:delText xml:space="preserve"> </w:delText>
        </w:r>
      </w:del>
      <w:ins w:id="95171" w:author="מנוע מכני" w:date="2026-10-05T11:32:12Z">
        <w:r>
          <w:rPr>
            <w:rtl/>
          </w:rPr>
          <w:t xml:space="preserve">כך</w:t>
        </w:r>
      </w:ins>
      <w:del w:id="9517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5169" w:author="מנוע מכני" w:date="2026-10-05T11:32:12Z">
        <w:r>
          <w:rPr>
            <w:rtl/>
          </w:rPr>
          <w:t xml:space="preserve">עכשיו</w:t>
        </w:r>
      </w:ins>
      <w:del w:id="95170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! </w:t>
      </w:r>
      <w:ins w:id="93855" w:author="מנוע מכני" w:date="2026-10-05T11:32:12Z">
        <w:r>
          <w:rPr>
            <w:rtl/>
          </w:rPr>
          <w:t xml:space="preserve">שם</w:t>
        </w:r>
      </w:ins>
      <w:del w:id="93856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, נהי דקדשים בחוץ </w:t>
      </w:r>
      <w:r>
        <w:rPr>
          <w:rtl/>
        </w:rPr>
        <w:t xml:space="preserve">לא</w:t>
      </w:r>
      <w:r>
        <w:rPr>
          <w:rtl/>
        </w:rPr>
        <w:t xml:space="preserve"> אכיל </w:t>
      </w:r>
      <w:r w:rsidR="002660F4">
        <w:rPr>
          <w:rtl/>
        </w:rPr>
        <w:t>–</w:t>
      </w:r>
      <w:r>
        <w:rPr>
          <w:rtl/>
        </w:rPr>
        <w:t xml:space="preserve"> אממונ</w:t>
      </w:r>
      <w:r w:rsidR="002660F4">
        <w:rPr>
          <w:rFonts w:hint="cs"/>
          <w:rtl/>
        </w:rPr>
        <w:t>ו דכהן חשוד</w:t>
      </w:r>
      <w:r>
        <w:rPr>
          <w:rtl/>
        </w:rPr>
        <w:t xml:space="preserve">, </w:t>
      </w:r>
    </w:p>
    <w:p w14:paraId="69805D31" w14:textId="77777777" w:rsidR="00076B01" w:rsidRDefault="00F63065" w:rsidP="002660F4">
      <w:pPr>
        <w:rPr>
          <w:rtl/>
        </w:rPr>
      </w:pPr>
      <w:ins w:id="93857" w:author="מנוע מכני" w:date="2026-10-05T11:32:12Z">
        <w:r>
          <w:rPr>
            <w:rtl/>
          </w:rPr>
          <w:t xml:space="preserve">כאן</w:t>
        </w:r>
      </w:ins>
      <w:del w:id="93858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, </w:t>
      </w:r>
      <w:r w:rsidR="002660F4">
        <w:rPr>
          <w:rFonts w:hint="cs"/>
          <w:rtl/>
        </w:rPr>
        <w:t xml:space="preserve">הא </w:t>
      </w:r>
      <w:r>
        <w:rPr>
          <w:rtl/>
        </w:rPr>
        <w:t>ידע דמום מ</w:t>
      </w:r>
      <w:r w:rsidR="002660F4">
        <w:rPr>
          <w:rtl/>
        </w:rPr>
        <w:t>ובהק הוא,</w:t>
      </w:r>
      <w:r w:rsidR="002660F4">
        <w:rPr>
          <w:rFonts w:hint="cs"/>
          <w:rtl/>
        </w:rPr>
        <w:t xml:space="preserve"> למה הביאוהו רבנן לפניו </w:t>
      </w:r>
      <w:r>
        <w:rPr>
          <w:rtl/>
        </w:rPr>
        <w:t>משום כבודו דחכם</w:t>
      </w:r>
      <w:r w:rsidR="002660F4">
        <w:rPr>
          <w:rFonts w:hint="cs"/>
          <w:rtl/>
        </w:rPr>
        <w:t xml:space="preserve"> </w:t>
      </w:r>
      <w:r>
        <w:rPr>
          <w:rtl/>
        </w:rPr>
        <w:t xml:space="preserve">על כבודו דחכם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223" w:author="מנוע מכני" w:date="2026-10-05T11:32:12Z">
        <w:r>
          <w:rPr>
            <w:rtl/>
          </w:rPr>
          <w:t xml:space="preserve">עשה</w:t>
        </w:r>
      </w:ins>
      <w:del w:id="98224" w:author="מנוע מכני" w:date="2026-10-05T11:32:12Z">
        <w:r>
          <w:rPr>
            <w:rtl/>
          </w:rPr>
          <w:delText xml:space="preserve">עביד</w:delText>
        </w:r>
      </w:del>
      <w:r>
        <w:rPr>
          <w:rtl/>
        </w:rPr>
        <w:t xml:space="preserve">, איסורא עבד? </w:t>
      </w:r>
    </w:p>
    <w:p w14:paraId="7C841CA7" w14:textId="77777777" w:rsidR="0057284B" w:rsidRDefault="0057284B" w:rsidP="00076B01">
      <w:pPr>
        <w:pStyle w:val="affffd"/>
        <w:jc w:val="center"/>
        <w:rPr>
          <w:rtl/>
        </w:rPr>
        <w:pPrChange w:id="9043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59" w:author="מנוע מכני" w:date="2026-10-05T11:32:12Z">
        <w:r>
          <w:rPr>
            <w:rtl/>
          </w:rPr>
          <w:t xml:space="preserve"> </w:t>
        </w:r>
      </w:ins>
      <w:del w:id="966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61" w:author="מנוע מכני" w:date="2026-10-05T11:32:12Z">
        <w:r>
          <w:rPr>
            <w:rtl/>
          </w:rPr>
          <w:t xml:space="preserve"> </w:t>
        </w:r>
      </w:ins>
      <w:del w:id="966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4C3C89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EBB3600" w14:textId="77777777" w:rsidR="00B874E6" w:rsidRDefault="00F63065" w:rsidP="002660F4">
      <w:pPr>
        <w:pStyle w:val="afff5"/>
        <w:rPr>
          <w:rtl/>
        </w:rPr>
      </w:pPr>
      <w:r>
        <w:rPr>
          <w:rtl/>
        </w:rPr>
        <w:lastRenderedPageBreak/>
        <w:t>הכל נאמנין על מומי מעשר</w:t>
      </w:r>
      <w:r w:rsidR="0057284B">
        <w:rPr>
          <w:rtl/>
        </w:rPr>
        <w:t>.</w:t>
      </w:r>
    </w:p>
    <w:p w14:paraId="7F137CEE" w14:textId="77777777" w:rsidR="0057284B" w:rsidRDefault="0057284B" w:rsidP="0057284B">
      <w:pPr>
        <w:pStyle w:val="affffd"/>
        <w:jc w:val="center"/>
        <w:rPr>
          <w:rtl/>
        </w:rPr>
        <w:pPrChange w:id="9043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63" w:author="מנוע מכני" w:date="2026-10-05T11:32:12Z">
        <w:r>
          <w:rPr>
            <w:rtl/>
          </w:rPr>
          <w:t xml:space="preserve"> </w:t>
        </w:r>
      </w:ins>
      <w:del w:id="966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65" w:author="מנוע מכני" w:date="2026-10-05T11:32:12Z">
        <w:r>
          <w:rPr>
            <w:rtl/>
          </w:rPr>
          <w:t xml:space="preserve"> </w:t>
        </w:r>
      </w:ins>
      <w:del w:id="966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ACBBFC" w14:textId="77777777" w:rsidR="00B874E6" w:rsidRDefault="002660F4" w:rsidP="002660F4">
      <w:pPr>
        <w:rPr>
          <w:rtl/>
        </w:rPr>
      </w:pPr>
      <w:ins w:id="97913" w:author="מנוע מכני" w:date="2026-10-05T11:32:12Z">
        <w:r>
          <w:rPr>
            <w:rFonts w:hint="cs"/>
            <w:rtl/>
          </w:rPr>
          <w:t xml:space="preserve">דאם </w:t>
        </w:r>
      </w:ins>
      <w:del w:id="97914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בעי - שדי מומא </w:t>
      </w:r>
      <w:ins w:id="98559" w:author="מנוע מכני" w:date="2026-10-05T11:32:12Z">
        <w:r>
          <w:rPr>
            <w:rtl/>
          </w:rPr>
          <w:t xml:space="preserve">מתחילה</w:t>
        </w:r>
      </w:ins>
      <w:del w:id="98560" w:author="מנוע מכני" w:date="2026-10-05T11:32:12Z">
        <w:r w:rsidR="00F63065">
          <w:rPr>
            <w:rtl/>
          </w:rPr>
          <w:delText xml:space="preserve">מעיקרא</w:delText>
        </w:r>
      </w:del>
      <w:ins w:id="96667" w:author="מנוע מכני" w:date="2026-10-05T11:32:12Z">
        <w:r>
          <w:rPr>
            <w:rtl/>
          </w:rPr>
          <w:t xml:space="preserve">,</w:t>
        </w:r>
      </w:ins>
      <w:del w:id="9666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מי ידע הי נפיק? ו</w:t>
      </w:r>
      <w:ins w:id="91855" w:author="מנוע מכני" w:date="2026-10-05T11:32:12Z">
        <w:r>
          <w:rPr>
            <w:rFonts w:hint="cs"/>
            <w:rtl/>
          </w:rPr>
          <w:t xml:space="preserve">א"ת</w:t>
        </w:r>
      </w:ins>
      <w:del w:id="91856" w:author="מנוע מכני" w:date="2026-10-05T11:32:12Z">
        <w:r>
          <w:rPr>
            <w:rFonts w:hint="cs"/>
            <w:rtl/>
          </w:rPr>
          <w:delText xml:space="preserve">א''ת</w:delText>
        </w:r>
      </w:del>
      <w:r>
        <w:rPr>
          <w:rFonts w:hint="cs"/>
          <w:rtl/>
        </w:rPr>
        <w:t xml:space="preserve"> דמפיק </w:t>
      </w:r>
      <w:r w:rsidR="00F63065">
        <w:rPr>
          <w:rtl/>
        </w:rPr>
        <w:t xml:space="preserve">בריש עשרה</w:t>
      </w:r>
      <w:ins w:id="96669" w:author="מנוע מכני" w:date="2026-10-05T11:32:12Z">
        <w:r>
          <w:rPr>
            <w:rtl/>
          </w:rPr>
          <w:t xml:space="preserve"> </w:t>
        </w:r>
      </w:ins>
      <w:del w:id="96670" w:author="מנוע מכני" w:date="2026-10-05T11:32:12Z">
        <w:r w:rsidR="00F63065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ins w:id="90315" w:author="מנוע סמנטי" w:date="2026-10-05T11:39:44Z">
        <w:r>
          <w:rPr>
            <w:rStyle w:val="afffff0"/>
            <w:rtl/>
          </w:rPr>
          <w:t xml:space="preserve">לֹא יְבַקֵּר בֵּין טוֹב לָרָע</w:t>
        </w:r>
      </w:ins>
      <w:del w:id="90316" w:author="מנוע סמנטי" w:date="2026-10-05T11:39:44Z">
        <w:r w:rsidR="00F63065">
          <w:rPr>
            <w:rtl/>
          </w:rPr>
          <w:delText xml:space="preserve">לא יבקר בין טוב לרע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ins w:id="95173" w:author="מנוע מכני" w:date="2026-10-05T11:32:12Z">
        <w:r>
          <w:rPr>
            <w:rtl/>
          </w:rPr>
          <w:t xml:space="preserve">התורה</w:t>
        </w:r>
      </w:ins>
      <w:del w:id="95174" w:author="מנוע מכני" w:date="2026-10-05T11:32:12Z">
        <w:r w:rsidR="00F63065"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016" w:author="מנוע מכני" w:date="2026-10-05T11:32:12Z"/>
        </w:rPr>
      </w:pPr>
      <w:r>
        <w:t xml:space="preserve">אלא:</w:t>
      </w:r>
    </w:p>
    <w:p w14:paraId="62B48065" w14:textId="77777777" w:rsidR="00B874E6" w:rsidRDefault="00F63065" w:rsidP="00F63065">
      <w:pPr>
        <w:rPr>
          <w:rtl/>
        </w:rPr>
      </w:pPr>
      <w:del w:id="100017" w:author="מנוע מכני" w:date="2026-10-05T11:32:12Z">
        <w:r>
          <w:rPr>
            <w:rtl/>
          </w:rPr>
          <w:delText xml:space="preserve"> </w:delText>
        </w:r>
      </w:del>
      <w:ins w:id="97915" w:author="מנוע מכני" w:date="2026-10-05T11:32:12Z">
        <w:r>
          <w:rPr>
            <w:rtl/>
          </w:rPr>
          <w:t xml:space="preserve">דאם </w:t>
        </w:r>
      </w:ins>
      <w:del w:id="9791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- שדי </w:t>
      </w:r>
      <w:ins w:id="95175" w:author="מנוע מכני" w:date="2026-10-05T11:32:12Z">
        <w:r>
          <w:rPr>
            <w:rtl/>
          </w:rPr>
          <w:t xml:space="preserve">בו</w:t>
        </w:r>
      </w:ins>
      <w:del w:id="9517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 בכולי </w:t>
      </w:r>
      <w:ins w:id="98561" w:author="מנוע מכני" w:date="2026-10-05T11:32:12Z">
        <w:r>
          <w:rPr>
            <w:rtl/>
          </w:rPr>
          <w:t xml:space="preserve">עדרו</w:t>
        </w:r>
      </w:ins>
      <w:del w:id="98562" w:author="מנוע מכני" w:date="2026-10-05T11:32:12Z">
        <w:r>
          <w:rPr>
            <w:rtl/>
          </w:rPr>
          <w:delText xml:space="preserve">עדריה</w:delText>
        </w:r>
      </w:del>
      <w:r w:rsidR="0057284B">
        <w:rPr>
          <w:rtl/>
        </w:rPr>
        <w:t>.</w:t>
      </w:r>
    </w:p>
    <w:p w14:paraId="41AE9854" w14:textId="77777777" w:rsidR="0057284B" w:rsidRDefault="0057284B" w:rsidP="0057284B">
      <w:pPr>
        <w:pStyle w:val="affffd"/>
        <w:jc w:val="center"/>
        <w:rPr>
          <w:rtl/>
        </w:rPr>
        <w:pPrChange w:id="9043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71" w:author="מנוע מכני" w:date="2026-10-05T11:32:12Z">
        <w:r>
          <w:rPr>
            <w:rtl/>
          </w:rPr>
          <w:t xml:space="preserve"> </w:t>
        </w:r>
      </w:ins>
      <w:del w:id="966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73" w:author="מנוע מכני" w:date="2026-10-05T11:32:12Z">
        <w:r>
          <w:rPr>
            <w:rtl/>
          </w:rPr>
          <w:t xml:space="preserve"> </w:t>
        </w:r>
      </w:ins>
      <w:del w:id="966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216AF19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B483118" w14:textId="77777777" w:rsidR="002660F4" w:rsidRDefault="00F63065" w:rsidP="002C3B7E">
      <w:pPr>
        <w:pStyle w:val="afff5"/>
        <w:rPr>
          <w:rtl/>
        </w:rPr>
      </w:pPr>
      <w:r>
        <w:rPr>
          <w:rtl/>
        </w:rPr>
        <w:t xml:space="preserve">בכור שנסמית עינו ושנקטעה ידו ושנשברה רגלו ה</w:t>
      </w:r>
      <w:ins w:id="91857" w:author="מנוע מכני" w:date="2026-10-05T11:32:12Z">
        <w:r>
          <w:rPr>
            <w:rtl/>
          </w:rPr>
          <w:t xml:space="preserve">ר"ז</w:t>
        </w:r>
      </w:ins>
      <w:del w:id="91858" w:author="מנוע מכני" w:date="2026-10-05T11:32:12Z">
        <w:r>
          <w:rPr>
            <w:rtl/>
          </w:rPr>
          <w:delText xml:space="preserve">ר</w:delText>
        </w:r>
        <w:r w:rsidR="002660F4">
          <w:rPr>
            <w:rFonts w:hint="cs"/>
            <w:rtl/>
          </w:rPr>
          <w:delText xml:space="preserve">''ז</w:delText>
        </w:r>
      </w:del>
      <w:r w:rsidR="002660F4">
        <w:rPr>
          <w:rFonts w:hint="cs"/>
          <w:rtl/>
        </w:rPr>
        <w:t xml:space="preserve"> </w:t>
      </w:r>
      <w:r>
        <w:rPr>
          <w:rtl/>
        </w:rPr>
        <w:t xml:space="preserve">ישחט על פי ג' בני הכנסת, </w:t>
      </w:r>
    </w:p>
    <w:p w14:paraId="3B90257C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רבי יוסי אומר: אפילו יש שם כ"ג - אינו נשחט אלא על פי מומחה</w:t>
      </w:r>
      <w:r w:rsidR="0057284B">
        <w:rPr>
          <w:rtl/>
        </w:rPr>
        <w:t>.</w:t>
      </w:r>
    </w:p>
    <w:p w14:paraId="23FACFA1" w14:textId="77777777" w:rsidR="0057284B" w:rsidRDefault="0057284B" w:rsidP="0057284B">
      <w:pPr>
        <w:pStyle w:val="affffd"/>
        <w:jc w:val="center"/>
        <w:rPr>
          <w:rtl/>
        </w:rPr>
        <w:pPrChange w:id="9043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75" w:author="מנוע מכני" w:date="2026-10-05T11:32:12Z">
        <w:r>
          <w:rPr>
            <w:rtl/>
          </w:rPr>
          <w:t xml:space="preserve"> </w:t>
        </w:r>
      </w:ins>
      <w:del w:id="966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77" w:author="מנוע מכני" w:date="2026-10-05T11:32:12Z">
        <w:r>
          <w:rPr>
            <w:rtl/>
          </w:rPr>
          <w:t xml:space="preserve"> </w:t>
        </w:r>
      </w:ins>
      <w:del w:id="966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7FC1533" w14:textId="77777777" w:rsidR="00B874E6" w:rsidRDefault="00F63065" w:rsidP="0035010D">
      <w:pPr>
        <w:pStyle w:val="011"/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שמלאי ור</w:t>
      </w:r>
      <w:r w:rsidR="002660F4">
        <w:rPr>
          <w:rFonts w:hint="cs"/>
          <w:rtl/>
        </w:rPr>
        <w:t xml:space="preserve">'י נשיאה </w:t>
      </w:r>
      <w:r w:rsidR="002660F4">
        <w:rPr>
          <w:rStyle w:val="2fb"/>
          <w:rFonts w:hint="cs"/>
          <w:rtl/>
        </w:rPr>
        <w:t xml:space="preserve">מדרי</w:t>
      </w:r>
      <w:ins w:id="91859" w:author="מנוע מכני" w:date="2026-10-05T11:32:12Z">
        <w:r>
          <w:rPr>
            <w:rStyle w:val="2fb"/>
            <w:rFonts w:hint="cs"/>
            <w:rtl/>
          </w:rPr>
          <w:t xml:space="preserve">ב"ל</w:t>
        </w:r>
      </w:ins>
      <w:del w:id="91860" w:author="מנוע מכני" w:date="2026-10-05T11:32:12Z">
        <w:r w:rsidR="002660F4">
          <w:rPr>
            <w:rFonts w:hint="cs"/>
            <w:rtl/>
          </w:rPr>
          <w:delText xml:space="preserve">ב''ל</w:delText>
        </w:r>
      </w:del>
      <w:r w:rsidR="002660F4">
        <w:rPr>
          <w:rFonts w:hint="cs"/>
          <w:rtl/>
        </w:rPr>
        <w:t xml:space="preserve"> </w:t>
      </w:r>
      <w:ins w:id="93859" w:author="מנוע מכני" w:date="2026-10-05T11:32:12Z">
        <w:r>
          <w:rPr>
            <w:rFonts w:hint="cs"/>
            <w:rtl/>
          </w:rPr>
          <w:t xml:space="preserve">אמרו</w:t>
        </w:r>
      </w:ins>
      <w:del w:id="93860" w:author="מנוע מכני" w:date="2026-10-05T11:32:12Z">
        <w:r w:rsidR="002660F4">
          <w:rPr>
            <w:rFonts w:hint="cs"/>
            <w:rtl/>
          </w:rPr>
          <w:delText xml:space="preserve">אמרי</w:delText>
        </w:r>
      </w:del>
      <w:r w:rsidR="002660F4">
        <w:rPr>
          <w:rFonts w:hint="cs"/>
          <w:rtl/>
        </w:rPr>
        <w:t xml:space="preserve"> </w:t>
      </w:r>
      <w:r w:rsidR="002C3B7E">
        <w:rPr>
          <w:rFonts w:hint="cs"/>
          <w:rtl/>
        </w:rPr>
        <w:t xml:space="preserve">[או להיפך] </w:t>
      </w:r>
      <w:ins w:id="93861" w:author="מנוע מכני" w:date="2026-10-05T11:32:12Z">
        <w:r>
          <w:rPr>
            <w:rtl/>
          </w:rPr>
          <w:t xml:space="preserve">אמרו</w:t>
        </w:r>
      </w:ins>
      <w:del w:id="93862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: התרת בכור בח</w:t>
      </w:r>
      <w:ins w:id="91861" w:author="מנוע מכני" w:date="2026-10-05T11:32:12Z">
        <w:r>
          <w:rPr>
            <w:rtl/>
          </w:rPr>
          <w:t xml:space="preserve">ו"ל</w:t>
        </w:r>
      </w:ins>
      <w:del w:id="91862" w:author="מנוע מכני" w:date="2026-10-05T11:32:12Z">
        <w:r>
          <w:rPr>
            <w:rtl/>
          </w:rPr>
          <w:delText xml:space="preserve">ו</w:delText>
        </w:r>
        <w:r w:rsidR="002C3B7E">
          <w:rPr>
            <w:rFonts w:hint="cs"/>
            <w:rtl/>
          </w:rPr>
          <w:delText xml:space="preserve">''ל</w:delText>
        </w:r>
      </w:del>
      <w:r w:rsidR="002C3B7E">
        <w:rPr>
          <w:rFonts w:hint="cs"/>
          <w:rtl/>
        </w:rPr>
        <w:t xml:space="preserve"> </w:t>
      </w:r>
      <w:r>
        <w:rPr>
          <w:rtl/>
        </w:rPr>
        <w:t>על פי שלשה בני הכנסת</w:t>
      </w:r>
      <w:r w:rsidR="0057284B">
        <w:rPr>
          <w:rtl/>
        </w:rPr>
        <w:t>.</w:t>
      </w:r>
    </w:p>
    <w:p>
      <w:pPr>
        <w:pStyle w:val="38"/>
        <w:rPr>
          <w:ins w:id="100018" w:author="מנוע מכני" w:date="2026-10-05T11:32:12Z"/>
        </w:rPr>
      </w:pPr>
      <w:r>
        <w:t xml:space="preserve">רבא:</w:t>
      </w:r>
    </w:p>
    <w:p w14:paraId="4CC62AD4" w14:textId="77777777" w:rsidR="00B874E6" w:rsidRDefault="00F63065" w:rsidP="00F63065">
      <w:pPr>
        <w:rPr>
          <w:rtl/>
        </w:rPr>
      </w:pPr>
      <w:del w:id="1000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ובמומין מובהקין</w:t>
      </w:r>
      <w:r w:rsidR="0057284B">
        <w:rPr>
          <w:rtl/>
        </w:rPr>
        <w:t>.</w:t>
      </w:r>
    </w:p>
    <w:p w14:paraId="6965F708" w14:textId="77777777" w:rsidR="002660F4" w:rsidRDefault="002660F4" w:rsidP="0035010D">
      <w:pPr>
        <w:pStyle w:val="011"/>
        <w:rPr>
          <w:rtl/>
        </w:rPr>
      </w:pPr>
      <w:r>
        <w:rPr>
          <w:rFonts w:hint="cs"/>
          <w:rtl/>
        </w:rPr>
        <w:t xml:space="preserve">וק</w:t>
      </w:r>
      <w:ins w:id="91863" w:author="מנוע מכני" w:date="2026-10-05T11:32:12Z">
        <w:r>
          <w:rPr>
            <w:rFonts w:hint="cs"/>
            <w:rtl/>
          </w:rPr>
          <w:t xml:space="preserve">מ"ל</w:t>
        </w:r>
      </w:ins>
      <w:del w:id="9186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דתנינא </w:t>
      </w:r>
      <w:r w:rsidR="00F63065">
        <w:rPr>
          <w:rtl/>
        </w:rPr>
        <w:t xml:space="preserve">בכור שנסמית עינו ושנקטעה ידו ושנשתברה רגלו </w:t>
      </w:r>
      <w:r w:rsidR="002C3B7E">
        <w:rPr>
          <w:rtl/>
        </w:rPr>
        <w:t>–</w:t>
      </w:r>
      <w:r w:rsidR="00F63065">
        <w:rPr>
          <w:rtl/>
        </w:rPr>
        <w:t xml:space="preserve"> </w:t>
      </w:r>
      <w:r w:rsidR="00F63065">
        <w:rPr>
          <w:rtl/>
        </w:rPr>
        <w:t xml:space="preserve">ה</w:t>
      </w:r>
      <w:ins w:id="91865" w:author="מנוע מכני" w:date="2026-10-05T11:32:12Z">
        <w:r>
          <w:rPr>
            <w:rtl/>
          </w:rPr>
          <w:t xml:space="preserve">ר"ז</w:t>
        </w:r>
      </w:ins>
      <w:del w:id="91866" w:author="מנוע מכני" w:date="2026-10-05T11:32:12Z">
        <w:r w:rsidR="00F63065">
          <w:rPr>
            <w:rtl/>
          </w:rPr>
          <w:delText xml:space="preserve">ר</w:delText>
        </w:r>
        <w:r w:rsidR="002C3B7E">
          <w:rPr>
            <w:rFonts w:hint="cs"/>
            <w:rtl/>
          </w:rPr>
          <w:delText xml:space="preserve">''ז</w:delText>
        </w:r>
      </w:del>
      <w:ins w:id="96679" w:author="מנוע מכני" w:date="2026-10-05T11:32:12Z">
        <w:r>
          <w:rPr>
            <w:rFonts w:hint="cs"/>
            <w:rtl/>
          </w:rPr>
          <w:t xml:space="preserve"> </w:t>
        </w:r>
      </w:ins>
      <w:del w:id="96680" w:author="מנוע מכני" w:date="2026-10-05T11:32:12Z">
        <w:r w:rsidR="002C3B7E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ישחט על פי ג' בני הכנסת! </w:t>
      </w:r>
    </w:p>
    <w:p w14:paraId="07C2DCF4" w14:textId="77777777" w:rsidR="00B874E6" w:rsidRDefault="00F63065" w:rsidP="0035010D">
      <w:pPr>
        <w:pStyle w:val="011"/>
        <w:rPr>
          <w:rtl/>
        </w:rPr>
      </w:pPr>
      <w:ins w:id="97917" w:author="מנוע מכני" w:date="2026-10-05T11:32:12Z">
        <w:r>
          <w:rPr>
            <w:rtl/>
          </w:rPr>
          <w:t xml:space="preserve">אם </w:t>
        </w:r>
      </w:ins>
      <w:del w:id="9791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ממתני</w:t>
      </w:r>
      <w:r w:rsidR="002660F4">
        <w:rPr>
          <w:rFonts w:hint="cs"/>
          <w:rtl/>
        </w:rPr>
        <w:t>'</w:t>
      </w:r>
      <w:r>
        <w:rPr>
          <w:rtl/>
        </w:rPr>
        <w:t xml:space="preserve">: </w:t>
      </w:r>
      <w:r w:rsidR="002660F4">
        <w:rPr>
          <w:rFonts w:hint="cs"/>
          <w:rtl/>
        </w:rPr>
        <w:t xml:space="preserve">הו</w:t>
      </w:r>
      <w:ins w:id="91867" w:author="מנוע מכני" w:date="2026-10-05T11:32:12Z">
        <w:r>
          <w:rPr>
            <w:rFonts w:hint="cs"/>
            <w:rtl/>
          </w:rPr>
          <w:t xml:space="preserve">ו"א</w:t>
        </w:r>
      </w:ins>
      <w:del w:id="91868" w:author="מנוע מכני" w:date="2026-10-05T11:32:12Z">
        <w:r w:rsidR="002660F4">
          <w:rPr>
            <w:rFonts w:hint="cs"/>
            <w:rtl/>
          </w:rPr>
          <w:delText xml:space="preserve">ו''א</w:delText>
        </w:r>
      </w:del>
      <w:r w:rsidR="002660F4">
        <w:rPr>
          <w:rFonts w:hint="cs"/>
          <w:rtl/>
        </w:rPr>
        <w:t xml:space="preserve"> </w:t>
      </w:r>
      <w:r>
        <w:rPr>
          <w:rtl/>
        </w:rPr>
        <w:t>בח"ל אפי' מומין שאי</w:t>
      </w:r>
      <w:r w:rsidR="002660F4">
        <w:rPr>
          <w:rtl/>
        </w:rPr>
        <w:t xml:space="preserve">ן מובהקין, </w:t>
      </w:r>
      <w:ins w:id="95177" w:author="מנוע מכני" w:date="2026-10-05T11:32:12Z">
        <w:r>
          <w:rPr>
            <w:rtl/>
          </w:rPr>
          <w:t xml:space="preserve">וזה</w:t>
        </w:r>
      </w:ins>
      <w:del w:id="95178" w:author="מנוע מכני" w:date="2026-10-05T11:32:12Z">
        <w:r w:rsidR="002660F4">
          <w:rPr>
            <w:rtl/>
          </w:rPr>
          <w:delText xml:space="preserve">והאי</w:delText>
        </w:r>
      </w:del>
      <w:r w:rsidR="002660F4">
        <w:rPr>
          <w:rtl/>
        </w:rPr>
        <w:t xml:space="preserve"> דקתני מובהקין </w:t>
      </w:r>
      <w:r>
        <w:rPr>
          <w:rtl/>
        </w:rPr>
        <w:t xml:space="preserve">להודיעך כחו </w:t>
      </w:r>
      <w:r>
        <w:rPr>
          <w:rStyle w:val="2fb"/>
          <w:rtl/>
        </w:rPr>
        <w:t xml:space="preserve">דר' יוסי</w:t>
      </w:r>
      <w:r>
        <w:rPr>
          <w:rtl/>
        </w:rPr>
        <w:t xml:space="preserve">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59A33775" w14:textId="77777777" w:rsidR="00B874E6" w:rsidRDefault="002660F4" w:rsidP="00F63065">
      <w:pPr>
        <w:rPr>
          <w:rtl/>
        </w:rPr>
      </w:pPr>
      <w:r>
        <w:rPr>
          <w:rStyle w:val="2fb"/>
          <w:rFonts w:hint="cs"/>
          <w:rtl/>
        </w:rPr>
        <w:t xml:space="preserve">א</w:t>
      </w:r>
      <w:ins w:id="9186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87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מרי</w:t>
      </w:r>
      <w:ins w:id="9187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72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63065">
        <w:rPr>
          <w:rtl/>
        </w:rPr>
        <w:t xml:space="preserve"> ספק </w:t>
      </w:r>
      <w:ins w:id="95179" w:author="מנוע מכני" w:date="2026-10-05T11:32:12Z">
        <w:r>
          <w:rPr>
            <w:rtl/>
          </w:rPr>
          <w:t xml:space="preserve">משמו</w:t>
        </w:r>
      </w:ins>
      <w:del w:id="95180" w:author="מנוע מכני" w:date="2026-10-05T11:32:12Z">
        <w:r w:rsidR="00F63065">
          <w:rPr>
            <w:rtl/>
          </w:rPr>
          <w:delText xml:space="preserve">משמיה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דרב</w:t>
      </w:r>
      <w:r w:rsidR="00F63065">
        <w:rPr>
          <w:rtl/>
        </w:rPr>
        <w:t xml:space="preserve"> ספק משמי' </w:t>
      </w:r>
      <w:r w:rsidR="00F63065">
        <w:rPr>
          <w:rStyle w:val="2fb"/>
          <w:rtl/>
        </w:rPr>
        <w:t xml:space="preserve">דשמואל</w:t>
      </w:r>
      <w:r w:rsidR="00F63065">
        <w:rPr>
          <w:rtl/>
        </w:rPr>
        <w:t xml:space="preserve">: ג' מתירין את הבכור במקום שאין מומחה</w:t>
      </w:r>
      <w:r w:rsidR="0057284B">
        <w:rPr>
          <w:rtl/>
        </w:rPr>
        <w:t>.</w:t>
      </w:r>
    </w:p>
    <w:p>
      <w:pPr>
        <w:pStyle w:val="38"/>
        <w:rPr>
          <w:ins w:id="100020" w:author="מנוע מכני" w:date="2026-10-05T11:32:12Z"/>
        </w:rPr>
      </w:pPr>
      <w:r>
        <w:t>ו</w:t>
      </w:r>
      <w:r w:rsidR="00F63065">
        <w:t xml:space="preserve">קמ"ל</w:t>
      </w:r>
      <w:r w:rsidR="00F63065">
        <w:t xml:space="preserve">? </w:t>
      </w:r>
      <w:r>
        <w:t>ד</w:t>
      </w:r>
      <w:r w:rsidR="00F63065">
        <w:t xml:space="preserve">תנינא:</w:t>
      </w:r>
    </w:p>
    <w:p w14:paraId="659373E5" w14:textId="77777777" w:rsidR="002660F4" w:rsidRDefault="002660F4" w:rsidP="002C3B7E">
      <w:pPr>
        <w:rPr>
          <w:rtl/>
        </w:rPr>
      </w:pPr>
      <w:del w:id="100021" w:author="מנוע מכני" w:date="2026-10-05T11:32:12Z">
        <w:r w:rsidR="00F63065">
          <w:rPr>
            <w:rtl/>
          </w:rPr>
          <w:delText xml:space="preserve"> </w:delText>
        </w:r>
      </w:del>
      <w:r w:rsidR="002C3B7E">
        <w:rPr>
          <w:rtl/>
        </w:rPr>
        <w:tab/>
      </w:r>
      <w:r w:rsidR="00F63065">
        <w:rPr>
          <w:rtl/>
        </w:rPr>
        <w:t xml:space="preserve">ה</w:t>
      </w:r>
      <w:ins w:id="91873" w:author="מנוע מכני" w:date="2026-10-05T11:32:12Z">
        <w:r>
          <w:rPr>
            <w:rtl/>
          </w:rPr>
          <w:t xml:space="preserve">ר"ז</w:t>
        </w:r>
      </w:ins>
      <w:del w:id="91874" w:author="מנוע מכני" w:date="2026-10-05T11:32:12Z">
        <w:r w:rsidR="00F63065">
          <w:rPr>
            <w:rtl/>
          </w:rPr>
          <w:delText xml:space="preserve">ר</w:delText>
        </w:r>
        <w:r w:rsidR="002C3B7E">
          <w:rPr>
            <w:rFonts w:hint="cs"/>
            <w:rtl/>
          </w:rPr>
          <w:delText xml:space="preserve">''ז</w:delText>
        </w:r>
      </w:del>
      <w:r w:rsidR="00F63065">
        <w:rPr>
          <w:rtl/>
        </w:rPr>
        <w:t xml:space="preserve"> ישחט על פי ג' בני הכנסת! </w:t>
      </w:r>
      <w:ins w:id="97919" w:author="מנוע מכני" w:date="2026-10-05T11:32:12Z">
        <w:r>
          <w:rPr>
            <w:rtl/>
          </w:rPr>
          <w:t xml:space="preserve">אם </w:t>
        </w:r>
      </w:ins>
      <w:del w:id="9792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ממתניתין, </w:t>
      </w:r>
      <w:r w:rsidR="00F63065">
        <w:rPr>
          <w:rtl/>
        </w:rPr>
        <w:t xml:space="preserve">ה</w:t>
      </w:r>
      <w:ins w:id="91875" w:author="מנוע מכני" w:date="2026-10-05T11:32:12Z">
        <w:r>
          <w:rPr>
            <w:rtl/>
          </w:rPr>
          <w:t xml:space="preserve">ו"א</w:t>
        </w:r>
      </w:ins>
      <w:del w:id="91876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''א</w:delText>
        </w:r>
      </w:del>
      <w:r w:rsidR="00F63065">
        <w:rPr>
          <w:rtl/>
        </w:rPr>
        <w:t xml:space="preserve">: במקום מומחה, </w:t>
      </w:r>
    </w:p>
    <w:p>
      <w:pPr>
        <w:pStyle w:val="38"/>
        <w:rPr>
          <w:ins w:id="100022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קמ"ל</w:t>
      </w:r>
      <w:r w:rsidR="00F63065">
        <w:t xml:space="preserve">:</w:t>
      </w:r>
    </w:p>
    <w:p w14:paraId="64D203B6" w14:textId="77777777" w:rsidR="00B874E6" w:rsidRDefault="002C3B7E" w:rsidP="002660F4">
      <w:pPr>
        <w:rPr>
          <w:rtl/>
        </w:rPr>
      </w:pPr>
      <w:del w:id="1000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במקום שאין מומחה - אין, במקום שיש מומחה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67E5500E" w14:textId="77777777" w:rsidR="002C3B7E" w:rsidRDefault="002660F4" w:rsidP="002660F4">
      <w:pPr>
        <w:rPr>
          <w:rtl/>
        </w:rPr>
      </w:pPr>
      <w:r>
        <w:rPr>
          <w:rStyle w:val="2fb"/>
          <w:rFonts w:hint="cs"/>
          <w:rtl/>
        </w:rPr>
        <w:t xml:space="preserve">ארח</w:t>
      </w:r>
      <w:ins w:id="91877" w:author="מנוע מכני" w:date="2026-10-05T11:32:12Z">
        <w:r>
          <w:rPr>
            <w:rStyle w:val="2fb"/>
            <w:rFonts w:hint="cs"/>
            <w:rtl/>
          </w:rPr>
          <w:t xml:space="preserve">ב"ע</w:t>
        </w:r>
      </w:ins>
      <w:del w:id="91878" w:author="מנוע מכני" w:date="2026-10-05T11:32:12Z">
        <w:r>
          <w:rPr>
            <w:rFonts w:hint="cs"/>
            <w:rtl/>
          </w:rPr>
          <w:delText xml:space="preserve">ב''ע</w:delText>
        </w:r>
      </w:del>
      <w:r w:rsidR="00F63065">
        <w:rPr>
          <w:rtl/>
        </w:rPr>
        <w:t xml:space="preserve">: ג' מתירין את הבכור במקום שאין מומחה, </w:t>
      </w:r>
      <w:r w:rsidR="002C3B7E">
        <w:rPr>
          <w:rFonts w:hint="cs"/>
          <w:rtl/>
        </w:rPr>
        <w:t xml:space="preserve">[לאפוקי מדרבי יוסי] </w:t>
      </w:r>
    </w:p>
    <w:p w14:paraId="633D1B5A" w14:textId="77777777" w:rsidR="002C3B7E" w:rsidRDefault="00F63065" w:rsidP="002660F4">
      <w:pPr>
        <w:rPr>
          <w:rtl/>
        </w:rPr>
      </w:pPr>
      <w:r>
        <w:rPr>
          <w:rtl/>
        </w:rPr>
        <w:t xml:space="preserve">ג' מתירין את הנדר במקום שאין חכם, </w:t>
      </w:r>
      <w:r w:rsidR="002C3B7E">
        <w:rPr>
          <w:rFonts w:hint="cs"/>
          <w:rtl/>
        </w:rPr>
        <w:t xml:space="preserve">לאפוקי מדר'י דבעי' דחד </w:t>
      </w:r>
      <w:ins w:id="98563" w:author="מנוע מכני" w:date="2026-10-05T11:32:12Z">
        <w:r>
          <w:rPr>
            <w:rFonts w:hint="cs"/>
            <w:rtl/>
          </w:rPr>
          <w:t xml:space="preserve">מהיינו</w:t>
        </w:r>
      </w:ins>
      <w:del w:id="98564" w:author="מנוע מכני" w:date="2026-10-05T11:32:12Z">
        <w:r w:rsidR="002C3B7E">
          <w:rPr>
            <w:rFonts w:hint="cs"/>
            <w:rtl/>
          </w:rPr>
          <w:delText xml:space="preserve">מניהו</w:delText>
        </w:r>
      </w:del>
      <w:r w:rsidR="002C3B7E">
        <w:rPr>
          <w:rFonts w:hint="cs"/>
          <w:rtl/>
        </w:rPr>
        <w:t xml:space="preserve"> חכם [</w:t>
      </w:r>
      <w:r w:rsidR="002C3B7E">
        <w:rPr>
          <w:rStyle w:val="2fb"/>
          <w:rFonts w:hint="cs"/>
          <w:rtl/>
        </w:rPr>
        <w:t xml:space="preserve">א</w:t>
      </w:r>
      <w:ins w:id="91879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1880" w:author="מנוע מכני" w:date="2026-10-05T11:32:12Z">
        <w:r w:rsidR="002C3B7E">
          <w:rPr>
            <w:rFonts w:hint="cs"/>
            <w:rtl/>
          </w:rPr>
          <w:delText xml:space="preserve">ר''נ</w:delText>
        </w:r>
      </w:del>
      <w:r w:rsidR="002C3B7E">
        <w:rPr>
          <w:rFonts w:hint="cs"/>
          <w:rtl/>
        </w:rPr>
        <w:t xml:space="preserve"> כגון </w:t>
      </w:r>
      <w:ins w:id="98565" w:author="מנוע מכני" w:date="2026-10-05T11:32:12Z">
        <w:r>
          <w:rPr>
            <w:rFonts w:hint="cs"/>
            <w:rtl/>
          </w:rPr>
          <w:t xml:space="preserve">אני</w:t>
        </w:r>
      </w:ins>
      <w:del w:id="98566" w:author="מנוע מכני" w:date="2026-10-05T11:32:12Z">
        <w:r w:rsidR="002C3B7E">
          <w:rPr>
            <w:rFonts w:hint="cs"/>
            <w:rtl/>
          </w:rPr>
          <w:delText xml:space="preserve">אנא</w:delText>
        </w:r>
      </w:del>
      <w:r w:rsidR="002C3B7E">
        <w:rPr>
          <w:rFonts w:hint="cs"/>
          <w:rtl/>
        </w:rPr>
        <w:t xml:space="preserve">]</w:t>
      </w:r>
    </w:p>
    <w:p w14:paraId="3A4F259C" w14:textId="77777777" w:rsidR="002660F4" w:rsidRDefault="002660F4" w:rsidP="002660F4">
      <w:pPr>
        <w:pStyle w:val="afff0"/>
        <w:framePr w:wrap="around"/>
        <w:rPr>
          <w:rtl/>
        </w:rPr>
      </w:pPr>
      <w:r>
        <w:rPr>
          <w:rFonts w:hint="cs"/>
          <w:rtl/>
        </w:rPr>
        <w:t>לז.</w:t>
      </w:r>
    </w:p>
    <w:p w14:paraId="0962AA51" w14:textId="77777777" w:rsidR="00B874E6" w:rsidRDefault="002C3B7E" w:rsidP="002660F4">
      <w:pPr>
        <w:rPr>
          <w:rtl/>
        </w:rPr>
      </w:pPr>
      <w:r>
        <w:rPr>
          <w:rFonts w:hint="cs"/>
          <w:rtl/>
        </w:rPr>
        <w:t xml:space="preserve">[אבל השאר דמסתבר לה וסבר] </w:t>
      </w:r>
    </w:p>
    <w:p w14:paraId="292C9455" w14:textId="77777777" w:rsidR="0057284B" w:rsidRDefault="0057284B" w:rsidP="0057284B">
      <w:pPr>
        <w:jc w:val="center"/>
        <w:rPr>
          <w:del w:id="90152" w:author="מנוע עיצוב" w:date="2026-10-05T11:33:53Z"/>
          <w:rtl/>
        </w:rPr>
      </w:pPr>
      <w:del w:id="90149" w:author="מנוע עיצוב" w:date="2026-10-05T11:33:53Z">
        <w:r>
          <w:rPr>
            <w:rtl/>
          </w:rPr>
          <w:delText xml:space="preserve">•</w:delText>
        </w:r>
      </w:del>
      <w:ins w:id="96681" w:author="מנוע מכני" w:date="2026-10-05T11:32:12Z">
        <w:r>
          <w:rPr>
            <w:rtl/>
          </w:rPr>
          <w:t xml:space="preserve"> </w:t>
        </w:r>
      </w:ins>
      <w:del w:id="96682" w:author="מנוע מכני" w:date="2026-10-05T11:32:12Z">
        <w:r>
          <w:rPr>
            <w:rtl/>
          </w:rPr>
          <w:delText xml:space="preserve">  </w:delText>
        </w:r>
      </w:del>
      <w:del w:id="90150" w:author="מנוע עיצוב" w:date="2026-10-05T11:33:53Z">
        <w:r>
          <w:rPr>
            <w:rtl/>
          </w:rPr>
          <w:delText xml:space="preserve">•</w:delText>
        </w:r>
      </w:del>
      <w:ins w:id="96683" w:author="מנוע מכני" w:date="2026-10-05T11:32:12Z">
        <w:r>
          <w:rPr>
            <w:rtl/>
          </w:rPr>
          <w:t xml:space="preserve"> </w:t>
        </w:r>
      </w:ins>
      <w:del w:id="96684" w:author="מנוע מכני" w:date="2026-10-05T11:32:12Z">
        <w:r>
          <w:rPr>
            <w:rtl/>
          </w:rPr>
          <w:delText xml:space="preserve">  </w:delText>
        </w:r>
      </w:del>
      <w:del w:id="90151" w:author="מנוע עיצוב" w:date="2026-10-05T11:33:53Z">
        <w:r>
          <w:rPr>
            <w:rtl/>
          </w:rPr>
          <w:delText xml:space="preserve">•</w:delText>
        </w:r>
      </w:del>
    </w:p>
    <w:p w14:paraId="2E434F7B" w14:textId="77777777" w:rsidR="00B874E6" w:rsidRDefault="00F63065" w:rsidP="002C3B7E">
      <w:pPr>
        <w:pStyle w:val="afffd"/>
        <w:rPr>
          <w:rtl/>
        </w:rPr>
      </w:pPr>
      <w:r>
        <w:rPr>
          <w:rtl/>
        </w:rPr>
        <w:t>רבי יוסי אומר אפילו יש שם כ"ג כו'</w:t>
      </w:r>
      <w:r w:rsidR="0057284B">
        <w:rPr>
          <w:rtl/>
        </w:rPr>
        <w:t>.</w:t>
      </w:r>
    </w:p>
    <w:p>
      <w:pPr>
        <w:pStyle w:val="38"/>
        <w:rPr>
          <w:ins w:id="100024" w:author="מנוע מכני" w:date="2026-10-05T11:32:12Z"/>
        </w:rPr>
      </w:pPr>
      <w:ins w:id="91881" w:author="מנוע מכני" w:date="2026-10-05T11:32:12Z">
        <w:r>
          <w:t xml:space="preserve">ר"ח</w:t>
        </w:r>
      </w:ins>
      <w:del w:id="91882" w:author="מנוע מכני" w:date="2026-10-05T11:32:12Z">
        <w:r>
          <w:delText xml:space="preserve">ר''ח</w:delText>
        </w:r>
      </w:del>
      <w:r w:rsidR="00F63065">
        <w:t xml:space="preserve"> </w:t>
      </w:r>
      <w:r>
        <w:t>מ</w:t>
      </w:r>
      <w:r w:rsidR="00F63065">
        <w:t xml:space="preserve">רב:</w:t>
      </w:r>
    </w:p>
    <w:p w14:paraId="674CE9EA" w14:textId="77777777" w:rsidR="00B874E6" w:rsidRDefault="002C3B7E" w:rsidP="00F63065">
      <w:pPr>
        <w:rPr>
          <w:rtl/>
        </w:rPr>
      </w:pPr>
      <w:del w:id="1000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הלכה </w:t>
      </w:r>
      <w:r w:rsidR="00F63065">
        <w:rPr>
          <w:rStyle w:val="2fb"/>
          <w:rtl/>
        </w:rPr>
        <w:t xml:space="preserve">כרבי יוסי</w:t>
      </w:r>
      <w:r w:rsidR="0057284B">
        <w:rPr>
          <w:rtl/>
        </w:rPr>
        <w:t>.</w:t>
      </w:r>
    </w:p>
    <w:p w14:paraId="0CB693BF" w14:textId="77777777" w:rsidR="00B874E6" w:rsidRDefault="00F63065" w:rsidP="00F63065">
      <w:pPr>
        <w:rPr>
          <w:rtl/>
        </w:rPr>
      </w:pPr>
      <w:r>
        <w:rPr>
          <w:rtl/>
        </w:rPr>
        <w:t xml:space="preserve">פשיטא! יחיד ורבים הלכה כרבים! מהו דתימא: נמוקו עמו,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534EC2C7" w14:textId="77777777" w:rsidR="002C3B7E" w:rsidRDefault="00F63065" w:rsidP="002C3B7E">
      <w:pPr>
        <w:rPr>
          <w:rtl/>
        </w:rPr>
      </w:pPr>
      <w:r>
        <w:rPr>
          <w:rtl/>
        </w:rPr>
        <w:t xml:space="preserve">תפשוט מהא דהך </w:t>
      </w:r>
      <w:ins w:id="97591" w:author="מנוע מכני" w:date="2026-10-05T11:32:12Z">
        <w:r>
          <w:rPr>
            <w:rtl/>
          </w:rPr>
          <w:t xml:space="preserve">ראשונה</w:t>
        </w:r>
      </w:ins>
      <w:del w:id="97592" w:author="מנוע מכני" w:date="2026-10-05T11:32:12Z">
        <w:r>
          <w:rPr>
            <w:rtl/>
          </w:rPr>
          <w:delText xml:space="preserve">קמייתא</w:delText>
        </w:r>
      </w:del>
      <w:r>
        <w:rPr>
          <w:rtl/>
        </w:rPr>
        <w:t xml:space="preserve"> </w:t>
      </w:r>
      <w:ins w:id="95181" w:author="מנוע מכני" w:date="2026-10-05T11:32:12Z">
        <w:r>
          <w:rPr>
            <w:rtl/>
          </w:rPr>
          <w:t xml:space="preserve">משמו</w:t>
        </w:r>
      </w:ins>
      <w:del w:id="95182" w:author="מנוע מכני" w:date="2026-10-05T11:32:12Z">
        <w:r>
          <w:rPr>
            <w:rtl/>
          </w:rPr>
          <w:delText xml:space="preserve">משמיה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דשמואל</w:t>
      </w:r>
      <w:r>
        <w:rPr>
          <w:rtl/>
        </w:rPr>
        <w:t xml:space="preserve"> איתמר, </w:t>
      </w:r>
      <w:ins w:id="97921" w:author="מנוע מכני" w:date="2026-10-05T11:32:12Z">
        <w:r>
          <w:rPr>
            <w:rtl/>
          </w:rPr>
          <w:t xml:space="preserve">דאם </w:t>
        </w:r>
      </w:ins>
      <w:del w:id="9792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מדרב </w:t>
      </w:r>
    </w:p>
    <w:p w14:paraId="0F933592" w14:textId="77777777" w:rsidR="00B874E6" w:rsidRDefault="00F63065" w:rsidP="002C3B7E">
      <w:pPr>
        <w:rPr>
          <w:rtl/>
        </w:rPr>
      </w:pPr>
      <w:r>
        <w:rPr>
          <w:rtl/>
        </w:rPr>
        <w:t xml:space="preserve">- תרתי למה לי? </w:t>
      </w:r>
      <w:ins w:id="95183" w:author="מנוע מכני" w:date="2026-10-05T11:32:12Z">
        <w:r>
          <w:rPr>
            <w:rtl/>
          </w:rPr>
          <w:t xml:space="preserve">אחת</w:t>
        </w:r>
      </w:ins>
      <w:del w:id="95184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מכלל דחבירתה איתמר</w:t>
      </w:r>
      <w:r w:rsidR="0057284B">
        <w:rPr>
          <w:rtl/>
        </w:rPr>
        <w:t>.</w:t>
      </w:r>
    </w:p>
    <w:p w14:paraId="1D7ADD62" w14:textId="77777777" w:rsidR="0057284B" w:rsidRDefault="0057284B" w:rsidP="0057284B">
      <w:pPr>
        <w:pStyle w:val="affffd"/>
        <w:jc w:val="center"/>
        <w:rPr>
          <w:rtl/>
        </w:rPr>
        <w:pPrChange w:id="9043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85" w:author="מנוע מכני" w:date="2026-10-05T11:32:12Z">
        <w:r>
          <w:rPr>
            <w:rtl/>
          </w:rPr>
          <w:t xml:space="preserve"> </w:t>
        </w:r>
      </w:ins>
      <w:del w:id="966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87" w:author="מנוע מכני" w:date="2026-10-05T11:32:12Z">
        <w:r>
          <w:rPr>
            <w:rtl/>
          </w:rPr>
          <w:t xml:space="preserve"> </w:t>
        </w:r>
      </w:ins>
      <w:del w:id="966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D8BCD0D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7461409" w14:textId="77777777" w:rsidR="002C3B7E" w:rsidRDefault="00F63065" w:rsidP="002C3B7E">
      <w:pPr>
        <w:pStyle w:val="afff5"/>
        <w:rPr>
          <w:rtl/>
        </w:rPr>
      </w:pPr>
      <w:r>
        <w:rPr>
          <w:rtl/>
        </w:rPr>
        <w:t xml:space="preserve">השוחט את הבכור ונודע שלא הראהו - מה שאכלו אכלו ויחזיר להם הדמים, </w:t>
      </w:r>
    </w:p>
    <w:p w14:paraId="667B6C77" w14:textId="77777777" w:rsidR="002C3B7E" w:rsidRDefault="00F63065" w:rsidP="002C3B7E">
      <w:pPr>
        <w:pStyle w:val="afff5"/>
        <w:rPr>
          <w:rtl/>
        </w:rPr>
      </w:pPr>
      <w:r>
        <w:rPr>
          <w:rtl/>
        </w:rPr>
        <w:lastRenderedPageBreak/>
        <w:t xml:space="preserve">ומה שלא אכלו הבשר יקבר, ויחזיר את הדמים, </w:t>
      </w:r>
    </w:p>
    <w:p w14:paraId="27FD1136" w14:textId="77777777" w:rsidR="002C3B7E" w:rsidRDefault="00F63065" w:rsidP="002C3B7E">
      <w:pPr>
        <w:pStyle w:val="afff5"/>
        <w:rPr>
          <w:rtl/>
        </w:rPr>
      </w:pPr>
      <w:r>
        <w:rPr>
          <w:rtl/>
        </w:rPr>
        <w:t xml:space="preserve">וכן השוחט את הפרה ומכרה, ונודע שהיא טרפה - מה שאכלו אכלו, </w:t>
      </w:r>
    </w:p>
    <w:p w14:paraId="328A0163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>ומה שלא אכלו - הם יחזירו לו את הבשר, והוא יחזיר להם את הדמים</w:t>
      </w:r>
      <w:r w:rsidR="0057284B">
        <w:rPr>
          <w:rtl/>
        </w:rPr>
        <w:t>.</w:t>
      </w:r>
    </w:p>
    <w:p w14:paraId="7363F25A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 xml:space="preserve">מכרוהו </w:t>
      </w:r>
      <w:ins w:id="98327" w:author="מנוע מכני" w:date="2026-10-05T11:32:12Z">
        <w:r>
          <w:rPr>
            <w:rtl/>
          </w:rPr>
          <w:t xml:space="preserve">לנכרי</w:t>
        </w:r>
      </w:ins>
      <w:del w:id="98328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או הטילוהו לכלבים - ישלמו דמי טרפה</w:t>
      </w:r>
      <w:r w:rsidR="0057284B">
        <w:rPr>
          <w:rtl/>
        </w:rPr>
        <w:t>.</w:t>
      </w:r>
    </w:p>
    <w:p w14:paraId="5C555A29" w14:textId="77777777" w:rsidR="0057284B" w:rsidRDefault="0057284B" w:rsidP="0057284B">
      <w:pPr>
        <w:pStyle w:val="affffd"/>
        <w:jc w:val="center"/>
        <w:rPr>
          <w:rtl/>
        </w:rPr>
        <w:pPrChange w:id="9044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89" w:author="מנוע מכני" w:date="2026-10-05T11:32:12Z">
        <w:r>
          <w:rPr>
            <w:rtl/>
          </w:rPr>
          <w:t xml:space="preserve"> </w:t>
        </w:r>
      </w:ins>
      <w:del w:id="966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91" w:author="מנוע מכני" w:date="2026-10-05T11:32:12Z">
        <w:r>
          <w:rPr>
            <w:rtl/>
          </w:rPr>
          <w:t xml:space="preserve"> </w:t>
        </w:r>
      </w:ins>
      <w:del w:id="966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026" w:author="מנוע מכני" w:date="2026-10-05T11:32:12Z"/>
        </w:rPr>
      </w:pPr>
      <w:r>
        <w:t xml:space="preserve">ת"ר:</w:t>
      </w:r>
    </w:p>
    <w:p w14:paraId="5170AD49" w14:textId="77777777" w:rsidR="002C3B7E" w:rsidRDefault="002C3B7E" w:rsidP="00F63065">
      <w:pPr>
        <w:rPr>
          <w:rtl/>
        </w:rPr>
      </w:pPr>
      <w:del w:id="1000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המוכר בשר לחבירו</w:t>
      </w:r>
      <w:r w:rsidR="004037E3">
        <w:rPr>
          <w:rtl/>
        </w:rPr>
        <w:t xml:space="preserve"> ונמצא בשר בכור, פירות </w:t>
      </w:r>
      <w:r w:rsidR="00F63065">
        <w:rPr>
          <w:rtl/>
        </w:rPr>
        <w:t>ו</w:t>
      </w:r>
      <w:r w:rsidR="004037E3">
        <w:rPr>
          <w:rtl/>
        </w:rPr>
        <w:t xml:space="preserve">נמצא טבלים, יין ונמצא יין נסך </w:t>
      </w:r>
      <w:r w:rsidR="00F63065">
        <w:rPr>
          <w:rtl/>
        </w:rPr>
        <w:t xml:space="preserve">מה שאכלו אכלו ויחזיר להם את הדמים, </w:t>
      </w:r>
    </w:p>
    <w:p>
      <w:pPr>
        <w:pStyle w:val="38"/>
        <w:rPr>
          <w:ins w:id="100028" w:author="מנוע מכני" w:date="2026-10-05T11:32:12Z"/>
        </w:rPr>
      </w:pPr>
      <w:r>
        <w:t xml:space="preserve">רש</w:t>
      </w:r>
      <w:ins w:id="91883" w:author="מנוע מכני" w:date="2026-10-05T11:32:12Z">
        <w:r>
          <w:t xml:space="preserve">ב"א</w:t>
        </w:r>
      </w:ins>
      <w:del w:id="91884" w:author="מנוע מכני" w:date="2026-10-05T11:32:12Z">
        <w:r>
          <w:delText xml:space="preserve">ב''א</w:delText>
        </w:r>
      </w:del>
      <w:r w:rsidR="004037E3">
        <w:t xml:space="preserve">:</w:t>
      </w:r>
    </w:p>
    <w:p w14:paraId="6AB4B3EA" w14:textId="77777777" w:rsidR="002C3B7E" w:rsidRDefault="002C3B7E" w:rsidP="0035010D">
      <w:pPr>
        <w:pStyle w:val="011"/>
        <w:rPr>
          <w:rtl/>
        </w:rPr>
      </w:pPr>
      <w:del w:id="100029" w:author="מנוע מכני" w:date="2026-10-05T11:32:12Z">
        <w:r w:rsidR="004037E3">
          <w:rPr>
            <w:rtl/>
          </w:rPr>
          <w:delText xml:space="preserve"> </w:delText>
        </w:r>
      </w:del>
      <w:r w:rsidR="004037E3">
        <w:rPr>
          <w:rtl/>
        </w:rPr>
        <w:t xml:space="preserve">דברים שהנפש קצה בהן </w:t>
      </w:r>
      <w:r w:rsidR="00F63065">
        <w:rPr>
          <w:rtl/>
        </w:rPr>
        <w:t>יחזיר לה</w:t>
      </w:r>
      <w:r w:rsidR="004037E3">
        <w:rPr>
          <w:rtl/>
        </w:rPr>
        <w:t>ן את הדמים, ושאין הנפש קצה בהם</w:t>
      </w:r>
      <w:r w:rsidR="00F63065">
        <w:rPr>
          <w:rtl/>
        </w:rPr>
        <w:t xml:space="preserve"> ינכה להם את הדמים, </w:t>
      </w:r>
    </w:p>
    <w:p w14:paraId="31671584" w14:textId="77777777" w:rsidR="004037E3" w:rsidRDefault="00F63065" w:rsidP="002C3B7E">
      <w:pPr>
        <w:rPr>
          <w:rtl/>
        </w:rPr>
      </w:pPr>
      <w:r>
        <w:rPr>
          <w:rtl/>
        </w:rPr>
        <w:t xml:space="preserve">ואלו הן דברים שהנפש קצה בהן: נבילות וטריפות שקצים ורמשים, </w:t>
      </w:r>
    </w:p>
    <w:p w14:paraId="5AB125F2" w14:textId="77777777" w:rsidR="00B874E6" w:rsidRDefault="00F63065" w:rsidP="002C3B7E">
      <w:pPr>
        <w:rPr>
          <w:rtl/>
        </w:rPr>
      </w:pPr>
      <w:r>
        <w:rPr>
          <w:rtl/>
        </w:rPr>
        <w:t>ואלו הן דברים שאין הנפש קצה בהן: בכורות טבלים ויין נסך</w:t>
      </w:r>
      <w:r w:rsidR="0057284B">
        <w:rPr>
          <w:rtl/>
        </w:rPr>
        <w:t>.</w:t>
      </w:r>
    </w:p>
    <w:p w14:paraId="59098935" w14:textId="77777777" w:rsidR="00B874E6" w:rsidRDefault="00F63065" w:rsidP="004037E3">
      <w:pPr>
        <w:rPr>
          <w:rtl/>
        </w:rPr>
      </w:pPr>
      <w:r>
        <w:rPr>
          <w:rtl/>
        </w:rPr>
        <w:t xml:space="preserve">בכור </w:t>
      </w:r>
      <w:r w:rsidR="004037E3">
        <w:rPr>
          <w:rFonts w:hint="cs"/>
          <w:rtl/>
        </w:rPr>
        <w:t xml:space="preserve">מיירי דזבין </w:t>
      </w:r>
      <w:ins w:id="95185" w:author="מנוע מכני" w:date="2026-10-05T11:32:12Z">
        <w:r>
          <w:rPr>
            <w:rFonts w:hint="cs"/>
            <w:rtl/>
          </w:rPr>
          <w:t xml:space="preserve">לו</w:t>
        </w:r>
      </w:ins>
      <w:del w:id="95186" w:author="מנוע מכני" w:date="2026-10-05T11:32:12Z">
        <w:r w:rsidR="004037E3">
          <w:rPr>
            <w:rFonts w:hint="cs"/>
            <w:rtl/>
          </w:rPr>
          <w:delText xml:space="preserve">ליה</w:delText>
        </w:r>
      </w:del>
      <w:r w:rsidR="004037E3">
        <w:rPr>
          <w:rFonts w:hint="cs"/>
          <w:rtl/>
        </w:rPr>
        <w:t xml:space="preserve"> ממקום מומא </w:t>
      </w:r>
      <w:r>
        <w:rPr>
          <w:rtl/>
        </w:rPr>
        <w:t xml:space="preserve">דא"ל</w:t>
      </w:r>
      <w:r>
        <w:rPr>
          <w:rtl/>
        </w:rPr>
        <w:t xml:space="preserve"> </w:t>
      </w:r>
      <w:ins w:id="97923" w:author="מנוע מכני" w:date="2026-10-05T11:32:12Z">
        <w:r>
          <w:rPr>
            <w:rtl/>
          </w:rPr>
          <w:t xml:space="preserve">אם </w:t>
        </w:r>
      </w:ins>
      <w:del w:id="97924" w:author="מנוע מכני" w:date="2026-10-05T11:32:12Z">
        <w:r>
          <w:rPr>
            <w:rtl/>
          </w:rPr>
          <w:delText xml:space="preserve">אי </w:delText>
        </w:r>
      </w:del>
      <w:ins w:id="93863" w:author="מנוע מכני" w:date="2026-10-05T11:32:12Z">
        <w:r>
          <w:rPr>
            <w:rtl/>
          </w:rPr>
          <w:t xml:space="preserve">לא</w:t>
        </w:r>
      </w:ins>
      <w:del w:id="9386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דאכלת </w:t>
      </w:r>
      <w:ins w:id="98145" w:author="מנוע מכני" w:date="2026-10-05T11:32:12Z">
        <w:r>
          <w:rPr>
            <w:rtl/>
          </w:rPr>
          <w:t xml:space="preserve">היה</w:t>
        </w:r>
      </w:ins>
      <w:del w:id="98146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מחזינא </w:t>
      </w:r>
      <w:ins w:id="95187" w:author="מנוע מכני" w:date="2026-10-05T11:32:12Z">
        <w:r>
          <w:rPr>
            <w:rtl/>
          </w:rPr>
          <w:t xml:space="preserve">לו</w:t>
        </w:r>
      </w:ins>
      <w:del w:id="9518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ושרי </w:t>
      </w:r>
      <w:ins w:id="90741" w:author="מנוע סמנטי" w:date="2026-10-05T11:39:44Z">
        <w:r>
          <w:rPr>
            <w:rtl/>
          </w:rPr>
          <w:t xml:space="preserve">לו</w:t>
        </w:r>
      </w:ins>
      <w:del w:id="90742" w:author="מנוע סמנטי" w:date="2026-10-05T11:39:44Z">
        <w:r>
          <w:rPr>
            <w:rtl/>
          </w:rPr>
          <w:delText xml:space="preserve">ניהליה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כ</w:t>
      </w:r>
      <w:ins w:id="91885" w:author="מנוע מכני" w:date="2026-10-05T11:32:12Z">
        <w:r>
          <w:rPr>
            <w:rStyle w:val="2fb"/>
            <w:rtl/>
          </w:rPr>
          <w:t xml:space="preserve">ר"י</w:t>
        </w:r>
      </w:ins>
      <w:del w:id="91886" w:author="מנוע מכני" w:date="2026-10-05T11:32:12Z">
        <w:r>
          <w:rPr>
            <w:rtl/>
          </w:rPr>
          <w:delText xml:space="preserve">ר</w:delText>
        </w:r>
        <w:r w:rsidR="004037E3">
          <w:rPr>
            <w:rFonts w:hint="cs"/>
            <w:rtl/>
          </w:rPr>
          <w:delText xml:space="preserve">''י</w:delText>
        </w:r>
      </w:del>
      <w:r w:rsidR="0057284B">
        <w:rPr>
          <w:rtl/>
        </w:rPr>
        <w:t>.</w:t>
      </w:r>
    </w:p>
    <w:p w14:paraId="5DE19D5B" w14:textId="77777777" w:rsidR="004037E3" w:rsidRDefault="00F63065" w:rsidP="004037E3">
      <w:pPr>
        <w:rPr>
          <w:rtl/>
        </w:rPr>
      </w:pPr>
      <w:r>
        <w:rPr>
          <w:rtl/>
        </w:rPr>
        <w:t xml:space="preserve">טבלים </w:t>
      </w:r>
      <w:r w:rsidR="004037E3">
        <w:rPr>
          <w:rtl/>
        </w:rPr>
        <w:t>–</w:t>
      </w:r>
      <w:r>
        <w:rPr>
          <w:rtl/>
        </w:rPr>
        <w:t xml:space="preserve"> ה</w:t>
      </w:r>
      <w:r w:rsidR="004037E3">
        <w:rPr>
          <w:rFonts w:hint="cs"/>
          <w:rtl/>
        </w:rPr>
        <w:t>ייתי מתקן אותם ואוכלם</w:t>
      </w:r>
      <w:r>
        <w:rPr>
          <w:rtl/>
        </w:rPr>
        <w:t xml:space="preserve">, </w:t>
      </w:r>
    </w:p>
    <w:p w14:paraId="335E8380" w14:textId="77777777" w:rsidR="004037E3" w:rsidRDefault="00F63065" w:rsidP="00F63065">
      <w:pPr>
        <w:rPr>
          <w:rtl/>
        </w:rPr>
      </w:pPr>
      <w:r>
        <w:rPr>
          <w:rtl/>
        </w:rPr>
        <w:t xml:space="preserve">יין נסך - על ידי תערובת </w:t>
      </w:r>
      <w:r>
        <w:rPr>
          <w:rStyle w:val="2fb"/>
          <w:rtl/>
        </w:rPr>
        <w:t xml:space="preserve">וכרשב"ג</w:t>
      </w:r>
      <w:r>
        <w:rPr>
          <w:rtl/>
        </w:rPr>
        <w:t xml:space="preserve">, </w:t>
      </w:r>
      <w:r>
        <w:rPr>
          <w:rtl/>
        </w:rPr>
        <w:t xml:space="preserve">דתנן</w:t>
      </w:r>
      <w:r>
        <w:rPr>
          <w:rtl/>
        </w:rPr>
        <w:t xml:space="preserve">: יין נסך שנפל לבור - כולו אסור בהנאה, </w:t>
      </w:r>
    </w:p>
    <w:p w14:paraId="4BE79E5D" w14:textId="77777777" w:rsidR="00B874E6" w:rsidRDefault="004037E3" w:rsidP="004037E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Style w:val="2fb"/>
          <w:rFonts w:hint="cs"/>
          <w:rtl/>
        </w:rPr>
        <w:t xml:space="preserve">רש</w:t>
      </w:r>
      <w:ins w:id="9188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888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אומר ימכר כולו לעובדי כוכבים חוץ מדמי יי"נ שבו</w:t>
      </w:r>
      <w:r w:rsidR="0057284B">
        <w:rPr>
          <w:rtl/>
        </w:rPr>
        <w:t>.</w:t>
      </w:r>
    </w:p>
    <w:p w14:paraId="0FB33FF6" w14:textId="77777777" w:rsidR="0057380B" w:rsidRDefault="00F63065" w:rsidP="004037E3">
      <w:pPr>
        <w:pStyle w:val="afffb"/>
        <w:rPr>
          <w:rtl/>
        </w:rPr>
      </w:pPr>
      <w:r>
        <w:rPr>
          <w:rtl/>
        </w:rPr>
        <w:t>הדרן עלך כל פסולי המוקדשין</w:t>
      </w:r>
    </w:p>
    <w:p w14:paraId="6AA9829A" w14:textId="77777777" w:rsidR="0057284B" w:rsidRDefault="0057284B" w:rsidP="0057284B">
      <w:pPr>
        <w:jc w:val="center"/>
        <w:rPr>
          <w:del w:id="90156" w:author="מנוע עיצוב" w:date="2026-10-05T11:33:53Z"/>
          <w:rtl/>
        </w:rPr>
      </w:pPr>
      <w:del w:id="90153" w:author="מנוע עיצוב" w:date="2026-10-05T11:33:53Z">
        <w:r>
          <w:rPr>
            <w:rtl/>
          </w:rPr>
          <w:delText xml:space="preserve">.•</w:delText>
        </w:r>
      </w:del>
      <w:ins w:id="96693" w:author="מנוע מכני" w:date="2026-10-05T11:32:12Z">
        <w:r>
          <w:rPr>
            <w:rtl/>
          </w:rPr>
          <w:t xml:space="preserve"> </w:t>
        </w:r>
      </w:ins>
      <w:del w:id="96694" w:author="מנוע מכני" w:date="2026-10-05T11:32:12Z">
        <w:r>
          <w:rPr>
            <w:rtl/>
          </w:rPr>
          <w:delText xml:space="preserve">  </w:delText>
        </w:r>
      </w:del>
      <w:del w:id="90154" w:author="מנוע עיצוב" w:date="2026-10-05T11:33:53Z">
        <w:r>
          <w:rPr>
            <w:rtl/>
          </w:rPr>
          <w:delText xml:space="preserve">•</w:delText>
        </w:r>
      </w:del>
      <w:ins w:id="96695" w:author="מנוע מכני" w:date="2026-10-05T11:32:12Z">
        <w:r>
          <w:rPr>
            <w:rtl/>
          </w:rPr>
          <w:t xml:space="preserve"> </w:t>
        </w:r>
      </w:ins>
      <w:del w:id="96696" w:author="מנוע מכני" w:date="2026-10-05T11:32:12Z">
        <w:r>
          <w:rPr>
            <w:rtl/>
          </w:rPr>
          <w:delText xml:space="preserve">  </w:delText>
        </w:r>
      </w:del>
      <w:del w:id="90155" w:author="מנוע עיצוב" w:date="2026-10-05T11:33:53Z">
        <w:r>
          <w:rPr>
            <w:rtl/>
          </w:rPr>
          <w:delText xml:space="preserve">•</w:delText>
        </w:r>
      </w:del>
    </w:p>
    <w:p w14:paraId="04043DAB" w14:textId="77777777" w:rsidR="00F63065" w:rsidRDefault="00F63065" w:rsidP="00F63065">
      <w:pPr>
        <w:rPr>
          <w:rtl/>
        </w:r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31BE75EE" w14:textId="77777777" w:rsidR="00F63065" w:rsidRDefault="00F63065" w:rsidP="005156C7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שישי </w:t>
      </w:r>
    </w:p>
    <w:p w14:paraId="72BEF6C3" w14:textId="77777777" w:rsidR="00F63065" w:rsidRDefault="00F63065" w:rsidP="005156C7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על אלו מומין </w:t>
      </w:r>
    </w:p>
    <w:p w14:paraId="230D85BC" w14:textId="77777777" w:rsidR="00B874E6" w:rsidRDefault="00F63065" w:rsidP="00A3427E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58D0508B" w14:textId="77777777" w:rsidR="00031FCC" w:rsidRDefault="00F63065" w:rsidP="00A3427E">
      <w:pPr>
        <w:pStyle w:val="afff5"/>
        <w:rPr>
          <w:rtl/>
        </w:rPr>
      </w:pPr>
      <w:r>
        <w:rPr>
          <w:rtl/>
        </w:rPr>
        <w:t xml:space="preserve">על אלו מומין שוחטין את הבכור: </w:t>
      </w:r>
    </w:p>
    <w:p w14:paraId="4AAEB6C4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נפגמה אזנו מן החסחוס, אבל לא העור</w:t>
      </w:r>
      <w:r w:rsidR="0057284B">
        <w:rPr>
          <w:rtl/>
        </w:rPr>
        <w:t>.</w:t>
      </w:r>
    </w:p>
    <w:p w14:paraId="2BA667FA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נסדקה, אעפ"י שלא חסרה</w:t>
      </w:r>
      <w:r w:rsidR="0057284B">
        <w:rPr>
          <w:rtl/>
        </w:rPr>
        <w:t>.</w:t>
      </w:r>
    </w:p>
    <w:p w14:paraId="29EFB571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ניקבה מלא כרשינה, או שיבשה</w:t>
      </w:r>
      <w:r w:rsidR="0057284B">
        <w:rPr>
          <w:rtl/>
        </w:rPr>
        <w:t>.</w:t>
      </w:r>
    </w:p>
    <w:p w14:paraId="6C107ECC" w14:textId="77777777" w:rsidR="0019058D" w:rsidRDefault="00F63065" w:rsidP="004037E3">
      <w:pPr>
        <w:pStyle w:val="afff5"/>
        <w:rPr>
          <w:rtl/>
        </w:rPr>
      </w:pPr>
      <w:r>
        <w:rPr>
          <w:rtl/>
        </w:rPr>
        <w:t xml:space="preserve">איזהו יבשה כל שתנקב ואינה מוציאה טיפת דם, </w:t>
      </w:r>
    </w:p>
    <w:p w14:paraId="4FDD54A4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ר' יוסי בן המשולם אומר: יבשה שתהא נפרכת</w:t>
      </w:r>
      <w:r w:rsidR="0057284B">
        <w:rPr>
          <w:rtl/>
        </w:rPr>
        <w:t>.</w:t>
      </w:r>
    </w:p>
    <w:p w14:paraId="7904ED38" w14:textId="77777777" w:rsidR="0057284B" w:rsidRDefault="0057284B" w:rsidP="0057284B">
      <w:pPr>
        <w:pStyle w:val="affffd"/>
        <w:jc w:val="center"/>
        <w:rPr>
          <w:rtl/>
        </w:rPr>
        <w:pPrChange w:id="9044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97" w:author="מנוע מכני" w:date="2026-10-05T11:32:12Z">
        <w:r>
          <w:rPr>
            <w:rtl/>
          </w:rPr>
          <w:t xml:space="preserve"> </w:t>
        </w:r>
      </w:ins>
      <w:del w:id="966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99" w:author="מנוע מכני" w:date="2026-10-05T11:32:12Z">
        <w:r>
          <w:rPr>
            <w:rtl/>
          </w:rPr>
          <w:t xml:space="preserve"> </w:t>
        </w:r>
      </w:ins>
      <w:del w:id="967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D0D6EC9" w14:textId="77777777" w:rsidR="0019058D" w:rsidRDefault="00F63065" w:rsidP="00F63065">
      <w:pPr>
        <w:rPr>
          <w:rtl/>
        </w:rPr>
      </w:pPr>
      <w:ins w:id="95189" w:author="מנוע מכני" w:date="2026-10-05T11:32:12Z">
        <w:r>
          <w:rPr>
            <w:rtl/>
          </w:rPr>
          <w:t xml:space="preserve">למה</w:t>
        </w:r>
      </w:ins>
      <w:del w:id="95190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? פסח ועור כתיב! כתיב </w:t>
      </w:r>
      <w:ins w:id="93865" w:author="מנוע מכני" w:date="2026-10-05T11:32:12Z">
        <w:r>
          <w:rPr>
            <w:rtl/>
          </w:rPr>
          <w:t xml:space="preserve">גם</w:t>
        </w:r>
      </w:ins>
      <w:del w:id="938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כי יהיה בו מום</w:t>
      </w:r>
      <w:ins w:id="96701" w:author="מנוע מכני" w:date="2026-10-05T11:32:12Z">
        <w:r>
          <w:rPr>
            <w:rtl/>
          </w:rPr>
          <w:t xml:space="preserve">,</w:t>
        </w:r>
      </w:ins>
      <w:del w:id="96702" w:author="מנוע מכני" w:date="2026-10-05T11:32:12Z">
        <w:r w:rsidR="000B5F7F">
          <w:rPr>
            <w:rtl/>
          </w:rPr>
          <w:delText xml:space="preserve">;</w:delText>
        </w:r>
      </w:del>
    </w:p>
    <w:p w14:paraId="175FEF29" w14:textId="77777777" w:rsidR="00031FCC" w:rsidRDefault="00F63065" w:rsidP="00F63065">
      <w:pPr>
        <w:rPr>
          <w:rtl/>
        </w:rPr>
      </w:pPr>
      <w:r>
        <w:rPr>
          <w:rtl/>
        </w:rPr>
        <w:t>ואימא</w:t>
      </w:r>
      <w:ins w:id="96703" w:author="מנוע מכני" w:date="2026-10-05T11:32:12Z">
        <w:r>
          <w:rPr>
            <w:rtl/>
          </w:rPr>
          <w:t xml:space="preserve">,</w:t>
        </w:r>
      </w:ins>
      <w:del w:id="9670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כי יהיה בו מום - כלל, פסח או עור - פרט, כלל ופרט - אין בכלל אלא מה שבפרט, פסח ועור - אין, </w:t>
      </w:r>
      <w:ins w:id="95191" w:author="מנוע מכני" w:date="2026-10-05T11:32:12Z">
        <w:r>
          <w:rPr>
            <w:rtl/>
          </w:rPr>
          <w:t xml:space="preserve">כלום</w:t>
        </w:r>
      </w:ins>
      <w:del w:id="9519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אחרינא - </w:t>
      </w:r>
      <w:r>
        <w:rPr>
          <w:rtl/>
        </w:rPr>
        <w:t xml:space="preserve">לא</w:t>
      </w:r>
      <w:r>
        <w:rPr>
          <w:rtl/>
        </w:rPr>
        <w:t xml:space="preserve"> </w:t>
      </w:r>
    </w:p>
    <w:p w14:paraId="5666BF13" w14:textId="77777777" w:rsidR="003D3E27" w:rsidRDefault="00F63065" w:rsidP="00F63065">
      <w:pPr>
        <w:rPr>
          <w:rtl/>
        </w:rPr>
      </w:pPr>
      <w:r>
        <w:rPr>
          <w:rtl/>
        </w:rPr>
        <w:t xml:space="preserve">כל מום רע חזר וכלל, כלל ופרט וכלל אי אתה דן אלא כעין הפרט, </w:t>
      </w:r>
    </w:p>
    <w:p w14:paraId="3EBD2B2C" w14:textId="77777777" w:rsidR="00B874E6" w:rsidRDefault="00F63065" w:rsidP="00F63065">
      <w:pPr>
        <w:rPr>
          <w:rtl/>
        </w:rPr>
      </w:pPr>
      <w:r>
        <w:rPr>
          <w:rtl/>
        </w:rPr>
        <w:t>מה הפרט מפורש - מומין שבגלוי ואינן חוזרין, אף כל - מומין שבגלוי ואינן חוזרין</w:t>
      </w:r>
      <w:r w:rsidR="0057284B">
        <w:rPr>
          <w:rtl/>
        </w:rPr>
        <w:t>.</w:t>
      </w:r>
    </w:p>
    <w:p>
      <w:pPr>
        <w:pStyle w:val="38"/>
        <w:rPr>
          <w:ins w:id="100030" w:author="מנוע מכני" w:date="2026-10-05T11:32:12Z"/>
        </w:rPr>
      </w:pPr>
      <w:r>
        <w:t xml:space="preserve">ואימא:</w:t>
      </w:r>
    </w:p>
    <w:p w14:paraId="7A2E06B4" w14:textId="77777777" w:rsidR="00031FCC" w:rsidRDefault="003D3E27" w:rsidP="00F63065">
      <w:pPr>
        <w:rPr>
          <w:rtl/>
        </w:rPr>
      </w:pPr>
      <w:del w:id="1000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הפרט מפורש </w:t>
      </w:r>
      <w:r w:rsidR="00F63065">
        <w:rPr>
          <w:rtl/>
        </w:rPr>
        <w:t>מומין שבגלוי וב</w:t>
      </w:r>
      <w:r>
        <w:rPr>
          <w:rtl/>
        </w:rPr>
        <w:t xml:space="preserve">וטל ממלאכתו ואינו חוזר, אף כל </w:t>
      </w:r>
      <w:r w:rsidR="00F63065">
        <w:rPr>
          <w:rtl/>
        </w:rPr>
        <w:t>מומין שבגלוי, ובוטל ממלאכתו, ואינו חוזר</w:t>
      </w:r>
      <w:ins w:id="96705" w:author="מנוע מכני" w:date="2026-10-05T11:32:12Z">
        <w:r>
          <w:rPr>
            <w:rtl/>
          </w:rPr>
          <w:t xml:space="preserve">,</w:t>
        </w:r>
      </w:ins>
      <w:del w:id="96706" w:author="מנוע מכני" w:date="2026-10-05T11:32:12Z">
        <w:r w:rsidR="000B5F7F">
          <w:rPr>
            <w:rtl/>
          </w:rPr>
          <w:delText xml:space="preserve">;</w:delText>
        </w:r>
      </w:del>
    </w:p>
    <w:p w14:paraId="52C431C8" w14:textId="77777777" w:rsidR="003D3E27" w:rsidRDefault="00F63065" w:rsidP="00F63065">
      <w:pPr>
        <w:rPr>
          <w:rtl/>
        </w:rPr>
      </w:pPr>
      <w:r>
        <w:rPr>
          <w:rtl/>
        </w:rPr>
        <w:t xml:space="preserve">אלמה </w:t>
      </w:r>
      <w:r>
        <w:rPr>
          <w:rtl/>
        </w:rPr>
        <w:t xml:space="preserve">תנן</w:t>
      </w:r>
      <w:r>
        <w:rPr>
          <w:rtl/>
        </w:rPr>
        <w:t xml:space="preserve"> נפגמה אזנו מן החסחוס ולא מן העור? כל מום רע - ריבויא הוא</w:t>
      </w:r>
      <w:ins w:id="96707" w:author="מנוע מכני" w:date="2026-10-05T11:32:12Z">
        <w:r>
          <w:rPr>
            <w:rtl/>
          </w:rPr>
          <w:t xml:space="preserve">,</w:t>
        </w:r>
      </w:ins>
      <w:del w:id="96708" w:author="מנוע מכני" w:date="2026-10-05T11:32:12Z">
        <w:r w:rsidR="000B5F7F">
          <w:rPr>
            <w:rtl/>
          </w:rPr>
          <w:delText xml:space="preserve">;</w:delText>
        </w:r>
      </w:del>
      <w:r w:rsidR="00031FCC">
        <w:rPr>
          <w:rFonts w:hint="cs"/>
          <w:rtl/>
        </w:rPr>
        <w:t xml:space="preserve"> </w:t>
      </w:r>
    </w:p>
    <w:p w14:paraId="4BB6B260" w14:textId="77777777" w:rsidR="003D3E27" w:rsidRDefault="003D3E27" w:rsidP="003D3E27">
      <w:pPr>
        <w:pStyle w:val="afff0"/>
        <w:framePr w:wrap="around"/>
        <w:rPr>
          <w:rtl/>
        </w:rPr>
      </w:pPr>
      <w:r>
        <w:rPr>
          <w:rFonts w:hint="cs"/>
          <w:rtl/>
        </w:rPr>
        <w:t>לז:</w:t>
      </w:r>
    </w:p>
    <w:p>
      <w:pPr>
        <w:pStyle w:val="38"/>
        <w:rPr>
          <w:ins w:id="100842" w:author="מנוע מכני" w:date="2026-10-05T11:32:12Z"/>
        </w:rPr>
      </w:pPr>
      <w:ins w:id="93867" w:author="מנוע מכני" w:date="2026-10-05T11:32:12Z">
        <w:r>
          <w:t xml:space="preserve">א"כ</w:t>
        </w:r>
      </w:ins>
      <w:del w:id="93868" w:author="מנוע מכני" w:date="2026-10-05T11:32:12Z">
        <w:r>
          <w:delText xml:space="preserve">אי הכי</w:delText>
        </w:r>
      </w:del>
      <w:r>
        <w:t xml:space="preserve">,</w:t>
      </w:r>
    </w:p>
    <w:p w14:paraId="3AE5FC38" w14:textId="77777777" w:rsidR="003D3E27" w:rsidRDefault="00F63065" w:rsidP="003D3E27">
      <w:pPr>
        <w:rPr>
          <w:rtl/>
        </w:rPr>
      </w:pPr>
      <w:del w:id="1008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מומין שבסתר </w:t>
      </w:r>
      <w:ins w:id="93869" w:author="מנוע מכני" w:date="2026-10-05T11:32:12Z">
        <w:r>
          <w:rPr>
            <w:rtl/>
          </w:rPr>
          <w:t xml:space="preserve">גם</w:t>
        </w:r>
      </w:ins>
      <w:del w:id="938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אלמה </w:t>
      </w:r>
      <w:r>
        <w:rPr>
          <w:rtl/>
        </w:rPr>
        <w:t xml:space="preserve">תנן</w:t>
      </w:r>
      <w:r>
        <w:rPr>
          <w:rtl/>
        </w:rPr>
        <w:t xml:space="preserve">: חוטין החיצונות שנפגמו ושנגממו והפנימיות שנעקרו </w:t>
      </w:r>
    </w:p>
    <w:p w14:paraId="2409C70A" w14:textId="77777777" w:rsidR="00031FCC" w:rsidRDefault="00F63065" w:rsidP="003D3E27">
      <w:pPr>
        <w:rPr>
          <w:rtl/>
        </w:rPr>
      </w:pPr>
      <w:r>
        <w:rPr>
          <w:rtl/>
        </w:rPr>
        <w:t xml:space="preserve">נעקרו - אין, נפגמו ונגממו - </w:t>
      </w:r>
      <w:r>
        <w:rPr>
          <w:rtl/>
        </w:rPr>
        <w:t xml:space="preserve">לא</w:t>
      </w:r>
      <w:r>
        <w:rPr>
          <w:rtl/>
        </w:rPr>
        <w:t xml:space="preserve">! בעינא מום רע - </w:t>
      </w:r>
      <w:ins w:id="93871" w:author="מנוע מכני" w:date="2026-10-05T11:32:12Z">
        <w:r>
          <w:rPr>
            <w:rtl/>
          </w:rPr>
          <w:t xml:space="preserve">ואין</w:t>
        </w:r>
      </w:ins>
      <w:del w:id="93872" w:author="מנוע מכני" w:date="2026-10-05T11:32:12Z">
        <w:r>
          <w:rPr>
            <w:rtl/>
          </w:rPr>
          <w:delText xml:space="preserve">וליכא</w:delText>
        </w:r>
      </w:del>
      <w:ins w:id="96709" w:author="מנוע מכני" w:date="2026-10-05T11:32:12Z">
        <w:r>
          <w:rPr>
            <w:rtl/>
          </w:rPr>
          <w:t xml:space="preserve">,</w:t>
        </w:r>
      </w:ins>
      <w:del w:id="96710" w:author="מנוע מכני" w:date="2026-10-05T11:32:12Z">
        <w:r w:rsidR="000B5F7F">
          <w:rPr>
            <w:rtl/>
          </w:rPr>
          <w:delText xml:space="preserve">;</w:delText>
        </w:r>
      </w:del>
      <w:r w:rsidR="00031FCC">
        <w:rPr>
          <w:rFonts w:hint="cs"/>
          <w:rtl/>
        </w:rPr>
        <w:t xml:space="preserve"> </w:t>
      </w:r>
    </w:p>
    <w:p>
      <w:pPr>
        <w:pStyle w:val="38"/>
        <w:rPr>
          <w:ins w:id="100032" w:author="מנוע מכני" w:date="2026-10-05T11:32:12Z"/>
        </w:rPr>
      </w:pPr>
      <w:ins w:id="93873" w:author="מנוע מכני" w:date="2026-10-05T11:32:12Z">
        <w:r>
          <w:t xml:space="preserve">א"כ</w:t>
        </w:r>
      </w:ins>
      <w:del w:id="93874" w:author="מנוע מכני" w:date="2026-10-05T11:32:12Z">
        <w:r>
          <w:delText xml:space="preserve">אי הכי</w:delText>
        </w:r>
      </w:del>
      <w:r>
        <w:t xml:space="preserve">, מום עובר </w:t>
      </w:r>
      <w:ins w:id="93875" w:author="מנוע מכני" w:date="2026-10-05T11:32:12Z">
        <w:r>
          <w:t xml:space="preserve">גם</w:t>
        </w:r>
      </w:ins>
      <w:del w:id="93876" w:author="מנוע מכני" w:date="2026-10-05T11:32:12Z">
        <w:r>
          <w:delText xml:space="preserve">נמי</w:delText>
        </w:r>
      </w:del>
      <w:r>
        <w:t xml:space="preserve">! אלמה </w:t>
      </w:r>
      <w:r>
        <w:t xml:space="preserve">תנן</w:t>
      </w:r>
      <w:r>
        <w:t xml:space="preserve">:</w:t>
      </w:r>
    </w:p>
    <w:p w14:paraId="2625842E" w14:textId="77777777" w:rsidR="003D3E27" w:rsidRDefault="00F63065" w:rsidP="00F63065">
      <w:pPr>
        <w:rPr>
          <w:rtl/>
        </w:rPr>
      </w:pPr>
      <w:del w:id="1000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ולא מן העור? מום עובר סברא הוא: </w:t>
      </w:r>
      <w:ins w:id="95193" w:author="מנוע מכני" w:date="2026-10-05T11:32:12Z">
        <w:r>
          <w:rPr>
            <w:rtl/>
          </w:rPr>
          <w:t xml:space="preserve">עכשיו</w:t>
        </w:r>
      </w:ins>
      <w:del w:id="95194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מיפרק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745" w:author="מנוע סמנטי" w:date="2026-10-05T11:39:44Z">
        <w:r>
          <w:rPr>
            <w:rtl/>
          </w:rPr>
          <w:t xml:space="preserve">פודים</w:t>
        </w:r>
      </w:ins>
      <w:del w:id="90746" w:author="מנוע סמנטי" w:date="2026-10-05T11:39:44Z">
        <w:r>
          <w:rPr>
            <w:rtl/>
          </w:rPr>
          <w:delText xml:space="preserve">פרקינן</w:delText>
        </w:r>
      </w:del>
      <w:r>
        <w:rPr>
          <w:rtl/>
        </w:rPr>
        <w:t xml:space="preserve"> עלויה - משחט </w:t>
      </w:r>
      <w:ins w:id="90743" w:author="מנוע סמנטי" w:date="2026-10-05T11:39:44Z">
        <w:r>
          <w:rPr>
            <w:rtl/>
          </w:rPr>
          <w:t xml:space="preserve">שוחטים</w:t>
        </w:r>
      </w:ins>
      <w:del w:id="90744" w:author="מנוע סמנטי" w:date="2026-10-05T11:39:44Z">
        <w:r>
          <w:rPr>
            <w:rtl/>
          </w:rPr>
          <w:delText xml:space="preserve">שחטינן</w:delText>
        </w:r>
      </w:del>
      <w:r>
        <w:rPr>
          <w:rtl/>
        </w:rPr>
        <w:t xml:space="preserve"> עלויה? </w:t>
      </w:r>
    </w:p>
    <w:p w14:paraId="084C9F5F" w14:textId="77777777" w:rsidR="003D3E27" w:rsidRDefault="00F63065" w:rsidP="00F63065">
      <w:pPr>
        <w:rPr>
          <w:rtl/>
        </w:rPr>
      </w:pPr>
      <w:r>
        <w:rPr>
          <w:rtl/>
        </w:rPr>
        <w:t xml:space="preserve">דתניא</w:t>
      </w:r>
      <w:r>
        <w:rPr>
          <w:rtl/>
        </w:rPr>
        <w:t xml:space="preserve"> </w:t>
      </w:r>
      <w:r w:rsidR="003D3E27">
        <w:rPr>
          <w:rFonts w:hint="cs"/>
          <w:rtl/>
        </w:rPr>
        <w:t>'</w:t>
      </w:r>
      <w:ins w:id="90317" w:author="מנוע סמנטי" w:date="2026-10-05T11:39:44Z">
        <w:r>
          <w:rPr>
            <w:rStyle w:val="afffff0"/>
            <w:rtl/>
          </w:rPr>
          <w:t xml:space="preserve">וְאִם כָּל בְּהֵמָה טְמֵאָה אֲשֶׁר לֹא יַקְרִיבוּ מִמֶּנָּה קָרְבָּן לַה</w:t>
        </w:r>
      </w:ins>
      <w:del w:id="90318" w:author="מנוע סמנטי" w:date="2026-10-05T11:39:44Z">
        <w:r>
          <w:rPr>
            <w:rtl/>
          </w:rPr>
          <w:delText xml:space="preserve">ואם כל בהמה טמאה אשר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יקריבו ממנה קרבן לה</w:delText>
        </w:r>
      </w:del>
      <w:r>
        <w:rPr>
          <w:rtl/>
        </w:rPr>
        <w:t xml:space="preserve">' - בבעלי מומין הכתוב מדבר, אתה אומר בבעלי מומין שנפדו הכתוב מדבר, או אינו אלא בבהמה טמאה ממש? </w:t>
      </w:r>
    </w:p>
    <w:p w14:paraId="7E8ABE00" w14:textId="77777777" w:rsidR="003D3E27" w:rsidRDefault="00F63065" w:rsidP="00F63065">
      <w:pPr>
        <w:rPr>
          <w:rtl/>
        </w:rPr>
      </w:pPr>
      <w:r>
        <w:rPr>
          <w:rtl/>
        </w:rPr>
        <w:t xml:space="preserve">כשהוא אומר ואם בבהמה הטמאה - הרי בהמה טמאה אמור, </w:t>
      </w:r>
    </w:p>
    <w:p w14:paraId="2BA7F293" w14:textId="77777777" w:rsidR="003D3E27" w:rsidRDefault="00F63065" w:rsidP="00C5567C">
      <w:pPr>
        <w:pStyle w:val="011"/>
        <w:rPr>
          <w:rtl/>
        </w:rPr>
      </w:pPr>
      <w:r>
        <w:rPr>
          <w:rtl/>
        </w:rPr>
        <w:t xml:space="preserve">הא מה אני מקיים </w:t>
      </w:r>
      <w:r w:rsidR="003D3E27">
        <w:rPr>
          <w:rFonts w:hint="cs"/>
          <w:rtl/>
        </w:rPr>
        <w:t>'</w:t>
      </w:r>
      <w:ins w:id="90319" w:author="מנוע סמנטי" w:date="2026-10-05T11:39:44Z">
        <w:r>
          <w:rPr>
            <w:rStyle w:val="afffff0"/>
            <w:rtl/>
          </w:rPr>
          <w:t xml:space="preserve">אֲשֶׁר לֹא יַקְרִיבוּ מִמֶּנָּה</w:t>
        </w:r>
      </w:ins>
      <w:del w:id="90320" w:author="מנוע סמנטי" w:date="2026-10-05T11:39:44Z">
        <w:r>
          <w:rPr>
            <w:rtl/>
          </w:rPr>
          <w:delText xml:space="preserve">אשר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יקריבו ממנה</w:delText>
        </w:r>
      </w:del>
      <w:r w:rsidR="003D3E27">
        <w:rPr>
          <w:rFonts w:hint="cs"/>
          <w:rtl/>
        </w:rPr>
        <w:t>'</w:t>
      </w:r>
      <w:r>
        <w:rPr>
          <w:rtl/>
        </w:rPr>
        <w:t xml:space="preserve"> - הוי אומר זה בעלי מומין שנפדו</w:t>
      </w:r>
      <w:ins w:id="96711" w:author="מנוע מכני" w:date="2026-10-05T11:32:12Z">
        <w:r>
          <w:rPr>
            <w:rtl/>
          </w:rPr>
          <w:t xml:space="preserve">,</w:t>
        </w:r>
      </w:ins>
      <w:del w:id="9671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יכול יפדו על מום עובר </w:t>
      </w:r>
    </w:p>
    <w:p w14:paraId="6511AC85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</w:t>
      </w:r>
      <w:r w:rsidR="003D3E27">
        <w:rPr>
          <w:rFonts w:hint="cs"/>
          <w:rtl/>
        </w:rPr>
        <w:t>'</w:t>
      </w:r>
      <w:ins w:id="90321" w:author="מנוע סמנטי" w:date="2026-10-05T11:39:44Z">
        <w:r>
          <w:rPr>
            <w:rStyle w:val="afffff0"/>
            <w:rtl/>
          </w:rPr>
          <w:t xml:space="preserve">אֲשֶׁר לֹא יַקְרִיבוּ מִמֶּנָּה קָרְבָּן לַה</w:t>
        </w:r>
      </w:ins>
      <w:del w:id="90322" w:author="מנוע סמנטי" w:date="2026-10-05T11:39:44Z">
        <w:r w:rsidR="003D3E27">
          <w:rPr>
            <w:rtl/>
          </w:rPr>
          <w:delText xml:space="preserve">אשר </w:delText>
        </w:r>
        <w:r w:rsidR="003D3E27">
          <w:rPr>
            <w:rtl/>
          </w:rPr>
          <w:delText xml:space="preserve">לא</w:delText>
        </w:r>
        <w:r w:rsidR="003D3E27">
          <w:rPr>
            <w:rtl/>
          </w:rPr>
          <w:delText xml:space="preserve"> יקריבו ממנה קרבן לה</w:delText>
        </w:r>
      </w:del>
      <w:r w:rsidR="003D3E27">
        <w:rPr>
          <w:rtl/>
        </w:rPr>
        <w:t xml:space="preserve">' </w:t>
      </w:r>
      <w:r>
        <w:rPr>
          <w:rtl/>
        </w:rPr>
        <w:t>מי שאינה קריבה כל עיקר, יצתה זו שאינה קריבה היום אלא למחר</w:t>
      </w:r>
      <w:r w:rsidR="0057284B">
        <w:rPr>
          <w:rtl/>
        </w:rPr>
        <w:t>.</w:t>
      </w:r>
    </w:p>
    <w:p>
      <w:pPr>
        <w:pStyle w:val="38"/>
        <w:rPr>
          <w:ins w:id="100034" w:author="מנוע מכני" w:date="2026-10-05T11:32:12Z"/>
        </w:rPr>
      </w:pPr>
      <w:r>
        <w:t xml:space="preserve">א</w:t>
      </w:r>
      <w:ins w:id="91889" w:author="מנוע מכני" w:date="2026-10-05T11:32:12Z">
        <w:r>
          <w:t xml:space="preserve">ב"א</w:t>
        </w:r>
      </w:ins>
      <w:del w:id="9189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2145037" w14:textId="77777777" w:rsidR="003D3E27" w:rsidRDefault="003D3E27" w:rsidP="003D3E27">
      <w:pPr>
        <w:jc w:val="left"/>
        <w:rPr>
          <w:rtl/>
        </w:rPr>
      </w:pPr>
      <w:del w:id="10003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א"כ</w:t>
      </w:r>
      <w:r w:rsidR="00F63065">
        <w:rPr>
          <w:rtl/>
        </w:rPr>
        <w:t xml:space="preserve">, פסח ועור למה לי? </w:t>
      </w:r>
    </w:p>
    <w:p w14:paraId="10564F63" w14:textId="77777777" w:rsidR="0057284B" w:rsidRDefault="0057284B" w:rsidP="0057284B">
      <w:pPr>
        <w:jc w:val="center"/>
        <w:rPr>
          <w:del w:id="90160" w:author="מנוע עיצוב" w:date="2026-10-05T11:33:53Z"/>
          <w:rtl/>
        </w:rPr>
      </w:pPr>
      <w:del w:id="90157" w:author="מנוע עיצוב" w:date="2026-10-05T11:33:53Z">
        <w:r>
          <w:rPr>
            <w:rtl/>
          </w:rPr>
          <w:delText xml:space="preserve">•</w:delText>
        </w:r>
      </w:del>
      <w:ins w:id="96713" w:author="מנוע מכני" w:date="2026-10-05T11:32:12Z">
        <w:r>
          <w:rPr>
            <w:rtl/>
          </w:rPr>
          <w:t xml:space="preserve"> </w:t>
        </w:r>
      </w:ins>
      <w:del w:id="96714" w:author="מנוע מכני" w:date="2026-10-05T11:32:12Z">
        <w:r>
          <w:rPr>
            <w:rtl/>
          </w:rPr>
          <w:delText xml:space="preserve">  </w:delText>
        </w:r>
      </w:del>
      <w:del w:id="90158" w:author="מנוע עיצוב" w:date="2026-10-05T11:33:53Z">
        <w:r>
          <w:rPr>
            <w:rtl/>
          </w:rPr>
          <w:delText xml:space="preserve">•</w:delText>
        </w:r>
      </w:del>
      <w:ins w:id="96715" w:author="מנוע מכני" w:date="2026-10-05T11:32:12Z">
        <w:r>
          <w:rPr>
            <w:rtl/>
          </w:rPr>
          <w:t xml:space="preserve"> </w:t>
        </w:r>
      </w:ins>
      <w:del w:id="96716" w:author="מנוע מכני" w:date="2026-10-05T11:32:12Z">
        <w:r>
          <w:rPr>
            <w:rtl/>
          </w:rPr>
          <w:delText xml:space="preserve">  </w:delText>
        </w:r>
      </w:del>
      <w:del w:id="90159" w:author="מנוע עיצוב" w:date="2026-10-05T11:33:53Z">
        <w:r>
          <w:rPr>
            <w:rtl/>
          </w:rPr>
          <w:delText xml:space="preserve">•</w:delText>
        </w:r>
      </w:del>
    </w:p>
    <w:p w14:paraId="5A3030C0" w14:textId="77777777" w:rsidR="00B874E6" w:rsidRDefault="00F63065" w:rsidP="003D3E27">
      <w:pPr>
        <w:pStyle w:val="afffd"/>
        <w:rPr>
          <w:rtl/>
        </w:rPr>
      </w:pPr>
      <w:r>
        <w:rPr>
          <w:rtl/>
        </w:rPr>
        <w:t xml:space="preserve">נסדקה </w:t>
      </w:r>
      <w:r w:rsidR="00FA1A10">
        <w:rPr>
          <w:rtl/>
        </w:rPr>
        <w:t>אע"פ</w:t>
      </w:r>
      <w:r>
        <w:rPr>
          <w:rtl/>
        </w:rPr>
        <w:t xml:space="preserve"> שלא חסרה</w:t>
      </w:r>
      <w:r w:rsidR="0057284B">
        <w:rPr>
          <w:rtl/>
        </w:rPr>
        <w:t>.</w:t>
      </w:r>
    </w:p>
    <w:p>
      <w:pPr>
        <w:pStyle w:val="38"/>
        <w:rPr>
          <w:ins w:id="100036" w:author="מנוע מכני" w:date="2026-10-05T11:32:12Z"/>
        </w:rPr>
      </w:pPr>
      <w:r>
        <w:t xml:space="preserve">ת"ר:</w:t>
      </w:r>
    </w:p>
    <w:p w14:paraId="05CB20E7" w14:textId="77777777" w:rsidR="003D3E27" w:rsidRDefault="00F63065" w:rsidP="003D3E27">
      <w:pPr>
        <w:rPr>
          <w:rtl/>
        </w:rPr>
      </w:pPr>
      <w:del w:id="1000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הסדק כל שהוא, הפגימה - בין בידי אדם בין בידי שמים</w:t>
      </w:r>
    </w:p>
    <w:p w14:paraId="5CB9E7A7" w14:textId="77777777" w:rsidR="00B874E6" w:rsidRDefault="00F63065" w:rsidP="003D3E27">
      <w:pPr>
        <w:rPr>
          <w:rtl/>
        </w:rPr>
      </w:pPr>
      <w:del w:id="9273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סדק ופגימה - בין בידי שמים בין בידי אדם, וכמה שיעור פגימה - כדי שתחגור בה ציפורן</w:t>
      </w:r>
      <w:r w:rsidR="0057284B">
        <w:rPr>
          <w:rtl/>
        </w:rPr>
        <w:t>.</w:t>
      </w:r>
    </w:p>
    <w:p w14:paraId="62F8D22C" w14:textId="77777777" w:rsidR="0057284B" w:rsidRDefault="0057284B" w:rsidP="0057284B">
      <w:pPr>
        <w:jc w:val="center"/>
        <w:rPr>
          <w:del w:id="90164" w:author="מנוע עיצוב" w:date="2026-10-05T11:33:53Z"/>
          <w:rtl/>
        </w:rPr>
      </w:pPr>
      <w:del w:id="90161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717" w:author="מנוע מכני" w:date="2026-10-05T11:32:12Z">
        <w:r>
          <w:rPr>
            <w:rtl/>
          </w:rPr>
          <w:t xml:space="preserve"> </w:t>
        </w:r>
      </w:ins>
      <w:del w:id="96718" w:author="מנוע מכני" w:date="2026-10-05T11:32:12Z">
        <w:r>
          <w:rPr>
            <w:rtl/>
          </w:rPr>
          <w:lastRenderedPageBreak/>
          <w:delText xml:space="preserve">  </w:delText>
        </w:r>
      </w:del>
      <w:del w:id="90162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719" w:author="מנוע מכני" w:date="2026-10-05T11:32:12Z">
        <w:r>
          <w:rPr>
            <w:rtl/>
          </w:rPr>
          <w:t xml:space="preserve"> </w:t>
        </w:r>
      </w:ins>
      <w:del w:id="96720" w:author="מנוע מכני" w:date="2026-10-05T11:32:12Z">
        <w:r>
          <w:rPr>
            <w:rtl/>
          </w:rPr>
          <w:lastRenderedPageBreak/>
          <w:delText xml:space="preserve">  </w:delText>
        </w:r>
      </w:del>
      <w:del w:id="90163" w:author="מנוע עיצוב" w:date="2026-10-05T11:33:53Z">
        <w:r>
          <w:rPr>
            <w:rtl/>
          </w:rPr>
          <w:lastRenderedPageBreak/>
          <w:delText xml:space="preserve">•</w:delText>
        </w:r>
      </w:del>
    </w:p>
    <w:p w14:paraId="7EA3E063" w14:textId="77777777" w:rsidR="00B874E6" w:rsidRDefault="00F63065" w:rsidP="003D3E27">
      <w:pPr>
        <w:pStyle w:val="afffd"/>
        <w:rPr>
          <w:rtl/>
        </w:rPr>
      </w:pPr>
      <w:r>
        <w:rPr>
          <w:rtl/>
        </w:rPr>
        <w:t>נקבה מלא וכו'</w:t>
      </w:r>
      <w:r w:rsidR="0057284B">
        <w:rPr>
          <w:rtl/>
        </w:rPr>
        <w:t>.</w:t>
      </w:r>
    </w:p>
    <w:p w14:paraId="6FE42036" w14:textId="77777777" w:rsidR="00B874E6" w:rsidRDefault="00F63065" w:rsidP="00F63065">
      <w:pPr>
        <w:rPr>
          <w:rtl/>
        </w:rPr>
      </w:pPr>
      <w:r>
        <w:rPr>
          <w:rtl/>
        </w:rPr>
        <w:t xml:space="preserve">ת"ר, כמה נקיבת האוזן - מלא כרשינה,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 אומר: בכעדשה</w:t>
      </w:r>
      <w:r w:rsidR="0057284B">
        <w:rPr>
          <w:rtl/>
        </w:rPr>
        <w:t>.</w:t>
      </w:r>
    </w:p>
    <w:p w14:paraId="1DB4A756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ואיזו היא יבשה שאם תינקב ואינה מוציאה טיפת דם,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בן המשולם אומר: יבשה כדי שתהא נפרכת</w:t>
      </w:r>
      <w:r w:rsidR="0057284B">
        <w:rPr>
          <w:rtl/>
        </w:rPr>
        <w:t>.</w:t>
      </w:r>
    </w:p>
    <w:p>
      <w:pPr>
        <w:pStyle w:val="38"/>
        <w:rPr>
          <w:ins w:id="100038" w:author="מנוע מכני" w:date="2026-10-05T11:32:12Z"/>
        </w:rPr>
      </w:pPr>
      <w:r>
        <w:t xml:space="preserve">תנא:</w:t>
      </w:r>
    </w:p>
    <w:p w14:paraId="3684617D" w14:textId="77777777" w:rsidR="00B874E6" w:rsidRDefault="00F63065" w:rsidP="00F63065">
      <w:pPr>
        <w:rPr>
          <w:rtl/>
        </w:rPr>
      </w:pPr>
      <w:del w:id="1000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קרובין דבריהן להיות שוין</w:t>
      </w:r>
      <w:r w:rsidR="0057284B">
        <w:rPr>
          <w:rtl/>
        </w:rPr>
        <w:t>.</w:t>
      </w:r>
    </w:p>
    <w:p w14:paraId="0F9CCAAF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דבריהן דמאן? אילימא דתנא </w:t>
      </w:r>
      <w:ins w:id="97593" w:author="מנוע מכני" w:date="2026-10-05T11:32:12Z">
        <w:r>
          <w:rPr>
            <w:rtl/>
          </w:rPr>
          <w:t xml:space="preserve">ראשון</w:t>
        </w:r>
      </w:ins>
      <w:del w:id="9759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בן המשולם - </w:t>
      </w:r>
      <w:ins w:id="93879" w:author="מנוע מכני" w:date="2026-10-05T11:32:12Z">
        <w:r>
          <w:rPr>
            <w:rtl/>
          </w:rPr>
          <w:t xml:space="preserve">הרבה</w:t>
        </w:r>
      </w:ins>
      <w:del w:id="93880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 </w:t>
      </w:r>
      <w:ins w:id="93877" w:author="מנוע מכני" w:date="2026-10-05T11:32:12Z">
        <w:r>
          <w:rPr>
            <w:rtl/>
          </w:rPr>
          <w:t xml:space="preserve">יש</w:t>
        </w:r>
      </w:ins>
      <w:del w:id="9387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! אלא דתנא </w:t>
      </w:r>
      <w:ins w:id="97595" w:author="מנוע מכני" w:date="2026-10-05T11:32:12Z">
        <w:r>
          <w:rPr>
            <w:rtl/>
          </w:rPr>
          <w:t xml:space="preserve">ראשון</w:t>
        </w:r>
      </w:ins>
      <w:del w:id="97596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בר' יהודה</w:t>
      </w:r>
      <w:r w:rsidR="0057284B">
        <w:rPr>
          <w:rtl/>
        </w:rPr>
        <w:t>.</w:t>
      </w:r>
    </w:p>
    <w:p w14:paraId="0D185FFD" w14:textId="77777777" w:rsidR="003D3E27" w:rsidRDefault="00F63065" w:rsidP="00F63065">
      <w:pPr>
        <w:rPr>
          <w:rtl/>
        </w:rPr>
      </w:pPr>
      <w:r>
        <w:rPr>
          <w:rtl/>
        </w:rPr>
        <w:t xml:space="preserve">כעדשה אין, בציר מכעדשה </w:t>
      </w:r>
      <w:r>
        <w:rPr>
          <w:rtl/>
        </w:rPr>
        <w:t xml:space="preserve">לא</w:t>
      </w:r>
      <w:r>
        <w:rPr>
          <w:rtl/>
        </w:rPr>
        <w:t xml:space="preserve">? ורמינהי: מרצע - אין לי אלא מרצע, מנין לרבות הסול והסירה והמחט והמקדח והמכתב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3D3E27">
        <w:rPr>
          <w:rFonts w:hint="cs"/>
          <w:rtl/>
        </w:rPr>
        <w:t>'</w:t>
      </w:r>
      <w:ins w:id="90323" w:author="מנוע סמנטי" w:date="2026-10-05T11:39:44Z">
        <w:r>
          <w:rPr>
            <w:rStyle w:val="afffff0"/>
            <w:rtl/>
          </w:rPr>
          <w:t xml:space="preserve">וְלָקַחְתָּ</w:t>
        </w:r>
      </w:ins>
      <w:del w:id="90324" w:author="מנוע סמנטי" w:date="2026-10-05T11:39:44Z">
        <w:r>
          <w:rPr>
            <w:rtl/>
          </w:rPr>
          <w:delText xml:space="preserve">ולקחת</w:delText>
        </w:r>
      </w:del>
      <w:r w:rsidR="003D3E27">
        <w:rPr>
          <w:rFonts w:hint="cs"/>
          <w:rtl/>
        </w:rPr>
        <w:t>'</w:t>
      </w:r>
      <w:r>
        <w:rPr>
          <w:rtl/>
        </w:rPr>
        <w:t xml:space="preserve"> - כל דבר שנלקח ביד, דברי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יהודה, </w:t>
      </w:r>
    </w:p>
    <w:p>
      <w:pPr>
        <w:pStyle w:val="38"/>
        <w:rPr>
          <w:ins w:id="100040" w:author="מנוע מכני" w:date="2026-10-05T11:32:12Z"/>
        </w:rPr>
      </w:pPr>
      <w:r>
        <w:t xml:space="preserve">רבי</w:t>
      </w:r>
      <w:del w:id="100934" w:author="מנוע מכני" w:date="2026-10-05T11:32:12Z">
        <w:r>
          <w:delText xml:space="preserve"> אומר</w:delText>
        </w:r>
      </w:del>
      <w:r>
        <w:t xml:space="preserve">:</w:t>
      </w:r>
    </w:p>
    <w:p w14:paraId="7B271A2A" w14:textId="77777777" w:rsidR="003D3E27" w:rsidRDefault="00F63065" w:rsidP="00F63065">
      <w:pPr>
        <w:rPr>
          <w:rtl/>
        </w:rPr>
      </w:pPr>
      <w:del w:id="1000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מרצע מה מרצע מיוחד של מתכת, אף כל - של מתכת</w:t>
      </w:r>
      <w:ins w:id="96721" w:author="מנוע מכני" w:date="2026-10-05T11:32:12Z">
        <w:r>
          <w:rPr>
            <w:rtl/>
          </w:rPr>
          <w:t xml:space="preserve">,</w:t>
        </w:r>
      </w:ins>
      <w:del w:id="9672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וקתני סיפא, </w:t>
      </w:r>
    </w:p>
    <w:p>
      <w:pPr>
        <w:pStyle w:val="38"/>
        <w:rPr>
          <w:ins w:id="100042" w:author="מנוע מכני" w:date="2026-10-05T11:32:12Z"/>
        </w:rPr>
      </w:pPr>
      <w:r>
        <w:t xml:space="preserve">א"ר יודן ברבי היה דורש:</w:t>
      </w:r>
    </w:p>
    <w:p w14:paraId="2623B25F" w14:textId="77777777" w:rsidR="003D3E27" w:rsidRDefault="00F63065" w:rsidP="00F63065">
      <w:pPr>
        <w:rPr>
          <w:rtl/>
        </w:rPr>
      </w:pPr>
      <w:del w:id="1000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כשהן רוצעין - אין רוצעין אלא במילת, </w:t>
      </w:r>
    </w:p>
    <w:p w14:paraId="427EBCC1" w14:textId="77777777" w:rsidR="003D3E27" w:rsidRDefault="00F63065" w:rsidP="00F63065">
      <w:pPr>
        <w:rPr>
          <w:rtl/>
        </w:rPr>
      </w:pPr>
      <w:r>
        <w:rPr>
          <w:rtl/>
        </w:rPr>
        <w:t>וחכמים אומרים: אין עבד עברי כהן נרצע, מפני שנעשה בעל מום</w:t>
      </w:r>
      <w:ins w:id="96723" w:author="מנוע מכני" w:date="2026-10-05T11:32:12Z">
        <w:r>
          <w:rPr>
            <w:rtl/>
          </w:rPr>
          <w:t xml:space="preserve">,</w:t>
        </w:r>
      </w:ins>
      <w:del w:id="96724" w:author="מנוע מכני" w:date="2026-10-05T11:32:12Z">
        <w:r w:rsidR="000B5F7F">
          <w:rPr>
            <w:rtl/>
          </w:rPr>
          <w:delText xml:space="preserve">;</w:delText>
        </w:r>
      </w:del>
    </w:p>
    <w:p w14:paraId="131C1494" w14:textId="77777777" w:rsidR="00B874E6" w:rsidRDefault="00F63065" w:rsidP="00F63065">
      <w:pPr>
        <w:rPr>
          <w:rtl/>
        </w:rPr>
      </w:pPr>
      <w:r>
        <w:rPr>
          <w:rtl/>
        </w:rPr>
        <w:t>וא"ת במילת היו רוצעין, היאך עבד כהן נעשה בעל מום? הא אין רוצעין אלא בגובה של אוזן</w:t>
      </w:r>
      <w:r w:rsidR="0057284B">
        <w:rPr>
          <w:rtl/>
        </w:rPr>
        <w:t>.</w:t>
      </w:r>
    </w:p>
    <w:p>
      <w:pPr>
        <w:pStyle w:val="38"/>
        <w:rPr>
          <w:ins w:id="100044" w:author="מנוע מכני" w:date="2026-10-05T11:32:12Z"/>
        </w:rPr>
      </w:pPr>
      <w:del w:id="100935" w:author="מנוע מכני" w:date="2026-10-05T11:32:12Z">
        <w:r>
          <w:delText xml:space="preserve">אמר </w:delText>
        </w:r>
      </w:del>
      <w:r>
        <w:t xml:space="preserve">רב חנא בר קטינא:</w:t>
      </w:r>
    </w:p>
    <w:p w14:paraId="374E2AC9" w14:textId="77777777" w:rsidR="00B874E6" w:rsidRDefault="00F63065" w:rsidP="00F63065">
      <w:pPr>
        <w:rPr>
          <w:rtl/>
        </w:rPr>
      </w:pPr>
      <w:del w:id="1000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</w:t>
      </w:r>
      <w:ins w:id="97597" w:author="מנוע מכני" w:date="2026-10-05T11:32:12Z">
        <w:r>
          <w:rPr>
            <w:rtl/>
          </w:rPr>
          <w:t xml:space="preserve">קשה</w:t>
        </w:r>
      </w:ins>
      <w:del w:id="97598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לשחוט, כאן - לפסול</w:t>
      </w:r>
      <w:r w:rsidR="0057284B">
        <w:rPr>
          <w:rtl/>
        </w:rPr>
        <w:t>.</w:t>
      </w:r>
    </w:p>
    <w:p>
      <w:pPr>
        <w:pStyle w:val="38"/>
        <w:rPr>
          <w:ins w:id="100046" w:author="מנוע מכני" w:date="2026-10-05T11:32:12Z"/>
        </w:rPr>
      </w:pPr>
      <w:r>
        <w:t>כרשינה? א</w:t>
      </w:r>
      <w:ins w:id="91891" w:author="מנוע מכני" w:date="2026-10-05T11:32:12Z">
        <w:r>
          <w:t xml:space="preserve">ר"ש</w:t>
        </w:r>
      </w:ins>
      <w:del w:id="91892" w:author="מנוע מכני" w:date="2026-10-05T11:32:12Z">
        <w:r w:rsidR="003D3E27">
          <w:delText xml:space="preserve">ר''ש</w:delText>
        </w:r>
      </w:del>
      <w:r>
        <w:t xml:space="preserve">:</w:t>
      </w:r>
    </w:p>
    <w:p w14:paraId="4CCC43A0" w14:textId="77777777" w:rsidR="00B874E6" w:rsidRDefault="00F63065" w:rsidP="003D3E27">
      <w:pPr>
        <w:rPr>
          <w:rtl/>
        </w:rPr>
      </w:pPr>
      <w:del w:id="1000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הינדא</w:t>
      </w:r>
      <w:r w:rsidR="0057284B">
        <w:rPr>
          <w:rtl/>
        </w:rPr>
        <w:t>.</w:t>
      </w:r>
    </w:p>
    <w:p w14:paraId="534B2C76" w14:textId="77777777" w:rsidR="003D3E27" w:rsidRDefault="003D3E27" w:rsidP="00F63065">
      <w:pPr>
        <w:rPr>
          <w:del w:id="90624" w:author="מנוע עיצוב" w:date="2026-10-05T11:33:53Z"/>
          <w:rtl/>
        </w:rPr>
      </w:pPr>
    </w:p>
    <w:p>
      <w:pPr>
        <w:pStyle w:val="38"/>
        <w:rPr>
          <w:ins w:id="100048" w:author="מנוע מכני" w:date="2026-10-05T11:32:12Z"/>
        </w:rPr>
      </w:pPr>
      <w:r>
        <w:t xml:space="preserve">בעא רב הושעיא </w:t>
      </w:r>
      <w:ins w:id="92901" w:author="מנוע מכני" w:date="2026-10-05T11:32:12Z">
        <w:r>
          <w:t xml:space="preserve">מר"ה</w:t>
        </w:r>
      </w:ins>
      <w:del w:id="92902" w:author="מנוע מכני" w:date="2026-10-05T11:32:12Z">
        <w:r>
          <w:delText xml:space="preserve">מרב הונא</w:delText>
        </w:r>
      </w:del>
      <w:r>
        <w:t xml:space="preserve"> רבה:</w:t>
      </w:r>
    </w:p>
    <w:p w14:paraId="05F594D2" w14:textId="77777777" w:rsidR="003D3E27" w:rsidRDefault="00F63065" w:rsidP="003D3E27">
      <w:pPr>
        <w:rPr>
          <w:rtl/>
        </w:rPr>
      </w:pPr>
      <w:del w:id="1000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כרשינה הנכנסת ויוצאה, או כרשינה העומדת? </w:t>
      </w:r>
    </w:p>
    <w:p>
      <w:pPr>
        <w:pStyle w:val="38"/>
        <w:rPr>
          <w:ins w:id="100050" w:author="מנוע מכני" w:date="2026-10-05T11:32:12Z"/>
        </w:rPr>
      </w:pPr>
      <w:r>
        <w:t xml:space="preserve">אמר</w:t>
      </w:r>
      <w:r>
        <w:t xml:space="preserve"> לו:</w:t>
      </w:r>
    </w:p>
    <w:p w14:paraId="395AE99F" w14:textId="77777777" w:rsidR="003D3E27" w:rsidRDefault="00F63065" w:rsidP="003D3E27">
      <w:pPr>
        <w:rPr>
          <w:rtl/>
        </w:rPr>
      </w:pPr>
      <w:del w:id="1000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</w:t>
      </w:r>
      <w:r>
        <w:rPr>
          <w:rtl/>
        </w:rPr>
        <w:t xml:space="preserve">לא</w:t>
      </w:r>
      <w:r>
        <w:rPr>
          <w:rtl/>
        </w:rPr>
        <w:t xml:space="preserve"> שמעתי, כיוצא בה שמעתי, </w:t>
      </w:r>
      <w:r>
        <w:rPr>
          <w:rtl/>
        </w:rPr>
        <w:t xml:space="preserve">דתנן</w:t>
      </w:r>
      <w:r>
        <w:rPr>
          <w:rtl/>
        </w:rPr>
        <w:t xml:space="preserve">, השדרה והגולגולת שחסרו, כמה חסרון בשדרה ולא יהא מטמא באהל? בש"א: שתי חוליות, </w:t>
      </w:r>
      <w:r>
        <w:rPr>
          <w:rtl/>
        </w:rPr>
        <w:t xml:space="preserve">וב"ה</w:t>
      </w:r>
      <w:r>
        <w:rPr>
          <w:rtl/>
        </w:rPr>
        <w:t xml:space="preserve"> אומרים: חוליא אחת</w:t>
      </w:r>
      <w:ins w:id="96725" w:author="מנוע מכני" w:date="2026-10-05T11:32:12Z">
        <w:r>
          <w:rPr>
            <w:rtl/>
          </w:rPr>
          <w:t xml:space="preserve">,</w:t>
        </w:r>
      </w:ins>
      <w:del w:id="96726" w:author="מנוע מכני" w:date="2026-10-05T11:32:12Z">
        <w:r w:rsidR="000B5F7F">
          <w:rPr>
            <w:rtl/>
          </w:rPr>
          <w:delText xml:space="preserve">;</w:delText>
        </w:r>
      </w:del>
    </w:p>
    <w:p w14:paraId="6FC14E7A" w14:textId="77777777" w:rsidR="00B874E6" w:rsidRDefault="00F63065" w:rsidP="003D3E27">
      <w:pPr>
        <w:rPr>
          <w:rtl/>
        </w:rPr>
      </w:pPr>
      <w:r>
        <w:rPr>
          <w:rtl/>
        </w:rPr>
        <w:t xml:space="preserve">ובגולגולת, </w:t>
      </w:r>
      <w:r>
        <w:rPr>
          <w:rtl/>
        </w:rPr>
        <w:t xml:space="preserve">ב"ש</w:t>
      </w:r>
      <w:r>
        <w:rPr>
          <w:rtl/>
        </w:rPr>
        <w:t xml:space="preserve"> אומרים: כמלא מקדח, </w:t>
      </w:r>
      <w:r>
        <w:rPr>
          <w:rtl/>
        </w:rPr>
        <w:t xml:space="preserve">וב"ה</w:t>
      </w:r>
      <w:r>
        <w:rPr>
          <w:rtl/>
        </w:rPr>
        <w:t xml:space="preserve"> אומרים: כדי שינטל מן החי וימות</w:t>
      </w:r>
      <w:r w:rsidR="0057284B">
        <w:rPr>
          <w:rtl/>
        </w:rPr>
        <w:t>.</w:t>
      </w:r>
    </w:p>
    <w:p>
      <w:pPr>
        <w:pStyle w:val="38"/>
        <w:rPr>
          <w:ins w:id="100052" w:author="מנוע מכני" w:date="2026-10-05T11:32:12Z"/>
        </w:rPr>
      </w:pPr>
      <w:ins w:id="98147" w:author="מנוע מכני" w:date="2026-10-05T11:32:12Z">
        <w:r>
          <w:t xml:space="preserve">וישב</w:t>
        </w:r>
      </w:ins>
      <w:del w:id="98148" w:author="מנוע מכני" w:date="2026-10-05T11:32:12Z">
        <w:r>
          <w:delText xml:space="preserve">ויתיב</w:delText>
        </w:r>
      </w:del>
      <w:r>
        <w:t xml:space="preserve"> רב חסדא וקמיבעיא </w:t>
      </w:r>
      <w:ins w:id="95195" w:author="מנוע מכני" w:date="2026-10-05T11:32:12Z">
        <w:r>
          <w:t xml:space="preserve">לו</w:t>
        </w:r>
      </w:ins>
      <w:del w:id="95196" w:author="מנוע מכני" w:date="2026-10-05T11:32:12Z">
        <w:r>
          <w:delText xml:space="preserve">ליה</w:delText>
        </w:r>
      </w:del>
      <w:r>
        <w:t xml:space="preserve">:</w:t>
      </w:r>
    </w:p>
    <w:p w14:paraId="65EC96BA" w14:textId="77777777" w:rsidR="003D3E27" w:rsidRDefault="00F63065" w:rsidP="00F63065">
      <w:pPr>
        <w:rPr>
          <w:rtl/>
        </w:rPr>
      </w:pPr>
      <w:del w:id="1000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כדי שינטל מן החי וכמה? </w:t>
      </w:r>
    </w:p>
    <w:p w14:paraId="405F59E0" w14:textId="77777777" w:rsidR="003D3E27" w:rsidRDefault="00F63065" w:rsidP="003D3E27">
      <w:pPr>
        <w:rPr>
          <w:rtl/>
        </w:rPr>
      </w:pPr>
      <w:r>
        <w:rPr>
          <w:rtl/>
        </w:rPr>
        <w:t xml:space="preserve">א"ל</w:t>
      </w:r>
      <w:r>
        <w:rPr>
          <w:rtl/>
        </w:rPr>
        <w:t xml:space="preserve"> </w:t>
      </w:r>
      <w:r w:rsidR="003D3E27">
        <w:rPr>
          <w:rStyle w:val="2fb"/>
          <w:rFonts w:hint="cs"/>
          <w:rtl/>
        </w:rPr>
        <w:t xml:space="preserve">רת</w:t>
      </w:r>
      <w:ins w:id="9189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94" w:author="מנוע מכני" w:date="2026-10-05T11:32:12Z">
        <w:r w:rsidR="003D3E27">
          <w:rPr>
            <w:rFonts w:hint="cs"/>
            <w:rtl/>
          </w:rPr>
          <w:delText xml:space="preserve">ב''א</w:delText>
        </w:r>
      </w:del>
      <w:r w:rsidR="003D3E27">
        <w:rPr>
          <w:rFonts w:hint="cs"/>
          <w:rtl/>
        </w:rPr>
        <w:t xml:space="preserve"> </w:t>
      </w:r>
      <w:r w:rsidR="003D3E27">
        <w:rPr>
          <w:rStyle w:val="2fb"/>
          <w:rFonts w:hint="cs"/>
          <w:rtl/>
        </w:rPr>
        <w:t xml:space="preserve">משמואל</w:t>
      </w:r>
      <w:r>
        <w:rPr>
          <w:rtl/>
        </w:rPr>
        <w:t>: כסלע</w:t>
      </w:r>
      <w:ins w:id="96727" w:author="מנוע מכני" w:date="2026-10-05T11:32:12Z">
        <w:r>
          <w:rPr>
            <w:rtl/>
          </w:rPr>
          <w:t xml:space="preserve">,</w:t>
        </w:r>
      </w:ins>
      <w:del w:id="9672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054" w:author="מנוע מכני" w:date="2026-10-05T11:32:12Z"/>
        </w:rPr>
      </w:pPr>
      <w:r>
        <w:t xml:space="preserve">ואיתמר, </w:t>
      </w:r>
      <w:ins w:id="92903" w:author="מנוע מכני" w:date="2026-10-05T11:32:12Z">
        <w:r>
          <w:t xml:space="preserve">ר"ס</w:t>
        </w:r>
      </w:ins>
      <w:del w:id="92904" w:author="מנוע מכני" w:date="2026-10-05T11:32:12Z">
        <w:r>
          <w:delText xml:space="preserve">רב ספרא</w:delText>
        </w:r>
      </w:del>
      <w:del w:id="100936" w:author="מנוע מכני" w:date="2026-10-05T11:32:12Z">
        <w:r>
          <w:delText xml:space="preserve"> אמר</w:delText>
        </w:r>
      </w:del>
      <w:r>
        <w:t xml:space="preserve">:</w:t>
      </w:r>
    </w:p>
    <w:p w14:paraId="2507CD54" w14:textId="77777777" w:rsidR="00B874E6" w:rsidRDefault="00F63065" w:rsidP="00F63065">
      <w:pPr>
        <w:rPr>
          <w:rtl/>
        </w:rPr>
      </w:pPr>
      <w:del w:id="100055" w:author="מנוע מכני" w:date="2026-10-05T11:32:12Z">
        <w:r>
          <w:rPr>
            <w:rtl/>
          </w:rPr>
          <w:delText xml:space="preserve"> </w:delText>
        </w:r>
      </w:del>
      <w:ins w:id="97599" w:author="מנוע מכני" w:date="2026-10-05T11:32:12Z">
        <w:r>
          <w:rPr>
            <w:rtl/>
          </w:rPr>
          <w:t xml:space="preserve">שמועה</w:t>
        </w:r>
      </w:ins>
      <w:del w:id="97600" w:author="מנוע מכני" w:date="2026-10-05T11:32:12Z">
        <w:r>
          <w:rPr>
            <w:rtl/>
          </w:rPr>
          <w:delText xml:space="preserve">שמעתתא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>
        <w:rPr>
          <w:rtl/>
        </w:rPr>
        <w:t xml:space="preserve">, </w:t>
      </w:r>
      <w:r>
        <w:rPr>
          <w:rStyle w:val="2fb"/>
          <w:rtl/>
        </w:rPr>
        <w:t xml:space="preserve">ורב</w:t>
      </w:r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בר יהודה </w:t>
      </w:r>
      <w:r>
        <w:rPr>
          <w:rtl/>
        </w:rPr>
        <w:t xml:space="preserve">אמר</w:t>
      </w:r>
      <w:r>
        <w:rPr>
          <w:rtl/>
        </w:rPr>
        <w:t xml:space="preserve">: </w:t>
      </w:r>
      <w:ins w:id="97601" w:author="מנוע מכני" w:date="2026-10-05T11:32:12Z">
        <w:r>
          <w:rPr>
            <w:rtl/>
          </w:rPr>
          <w:t xml:space="preserve">ברייתא</w:t>
        </w:r>
      </w:ins>
      <w:del w:id="97602" w:author="מנוע מכני" w:date="2026-10-05T11:32:12Z">
        <w:r>
          <w:rPr>
            <w:rtl/>
          </w:rPr>
          <w:delText xml:space="preserve">מתניתא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 w:rsidR="0057284B">
        <w:rPr>
          <w:rtl/>
        </w:rPr>
        <w:t>.</w:t>
      </w:r>
    </w:p>
    <w:p w14:paraId="375CD905" w14:textId="77777777" w:rsidR="00B874E6" w:rsidRDefault="00F63065" w:rsidP="00F63065">
      <w:pPr>
        <w:rPr>
          <w:rtl/>
        </w:rPr>
      </w:pPr>
      <w:r>
        <w:rPr>
          <w:rtl/>
        </w:rPr>
        <w:t xml:space="preserve">וסימניך: תני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בר יהודה</w:t>
      </w:r>
      <w:r w:rsidR="0057284B">
        <w:rPr>
          <w:rtl/>
        </w:rPr>
        <w:t>.</w:t>
      </w:r>
    </w:p>
    <w:p w14:paraId="7FFE75EB" w14:textId="77777777" w:rsidR="00B874E6" w:rsidRDefault="00F63065" w:rsidP="00F63065">
      <w:pPr>
        <w:rPr>
          <w:rtl/>
        </w:rPr>
      </w:pPr>
      <w:r>
        <w:rPr>
          <w:rtl/>
        </w:rPr>
        <w:t xml:space="preserve">וא"ל</w:t>
      </w:r>
      <w:r>
        <w:rPr>
          <w:rtl/>
        </w:rPr>
        <w:t xml:space="preserve">: </w:t>
      </w:r>
      <w:r>
        <w:rPr>
          <w:rtl/>
        </w:rPr>
        <w:t xml:space="preserve">א"כ</w:t>
      </w:r>
      <w:r>
        <w:rPr>
          <w:rtl/>
        </w:rPr>
        <w:t xml:space="preserve">, עשיתה דברי </w:t>
      </w:r>
      <w:r>
        <w:rPr>
          <w:rtl/>
        </w:rPr>
        <w:t xml:space="preserve">ב"ש</w:t>
      </w:r>
      <w:r>
        <w:rPr>
          <w:rtl/>
        </w:rPr>
        <w:t xml:space="preserve"> ודברי </w:t>
      </w:r>
      <w:r>
        <w:rPr>
          <w:rtl/>
        </w:rPr>
        <w:t xml:space="preserve">ב"ה</w:t>
      </w:r>
      <w:r>
        <w:rPr>
          <w:rtl/>
        </w:rPr>
        <w:t xml:space="preserve"> אחד</w:t>
      </w:r>
      <w:r w:rsidR="0043687E">
        <w:rPr>
          <w:rtl/>
        </w:rPr>
        <w:t xml:space="preserve">! </w:t>
      </w:r>
      <w:r w:rsidR="0043687E">
        <w:rPr>
          <w:rtl/>
        </w:rPr>
        <w:t xml:space="preserve">דתנן</w:t>
      </w:r>
      <w:r w:rsidR="0043687E">
        <w:rPr>
          <w:rtl/>
        </w:rPr>
        <w:t xml:space="preserve">: מאור שלא נעשה בידי אדם</w:t>
      </w:r>
      <w:r>
        <w:rPr>
          <w:rtl/>
        </w:rPr>
        <w:t xml:space="preserve"> שיעורו מלא אגרוף גדול, וזהו אגרופו של בן אבטיח, א"ר יוסי: וישנו כראש גדול של אדם</w:t>
      </w:r>
      <w:r w:rsidR="0057284B">
        <w:rPr>
          <w:rtl/>
        </w:rPr>
        <w:t>.</w:t>
      </w:r>
    </w:p>
    <w:p w14:paraId="5FFEC828" w14:textId="77777777" w:rsidR="003D3E27" w:rsidRDefault="00F63065" w:rsidP="00C5567C">
      <w:pPr>
        <w:pStyle w:val="011"/>
        <w:rPr>
          <w:rtl/>
        </w:rPr>
      </w:pPr>
      <w:r>
        <w:rPr>
          <w:rtl/>
        </w:rPr>
        <w:t>נעשה בידי אדם - שיערוהו כמלא מקדח גדול של לשכה, שהוא כפונדיון של האיטלקי, וכס</w:t>
      </w:r>
      <w:r w:rsidR="00C5567C">
        <w:rPr>
          <w:rtl/>
        </w:rPr>
        <w:t>לע נירונית</w:t>
      </w:r>
    </w:p>
    <w:p w14:paraId="4C519640" w14:textId="77777777" w:rsidR="0043687E" w:rsidRDefault="0043687E" w:rsidP="0043687E">
      <w:pPr>
        <w:pStyle w:val="afff0"/>
        <w:framePr w:wrap="around"/>
        <w:rPr>
          <w:rtl/>
        </w:rPr>
      </w:pPr>
      <w:r>
        <w:rPr>
          <w:rFonts w:hint="cs"/>
          <w:rtl/>
        </w:rPr>
        <w:t>לח.</w:t>
      </w:r>
    </w:p>
    <w:p w14:paraId="70FDE86B" w14:textId="77777777" w:rsidR="0043687E" w:rsidRDefault="00F63065" w:rsidP="00F63065">
      <w:pPr>
        <w:rPr>
          <w:rtl/>
        </w:rPr>
      </w:pPr>
      <w:r>
        <w:rPr>
          <w:rtl/>
        </w:rPr>
        <w:t>ו</w:t>
      </w:r>
      <w:r w:rsidR="0043687E">
        <w:rPr>
          <w:rtl/>
        </w:rPr>
        <w:t xml:space="preserve">ישנו </w:t>
      </w:r>
      <w:r>
        <w:rPr>
          <w:rtl/>
        </w:rPr>
        <w:t xml:space="preserve">כמלא נקב של עול! אישתיק, </w:t>
      </w:r>
      <w:r>
        <w:rPr>
          <w:rtl/>
        </w:rPr>
        <w:t xml:space="preserve">וא"ל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 חסדא</w:t>
      </w:r>
      <w:r>
        <w:rPr>
          <w:rtl/>
        </w:rPr>
        <w:t xml:space="preserve">: שמא מקדח וחיסומו שנינו? </w:t>
      </w:r>
    </w:p>
    <w:p>
      <w:pPr>
        <w:pStyle w:val="38"/>
        <w:rPr>
          <w:ins w:id="100056" w:author="מנוע מכני" w:date="2026-10-05T11:32:12Z"/>
        </w:rPr>
      </w:pPr>
      <w:r>
        <w:t xml:space="preserve">וא"ל</w:t>
      </w:r>
      <w:r>
        <w:t xml:space="preserve"> רב תחליפא:</w:t>
      </w:r>
    </w:p>
    <w:p w14:paraId="57CA4289" w14:textId="77777777" w:rsidR="00B874E6" w:rsidRDefault="00F63065" w:rsidP="00C5567C">
      <w:pPr>
        <w:pStyle w:val="011"/>
        <w:rPr>
          <w:rtl/>
        </w:rPr>
      </w:pPr>
      <w:del w:id="1000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שמא, אלא ודאי מקדח וחיסומו, צריך להתלות </w:t>
      </w:r>
      <w:ins w:id="95197" w:author="מנוע מכני" w:date="2026-10-05T11:32:12Z">
        <w:r>
          <w:rPr>
            <w:rtl/>
          </w:rPr>
          <w:t xml:space="preserve">עליו</w:t>
        </w:r>
      </w:ins>
      <w:del w:id="95198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כחזקיה</w:t>
      </w:r>
      <w:r>
        <w:rPr>
          <w:rtl/>
        </w:rPr>
        <w:t xml:space="preserve"> אבי עקש</w:t>
      </w:r>
      <w:r w:rsidR="0057284B">
        <w:rPr>
          <w:rtl/>
        </w:rPr>
        <w:t>.</w:t>
      </w:r>
    </w:p>
    <w:p w14:paraId="056770BE" w14:textId="77777777" w:rsidR="00B874E6" w:rsidRDefault="00F63065" w:rsidP="0043687E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זו עדות העיד </w:t>
      </w:r>
      <w:r>
        <w:rPr>
          <w:rStyle w:val="2fb"/>
          <w:rtl/>
        </w:rPr>
        <w:t xml:space="preserve">חזקיה</w:t>
      </w:r>
      <w:r>
        <w:rPr>
          <w:rtl/>
        </w:rPr>
        <w:t xml:space="preserve"> אבי עקש לפני </w:t>
      </w:r>
      <w:ins w:id="92905" w:author="מנוע מכני" w:date="2026-10-05T11:32:12Z">
        <w:r>
          <w:rPr>
            <w:rStyle w:val="2fb"/>
            <w:rtl/>
          </w:rPr>
          <w:t xml:space="preserve">ר"ג</w:t>
        </w:r>
      </w:ins>
      <w:del w:id="92906" w:author="מנוע מכני" w:date="2026-10-05T11:32:12Z">
        <w:r>
          <w:rPr>
            <w:rtl/>
          </w:rPr>
          <w:delText xml:space="preserve">רבן גמליאל</w:delText>
        </w:r>
      </w:del>
      <w:r>
        <w:rPr>
          <w:rtl/>
        </w:rPr>
        <w:t xml:space="preserve"> ביבנה, שאמר </w:t>
      </w:r>
      <w:r>
        <w:rPr>
          <w:rStyle w:val="2fb"/>
          <w:rtl/>
        </w:rPr>
        <w:t xml:space="preserve">מ</w:t>
      </w:r>
      <w:ins w:id="91895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896" w:author="מנוע מכני" w:date="2026-10-05T11:32:12Z">
        <w:r w:rsidR="0043687E">
          <w:rPr>
            <w:rFonts w:hint="cs"/>
            <w:rtl/>
          </w:rPr>
          <w:delText xml:space="preserve">ר''ג</w:delText>
        </w:r>
      </w:del>
      <w:r w:rsidR="0043687E">
        <w:rPr>
          <w:rFonts w:hint="cs"/>
          <w:rtl/>
        </w:rPr>
        <w:t xml:space="preserve"> </w:t>
      </w:r>
      <w:r>
        <w:rPr>
          <w:rtl/>
        </w:rPr>
        <w:t>הזקן: כל שאין לו תוך בכלי חרס אין לו אחורים לחליקה, נטמא תוכו - נטמא גבו, נטמא גבו - נטמא תוכו</w:t>
      </w:r>
      <w:r w:rsidR="0057284B">
        <w:rPr>
          <w:rtl/>
        </w:rPr>
        <w:t>.</w:t>
      </w:r>
    </w:p>
    <w:p w14:paraId="6C5CDCDF" w14:textId="77777777" w:rsidR="0043687E" w:rsidRDefault="00F63065" w:rsidP="00F63065">
      <w:pPr>
        <w:rPr>
          <w:rtl/>
        </w:rPr>
      </w:pPr>
      <w:r>
        <w:rPr>
          <w:rtl/>
        </w:rPr>
        <w:t xml:space="preserve">כלי חרס - בתוכו תלה </w:t>
      </w:r>
      <w:ins w:id="95199" w:author="מנוע מכני" w:date="2026-10-05T11:32:12Z">
        <w:r>
          <w:rPr>
            <w:rtl/>
          </w:rPr>
          <w:t xml:space="preserve">התורה</w:t>
        </w:r>
      </w:ins>
      <w:del w:id="9520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  <w:ins w:id="95211" w:author="מנוע מכני" w:date="2026-10-05T11:32:12Z">
        <w:r>
          <w:rPr>
            <w:rtl/>
          </w:rPr>
          <w:t xml:space="preserve">יש</w:t>
        </w:r>
      </w:ins>
      <w:del w:id="95212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5201" w:author="מנוע מכני" w:date="2026-10-05T11:32:12Z">
        <w:r>
          <w:rPr>
            <w:rtl/>
          </w:rPr>
          <w:t xml:space="preserve">לו</w:t>
        </w:r>
      </w:ins>
      <w:del w:id="9520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תוך - איטמי </w:t>
      </w:r>
      <w:ins w:id="95203" w:author="מנוע מכני" w:date="2026-10-05T11:32:12Z">
        <w:r>
          <w:rPr>
            <w:rtl/>
          </w:rPr>
          <w:t xml:space="preserve">לו</w:t>
        </w:r>
      </w:ins>
      <w:del w:id="952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5209" w:author="מנוע מכני" w:date="2026-10-05T11:32:12Z">
        <w:r>
          <w:rPr>
            <w:rtl/>
          </w:rPr>
          <w:t xml:space="preserve">אין</w:t>
        </w:r>
      </w:ins>
      <w:del w:id="95210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5205" w:author="מנוע מכני" w:date="2026-10-05T11:32:12Z">
        <w:r>
          <w:rPr>
            <w:rtl/>
          </w:rPr>
          <w:t xml:space="preserve">לו</w:t>
        </w:r>
      </w:ins>
      <w:del w:id="9520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תוך - </w:t>
      </w:r>
      <w:r>
        <w:rPr>
          <w:rtl/>
        </w:rPr>
        <w:t xml:space="preserve">לא</w:t>
      </w:r>
      <w:r>
        <w:rPr>
          <w:rtl/>
        </w:rPr>
        <w:t xml:space="preserve"> איטמי </w:t>
      </w:r>
      <w:ins w:id="95207" w:author="מנוע מכני" w:date="2026-10-05T11:32:12Z">
        <w:r>
          <w:rPr>
            <w:rtl/>
          </w:rPr>
          <w:t xml:space="preserve">לו</w:t>
        </w:r>
      </w:ins>
      <w:del w:id="9520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 w14:paraId="41924B87" w14:textId="77777777" w:rsidR="00B874E6" w:rsidRDefault="00F63065" w:rsidP="0043687E">
      <w:pPr>
        <w:rPr>
          <w:rtl/>
        </w:rPr>
      </w:pPr>
      <w:r>
        <w:rPr>
          <w:rStyle w:val="2fb"/>
          <w:rtl/>
        </w:rPr>
        <w:lastRenderedPageBreak/>
        <w:t>א</w:t>
      </w:r>
      <w:r w:rsidR="0043687E">
        <w:rPr>
          <w:rStyle w:val="2fb"/>
          <w:rFonts w:hint="cs"/>
          <w:rtl/>
        </w:rPr>
        <w:t xml:space="preserve">ריצ</w:t>
      </w:r>
      <w:ins w:id="9189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98" w:author="מנוע מכני" w:date="2026-10-05T11:32:12Z">
        <w:r w:rsidR="0043687E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</w:t>
      </w:r>
      <w:ins w:id="91899" w:author="מנוע מכני" w:date="2026-10-05T11:32:12Z">
        <w:r>
          <w:rPr>
            <w:rtl/>
          </w:rPr>
          <w:t xml:space="preserve">ה"ק</w:t>
        </w:r>
      </w:ins>
      <w:del w:id="91900" w:author="מנוע מכני" w:date="2026-10-05T11:32:12Z">
        <w:r>
          <w:rPr>
            <w:rtl/>
          </w:rPr>
          <w:delText xml:space="preserve">ה</w:delText>
        </w:r>
        <w:r w:rsidR="0043687E">
          <w:rPr>
            <w:rFonts w:hint="cs"/>
            <w:rtl/>
          </w:rPr>
          <w:delText xml:space="preserve">''ק</w:delText>
        </w:r>
      </w:del>
      <w:r>
        <w:rPr>
          <w:rtl/>
        </w:rPr>
        <w:t>, כל שאין לו תוך בכלי חרס - כנגדו בכלי שטף אין לו אחורים לחליקה, נטמא תוכו - נטמא גבו, נטמא גבו - נטמא תוכו</w:t>
      </w:r>
      <w:r w:rsidR="0057284B">
        <w:rPr>
          <w:rtl/>
        </w:rPr>
        <w:t>.</w:t>
      </w:r>
    </w:p>
    <w:p w14:paraId="24683EE7" w14:textId="77777777" w:rsidR="0043687E" w:rsidRDefault="0043687E" w:rsidP="00F63065">
      <w:pPr>
        <w:rPr>
          <w:rtl/>
        </w:rPr>
      </w:pPr>
      <w:ins w:id="91901" w:author="מנוע מכני" w:date="2026-10-05T11:32:12Z">
        <w:r>
          <w:rPr>
            <w:rFonts w:hint="cs"/>
            <w:rtl/>
          </w:rPr>
          <w:t xml:space="preserve">ל"ל</w:t>
        </w:r>
      </w:ins>
      <w:del w:id="91902" w:author="מנוע מכני" w:date="2026-10-05T11:32:12Z">
        <w:r>
          <w:rPr>
            <w:rFonts w:hint="cs"/>
            <w:rtl/>
          </w:rPr>
          <w:delText xml:space="preserve">ל''ל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מיתלייה בכלי חרס? נימא: כל שאין לו תוך בכלי שטף - אין לו אחורים לחליקה! </w:t>
      </w:r>
    </w:p>
    <w:p>
      <w:pPr>
        <w:pStyle w:val="38"/>
        <w:rPr>
          <w:ins w:id="100058" w:author="מנוע מכני" w:date="2026-10-05T11:32:12Z"/>
        </w:rPr>
      </w:pPr>
      <w:r>
        <w:t xml:space="preserve">הא </w:t>
      </w:r>
      <w:r>
        <w:t xml:space="preserve">קמ"ל</w:t>
      </w:r>
      <w:r>
        <w:t xml:space="preserve">:</w:t>
      </w:r>
    </w:p>
    <w:p w14:paraId="4E41FAFC" w14:textId="77777777" w:rsidR="00B874E6" w:rsidRDefault="0043687E" w:rsidP="00F63065">
      <w:pPr>
        <w:rPr>
          <w:rtl/>
        </w:rPr>
      </w:pPr>
      <w:del w:id="1000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דיש לו תוך </w:t>
      </w:r>
      <w:r w:rsidR="00F63065">
        <w:rPr>
          <w:rtl/>
        </w:rPr>
        <w:t xml:space="preserve">הרי הוא ככלי חרס, מה כלי חרס, נטמא תוכו - נטמא גבו,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תוכו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גבו, אף כלי שטף, נטמא תוכו - נטמא גבו,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תוכו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גבו</w:t>
      </w:r>
      <w:r w:rsidR="0057284B">
        <w:rPr>
          <w:rtl/>
        </w:rPr>
        <w:t>.</w:t>
      </w:r>
    </w:p>
    <w:p w14:paraId="544671EF" w14:textId="77777777" w:rsidR="0043687E" w:rsidRDefault="0043687E" w:rsidP="00F63065">
      <w:pPr>
        <w:rPr>
          <w:rtl/>
        </w:rPr>
      </w:pPr>
      <w:r>
        <w:rPr>
          <w:rtl/>
        </w:rPr>
        <w:t>בשלמא כלי חרס</w:t>
      </w:r>
      <w:r w:rsidR="00F63065">
        <w:rPr>
          <w:rtl/>
        </w:rPr>
        <w:t xml:space="preserve"> גלי </w:t>
      </w:r>
      <w:ins w:id="95217" w:author="מנוע מכני" w:date="2026-10-05T11:32:12Z">
        <w:r>
          <w:rPr>
            <w:rtl/>
          </w:rPr>
          <w:t xml:space="preserve">בו</w:t>
        </w:r>
      </w:ins>
      <w:del w:id="95218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</w:t>
      </w:r>
      <w:ins w:id="95213" w:author="מנוע מכני" w:date="2026-10-05T11:32:12Z">
        <w:r>
          <w:rPr>
            <w:rtl/>
          </w:rPr>
          <w:t xml:space="preserve">התורה</w:t>
        </w:r>
      </w:ins>
      <w:del w:id="95214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תוכו, אלא כלי שטף, מי גלי </w:t>
      </w:r>
      <w:ins w:id="95219" w:author="מנוע מכני" w:date="2026-10-05T11:32:12Z">
        <w:r>
          <w:rPr>
            <w:rtl/>
          </w:rPr>
          <w:t xml:space="preserve">בו</w:t>
        </w:r>
      </w:ins>
      <w:del w:id="9522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</w:t>
      </w:r>
      <w:ins w:id="95215" w:author="מנוע מכני" w:date="2026-10-05T11:32:12Z">
        <w:r>
          <w:rPr>
            <w:rtl/>
          </w:rPr>
          <w:t xml:space="preserve">התורה</w:t>
        </w:r>
      </w:ins>
      <w:del w:id="95216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תוכו? </w:t>
      </w:r>
    </w:p>
    <w:p w14:paraId="2D8DB63E" w14:textId="77777777" w:rsidR="0043687E" w:rsidRDefault="00F63065" w:rsidP="0043687E">
      <w:pPr>
        <w:rPr>
          <w:rtl/>
        </w:rPr>
      </w:pPr>
      <w:ins w:id="97925" w:author="מנוע מכני" w:date="2026-10-05T11:32:12Z">
        <w:r>
          <w:rPr>
            <w:rtl/>
          </w:rPr>
          <w:t xml:space="preserve">אם </w:t>
        </w:r>
      </w:ins>
      <w:del w:id="9792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בטומאה דאורייתא - </w:t>
      </w:r>
      <w:r>
        <w:rPr>
          <w:rtl/>
        </w:rPr>
        <w:t xml:space="preserve">ה"נ</w:t>
      </w:r>
      <w:r>
        <w:rPr>
          <w:rtl/>
        </w:rPr>
        <w:t xml:space="preserve">, </w:t>
      </w:r>
      <w:r>
        <w:rPr>
          <w:rtl/>
        </w:rPr>
        <w:t xml:space="preserve">ה</w:t>
      </w:r>
      <w:ins w:id="91903" w:author="מנוע מכני" w:date="2026-10-05T11:32:12Z">
        <w:r>
          <w:rPr>
            <w:rFonts w:hint="cs"/>
            <w:rtl/>
          </w:rPr>
          <w:t xml:space="preserve">ב"ע</w:t>
        </w:r>
      </w:ins>
      <w:del w:id="91904" w:author="מנוע מכני" w:date="2026-10-05T11:32:12Z">
        <w:r w:rsidR="0043687E">
          <w:rPr>
            <w:rFonts w:hint="cs"/>
            <w:rtl/>
          </w:rPr>
          <w:delText xml:space="preserve">ב''ע</w:delText>
        </w:r>
      </w:del>
      <w:r>
        <w:rPr>
          <w:rtl/>
        </w:rPr>
        <w:t xml:space="preserve"> בטומאת משקין דרבנן, </w:t>
      </w:r>
      <w:r>
        <w:rPr>
          <w:rtl/>
        </w:rPr>
        <w:t xml:space="preserve">דתנן</w:t>
      </w:r>
      <w:r>
        <w:rPr>
          <w:rtl/>
        </w:rPr>
        <w:t xml:space="preserve">: כלי שנטמא אחוריו במשקין - אחוריו טמאין, תוכו אג</w:t>
      </w:r>
      <w:r w:rsidR="0043687E">
        <w:rPr>
          <w:rtl/>
        </w:rPr>
        <w:t>נו אזנו וידיו טהורין נטמא תוכו</w:t>
      </w:r>
      <w:r>
        <w:rPr>
          <w:rtl/>
        </w:rPr>
        <w:t xml:space="preserve"> כולו טמא: דמדאורייתא אין אוכל מטמא כלי, ואין משקה מטמא כלי, </w:t>
      </w:r>
    </w:p>
    <w:p w14:paraId="309528E3" w14:textId="77777777" w:rsidR="00B874E6" w:rsidRDefault="00F63065" w:rsidP="0043687E">
      <w:pPr>
        <w:rPr>
          <w:rtl/>
        </w:rPr>
      </w:pPr>
      <w:r>
        <w:rPr>
          <w:rtl/>
        </w:rPr>
        <w:t xml:space="preserve">ורבנן הוא דגזור משום משקה זב וזבה, הלכך שויוה רבנן כטומאה דכלי חרס, ולא שויוה רבנן כטומאה דאורייתא דנפשיה, עבדו רבנן היכירא כי </w:t>
      </w:r>
      <w:ins w:id="98567" w:author="מנוע מכני" w:date="2026-10-05T11:32:12Z">
        <w:r>
          <w:rPr>
            <w:rtl/>
          </w:rPr>
          <w:t xml:space="preserve">איך</w:t>
        </w:r>
      </w:ins>
      <w:del w:id="98568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דלא לישרוף </w:t>
      </w:r>
      <w:ins w:id="95221" w:author="מנוע מכני" w:date="2026-10-05T11:32:12Z">
        <w:r>
          <w:rPr>
            <w:rtl/>
          </w:rPr>
          <w:t xml:space="preserve">עליו</w:t>
        </w:r>
      </w:ins>
      <w:del w:id="9522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תרומה וקדשים</w:t>
      </w:r>
      <w:r w:rsidR="0057284B">
        <w:rPr>
          <w:rtl/>
        </w:rPr>
        <w:t>.</w:t>
      </w:r>
    </w:p>
    <w:p w14:paraId="654E676D" w14:textId="77777777" w:rsidR="0043687E" w:rsidRDefault="0043687E" w:rsidP="00F63065">
      <w:pPr>
        <w:rPr>
          <w:del w:id="90625" w:author="מנוע עיצוב" w:date="2026-10-05T11:33:53Z"/>
          <w:rtl/>
        </w:rPr>
      </w:pPr>
    </w:p>
    <w:p>
      <w:pPr>
        <w:pStyle w:val="38"/>
        <w:rPr>
          <w:ins w:id="100844" w:author="מנוע מכני" w:date="2026-10-05T11:32:12Z"/>
        </w:rPr>
      </w:pPr>
      <w:ins w:id="93881" w:author="מנוע מכני" w:date="2026-10-05T11:32:12Z">
        <w:r>
          <w:t xml:space="preserve">א"כ</w:t>
        </w:r>
      </w:ins>
      <w:del w:id="93882" w:author="מנוע מכני" w:date="2026-10-05T11:32:12Z">
        <w:r>
          <w:delText xml:space="preserve">אי הכי</w:delText>
        </w:r>
      </w:del>
      <w:r>
        <w:t xml:space="preserve">,</w:t>
      </w:r>
    </w:p>
    <w:p w14:paraId="0BE2AE12" w14:textId="77777777" w:rsidR="0043687E" w:rsidRDefault="00F63065" w:rsidP="00C5567C">
      <w:pPr>
        <w:pStyle w:val="011"/>
        <w:rPr>
          <w:rtl/>
        </w:rPr>
      </w:pPr>
      <w:del w:id="1008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לו תוך </w:t>
      </w:r>
      <w:ins w:id="93883" w:author="מנוע מכני" w:date="2026-10-05T11:32:12Z">
        <w:r>
          <w:rPr>
            <w:rtl/>
          </w:rPr>
          <w:t xml:space="preserve">גם</w:t>
        </w:r>
      </w:ins>
      <w:del w:id="938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ליעביד </w:t>
      </w:r>
      <w:ins w:id="93885" w:author="מנוע מכני" w:date="2026-10-05T11:32:12Z">
        <w:r>
          <w:rPr>
            <w:rtl/>
          </w:rPr>
          <w:t xml:space="preserve">גם</w:t>
        </w:r>
      </w:ins>
      <w:del w:id="9388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היכירא! כיון דעבדו היכירא ביש לו תוך, ידיע דאין לו תוך דרבנן</w:t>
      </w:r>
      <w:ins w:id="96729" w:author="מנוע מכני" w:date="2026-10-05T11:32:12Z">
        <w:r>
          <w:rPr>
            <w:rtl/>
          </w:rPr>
          <w:t xml:space="preserve">,</w:t>
        </w:r>
      </w:ins>
      <w:del w:id="96730" w:author="מנוע מכני" w:date="2026-10-05T11:32:12Z">
        <w:r w:rsidR="000B5F7F">
          <w:rPr>
            <w:rtl/>
          </w:rPr>
          <w:delText xml:space="preserve">;</w:delText>
        </w:r>
      </w:del>
    </w:p>
    <w:p w14:paraId="123CAA7B" w14:textId="77777777" w:rsidR="0043687E" w:rsidRDefault="00F63065" w:rsidP="00F63065">
      <w:pPr>
        <w:rPr>
          <w:rtl/>
        </w:rPr>
      </w:pPr>
      <w:r>
        <w:rPr>
          <w:rtl/>
        </w:rPr>
        <w:t xml:space="preserve">ואין לו תוך בכלי שטף דאורייתא בר קבולי טומאה הוא? </w:t>
      </w:r>
    </w:p>
    <w:p w14:paraId="3C64DE2A" w14:textId="77777777" w:rsidR="0043687E" w:rsidRDefault="00F63065" w:rsidP="00F63065">
      <w:pPr>
        <w:rPr>
          <w:rtl/>
        </w:rPr>
      </w:pPr>
      <w:r>
        <w:rPr>
          <w:rtl/>
        </w:rPr>
        <w:t xml:space="preserve">דומיא דשק </w:t>
      </w:r>
      <w:ins w:id="93887" w:author="מנוע מכני" w:date="2026-10-05T11:32:12Z">
        <w:r>
          <w:rPr>
            <w:rtl/>
          </w:rPr>
          <w:t xml:space="preserve">צריך</w:t>
        </w:r>
      </w:ins>
      <w:del w:id="93888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מה שק מיטלטל מלא וריקן - אף כל מיטלטל מלא וריקן! </w:t>
      </w:r>
    </w:p>
    <w:p w14:paraId="04ABD4EB" w14:textId="77777777" w:rsidR="00B874E6" w:rsidRDefault="00F63065" w:rsidP="00F63065">
      <w:pPr>
        <w:rPr>
          <w:rtl/>
        </w:rPr>
      </w:pPr>
      <w:r>
        <w:rPr>
          <w:rtl/>
        </w:rPr>
        <w:t>בהנך דחזו למדרסות</w:t>
      </w:r>
      <w:ins w:id="96731" w:author="מנוע מכני" w:date="2026-10-05T11:32:12Z">
        <w:r>
          <w:rPr>
            <w:rtl/>
          </w:rPr>
          <w:t xml:space="preserve">,</w:t>
        </w:r>
      </w:ins>
      <w:del w:id="96732" w:author="מנוע מכני" w:date="2026-10-05T11:32:12Z">
        <w:r w:rsidR="000B5F7F">
          <w:rPr>
            <w:rtl/>
          </w:rPr>
          <w:delText xml:space="preserve">;</w:delText>
        </w:r>
      </w:del>
      <w:ins w:id="93889" w:author="מנוע מכני" w:date="2026-10-05T11:32:12Z">
        <w:r>
          <w:rPr>
            <w:rtl/>
          </w:rPr>
          <w:t xml:space="preserve">א"כ</w:t>
        </w:r>
      </w:ins>
      <w:del w:id="93890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, חרס </w:t>
      </w:r>
      <w:ins w:id="93891" w:author="מנוע מכני" w:date="2026-10-05T11:32:12Z">
        <w:r>
          <w:rPr>
            <w:rtl/>
          </w:rPr>
          <w:t xml:space="preserve">גם</w:t>
        </w:r>
      </w:ins>
      <w:del w:id="9389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אין מדרס בכלי חרס</w:t>
      </w:r>
      <w:r w:rsidR="0057284B">
        <w:rPr>
          <w:rtl/>
        </w:rPr>
        <w:t>.</w:t>
      </w:r>
    </w:p>
    <w:p w14:paraId="4F13DED0" w14:textId="77777777" w:rsidR="0043687E" w:rsidRDefault="0043687E" w:rsidP="00F63065">
      <w:pPr>
        <w:rPr>
          <w:del w:id="90626" w:author="מנוע עיצוב" w:date="2026-10-05T11:33:53Z"/>
          <w:rtl/>
        </w:rPr>
      </w:pPr>
    </w:p>
    <w:p>
      <w:pPr>
        <w:pStyle w:val="38"/>
        <w:rPr>
          <w:ins w:id="100060" w:author="מנוע מכני" w:date="2026-10-05T11:32:12Z"/>
        </w:rPr>
      </w:pPr>
      <w:ins w:id="92907" w:author="מנוע מכני" w:date="2026-10-05T11:32:12Z">
        <w:r>
          <w:t xml:space="preserve">ר"פ</w:t>
        </w:r>
      </w:ins>
      <w:del w:id="92908" w:author="מנוע מכני" w:date="2026-10-05T11:32:12Z">
        <w:r>
          <w:delText xml:space="preserve">רב פפא</w:delText>
        </w:r>
      </w:del>
      <w:del w:id="100937" w:author="מנוע מכני" w:date="2026-10-05T11:32:12Z">
        <w:r>
          <w:delText xml:space="preserve"> אמר</w:delText>
        </w:r>
      </w:del>
      <w:r>
        <w:t xml:space="preserve">:</w:t>
      </w:r>
    </w:p>
    <w:p w14:paraId="4857A82E" w14:textId="77777777" w:rsidR="00B874E6" w:rsidRDefault="00F63065" w:rsidP="00F63065">
      <w:pPr>
        <w:rPr>
          <w:rtl/>
        </w:rPr>
      </w:pPr>
      <w:del w:id="1000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מקדח גדול שנינו</w:t>
      </w:r>
      <w:r w:rsidR="0057284B">
        <w:rPr>
          <w:rtl/>
        </w:rPr>
        <w:t>.</w:t>
      </w:r>
    </w:p>
    <w:p>
      <w:pPr>
        <w:pStyle w:val="38"/>
        <w:rPr>
          <w:ins w:id="100062" w:author="מנוע מכני" w:date="2026-10-05T11:32:12Z"/>
        </w:rPr>
      </w:pPr>
      <w:r>
        <w:t xml:space="preserve">מכלל</w:t>
      </w:r>
    </w:p>
    <w:p w14:paraId="65DBC5A6" w14:textId="77777777" w:rsidR="0043687E" w:rsidRDefault="00F63065" w:rsidP="00F63065">
      <w:pPr>
        <w:rPr>
          <w:rtl/>
        </w:rPr>
      </w:pPr>
      <w:del w:id="1000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דמקדח סתם - זוטרא </w:t>
      </w:r>
      <w:ins w:id="93895" w:author="מנוע מכני" w:date="2026-10-05T11:32:12Z">
        <w:r>
          <w:rPr>
            <w:rtl/>
          </w:rPr>
          <w:t xml:space="preserve">גם</w:t>
        </w:r>
      </w:ins>
      <w:del w:id="9389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מכסלע, הניחא </w:t>
      </w:r>
      <w:ins w:id="92909" w:author="מנוע מכני" w:date="2026-10-05T11:32:12Z">
        <w:r>
          <w:rPr>
            <w:rStyle w:val="2fb"/>
            <w:rtl/>
          </w:rPr>
          <w:t xml:space="preserve">לר"מ</w:t>
        </w:r>
      </w:ins>
      <w:del w:id="92910" w:author="מנוע מכני" w:date="2026-10-05T11:32:12Z">
        <w:r>
          <w:rPr>
            <w:rtl/>
          </w:rPr>
          <w:delText xml:space="preserve">לרבי מאיר</w:delText>
        </w:r>
      </w:del>
      <w:r>
        <w:rPr>
          <w:rtl/>
        </w:rPr>
        <w:t xml:space="preserve">, אלא לרבנן </w:t>
      </w:r>
      <w:ins w:id="95223" w:author="מנוע מכני" w:date="2026-10-05T11:32:12Z">
        <w:r>
          <w:rPr>
            <w:rtl/>
          </w:rPr>
          <w:t xml:space="preserve">מה</w:t>
        </w:r>
      </w:ins>
      <w:del w:id="9522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893" w:author="מנוע מכני" w:date="2026-10-05T11:32:12Z">
        <w:r>
          <w:rPr>
            <w:rtl/>
          </w:rPr>
          <w:t xml:space="preserve">יש</w:t>
        </w:r>
      </w:ins>
      <w:del w:id="9389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569" w:author="מנוע מכני" w:date="2026-10-05T11:32:12Z">
        <w:r>
          <w:rPr>
            <w:rtl/>
          </w:rPr>
          <w:t xml:space="preserve">לומר</w:t>
        </w:r>
      </w:ins>
      <w:del w:id="98570" w:author="מנוע מכני" w:date="2026-10-05T11:32:12Z">
        <w:r>
          <w:rPr>
            <w:rtl/>
          </w:rPr>
          <w:delText xml:space="preserve">למימר</w:delText>
        </w:r>
      </w:del>
      <w:r>
        <w:rPr>
          <w:rtl/>
        </w:rPr>
        <w:t xml:space="preserve">? </w:t>
      </w:r>
    </w:p>
    <w:p w14:paraId="3B3A6272" w14:textId="77777777" w:rsidR="0043687E" w:rsidRDefault="00F63065" w:rsidP="0043687E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באיזה מקדח אמרו </w:t>
      </w:r>
      <w:r w:rsidR="0043687E">
        <w:rPr>
          <w:rStyle w:val="2fb"/>
          <w:rFonts w:hint="cs"/>
          <w:rtl/>
        </w:rPr>
        <w:t xml:space="preserve">ל</w:t>
      </w:r>
      <w:ins w:id="9190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06" w:author="מנוע מכני" w:date="2026-10-05T11:32:12Z">
        <w:r w:rsidR="0043687E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בקטן של רופאים,</w:t>
      </w:r>
      <w:r w:rsidR="0043687E">
        <w:rPr>
          <w:rFonts w:hint="cs"/>
          <w:rtl/>
        </w:rPr>
        <w:t>-</w:t>
      </w:r>
      <w:r>
        <w:rPr>
          <w:rtl/>
        </w:rPr>
        <w:t xml:space="preserve"> וחכ"א: בגדול של לשכה! </w:t>
      </w:r>
    </w:p>
    <w:p>
      <w:pPr>
        <w:pStyle w:val="38"/>
        <w:rPr>
          <w:ins w:id="100064" w:author="מנוע מכני" w:date="2026-10-05T11:32:12Z"/>
        </w:rPr>
      </w:pPr>
      <w:r>
        <w:t xml:space="preserve">ול</w:t>
      </w:r>
      <w:ins w:id="91907" w:author="מנוע מכני" w:date="2026-10-05T11:32:12Z">
        <w:r>
          <w:t xml:space="preserve">ר"מ</w:t>
        </w:r>
      </w:ins>
      <w:del w:id="91908" w:author="מנוע מכני" w:date="2026-10-05T11:32:12Z">
        <w:r>
          <w:delText xml:space="preserve">ר</w:delText>
        </w:r>
        <w:r w:rsidR="0043687E">
          <w:delText xml:space="preserve">''מ</w:delText>
        </w:r>
      </w:del>
      <w:r>
        <w:t xml:space="preserve"> מי ניחא?</w:t>
      </w:r>
    </w:p>
    <w:p w14:paraId="49DF93E5" w14:textId="77777777" w:rsidR="0043687E" w:rsidRDefault="00F63065" w:rsidP="0043687E">
      <w:pPr>
        <w:rPr>
          <w:rtl/>
        </w:rPr>
      </w:pPr>
      <w:del w:id="100065" w:author="מנוע מכני" w:date="2026-10-05T11:32:12Z">
        <w:r>
          <w:rPr>
            <w:rtl/>
          </w:rPr>
          <w:delText xml:space="preserve"> </w:delText>
        </w:r>
      </w:del>
      <w:ins w:id="98149" w:author="מנוע מכני" w:date="2026-10-05T11:32:12Z">
        <w:r>
          <w:rPr>
            <w:rtl/>
          </w:rPr>
          <w:t xml:space="preserve">היה</w:t>
        </w:r>
      </w:ins>
      <w:del w:id="98150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</w:t>
      </w:r>
      <w:ins w:id="95225" w:author="מנוע מכני" w:date="2026-10-05T11:32:12Z">
        <w:r>
          <w:rPr>
            <w:rtl/>
          </w:rPr>
          <w:t xml:space="preserve">לו</w:t>
        </w:r>
      </w:ins>
      <w:del w:id="952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מקולי </w:t>
      </w:r>
      <w:r>
        <w:rPr>
          <w:rtl/>
        </w:rPr>
        <w:t xml:space="preserve">ב"ש</w:t>
      </w:r>
      <w:r>
        <w:rPr>
          <w:rtl/>
        </w:rPr>
        <w:t xml:space="preserve"> ומחומרי </w:t>
      </w:r>
      <w:r>
        <w:rPr>
          <w:rtl/>
        </w:rPr>
        <w:t xml:space="preserve">ב"ה</w:t>
      </w:r>
      <w:r>
        <w:rPr>
          <w:rtl/>
        </w:rPr>
        <w:t xml:space="preserve">, ואנן </w:t>
      </w:r>
      <w:r>
        <w:rPr>
          <w:rtl/>
        </w:rPr>
        <w:t xml:space="preserve">דתנן</w:t>
      </w:r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, דלא </w:t>
      </w:r>
      <w:r>
        <w:rPr>
          <w:rtl/>
        </w:rPr>
        <w:t xml:space="preserve">תנן</w:t>
      </w:r>
      <w:r>
        <w:rPr>
          <w:rtl/>
        </w:rPr>
        <w:t xml:space="preserve"> -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! </w:t>
      </w:r>
    </w:p>
    <w:p>
      <w:pPr>
        <w:pStyle w:val="38"/>
        <w:rPr>
          <w:ins w:id="100066" w:author="מנוע מכני" w:date="2026-10-05T11:32:12Z"/>
        </w:rPr>
      </w:pPr>
      <w:r>
        <w:t xml:space="preserve">א</w:t>
      </w:r>
      <w:ins w:id="91909" w:author="מנוע מכני" w:date="2026-10-05T11:32:12Z">
        <w:r>
          <w:t xml:space="preserve">ר"נ</w:t>
        </w:r>
      </w:ins>
      <w:del w:id="91910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213981EC" w14:textId="77777777" w:rsidR="00B874E6" w:rsidRDefault="0043687E" w:rsidP="0043687E">
      <w:pPr>
        <w:rPr>
          <w:rtl/>
        </w:rPr>
      </w:pPr>
      <w:del w:id="1000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סלע נירונית שנינו כמקדח גדול, סלע סתם - זוטרא ממקדח סתם</w:t>
      </w:r>
      <w:r w:rsidR="0057284B">
        <w:rPr>
          <w:rtl/>
        </w:rPr>
        <w:t>.</w:t>
      </w:r>
    </w:p>
    <w:p w14:paraId="363A0A62" w14:textId="77777777" w:rsidR="0057284B" w:rsidRDefault="0057284B" w:rsidP="0057284B">
      <w:pPr>
        <w:pStyle w:val="affffd"/>
        <w:jc w:val="center"/>
        <w:rPr>
          <w:rtl/>
        </w:rPr>
        <w:pPrChange w:id="9044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33" w:author="מנוע מכני" w:date="2026-10-05T11:32:12Z">
        <w:r>
          <w:rPr>
            <w:rtl/>
          </w:rPr>
          <w:t xml:space="preserve"> </w:t>
        </w:r>
      </w:ins>
      <w:del w:id="967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35" w:author="מנוע מכני" w:date="2026-10-05T11:32:12Z">
        <w:r>
          <w:rPr>
            <w:rtl/>
          </w:rPr>
          <w:t xml:space="preserve"> </w:t>
        </w:r>
      </w:ins>
      <w:del w:id="967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BAD2EA9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DE3FA29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הריס של עין שניקב, שנפגם, שנסדק, הרי בעינו דק, תבלול, חלזון, נחש, ועינב</w:t>
      </w:r>
      <w:r w:rsidR="0057284B">
        <w:rPr>
          <w:rtl/>
        </w:rPr>
        <w:t>.</w:t>
      </w:r>
    </w:p>
    <w:p w14:paraId="5E00DEF8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איזהו תבלול - לבן הפוסק בסירא ונכנס בשחור, שחור נכנס בלבן - אינו מום</w:t>
      </w:r>
      <w:r w:rsidR="0057284B">
        <w:rPr>
          <w:rtl/>
        </w:rPr>
        <w:t>.</w:t>
      </w:r>
    </w:p>
    <w:p w14:paraId="6276B578" w14:textId="77777777" w:rsidR="0057284B" w:rsidRDefault="0057284B" w:rsidP="0057284B">
      <w:pPr>
        <w:pStyle w:val="affffd"/>
        <w:jc w:val="center"/>
        <w:rPr>
          <w:rtl/>
        </w:rPr>
        <w:pPrChange w:id="9044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37" w:author="מנוע מכני" w:date="2026-10-05T11:32:12Z">
        <w:r>
          <w:rPr>
            <w:rtl/>
          </w:rPr>
          <w:t xml:space="preserve"> </w:t>
        </w:r>
      </w:ins>
      <w:del w:id="967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39" w:author="מנוע מכני" w:date="2026-10-05T11:32:12Z">
        <w:r>
          <w:rPr>
            <w:rtl/>
          </w:rPr>
          <w:t xml:space="preserve"> </w:t>
        </w:r>
      </w:ins>
      <w:del w:id="967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F1CB394" w14:textId="77777777" w:rsidR="00BB34AE" w:rsidRDefault="00BB34AE" w:rsidP="00BB34AE">
      <w:pPr>
        <w:pStyle w:val="afff0"/>
        <w:framePr w:wrap="around"/>
        <w:rPr>
          <w:rtl/>
        </w:rPr>
      </w:pPr>
      <w:r>
        <w:rPr>
          <w:rFonts w:hint="cs"/>
          <w:rtl/>
        </w:rPr>
        <w:t>לח:</w:t>
      </w:r>
    </w:p>
    <w:p>
      <w:pPr>
        <w:pStyle w:val="38"/>
        <w:rPr>
          <w:ins w:id="100068" w:author="מנוע מכני" w:date="2026-10-05T11:32:12Z"/>
        </w:rPr>
      </w:pPr>
      <w:del w:id="92731" w:author="מנוע מכני" w:date="2026-10-05T11:32:12Z">
        <w:r>
          <w:delText xml:space="preserve"> </w:delText>
        </w:r>
      </w:del>
      <w:r>
        <w:t xml:space="preserve">הריס? א</w:t>
      </w:r>
      <w:ins w:id="91911" w:author="מנוע מכני" w:date="2026-10-05T11:32:12Z">
        <w:r>
          <w:t xml:space="preserve">ר"פ</w:t>
        </w:r>
      </w:ins>
      <w:del w:id="91912" w:author="מנוע מכני" w:date="2026-10-05T11:32:12Z">
        <w:r w:rsidR="00BB34AE">
          <w:delText xml:space="preserve">ר''פ</w:delText>
        </w:r>
      </w:del>
      <w:r>
        <w:t xml:space="preserve">:</w:t>
      </w:r>
    </w:p>
    <w:p w14:paraId="0B221FB1" w14:textId="77777777" w:rsidR="00B874E6" w:rsidRDefault="00F63065" w:rsidP="00BB34AE">
      <w:pPr>
        <w:rPr>
          <w:rtl/>
        </w:rPr>
      </w:pPr>
      <w:del w:id="100069" w:author="מנוע מכני" w:date="2026-10-05T11:32:12Z">
        <w:r>
          <w:rPr>
            <w:rtl/>
          </w:rPr>
          <w:delText xml:space="preserve"> </w:delText>
        </w:r>
      </w:del>
      <w:r w:rsidR="00BB34AE">
        <w:rPr>
          <w:rFonts w:hint="cs"/>
          <w:rtl/>
        </w:rPr>
        <w:t>שור</w:t>
      </w:r>
      <w:r>
        <w:rPr>
          <w:rtl/>
        </w:rPr>
        <w:t xml:space="preserve"> ברא </w:t>
      </w:r>
      <w:r w:rsidR="00BB34AE">
        <w:rPr>
          <w:rFonts w:hint="cs"/>
          <w:rtl/>
        </w:rPr>
        <w:t>דעין</w:t>
      </w:r>
    </w:p>
    <w:p w14:paraId="37268492" w14:textId="77777777" w:rsidR="0057284B" w:rsidRDefault="0057284B" w:rsidP="0057284B">
      <w:pPr>
        <w:jc w:val="center"/>
        <w:rPr>
          <w:del w:id="90168" w:author="מנוע עיצוב" w:date="2026-10-05T11:33:53Z"/>
          <w:rtl/>
        </w:rPr>
      </w:pPr>
      <w:del w:id="90165" w:author="מנוע עיצוב" w:date="2026-10-05T11:33:53Z">
        <w:r>
          <w:rPr>
            <w:rtl/>
          </w:rPr>
          <w:delText xml:space="preserve">•</w:delText>
        </w:r>
      </w:del>
      <w:ins w:id="96741" w:author="מנוע מכני" w:date="2026-10-05T11:32:12Z">
        <w:r>
          <w:rPr>
            <w:rtl/>
          </w:rPr>
          <w:t xml:space="preserve"> </w:t>
        </w:r>
      </w:ins>
      <w:del w:id="96742" w:author="מנוע מכני" w:date="2026-10-05T11:32:12Z">
        <w:r>
          <w:rPr>
            <w:rtl/>
          </w:rPr>
          <w:delText xml:space="preserve">  </w:delText>
        </w:r>
      </w:del>
      <w:del w:id="90166" w:author="מנוע עיצוב" w:date="2026-10-05T11:33:53Z">
        <w:r>
          <w:rPr>
            <w:rtl/>
          </w:rPr>
          <w:delText xml:space="preserve">•</w:delText>
        </w:r>
      </w:del>
      <w:ins w:id="96743" w:author="מנוע מכני" w:date="2026-10-05T11:32:12Z">
        <w:r>
          <w:rPr>
            <w:rtl/>
          </w:rPr>
          <w:t xml:space="preserve"> </w:t>
        </w:r>
      </w:ins>
      <w:del w:id="96744" w:author="מנוע מכני" w:date="2026-10-05T11:32:12Z">
        <w:r>
          <w:rPr>
            <w:rtl/>
          </w:rPr>
          <w:delText xml:space="preserve">  </w:delText>
        </w:r>
      </w:del>
      <w:del w:id="90167" w:author="מנוע עיצוב" w:date="2026-10-05T11:33:53Z">
        <w:r>
          <w:rPr>
            <w:rtl/>
          </w:rPr>
          <w:delText xml:space="preserve">•</w:delText>
        </w:r>
      </w:del>
    </w:p>
    <w:p w14:paraId="5BB8A283" w14:textId="77777777" w:rsidR="00B874E6" w:rsidRDefault="00F63065" w:rsidP="00BB34AE">
      <w:pPr>
        <w:pStyle w:val="afffd"/>
        <w:rPr>
          <w:rtl/>
        </w:rPr>
      </w:pPr>
      <w:r>
        <w:rPr>
          <w:rtl/>
        </w:rPr>
        <w:lastRenderedPageBreak/>
        <w:t>דק תבלול</w:t>
      </w:r>
      <w:r w:rsidR="0057284B">
        <w:rPr>
          <w:rtl/>
        </w:rPr>
        <w:t>.</w:t>
      </w:r>
    </w:p>
    <w:p>
      <w:pPr>
        <w:pStyle w:val="38"/>
        <w:rPr>
          <w:ins w:id="100070" w:author="מנוע מכני" w:date="2026-10-05T11:32:12Z"/>
        </w:rPr>
      </w:pPr>
      <w:r>
        <w:t xml:space="preserve">ת"ר:</w:t>
      </w:r>
    </w:p>
    <w:p w14:paraId="553F74BF" w14:textId="77777777" w:rsidR="00B874E6" w:rsidRDefault="00F63065" w:rsidP="00F63065">
      <w:pPr>
        <w:rPr>
          <w:rtl/>
        </w:rPr>
      </w:pPr>
      <w:del w:id="1000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 משוקע - הרי זה מום, צף - אינו מום</w:t>
      </w:r>
      <w:r w:rsidR="0057284B">
        <w:rPr>
          <w:rtl/>
        </w:rPr>
        <w:t>.</w:t>
      </w:r>
    </w:p>
    <w:p>
      <w:pPr>
        <w:pStyle w:val="38"/>
        <w:rPr>
          <w:ins w:id="100072" w:author="מנוע מכני" w:date="2026-10-05T11:32:12Z"/>
        </w:rPr>
      </w:pPr>
      <w:r>
        <w:t xml:space="preserve">והתניא איפכא?</w:t>
      </w:r>
    </w:p>
    <w:p w14:paraId="7E6EB892" w14:textId="77777777" w:rsidR="00BB34AE" w:rsidRDefault="00F63065" w:rsidP="00BB34AE">
      <w:pPr>
        <w:rPr>
          <w:rtl/>
        </w:rPr>
      </w:pPr>
      <w:del w:id="1000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- בדוק לבן, הא - בדוק שחור, </w:t>
      </w:r>
    </w:p>
    <w:p>
      <w:pPr>
        <w:pStyle w:val="38"/>
        <w:rPr>
          <w:ins w:id="100074" w:author="מנוע מכני" w:date="2026-10-05T11:32:12Z"/>
        </w:rPr>
      </w:pPr>
      <w:r>
        <w:t>דא</w:t>
      </w:r>
      <w:r w:rsidR="00BB34AE">
        <w:t xml:space="preserve">רב</w:t>
      </w:r>
      <w:ins w:id="91913" w:author="מנוע מכני" w:date="2026-10-05T11:32:12Z">
        <w:r>
          <w:t xml:space="preserve">ב"ח</w:t>
        </w:r>
      </w:ins>
      <w:del w:id="91914" w:author="מנוע מכני" w:date="2026-10-05T11:32:12Z">
        <w:r w:rsidR="00BB34AE">
          <w:delText xml:space="preserve">ב''ח</w:delText>
        </w:r>
      </w:del>
      <w:r w:rsidR="00BB34AE">
        <w:t xml:space="preserve"> </w:t>
      </w:r>
      <w:r>
        <w:t xml:space="preserve">סח לי </w:t>
      </w:r>
      <w:r w:rsidR="00BB34AE">
        <w:t xml:space="preserve">ר</w:t>
      </w:r>
      <w:ins w:id="91915" w:author="מנוע מכני" w:date="2026-10-05T11:32:12Z">
        <w:r>
          <w:t xml:space="preserve">י"א</w:t>
        </w:r>
      </w:ins>
      <w:del w:id="91916" w:author="מנוע מכני" w:date="2026-10-05T11:32:12Z">
        <w:r w:rsidR="00BB34AE">
          <w:delText xml:space="preserve">י''א</w:delText>
        </w:r>
      </w:del>
      <w:r>
        <w:t xml:space="preserve"> </w:t>
      </w:r>
      <w:r w:rsidR="00BB34AE">
        <w:t>מ</w:t>
      </w:r>
      <w:r>
        <w:t xml:space="preserve">אושא:</w:t>
      </w:r>
    </w:p>
    <w:p w14:paraId="78ABBC89" w14:textId="77777777" w:rsidR="00BB34AE" w:rsidRDefault="00F63065" w:rsidP="00BB34AE">
      <w:pPr>
        <w:rPr>
          <w:rtl/>
        </w:rPr>
      </w:pPr>
      <w:del w:id="1000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 שחור </w:t>
      </w:r>
      <w:r w:rsidR="00BB34AE">
        <w:rPr>
          <w:rtl/>
        </w:rPr>
        <w:t xml:space="preserve">משוקע הרי זה מום, צף </w:t>
      </w:r>
      <w:r>
        <w:rPr>
          <w:rtl/>
        </w:rPr>
        <w:t xml:space="preserve">אינו מום, </w:t>
      </w:r>
    </w:p>
    <w:p w14:paraId="6F6CCB94" w14:textId="77777777" w:rsidR="00B874E6" w:rsidRDefault="00BB34AE" w:rsidP="00BB34AE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דק לבן משוקע - אינו מום, צף - הרי זה מום</w:t>
      </w:r>
      <w:r w:rsidR="0057284B">
        <w:rPr>
          <w:rtl/>
        </w:rPr>
        <w:t>.</w:t>
      </w:r>
    </w:p>
    <w:p w14:paraId="3BCAD7B0" w14:textId="77777777" w:rsidR="00B874E6" w:rsidRDefault="00F63065" w:rsidP="00F63065">
      <w:pPr>
        <w:rPr>
          <w:rtl/>
        </w:rPr>
      </w:pPr>
      <w:r>
        <w:rPr>
          <w:rtl/>
        </w:rPr>
        <w:t>וסימניך: ברקא</w:t>
      </w:r>
      <w:r w:rsidR="0057284B">
        <w:rPr>
          <w:rtl/>
        </w:rPr>
        <w:t>.</w:t>
      </w:r>
    </w:p>
    <w:p w14:paraId="6FC15C91" w14:textId="77777777" w:rsidR="0057284B" w:rsidRDefault="0057284B" w:rsidP="0057284B">
      <w:pPr>
        <w:jc w:val="center"/>
        <w:rPr>
          <w:del w:id="90172" w:author="מנוע עיצוב" w:date="2026-10-05T11:33:53Z"/>
          <w:rtl/>
        </w:rPr>
      </w:pPr>
      <w:del w:id="90169" w:author="מנוע עיצוב" w:date="2026-10-05T11:33:53Z">
        <w:r>
          <w:rPr>
            <w:rtl/>
          </w:rPr>
          <w:delText xml:space="preserve">•</w:delText>
        </w:r>
      </w:del>
      <w:ins w:id="96745" w:author="מנוע מכני" w:date="2026-10-05T11:32:12Z">
        <w:r>
          <w:rPr>
            <w:rtl/>
          </w:rPr>
          <w:t xml:space="preserve"> </w:t>
        </w:r>
      </w:ins>
      <w:del w:id="96746" w:author="מנוע מכני" w:date="2026-10-05T11:32:12Z">
        <w:r>
          <w:rPr>
            <w:rtl/>
          </w:rPr>
          <w:delText xml:space="preserve">  </w:delText>
        </w:r>
      </w:del>
      <w:del w:id="90170" w:author="מנוע עיצוב" w:date="2026-10-05T11:33:53Z">
        <w:r>
          <w:rPr>
            <w:rtl/>
          </w:rPr>
          <w:delText xml:space="preserve">•</w:delText>
        </w:r>
      </w:del>
      <w:ins w:id="96747" w:author="מנוע מכני" w:date="2026-10-05T11:32:12Z">
        <w:r>
          <w:rPr>
            <w:rtl/>
          </w:rPr>
          <w:t xml:space="preserve"> </w:t>
        </w:r>
      </w:ins>
      <w:del w:id="96748" w:author="מנוע מכני" w:date="2026-10-05T11:32:12Z">
        <w:r>
          <w:rPr>
            <w:rtl/>
          </w:rPr>
          <w:delText xml:space="preserve">  </w:delText>
        </w:r>
      </w:del>
      <w:del w:id="90171" w:author="מנוע עיצוב" w:date="2026-10-05T11:33:53Z">
        <w:r>
          <w:rPr>
            <w:rtl/>
          </w:rPr>
          <w:delText xml:space="preserve">•</w:delText>
        </w:r>
      </w:del>
    </w:p>
    <w:p w14:paraId="68091A83" w14:textId="77777777" w:rsidR="00B874E6" w:rsidRDefault="00F63065" w:rsidP="00BB34AE">
      <w:pPr>
        <w:pStyle w:val="afffd"/>
        <w:rPr>
          <w:rtl/>
        </w:rPr>
      </w:pPr>
      <w:r>
        <w:rPr>
          <w:rtl/>
        </w:rPr>
        <w:t>חלזון נחש ועצב</w:t>
      </w:r>
      <w:r w:rsidR="0057284B">
        <w:rPr>
          <w:rtl/>
        </w:rPr>
        <w:t>.</w:t>
      </w:r>
    </w:p>
    <w:p>
      <w:pPr>
        <w:pStyle w:val="38"/>
        <w:rPr>
          <w:ins w:id="100076" w:author="מנוע מכני" w:date="2026-10-05T11:32:12Z"/>
        </w:rPr>
      </w:pPr>
      <w:r w:rsidRPr="00D25F87">
        <w:t>איבעיא להו</w:t>
      </w:r>
      <w:r>
        <w:t xml:space="preserve">:</w:t>
      </w:r>
    </w:p>
    <w:p w14:paraId="404B0CE6" w14:textId="77777777" w:rsidR="00BB34AE" w:rsidRDefault="00F63065" w:rsidP="00F63065">
      <w:pPr>
        <w:rPr>
          <w:rtl/>
        </w:rPr>
      </w:pPr>
      <w:del w:id="1000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חלזון </w:t>
      </w:r>
      <w:r w:rsidRPr="00BB34AE">
        <w:rPr>
          <w:b/>
          <w:bCs/>
          <w:rtl/>
        </w:rPr>
        <w:t>הוא</w:t>
      </w:r>
      <w:r>
        <w:rPr>
          <w:rtl/>
        </w:rPr>
        <w:t xml:space="preserve"> נחש,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חלזון </w:t>
      </w:r>
      <w:r w:rsidRPr="00BB34AE">
        <w:rPr>
          <w:b/>
          <w:bCs/>
          <w:rtl/>
        </w:rPr>
        <w:t>או</w:t>
      </w:r>
      <w:r>
        <w:rPr>
          <w:rtl/>
        </w:rPr>
        <w:t xml:space="preserve"> נחש? </w:t>
      </w:r>
    </w:p>
    <w:p>
      <w:pPr>
        <w:pStyle w:val="38"/>
        <w:rPr>
          <w:ins w:id="100846" w:author="מנוע מכני" w:date="2026-10-05T11:32:12Z"/>
        </w:rPr>
      </w:pPr>
      <w:r>
        <w:t xml:space="preserve">ת"ש,</w:t>
      </w:r>
    </w:p>
    <w:p w14:paraId="1A3AB052" w14:textId="77777777" w:rsidR="00563B81" w:rsidRDefault="00BB34AE" w:rsidP="00BB34AE">
      <w:pPr>
        <w:rPr>
          <w:rtl/>
        </w:rPr>
      </w:pPr>
      <w:del w:id="100847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דא</w:t>
      </w:r>
      <w:r w:rsidR="00F63065">
        <w:rPr>
          <w:rStyle w:val="2fb"/>
          <w:rtl/>
        </w:rPr>
        <w:t>רב</w:t>
      </w:r>
      <w:ins w:id="91917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918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סח לי </w:t>
      </w:r>
      <w:r w:rsidR="00F63065">
        <w:rPr>
          <w:rStyle w:val="2fb"/>
          <w:rtl/>
        </w:rPr>
        <w:t xml:space="preserve">ר</w:t>
      </w:r>
      <w:ins w:id="9191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920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ins w:id="91921" w:author="מנוע מכני" w:date="2026-10-05T11:32:12Z">
        <w:r>
          <w:rPr>
            <w:rFonts w:hint="cs"/>
            <w:rtl/>
          </w:rPr>
          <w:t xml:space="preserve">ב"א</w:t>
        </w:r>
      </w:ins>
      <w:del w:id="91922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63065">
        <w:rPr>
          <w:rtl/>
        </w:rPr>
        <w:t xml:space="preserve">: זקן אחד היה בשכונתינו </w:t>
      </w:r>
      <w:r w:rsidR="00F63065">
        <w:rPr>
          <w:rStyle w:val="2fb"/>
          <w:rtl/>
        </w:rPr>
        <w:t xml:space="preserve">ור"ש</w:t>
      </w:r>
      <w:r w:rsidR="00F63065">
        <w:rPr>
          <w:rtl/>
        </w:rPr>
        <w:t xml:space="preserve"> בן יוסי לקוניא שמו, ומימי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עברתי לפניו, פעם אחת עברתי לפניו,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לי, שב בני, שב! </w:t>
      </w:r>
    </w:p>
    <w:p w14:paraId="588AE852" w14:textId="77777777" w:rsidR="00BB34AE" w:rsidRDefault="00F63065" w:rsidP="00BB34AE">
      <w:pPr>
        <w:rPr>
          <w:rtl/>
        </w:rPr>
      </w:pPr>
      <w:r>
        <w:rPr>
          <w:rtl/>
        </w:rPr>
        <w:t>חלזון זה - מום קבוע לשחוט עליו, וזהו נחש שאמרו חכמים</w:t>
      </w:r>
      <w:ins w:id="96749" w:author="מנוע מכני" w:date="2026-10-05T11:32:12Z">
        <w:r>
          <w:rPr>
            <w:rtl/>
          </w:rPr>
          <w:t xml:space="preserve">,</w:t>
        </w:r>
      </w:ins>
      <w:del w:id="96750" w:author="מנוע מכני" w:date="2026-10-05T11:32:12Z">
        <w:r w:rsidR="000B5F7F">
          <w:rPr>
            <w:rtl/>
          </w:rPr>
          <w:delText xml:space="preserve">;</w:delText>
        </w:r>
      </w:del>
    </w:p>
    <w:p w14:paraId="63FF63E9" w14:textId="77777777" w:rsidR="00B874E6" w:rsidRDefault="00F63065" w:rsidP="00BB34AE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אע"פ</w:t>
      </w:r>
      <w:r>
        <w:rPr>
          <w:rtl/>
        </w:rPr>
        <w:t xml:space="preserve"> שאמרו, אין אדם רואה מומין לעצמו - אבל מורה הלכה לתלמידים, ותלמידים מורין לו</w:t>
      </w:r>
      <w:r w:rsidR="0057284B">
        <w:rPr>
          <w:rtl/>
        </w:rPr>
        <w:t>.</w:t>
      </w:r>
    </w:p>
    <w:p>
      <w:pPr>
        <w:pStyle w:val="38"/>
        <w:rPr>
          <w:ins w:id="100078" w:author="מנוע מכני" w:date="2026-10-05T11:32:12Z"/>
        </w:rPr>
      </w:pPr>
      <w:r>
        <w:t xml:space="preserve">והאמר </w:t>
      </w:r>
      <w:ins w:id="91923" w:author="מנוע מכני" w:date="2026-10-05T11:32:12Z">
        <w:r>
          <w:t xml:space="preserve">ר"א</w:t>
        </w:r>
      </w:ins>
      <w:del w:id="91924" w:author="מנוע מכני" w:date="2026-10-05T11:32:12Z">
        <w:r>
          <w:delText xml:space="preserve">ר</w:delText>
        </w:r>
        <w:r w:rsidR="00BB34AE">
          <w:delText xml:space="preserve">'</w:delText>
        </w:r>
        <w:r>
          <w:delText xml:space="preserve">'</w:delText>
        </w:r>
        <w:r w:rsidR="00BB34AE">
          <w:delText xml:space="preserve">א</w:delText>
        </w:r>
      </w:del>
      <w:r w:rsidR="00BB34AE">
        <w:t xml:space="preserve"> מ</w:t>
      </w:r>
      <w:ins w:id="91925" w:author="מנוע מכני" w:date="2026-10-05T11:32:12Z">
        <w:r>
          <w:t xml:space="preserve">ר"ה</w:t>
        </w:r>
      </w:ins>
      <w:del w:id="91926" w:author="מנוע מכני" w:date="2026-10-05T11:32:12Z">
        <w:r w:rsidR="00BB34AE">
          <w:delText xml:space="preserve">ר''ה</w:delText>
        </w:r>
      </w:del>
      <w:r>
        <w:t xml:space="preserve">:</w:t>
      </w:r>
    </w:p>
    <w:p w14:paraId="57A8BE7B" w14:textId="77777777" w:rsidR="00563B81" w:rsidRDefault="00F63065" w:rsidP="00BB34AE">
      <w:pPr>
        <w:rPr>
          <w:rtl/>
        </w:rPr>
      </w:pPr>
      <w:del w:id="1000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תלמיד חכם שמורה הלכה ובא,</w:t>
      </w:r>
      <w:r w:rsidR="00BB34AE">
        <w:rPr>
          <w:rtl/>
        </w:rPr>
        <w:t xml:space="preserve"> אם קודם מעשה אמרה שומעין לו, </w:t>
      </w:r>
    </w:p>
    <w:p w14:paraId="7FA0508B" w14:textId="77777777" w:rsidR="00BB34AE" w:rsidRDefault="00BB34AE" w:rsidP="00BB34AE">
      <w:pPr>
        <w:rPr>
          <w:rtl/>
        </w:rPr>
      </w:pPr>
      <w:r>
        <w:rPr>
          <w:rtl/>
        </w:rPr>
        <w:t xml:space="preserve">ואם </w:t>
      </w:r>
      <w:ins w:id="93899" w:author="מנוע מכני" w:date="2026-10-05T11:32:12Z">
        <w:r>
          <w:rPr>
            <w:rtl/>
          </w:rPr>
          <w:t xml:space="preserve">לא</w:t>
        </w:r>
      </w:ins>
      <w:del w:id="9390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 w:rsidR="00F63065">
        <w:rPr>
          <w:rtl/>
        </w:rPr>
        <w:t xml:space="preserve">אין שומעין לו! </w:t>
      </w:r>
      <w:ins w:id="98573" w:author="מנוע מכני" w:date="2026-10-05T11:32:12Z">
        <w:r>
          <w:rPr>
            <w:rtl/>
          </w:rPr>
          <w:t xml:space="preserve">הוא</w:t>
        </w:r>
      </w:ins>
      <w:del w:id="98574" w:author="מנוע מכני" w:date="2026-10-05T11:32:12Z">
        <w:r w:rsidR="00F63065">
          <w:rPr>
            <w:rtl/>
          </w:rPr>
          <w:delText xml:space="preserve">איהו</w:delText>
        </w:r>
      </w:del>
      <w:r w:rsidR="00F63065">
        <w:rPr>
          <w:rtl/>
        </w:rPr>
        <w:t xml:space="preserve"> </w:t>
      </w:r>
      <w:ins w:id="93897" w:author="מנוע מכני" w:date="2026-10-05T11:32:12Z">
        <w:r>
          <w:rPr>
            <w:rtl/>
          </w:rPr>
          <w:t xml:space="preserve">גם</w:t>
        </w:r>
      </w:ins>
      <w:del w:id="9389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מורה ובא </w:t>
      </w:r>
      <w:ins w:id="98151" w:author="מנוע מכני" w:date="2026-10-05T11:32:12Z">
        <w:r>
          <w:rPr>
            <w:rtl/>
          </w:rPr>
          <w:t xml:space="preserve">היה</w:t>
        </w:r>
      </w:ins>
      <w:del w:id="98152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</w:t>
      </w:r>
      <w:ins w:id="98571" w:author="מנוע מכני" w:date="2026-10-05T11:32:12Z">
        <w:r>
          <w:rPr>
            <w:rtl/>
          </w:rPr>
          <w:t xml:space="preserve">מתחילה</w:t>
        </w:r>
      </w:ins>
      <w:del w:id="98572" w:author="מנוע מכני" w:date="2026-10-05T11:32:12Z">
        <w:r w:rsidR="00F63065">
          <w:rPr>
            <w:rtl/>
          </w:rPr>
          <w:delText xml:space="preserve">מעיקרא</w:delText>
        </w:r>
      </w:del>
      <w:r w:rsidR="00F63065">
        <w:rPr>
          <w:rtl/>
        </w:rPr>
        <w:t xml:space="preserve">: </w:t>
      </w:r>
    </w:p>
    <w:p w14:paraId="443ED8DC" w14:textId="77777777" w:rsidR="0057284B" w:rsidRDefault="0057284B" w:rsidP="0057284B">
      <w:pPr>
        <w:jc w:val="center"/>
        <w:rPr>
          <w:del w:id="90176" w:author="מנוע עיצוב" w:date="2026-10-05T11:33:53Z"/>
          <w:rtl/>
        </w:rPr>
      </w:pPr>
      <w:del w:id="90173" w:author="מנוע עיצוב" w:date="2026-10-05T11:33:53Z">
        <w:r>
          <w:rPr>
            <w:rtl/>
          </w:rPr>
          <w:delText xml:space="preserve">•</w:delText>
        </w:r>
      </w:del>
      <w:ins w:id="96751" w:author="מנוע מכני" w:date="2026-10-05T11:32:12Z">
        <w:r>
          <w:rPr>
            <w:rtl/>
          </w:rPr>
          <w:t xml:space="preserve"> </w:t>
        </w:r>
      </w:ins>
      <w:del w:id="96752" w:author="מנוע מכני" w:date="2026-10-05T11:32:12Z">
        <w:r>
          <w:rPr>
            <w:rtl/>
          </w:rPr>
          <w:delText xml:space="preserve">  </w:delText>
        </w:r>
      </w:del>
      <w:del w:id="90174" w:author="מנוע עיצוב" w:date="2026-10-05T11:33:53Z">
        <w:r>
          <w:rPr>
            <w:rtl/>
          </w:rPr>
          <w:delText xml:space="preserve">•</w:delText>
        </w:r>
      </w:del>
      <w:ins w:id="96753" w:author="מנוע מכני" w:date="2026-10-05T11:32:12Z">
        <w:r>
          <w:rPr>
            <w:rtl/>
          </w:rPr>
          <w:t xml:space="preserve"> </w:t>
        </w:r>
      </w:ins>
      <w:del w:id="96754" w:author="מנוע מכני" w:date="2026-10-05T11:32:12Z">
        <w:r>
          <w:rPr>
            <w:rtl/>
          </w:rPr>
          <w:delText xml:space="preserve">  </w:delText>
        </w:r>
      </w:del>
      <w:del w:id="90175" w:author="מנוע עיצוב" w:date="2026-10-05T11:33:53Z">
        <w:r>
          <w:rPr>
            <w:rtl/>
          </w:rPr>
          <w:delText xml:space="preserve">•</w:delText>
        </w:r>
      </w:del>
    </w:p>
    <w:p w14:paraId="3A124D35" w14:textId="77777777" w:rsidR="00B874E6" w:rsidRDefault="00F63065" w:rsidP="00BB34AE">
      <w:pPr>
        <w:pStyle w:val="afffd"/>
        <w:rPr>
          <w:rtl/>
        </w:rPr>
      </w:pPr>
      <w:r>
        <w:rPr>
          <w:rtl/>
        </w:rPr>
        <w:t>איזהו תבלול לבן הפוסק את הסירא</w:t>
      </w:r>
      <w:r w:rsidR="0057284B">
        <w:rPr>
          <w:rtl/>
        </w:rPr>
        <w:t>.</w:t>
      </w:r>
    </w:p>
    <w:p>
      <w:pPr>
        <w:pStyle w:val="38"/>
        <w:rPr>
          <w:ins w:id="100080" w:author="מנוע מכני" w:date="2026-10-05T11:32:12Z"/>
        </w:rPr>
      </w:pPr>
      <w:r>
        <w:t xml:space="preserve">מתני' רבי יוסי היא, </w:t>
      </w:r>
      <w:r>
        <w:t xml:space="preserve">דתניא</w:t>
      </w:r>
      <w:r>
        <w:t xml:space="preserve">:</w:t>
      </w:r>
    </w:p>
    <w:p w14:paraId="6B28C98F" w14:textId="77777777" w:rsidR="00563B81" w:rsidRDefault="00F63065" w:rsidP="00B9629C">
      <w:pPr>
        <w:rPr>
          <w:rtl/>
        </w:rPr>
      </w:pPr>
      <w:del w:id="1000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לבן ונכנס בשחור, שחור ונכנס בלבן </w:t>
      </w:r>
      <w:r w:rsidR="00563B81">
        <w:rPr>
          <w:rtl/>
        </w:rPr>
        <w:t>–</w:t>
      </w:r>
      <w:r>
        <w:rPr>
          <w:rtl/>
        </w:rPr>
        <w:t xml:space="preserve"> </w:t>
      </w:r>
      <w:r w:rsidR="00563B81">
        <w:rPr>
          <w:rStyle w:val="2fb"/>
          <w:rFonts w:hint="cs"/>
          <w:rtl/>
        </w:rPr>
        <w:t xml:space="preserve">ל</w:t>
      </w:r>
      <w:ins w:id="9192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28" w:author="מנוע מכני" w:date="2026-10-05T11:32:12Z">
        <w:r w:rsidR="00563B81">
          <w:rPr>
            <w:rFonts w:hint="cs"/>
            <w:rtl/>
          </w:rPr>
          <w:delText xml:space="preserve">ר''מ</w:delText>
        </w:r>
      </w:del>
      <w:r w:rsidR="00563B81">
        <w:rPr>
          <w:rFonts w:hint="cs"/>
          <w:rtl/>
        </w:rPr>
        <w:t xml:space="preserve"> </w:t>
      </w:r>
      <w:r>
        <w:rPr>
          <w:rtl/>
        </w:rPr>
        <w:t xml:space="preserve">ה"ז</w:t>
      </w:r>
      <w:r>
        <w:rPr>
          <w:rtl/>
        </w:rPr>
        <w:t xml:space="preserve"> מום, </w:t>
      </w:r>
    </w:p>
    <w:p>
      <w:pPr>
        <w:pStyle w:val="38"/>
        <w:rPr>
          <w:ins w:id="100082" w:author="מנוע מכני" w:date="2026-10-05T11:32:12Z"/>
        </w:rPr>
      </w:pPr>
      <w:r>
        <w:t xml:space="preserve">ר' יוסי</w:t>
      </w:r>
      <w:del w:id="100938" w:author="מנוע מכני" w:date="2026-10-05T11:32:12Z">
        <w:r>
          <w:delText xml:space="preserve"> אומר</w:delText>
        </w:r>
      </w:del>
      <w:r>
        <w:t xml:space="preserve">:</w:t>
      </w:r>
    </w:p>
    <w:p w14:paraId="16C974F4" w14:textId="77777777" w:rsidR="00B874E6" w:rsidRDefault="00F63065" w:rsidP="00563B81">
      <w:pPr>
        <w:rPr>
          <w:rtl/>
        </w:rPr>
      </w:pPr>
      <w:del w:id="1000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לבן ונכנס בשחור - </w:t>
      </w:r>
      <w:r>
        <w:rPr>
          <w:rtl/>
        </w:rPr>
        <w:t xml:space="preserve">ה"ז</w:t>
      </w:r>
      <w:r>
        <w:rPr>
          <w:rtl/>
        </w:rPr>
        <w:t xml:space="preserve"> מום, שחור ונכנס בלבן - אינו מום, שאין מומין בלבן</w:t>
      </w:r>
      <w:r w:rsidR="0057284B">
        <w:rPr>
          <w:rtl/>
        </w:rPr>
        <w:t>.</w:t>
      </w:r>
    </w:p>
    <w:p>
      <w:pPr>
        <w:pStyle w:val="38"/>
        <w:rPr>
          <w:ins w:id="100084" w:author="מנוע מכני" w:date="2026-10-05T11:32:12Z"/>
        </w:rPr>
      </w:pPr>
      <w:r>
        <w:t xml:space="preserve">רב:</w:t>
      </w:r>
    </w:p>
    <w:p w14:paraId="49986DD0" w14:textId="77777777" w:rsidR="00B874E6" w:rsidRDefault="00F63065" w:rsidP="00563B81">
      <w:pPr>
        <w:rPr>
          <w:rtl/>
        </w:rPr>
      </w:pPr>
      <w:del w:id="100085" w:author="מנוע מכני" w:date="2026-10-05T11:32:12Z">
        <w:r>
          <w:rPr>
            <w:rtl/>
          </w:rPr>
          <w:delText xml:space="preserve"> </w:delText>
        </w:r>
      </w:del>
      <w:r w:rsidR="00563B81">
        <w:rPr>
          <w:rFonts w:hint="cs"/>
          <w:rtl/>
        </w:rPr>
        <w:t>טעמא</w:t>
      </w:r>
      <w:r>
        <w:rPr>
          <w:rtl/>
        </w:rPr>
        <w:t xml:space="preserve"> </w:t>
      </w:r>
      <w:r>
        <w:rPr>
          <w:rStyle w:val="2fb"/>
          <w:rtl/>
        </w:rPr>
        <w:t xml:space="preserve">דרבי יוסי</w:t>
      </w:r>
      <w:r>
        <w:rPr>
          <w:rtl/>
        </w:rPr>
        <w:t xml:space="preserve"> </w:t>
      </w:r>
      <w:r w:rsidR="00563B81">
        <w:rPr>
          <w:rtl/>
        </w:rPr>
        <w:t>–</w:t>
      </w:r>
      <w:r>
        <w:rPr>
          <w:rtl/>
        </w:rPr>
        <w:t xml:space="preserve"> ד</w:t>
      </w:r>
      <w:r w:rsidR="00563B81">
        <w:rPr>
          <w:rFonts w:hint="cs"/>
          <w:rtl/>
        </w:rPr>
        <w:t>'</w:t>
      </w:r>
      <w:r>
        <w:rPr>
          <w:rStyle w:val="afffff0"/>
          <w:rtl/>
        </w:rPr>
        <w:t>יצא מחלב עינימו</w:t>
      </w:r>
      <w:r w:rsidR="00563B81">
        <w:rPr>
          <w:rFonts w:hint="cs"/>
          <w:rtl/>
        </w:rPr>
        <w:t>'</w:t>
      </w:r>
      <w:r>
        <w:rPr>
          <w:rtl/>
        </w:rPr>
        <w:t xml:space="preserve">, תרבא דעינא - איקרי, עינימו סתמא - </w:t>
      </w:r>
      <w:r>
        <w:rPr>
          <w:rtl/>
        </w:rPr>
        <w:t xml:space="preserve">לא</w:t>
      </w:r>
      <w:r>
        <w:rPr>
          <w:rtl/>
        </w:rPr>
        <w:t xml:space="preserve"> איקרי</w:t>
      </w:r>
      <w:r w:rsidR="0057284B">
        <w:rPr>
          <w:rtl/>
        </w:rPr>
        <w:t>.</w:t>
      </w:r>
    </w:p>
    <w:p>
      <w:pPr>
        <w:pStyle w:val="38"/>
        <w:rPr>
          <w:ins w:id="100086" w:author="מנוע מכני" w:date="2026-10-05T11:32:12Z"/>
        </w:rPr>
      </w:pPr>
      <w:r>
        <w:t>ור"מ</w:t>
      </w:r>
      <w:r>
        <w:t xml:space="preserve">:</w:t>
      </w:r>
    </w:p>
    <w:p w14:paraId="77B98EBD" w14:textId="77777777" w:rsidR="00B874E6" w:rsidRDefault="00563B81" w:rsidP="00563B81">
      <w:pPr>
        <w:rPr>
          <w:rtl/>
        </w:rPr>
      </w:pPr>
      <w:del w:id="10008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>מה לשון תבלול - דבר המבלבל את העינים</w:t>
      </w:r>
      <w:r w:rsidR="0057284B">
        <w:rPr>
          <w:rtl/>
        </w:rPr>
        <w:t>.</w:t>
      </w:r>
    </w:p>
    <w:p w14:paraId="24A5E21F" w14:textId="77777777" w:rsidR="0057284B" w:rsidRDefault="0057284B" w:rsidP="0057284B">
      <w:pPr>
        <w:pStyle w:val="affffd"/>
        <w:jc w:val="center"/>
        <w:rPr>
          <w:rtl/>
        </w:rPr>
        <w:pPrChange w:id="9044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55" w:author="מנוע מכני" w:date="2026-10-05T11:32:12Z">
        <w:r>
          <w:rPr>
            <w:rtl/>
          </w:rPr>
          <w:t xml:space="preserve"> </w:t>
        </w:r>
      </w:ins>
      <w:del w:id="967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57" w:author="מנוע מכני" w:date="2026-10-05T11:32:12Z">
        <w:r>
          <w:rPr>
            <w:rtl/>
          </w:rPr>
          <w:t xml:space="preserve"> </w:t>
        </w:r>
      </w:ins>
      <w:del w:id="967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E083AD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228311A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חורוור והמים הקבועין</w:t>
      </w:r>
      <w:r w:rsidR="0057284B">
        <w:rPr>
          <w:rtl/>
        </w:rPr>
        <w:t>.</w:t>
      </w:r>
    </w:p>
    <w:p w14:paraId="3AF0A78F" w14:textId="77777777" w:rsidR="00563B81" w:rsidRDefault="00F63065" w:rsidP="00563B81">
      <w:pPr>
        <w:pStyle w:val="afff5"/>
        <w:rPr>
          <w:rtl/>
        </w:rPr>
      </w:pPr>
      <w:r>
        <w:rPr>
          <w:rtl/>
        </w:rPr>
        <w:t xml:space="preserve">איזהו חורוור הקבוע - כל ששהה שמונים יום, </w:t>
      </w:r>
    </w:p>
    <w:p w14:paraId="3D58EF1E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ר' חנניא בן אנטיגנוס אמר: בודקין אותו ג' פעמים בתוך שמונים יום</w:t>
      </w:r>
      <w:r w:rsidR="0057284B">
        <w:rPr>
          <w:rtl/>
        </w:rPr>
        <w:t>.</w:t>
      </w:r>
    </w:p>
    <w:p w14:paraId="17DA2765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ואלו הן מים הקבועין - אכל לח ויבש של גשמים, לח ויבש של שלחים, או אכל היבש ואח"כ הלח - אינו מום עד שיאכל הלח ואח"כ היבש</w:t>
      </w:r>
      <w:r w:rsidR="0057284B">
        <w:rPr>
          <w:rtl/>
        </w:rPr>
        <w:t>.</w:t>
      </w:r>
    </w:p>
    <w:p w14:paraId="27260AD6" w14:textId="77777777" w:rsidR="0057284B" w:rsidRDefault="0057284B" w:rsidP="0057284B">
      <w:pPr>
        <w:pStyle w:val="affffd"/>
        <w:jc w:val="center"/>
        <w:rPr>
          <w:rtl/>
        </w:rPr>
        <w:pPrChange w:id="9044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59" w:author="מנוע מכני" w:date="2026-10-05T11:32:12Z">
        <w:r>
          <w:rPr>
            <w:rtl/>
          </w:rPr>
          <w:t xml:space="preserve"> </w:t>
        </w:r>
      </w:ins>
      <w:del w:id="967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61" w:author="מנוע מכני" w:date="2026-10-05T11:32:12Z">
        <w:r>
          <w:rPr>
            <w:rtl/>
          </w:rPr>
          <w:t xml:space="preserve"> </w:t>
        </w:r>
      </w:ins>
      <w:del w:id="967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97A6F9B" w14:textId="77777777" w:rsidR="00563B81" w:rsidRDefault="00F63065" w:rsidP="00B9629C">
      <w:pPr>
        <w:rPr>
          <w:rtl/>
        </w:rPr>
      </w:pPr>
      <w:r>
        <w:rPr>
          <w:rtl/>
        </w:rPr>
        <w:t xml:space="preserve">מתני' </w:t>
      </w:r>
      <w:ins w:id="919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930" w:author="מנוע מכני" w:date="2026-10-05T11:32:12Z">
        <w:r w:rsidR="00B9629C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, חורוור קבוע </w:t>
      </w:r>
      <w:r w:rsidR="00B9629C">
        <w:rPr>
          <w:rtl/>
        </w:rPr>
        <w:t>–</w:t>
      </w:r>
      <w:ins w:id="9193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32" w:author="מנוע מכני" w:date="2026-10-05T11:32:12Z">
        <w:r w:rsidR="00B9629C">
          <w:rPr>
            <w:rFonts w:hint="cs"/>
            <w:rtl/>
          </w:rPr>
          <w:delText xml:space="preserve">ר''מ</w:delText>
        </w:r>
      </w:del>
      <w:r w:rsidR="00B9629C">
        <w:rPr>
          <w:rFonts w:hint="cs"/>
          <w:rtl/>
        </w:rPr>
        <w:t xml:space="preserve">:</w:t>
      </w:r>
      <w:ins w:id="96763" w:author="מנוע מכני" w:date="2026-10-05T11:32:12Z">
        <w:r>
          <w:rPr>
            <w:rFonts w:hint="cs"/>
            <w:rtl/>
          </w:rPr>
          <w:t xml:space="preserve"> </w:t>
        </w:r>
      </w:ins>
      <w:del w:id="96764" w:author="מנוע מכני" w:date="2026-10-05T11:32:12Z">
        <w:r w:rsidR="00B9629C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ארבעים יום, ומים הקבועים - שמונים יום, </w:t>
      </w:r>
    </w:p>
    <w:p>
      <w:pPr>
        <w:pStyle w:val="38"/>
        <w:rPr>
          <w:ins w:id="100088" w:author="מנוע מכני" w:date="2026-10-05T11:32:12Z"/>
        </w:rPr>
      </w:pPr>
      <w:r>
        <w:lastRenderedPageBreak/>
        <w:t xml:space="preserve">ו</w:t>
      </w:r>
      <w:ins w:id="91933" w:author="מנוע מכני" w:date="2026-10-05T11:32:12Z">
        <w:r>
          <w:t xml:space="preserve">ר"י</w:t>
        </w:r>
      </w:ins>
      <w:del w:id="91934" w:author="מנוע מכני" w:date="2026-10-05T11:32:12Z">
        <w:r>
          <w:lastRenderedPageBreak/>
          <w:delText xml:space="preserve">ר</w:delText>
        </w:r>
        <w:r w:rsidR="00B9629C">
          <w:delText xml:space="preserve">''י</w:delText>
        </w:r>
      </w:del>
      <w:r>
        <w:t xml:space="preserve">:</w:t>
      </w:r>
    </w:p>
    <w:p w14:paraId="69189287" w14:textId="77777777" w:rsidR="00B874E6" w:rsidRDefault="00F63065" w:rsidP="00B9629C">
      <w:pPr>
        <w:rPr>
          <w:rtl/>
        </w:rPr>
      </w:pPr>
      <w:del w:id="1000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חורוור - שמונים יום, ואלו הן מים הקבועים - אכל לח ויבש של בית השלחין, או שאכל יבש </w:t>
      </w:r>
      <w:r>
        <w:rPr>
          <w:rtl/>
        </w:rPr>
        <w:t xml:space="preserve">ואח"כ</w:t>
      </w:r>
      <w:r>
        <w:rPr>
          <w:rtl/>
        </w:rPr>
        <w:t xml:space="preserve"> אכל הלח - אין מום, עד שיאכל יבש אחר הלח וישנו ג' חדשים</w:t>
      </w:r>
      <w:r w:rsidR="0057284B">
        <w:rPr>
          <w:rtl/>
        </w:rPr>
        <w:t>.</w:t>
      </w:r>
    </w:p>
    <w:p w14:paraId="6EBA43BF" w14:textId="77777777" w:rsidR="00563B81" w:rsidRDefault="00563B81" w:rsidP="00F63065">
      <w:pPr>
        <w:rPr>
          <w:del w:id="90627" w:author="מנוע עיצוב" w:date="2026-10-05T11:33:53Z"/>
          <w:rtl/>
        </w:rPr>
      </w:pPr>
    </w:p>
    <w:p>
      <w:pPr>
        <w:pStyle w:val="38"/>
        <w:rPr>
          <w:ins w:id="100090" w:author="מנוע מכני" w:date="2026-10-05T11:32:12Z"/>
        </w:rPr>
      </w:pPr>
      <w:r>
        <w:t xml:space="preserve">והא </w:t>
      </w:r>
      <w:ins w:id="93901" w:author="מנוע מכני" w:date="2026-10-05T11:32:12Z">
        <w:r>
          <w:t xml:space="preserve">שניהם</w:t>
        </w:r>
      </w:ins>
      <w:del w:id="93902" w:author="מנוע מכני" w:date="2026-10-05T11:32:12Z">
        <w:r>
          <w:delText xml:space="preserve">תרוייהו</w:delText>
        </w:r>
      </w:del>
      <w:r>
        <w:t xml:space="preserve"> תננהי:</w:t>
      </w:r>
    </w:p>
    <w:p w14:paraId="7AC5D624" w14:textId="77777777" w:rsidR="00563B81" w:rsidRDefault="00F63065" w:rsidP="00F63065">
      <w:pPr>
        <w:rPr>
          <w:rtl/>
        </w:rPr>
      </w:pPr>
      <w:del w:id="1000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אכל לח ויבש של גשמים, לח ויבש של בית השלחין! </w:t>
      </w:r>
    </w:p>
    <w:p w14:paraId="12B528AE" w14:textId="77777777" w:rsidR="00B874E6" w:rsidRDefault="00F63065" w:rsidP="00563B81">
      <w:pPr>
        <w:rPr>
          <w:rtl/>
        </w:rPr>
      </w:pPr>
      <w:r>
        <w:rPr>
          <w:rtl/>
        </w:rPr>
        <w:t xml:space="preserve">חסורי מיחסרא ו</w:t>
      </w:r>
      <w:ins w:id="91935" w:author="מנוע מכני" w:date="2026-10-05T11:32:12Z">
        <w:r>
          <w:rPr>
            <w:rtl/>
          </w:rPr>
          <w:t xml:space="preserve">ה"ק</w:t>
        </w:r>
      </w:ins>
      <w:del w:id="91936" w:author="מנוע מכני" w:date="2026-10-05T11:32:12Z">
        <w:r>
          <w:rPr>
            <w:rtl/>
          </w:rPr>
          <w:delText xml:space="preserve">ה</w:delText>
        </w:r>
        <w:r w:rsidR="00563B81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: אכל לח ויבש של גשמים - </w:t>
      </w:r>
      <w:r>
        <w:rPr>
          <w:rtl/>
        </w:rPr>
        <w:t xml:space="preserve">ה"ז</w:t>
      </w:r>
      <w:r>
        <w:rPr>
          <w:rtl/>
        </w:rPr>
        <w:t xml:space="preserve"> מום, בית השלחין - אינו מום</w:t>
      </w:r>
      <w:r w:rsidR="0057284B">
        <w:rPr>
          <w:rtl/>
        </w:rPr>
        <w:t>.</w:t>
      </w:r>
    </w:p>
    <w:p w14:paraId="4AE64997" w14:textId="77777777" w:rsidR="00B874E6" w:rsidRDefault="00F63065" w:rsidP="00F63065">
      <w:pPr>
        <w:rPr>
          <w:rtl/>
        </w:rPr>
      </w:pPr>
      <w:r>
        <w:rPr>
          <w:rtl/>
        </w:rPr>
        <w:t xml:space="preserve">והגשמים </w:t>
      </w:r>
      <w:ins w:id="93903" w:author="מנוע מכני" w:date="2026-10-05T11:32:12Z">
        <w:r>
          <w:rPr>
            <w:rtl/>
          </w:rPr>
          <w:t xml:space="preserve">גם</w:t>
        </w:r>
      </w:ins>
      <w:del w:id="939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אכל יבש </w:t>
      </w:r>
      <w:r>
        <w:rPr>
          <w:rtl/>
        </w:rPr>
        <w:t xml:space="preserve">ואח"כ</w:t>
      </w:r>
      <w:r>
        <w:rPr>
          <w:rtl/>
        </w:rPr>
        <w:t xml:space="preserve"> אכל לח - אינו מום, עד שיאכל יבש אחר הלח</w:t>
      </w:r>
      <w:r w:rsidR="0057284B">
        <w:rPr>
          <w:rtl/>
        </w:rPr>
        <w:t>.</w:t>
      </w:r>
    </w:p>
    <w:p w14:paraId="7FA21066" w14:textId="77777777" w:rsidR="00B9629C" w:rsidRDefault="00F63065" w:rsidP="00B9629C">
      <w:pPr>
        <w:rPr>
          <w:rtl/>
        </w:rPr>
      </w:pPr>
      <w:r>
        <w:rPr>
          <w:rtl/>
        </w:rPr>
        <w:t xml:space="preserve">וישנו ג' חדשים, איני, והתניא, והא </w:t>
      </w:r>
      <w:r>
        <w:rPr>
          <w:rStyle w:val="2fb"/>
          <w:rtl/>
        </w:rPr>
        <w:t xml:space="preserve">ר</w:t>
      </w:r>
      <w:r w:rsidR="00B9629C">
        <w:rPr>
          <w:rStyle w:val="2fb"/>
          <w:rFonts w:hint="cs"/>
          <w:rtl/>
        </w:rPr>
        <w:t xml:space="preserve">א</w:t>
      </w:r>
      <w:ins w:id="9193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938" w:author="מנוע מכני" w:date="2026-10-05T11:32:12Z">
        <w:r w:rsidR="00B9629C">
          <w:rPr>
            <w:rFonts w:hint="cs"/>
            <w:rtl/>
          </w:rPr>
          <w:delText xml:space="preserve">ב''א</w:delText>
        </w:r>
      </w:del>
      <w:r w:rsidR="00B9629C">
        <w:rPr>
          <w:rFonts w:hint="cs"/>
          <w:rtl/>
        </w:rPr>
        <w:t xml:space="preserve"> </w:t>
      </w:r>
      <w:r w:rsidR="00B9629C">
        <w:rPr>
          <w:rStyle w:val="2fb"/>
          <w:rFonts w:hint="cs"/>
          <w:rtl/>
        </w:rPr>
        <w:t xml:space="preserve">מרי</w:t>
      </w:r>
      <w:ins w:id="91939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940" w:author="מנוע מכני" w:date="2026-10-05T11:32:12Z">
        <w:r w:rsidR="00B9629C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אדר וניסן - לח, אלול ותשרי - יבש! </w:t>
      </w:r>
    </w:p>
    <w:p>
      <w:pPr>
        <w:pStyle w:val="38"/>
        <w:rPr>
          <w:ins w:id="100092" w:author="מנוע מכני" w:date="2026-10-05T11:32:12Z"/>
        </w:rPr>
      </w:pPr>
      <w:r>
        <w:t xml:space="preserve">אימא:</w:t>
      </w:r>
    </w:p>
    <w:p w14:paraId="075C2480" w14:textId="77777777" w:rsidR="00B874E6" w:rsidRDefault="00F63065" w:rsidP="00B9629C">
      <w:pPr>
        <w:rPr>
          <w:rtl/>
        </w:rPr>
      </w:pPr>
      <w:del w:id="1000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אדר וחצי ניסן - לח, אלול וחצי תשרי - יבש</w:t>
      </w:r>
      <w:r w:rsidR="0057284B">
        <w:rPr>
          <w:rtl/>
        </w:rPr>
        <w:t>.</w:t>
      </w:r>
    </w:p>
    <w:p w14:paraId="74F0F752" w14:textId="77777777" w:rsidR="00B9629C" w:rsidRDefault="00B9629C" w:rsidP="00F63065">
      <w:pPr>
        <w:rPr>
          <w:del w:id="90628" w:author="מנוע עיצוב" w:date="2026-10-05T11:33:53Z"/>
          <w:rtl/>
        </w:rPr>
      </w:pPr>
    </w:p>
    <w:p>
      <w:pPr>
        <w:pStyle w:val="38"/>
        <w:rPr>
          <w:ins w:id="10009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5B4D072A" w14:textId="77777777" w:rsidR="00B9629C" w:rsidRDefault="00F63065" w:rsidP="00F63065">
      <w:pPr>
        <w:rPr>
          <w:rtl/>
        </w:rPr>
      </w:pPr>
      <w:del w:id="1000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לח בזמן לח ויבש בזמן היבש,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: לח ויבש בזמן הלח? </w:t>
      </w:r>
    </w:p>
    <w:p>
      <w:pPr>
        <w:pStyle w:val="38"/>
        <w:rPr>
          <w:ins w:id="100848" w:author="מנוע מכני" w:date="2026-10-05T11:32:12Z"/>
        </w:rPr>
      </w:pPr>
      <w:r>
        <w:t>ת"ש</w:t>
      </w:r>
      <w:r w:rsidR="00F63065">
        <w:t xml:space="preserve">,</w:t>
      </w:r>
    </w:p>
    <w:p w14:paraId="3518B232" w14:textId="77777777" w:rsidR="00B9629C" w:rsidRDefault="00AC43C5" w:rsidP="00F63065">
      <w:pPr>
        <w:rPr>
          <w:rtl/>
        </w:rPr>
      </w:pPr>
      <w:del w:id="1008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דאמר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אידי בר אבין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יצחק בר אשיאן: אדר וניסן - לח, אלול ותשרי - יבש</w:t>
      </w:r>
      <w:ins w:id="96765" w:author="מנוע מכני" w:date="2026-10-05T11:32:12Z">
        <w:r>
          <w:rPr>
            <w:rtl/>
          </w:rPr>
          <w:t xml:space="preserve">,</w:t>
        </w:r>
      </w:ins>
      <w:del w:id="96766" w:author="מנוע מכני" w:date="2026-10-05T11:32:12Z">
        <w:r w:rsidR="000B5F7F">
          <w:rPr>
            <w:rtl/>
          </w:rPr>
          <w:delText xml:space="preserve">;</w:delText>
        </w:r>
      </w:del>
    </w:p>
    <w:p w14:paraId="0F78FD23" w14:textId="77777777" w:rsidR="00B9629C" w:rsidRDefault="00F63065" w:rsidP="00F63065">
      <w:pPr>
        <w:rPr>
          <w:rtl/>
        </w:rPr>
      </w:pPr>
      <w:ins w:id="95227" w:author="מנוע מכני" w:date="2026-10-05T11:32:12Z">
        <w:r>
          <w:rPr>
            <w:rtl/>
          </w:rPr>
          <w:t xml:space="preserve">שמא</w:t>
        </w:r>
      </w:ins>
      <w:del w:id="95228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פירי דאלול ותשרי מאכילנא </w:t>
      </w:r>
      <w:ins w:id="95229" w:author="מנוע מכני" w:date="2026-10-05T11:32:12Z">
        <w:r>
          <w:rPr>
            <w:rtl/>
          </w:rPr>
          <w:t xml:space="preserve">לו</w:t>
        </w:r>
      </w:ins>
      <w:del w:id="952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באדר וניסן! </w:t>
      </w:r>
    </w:p>
    <w:p w14:paraId="2F93DA71" w14:textId="77777777" w:rsidR="00B874E6" w:rsidRDefault="00F63065" w:rsidP="00B9629C">
      <w:pPr>
        <w:rPr>
          <w:rtl/>
        </w:rPr>
      </w:pPr>
      <w:r>
        <w:rPr>
          <w:rtl/>
        </w:rPr>
        <w:t xml:space="preserve">וכמה מאכילין אותו? </w:t>
      </w:r>
      <w:r w:rsidR="00B9629C">
        <w:rPr>
          <w:rStyle w:val="2fb"/>
          <w:rFonts w:hint="cs"/>
          <w:rtl/>
        </w:rPr>
        <w:t xml:space="preserve">אר</w:t>
      </w:r>
      <w:ins w:id="9194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942" w:author="מנוע מכני" w:date="2026-10-05T11:32:12Z">
        <w:r w:rsidR="00B9629C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מ</w:t>
      </w:r>
      <w:r w:rsidR="00B9629C">
        <w:rPr>
          <w:rStyle w:val="2fb"/>
          <w:rFonts w:hint="cs"/>
          <w:rtl/>
        </w:rPr>
        <w:t xml:space="preserve">רפ</w:t>
      </w:r>
      <w:ins w:id="91943" w:author="מנוע מכני" w:date="2026-10-05T11:32:12Z">
        <w:r>
          <w:rPr>
            <w:rStyle w:val="2fb"/>
            <w:rFonts w:hint="cs"/>
            <w:rtl/>
          </w:rPr>
          <w:t xml:space="preserve">ב"ע</w:t>
        </w:r>
      </w:ins>
      <w:del w:id="91944" w:author="מנוע מכני" w:date="2026-10-05T11:32:12Z">
        <w:r w:rsidR="00B9629C">
          <w:rPr>
            <w:rFonts w:hint="cs"/>
            <w:rtl/>
          </w:rPr>
          <w:delText xml:space="preserve">ב''ע</w:delText>
        </w:r>
      </w:del>
      <w:r>
        <w:rPr>
          <w:rtl/>
        </w:rPr>
        <w:t>: כגרוגרת</w:t>
      </w:r>
      <w:r w:rsidR="0057284B">
        <w:rPr>
          <w:rtl/>
        </w:rPr>
        <w:t>.</w:t>
      </w:r>
    </w:p>
    <w:p w14:paraId="562FF9C4" w14:textId="77777777" w:rsidR="00B9629C" w:rsidRDefault="00B9629C" w:rsidP="00F63065">
      <w:pPr>
        <w:rPr>
          <w:del w:id="90629" w:author="מנוע עיצוב" w:date="2026-10-05T11:33:53Z"/>
          <w:rtl/>
        </w:rPr>
      </w:pPr>
    </w:p>
    <w:p w14:paraId="098DB072" w14:textId="77777777" w:rsidR="00B9629C" w:rsidRDefault="00B9629C" w:rsidP="00B9629C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לט. </w:t>
      </w:r>
    </w:p>
    <w:p>
      <w:pPr>
        <w:pStyle w:val="38"/>
        <w:rPr>
          <w:ins w:id="100096" w:author="מנוע מכני" w:date="2026-10-05T11:32:12Z"/>
        </w:rPr>
      </w:pPr>
      <w:r>
        <w:t>ר</w:t>
      </w:r>
      <w:r w:rsidR="00F63065">
        <w:t xml:space="preserve">בא, בעי במערבא:</w:t>
      </w:r>
    </w:p>
    <w:p w14:paraId="1BB6A988" w14:textId="77777777" w:rsidR="00B9629C" w:rsidRDefault="00B9629C" w:rsidP="00B9629C">
      <w:pPr>
        <w:rPr>
          <w:rtl/>
        </w:rPr>
      </w:pPr>
      <w:del w:id="1000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כגרוגרות בסעודה ראשונה,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 בכל סעודה וסעודה? </w:t>
      </w:r>
    </w:p>
    <w:p w14:paraId="49928F03" w14:textId="77777777" w:rsidR="00B9629C" w:rsidRDefault="00F63065" w:rsidP="00B9629C">
      <w:pPr>
        <w:rPr>
          <w:rtl/>
        </w:rPr>
      </w:pPr>
      <w:r>
        <w:rPr>
          <w:rtl/>
        </w:rPr>
        <w:t>א</w:t>
      </w:r>
      <w:ins w:id="91945" w:author="מנוע מכני" w:date="2026-10-05T11:32:12Z">
        <w:r>
          <w:rPr>
            <w:rFonts w:hint="cs"/>
            <w:rtl/>
          </w:rPr>
          <w:t xml:space="preserve">ת"ל</w:t>
        </w:r>
      </w:ins>
      <w:del w:id="91946" w:author="מנוע מכני" w:date="2026-10-05T11:32:12Z">
        <w:r w:rsidR="00B9629C">
          <w:rPr>
            <w:rFonts w:hint="cs"/>
            <w:rtl/>
          </w:rPr>
          <w:delText xml:space="preserve">ת''ל</w:delText>
        </w:r>
      </w:del>
      <w:r w:rsidR="00B9629C">
        <w:rPr>
          <w:rFonts w:hint="cs"/>
          <w:rtl/>
        </w:rPr>
        <w:t xml:space="preserve"> </w:t>
      </w:r>
      <w:r>
        <w:rPr>
          <w:rtl/>
        </w:rPr>
        <w:t xml:space="preserve">בסעודה ראשונה, קודם אכילה או לאחר אכילה? קודם אכילה - ודאי מעלי </w:t>
      </w:r>
      <w:ins w:id="95231" w:author="מנוע מכני" w:date="2026-10-05T11:32:12Z">
        <w:r>
          <w:rPr>
            <w:rtl/>
          </w:rPr>
          <w:t xml:space="preserve">לו</w:t>
        </w:r>
      </w:ins>
      <w:del w:id="952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כסמא, </w:t>
      </w:r>
    </w:p>
    <w:p w14:paraId="1685404E" w14:textId="77777777" w:rsidR="00B9629C" w:rsidRDefault="00F63065" w:rsidP="00B9629C">
      <w:pPr>
        <w:rPr>
          <w:rtl/>
        </w:rPr>
      </w:pPr>
      <w:r>
        <w:rPr>
          <w:rtl/>
        </w:rPr>
        <w:t xml:space="preserve">לאחר אכילה </w:t>
      </w:r>
      <w:ins w:id="95235" w:author="מנוע מכני" w:date="2026-10-05T11:32:12Z">
        <w:r>
          <w:rPr>
            <w:rtl/>
          </w:rPr>
          <w:t xml:space="preserve">מה</w:t>
        </w:r>
      </w:ins>
      <w:del w:id="9523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קודם שתיה או לאחר שתיה? וקודם שתיה - ודאי מעלי </w:t>
      </w:r>
      <w:ins w:id="95233" w:author="מנוע מכני" w:date="2026-10-05T11:32:12Z">
        <w:r>
          <w:rPr>
            <w:rtl/>
          </w:rPr>
          <w:t xml:space="preserve">לו</w:t>
        </w:r>
      </w:ins>
      <w:del w:id="9523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כשערי, </w:t>
      </w:r>
    </w:p>
    <w:p w14:paraId="1100BE7D" w14:textId="77777777" w:rsidR="00B9629C" w:rsidRDefault="00F63065" w:rsidP="00B9629C">
      <w:pPr>
        <w:rPr>
          <w:rtl/>
        </w:rPr>
      </w:pPr>
      <w:r>
        <w:rPr>
          <w:rtl/>
        </w:rPr>
        <w:t xml:space="preserve">לאחר שתיה </w:t>
      </w:r>
      <w:ins w:id="95239" w:author="מנוע מכני" w:date="2026-10-05T11:32:12Z">
        <w:r>
          <w:rPr>
            <w:rtl/>
          </w:rPr>
          <w:t xml:space="preserve">מה</w:t>
        </w:r>
      </w:ins>
      <w:del w:id="9524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קשור או מותר? מותר - ודאי מעלי </w:t>
      </w:r>
      <w:ins w:id="95237" w:author="מנוע מכני" w:date="2026-10-05T11:32:12Z">
        <w:r>
          <w:rPr>
            <w:rtl/>
          </w:rPr>
          <w:t xml:space="preserve">לו</w:t>
        </w:r>
      </w:ins>
      <w:del w:id="9523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64988631" w14:textId="77777777" w:rsidR="00DB741E" w:rsidRDefault="00F63065" w:rsidP="00B9629C">
      <w:pPr>
        <w:rPr>
          <w:rtl/>
        </w:rPr>
      </w:pPr>
      <w:r>
        <w:rPr>
          <w:rtl/>
        </w:rPr>
        <w:t xml:space="preserve">קשור </w:t>
      </w:r>
      <w:ins w:id="95241" w:author="מנוע מכני" w:date="2026-10-05T11:32:12Z">
        <w:r>
          <w:rPr>
            <w:rtl/>
          </w:rPr>
          <w:t xml:space="preserve">מה</w:t>
        </w:r>
      </w:ins>
      <w:del w:id="9524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לבדו או עם חבירו? </w:t>
      </w:r>
    </w:p>
    <w:p w14:paraId="4A60FC43" w14:textId="77777777" w:rsidR="00B9629C" w:rsidRDefault="00F63065" w:rsidP="00B9629C">
      <w:pPr>
        <w:rPr>
          <w:rtl/>
        </w:rPr>
      </w:pPr>
      <w:r>
        <w:rPr>
          <w:rtl/>
        </w:rPr>
        <w:t xml:space="preserve">עם חבירו - ודאי מעלי </w:t>
      </w:r>
      <w:ins w:id="95243" w:author="מנוע מכני" w:date="2026-10-05T11:32:12Z">
        <w:r>
          <w:rPr>
            <w:rtl/>
          </w:rPr>
          <w:t xml:space="preserve">לו</w:t>
        </w:r>
      </w:ins>
      <w:del w:id="952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לבדו </w:t>
      </w:r>
      <w:ins w:id="95245" w:author="מנוע מכני" w:date="2026-10-05T11:32:12Z">
        <w:r>
          <w:rPr>
            <w:rtl/>
          </w:rPr>
          <w:t xml:space="preserve">מה</w:t>
        </w:r>
      </w:ins>
      <w:del w:id="9524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 w14:paraId="05BA76DA" w14:textId="77777777" w:rsidR="00B9629C" w:rsidRDefault="00F63065" w:rsidP="00B9629C">
      <w:pPr>
        <w:rPr>
          <w:rtl/>
        </w:rPr>
      </w:pPr>
      <w:r>
        <w:rPr>
          <w:rtl/>
        </w:rPr>
        <w:t xml:space="preserve">בעיר ובשדה? בשדה - ודאי מעלי </w:t>
      </w:r>
      <w:ins w:id="95247" w:author="מנוע מכני" w:date="2026-10-05T11:32:12Z">
        <w:r>
          <w:rPr>
            <w:rtl/>
          </w:rPr>
          <w:t xml:space="preserve">לו</w:t>
        </w:r>
      </w:ins>
      <w:del w:id="952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בעיר </w:t>
      </w:r>
      <w:ins w:id="95249" w:author="מנוע מכני" w:date="2026-10-05T11:32:12Z">
        <w:r>
          <w:rPr>
            <w:rtl/>
          </w:rPr>
          <w:t xml:space="preserve">מה</w:t>
        </w:r>
      </w:ins>
      <w:del w:id="9525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100098" w:author="מנוע מכני" w:date="2026-10-05T11:32:12Z"/>
        </w:rPr>
      </w:pPr>
      <w:r w:rsidRPr="00DB741E">
        <w:t>בעי</w:t>
      </w:r>
      <w:r>
        <w:t xml:space="preserve"> רב אשי:</w:t>
      </w:r>
    </w:p>
    <w:p w14:paraId="5D6E3ADF" w14:textId="77777777" w:rsidR="00B874E6" w:rsidRDefault="00F63065" w:rsidP="00B9629C">
      <w:pPr>
        <w:rPr>
          <w:rtl/>
        </w:rPr>
      </w:pPr>
      <w:del w:id="1000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תימצי לומר בשדה, גינה הסמוכה לעיר </w:t>
      </w:r>
      <w:ins w:id="95251" w:author="מנוע מכני" w:date="2026-10-05T11:32:12Z">
        <w:r>
          <w:rPr>
            <w:rtl/>
          </w:rPr>
          <w:t xml:space="preserve">מה</w:t>
        </w:r>
      </w:ins>
      <w:del w:id="9525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Pr="00B9629C">
        <w:rPr>
          <w:b/>
          <w:bCs/>
          <w:rtl/>
        </w:rPr>
        <w:t>תיקו</w:t>
      </w:r>
      <w:r w:rsidR="0057284B">
        <w:rPr>
          <w:rtl/>
        </w:rPr>
        <w:t>.</w:t>
      </w:r>
    </w:p>
    <w:p w14:paraId="68D56742" w14:textId="77777777" w:rsidR="0057284B" w:rsidRDefault="0057284B" w:rsidP="0057284B">
      <w:pPr>
        <w:jc w:val="center"/>
        <w:rPr>
          <w:del w:id="90180" w:author="מנוע עיצוב" w:date="2026-10-05T11:33:53Z"/>
          <w:rtl/>
        </w:rPr>
      </w:pPr>
      <w:del w:id="90177" w:author="מנוע עיצוב" w:date="2026-10-05T11:33:53Z">
        <w:r>
          <w:rPr>
            <w:rtl/>
          </w:rPr>
          <w:delText xml:space="preserve">•</w:delText>
        </w:r>
      </w:del>
      <w:ins w:id="96767" w:author="מנוע מכני" w:date="2026-10-05T11:32:12Z">
        <w:r>
          <w:rPr>
            <w:rtl/>
          </w:rPr>
          <w:t xml:space="preserve"> </w:t>
        </w:r>
      </w:ins>
      <w:del w:id="96768" w:author="מנוע מכני" w:date="2026-10-05T11:32:12Z">
        <w:r>
          <w:rPr>
            <w:rtl/>
          </w:rPr>
          <w:delText xml:space="preserve">  </w:delText>
        </w:r>
      </w:del>
      <w:del w:id="90178" w:author="מנוע עיצוב" w:date="2026-10-05T11:33:53Z">
        <w:r>
          <w:rPr>
            <w:rtl/>
          </w:rPr>
          <w:delText xml:space="preserve">•</w:delText>
        </w:r>
      </w:del>
      <w:ins w:id="96769" w:author="מנוע מכני" w:date="2026-10-05T11:32:12Z">
        <w:r>
          <w:rPr>
            <w:rtl/>
          </w:rPr>
          <w:t xml:space="preserve"> </w:t>
        </w:r>
      </w:ins>
      <w:del w:id="96770" w:author="מנוע מכני" w:date="2026-10-05T11:32:12Z">
        <w:r>
          <w:rPr>
            <w:rtl/>
          </w:rPr>
          <w:delText xml:space="preserve">  </w:delText>
        </w:r>
      </w:del>
      <w:del w:id="90179" w:author="מנוע עיצוב" w:date="2026-10-05T11:33:53Z">
        <w:r>
          <w:rPr>
            <w:rtl/>
          </w:rPr>
          <w:delText xml:space="preserve">•</w:delText>
        </w:r>
      </w:del>
    </w:p>
    <w:p w14:paraId="5DE73E8B" w14:textId="77777777" w:rsidR="00B874E6" w:rsidRDefault="00F63065" w:rsidP="00DB741E">
      <w:pPr>
        <w:pStyle w:val="afffd"/>
        <w:rPr>
          <w:rtl/>
        </w:rPr>
      </w:pPr>
      <w:r>
        <w:rPr>
          <w:rtl/>
        </w:rPr>
        <w:t>ר"ח בן אנטיגנוס אומר [וכו']</w:t>
      </w:r>
      <w:r w:rsidR="0057284B">
        <w:rPr>
          <w:rtl/>
        </w:rPr>
        <w:t>.</w:t>
      </w:r>
    </w:p>
    <w:p>
      <w:pPr>
        <w:pStyle w:val="38"/>
        <w:rPr>
          <w:ins w:id="100100" w:author="מנוע מכני" w:date="2026-10-05T11:32:12Z"/>
        </w:rPr>
      </w:pPr>
      <w:r>
        <w:t xml:space="preserve">ארנ</w:t>
      </w:r>
      <w:ins w:id="91947" w:author="מנוע מכני" w:date="2026-10-05T11:32:12Z">
        <w:r>
          <w:t xml:space="preserve">ב"י</w:t>
        </w:r>
      </w:ins>
      <w:del w:id="91948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0B574619" w14:textId="77777777" w:rsidR="00B874E6" w:rsidRDefault="00DB741E" w:rsidP="00F63065">
      <w:pPr>
        <w:rPr>
          <w:rtl/>
        </w:rPr>
      </w:pPr>
      <w:del w:id="1001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ובלבד שיהו משולשים</w:t>
      </w:r>
      <w:r w:rsidR="0057284B">
        <w:rPr>
          <w:rtl/>
        </w:rPr>
        <w:t>.</w:t>
      </w:r>
    </w:p>
    <w:p>
      <w:pPr>
        <w:pStyle w:val="38"/>
        <w:rPr>
          <w:ins w:id="100102" w:author="מנוע מכני" w:date="2026-10-05T11:32:12Z"/>
        </w:rPr>
      </w:pPr>
      <w:r>
        <w:t xml:space="preserve">בעי פנחס </w:t>
      </w:r>
      <w:r w:rsidR="00DB741E">
        <w:t xml:space="preserve">אחי </w:t>
      </w:r>
      <w:r>
        <w:t>שמואל משמוא</w:t>
      </w:r>
      <w:r w:rsidR="00DB741E">
        <w:t xml:space="preserve">ל:</w:t>
      </w:r>
    </w:p>
    <w:p w14:paraId="2E28DA44" w14:textId="77777777" w:rsidR="00B874E6" w:rsidRDefault="00F63065" w:rsidP="00C5567C">
      <w:pPr>
        <w:pStyle w:val="011"/>
        <w:rPr>
          <w:rtl/>
        </w:rPr>
      </w:pPr>
      <w:del w:id="100103" w:author="מנוע מכני" w:date="2026-10-05T11:32:12Z">
        <w:r w:rsidR="00DB741E">
          <w:rPr>
            <w:rtl/>
          </w:rPr>
          <w:delText xml:space="preserve"> </w:delText>
        </w:r>
      </w:del>
      <w:r w:rsidR="00DB741E">
        <w:rPr>
          <w:rtl/>
        </w:rPr>
        <w:t xml:space="preserve">אכל ולא </w:t>
      </w:r>
      <w:r w:rsidR="00DB741E">
        <w:rPr>
          <w:rFonts w:hint="cs"/>
          <w:rtl/>
        </w:rPr>
        <w:t>נרפא</w:t>
      </w:r>
      <w:r w:rsidR="00DB741E">
        <w:rPr>
          <w:rtl/>
        </w:rPr>
        <w:t>, למפרע הוי מו</w:t>
      </w:r>
      <w:r w:rsidR="00DB741E">
        <w:rPr>
          <w:rFonts w:hint="cs"/>
          <w:rtl/>
        </w:rPr>
        <w:t>ם</w:t>
      </w:r>
      <w:r w:rsidR="00DB741E">
        <w:rPr>
          <w:rtl/>
        </w:rPr>
        <w:t xml:space="preserve">, או מיכן ולהבא </w:t>
      </w:r>
      <w:r>
        <w:rPr>
          <w:rtl/>
        </w:rPr>
        <w:t>נ"מ למע</w:t>
      </w:r>
      <w:r w:rsidR="00DB741E">
        <w:rPr>
          <w:rFonts w:hint="cs"/>
          <w:rtl/>
        </w:rPr>
        <w:t>ו</w:t>
      </w:r>
      <w:r>
        <w:rPr>
          <w:rtl/>
        </w:rPr>
        <w:t>ל בפדיונו</w:t>
      </w:r>
      <w:r w:rsidR="0057284B">
        <w:rPr>
          <w:rtl/>
        </w:rPr>
        <w:t>.</w:t>
      </w:r>
    </w:p>
    <w:p>
      <w:pPr>
        <w:pStyle w:val="38"/>
        <w:rPr>
          <w:ins w:id="100104" w:author="מנוע מכני" w:date="2026-10-05T11:32:12Z"/>
        </w:rPr>
      </w:pPr>
      <w:ins w:id="95255" w:author="מנוע מכני" w:date="2026-10-05T11:32:12Z">
        <w:r>
          <w:t xml:space="preserve">מה</w:t>
        </w:r>
      </w:ins>
      <w:del w:id="95256" w:author="מנוע מכני" w:date="2026-10-05T11:32:12Z">
        <w:r>
          <w:delText xml:space="preserve">מאי</w:delText>
        </w:r>
      </w:del>
      <w:r>
        <w:t xml:space="preserve">? קרי שמואל </w:t>
      </w:r>
      <w:ins w:id="95253" w:author="מנוע מכני" w:date="2026-10-05T11:32:12Z">
        <w:r>
          <w:t xml:space="preserve">עליו</w:t>
        </w:r>
      </w:ins>
      <w:del w:id="95254" w:author="מנוע מכני" w:date="2026-10-05T11:32:12Z">
        <w:r>
          <w:delText xml:space="preserve">עליה</w:delText>
        </w:r>
      </w:del>
      <w:r>
        <w:t xml:space="preserve">:</w:t>
      </w:r>
    </w:p>
    <w:p w14:paraId="704A2A7B" w14:textId="77777777" w:rsidR="00B874E6" w:rsidRDefault="00F63065" w:rsidP="00DB741E">
      <w:pPr>
        <w:rPr>
          <w:rtl/>
        </w:rPr>
      </w:pPr>
      <w:del w:id="1001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פסחים</w:t>
      </w:r>
      <w:r w:rsidR="00DB741E">
        <w:rPr>
          <w:rFonts w:hint="cs"/>
          <w:rtl/>
        </w:rPr>
        <w:t xml:space="preserve"> </w:t>
      </w:r>
      <w:r w:rsidR="00DB741E">
        <w:rPr>
          <w:rtl/>
        </w:rPr>
        <w:t>בז</w:t>
      </w:r>
      <w:r w:rsidR="0057284B">
        <w:rPr>
          <w:rtl/>
        </w:rPr>
        <w:t>.</w:t>
      </w:r>
    </w:p>
    <w:p w14:paraId="684CB155" w14:textId="77777777" w:rsidR="0057284B" w:rsidRDefault="0057284B" w:rsidP="0057284B">
      <w:pPr>
        <w:pStyle w:val="affffd"/>
        <w:jc w:val="center"/>
        <w:rPr>
          <w:rtl/>
        </w:rPr>
        <w:pPrChange w:id="9044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71" w:author="מנוע מכני" w:date="2026-10-05T11:32:12Z">
        <w:r>
          <w:rPr>
            <w:rtl/>
          </w:rPr>
          <w:t xml:space="preserve"> </w:t>
        </w:r>
      </w:ins>
      <w:del w:id="967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73" w:author="מנוע מכני" w:date="2026-10-05T11:32:12Z">
        <w:r>
          <w:rPr>
            <w:rtl/>
          </w:rPr>
          <w:t xml:space="preserve"> </w:t>
        </w:r>
      </w:ins>
      <w:del w:id="967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3C056F" w14:textId="77777777" w:rsidR="00B874E6" w:rsidRDefault="00F63065" w:rsidP="004E6F2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6A96151" w14:textId="77777777" w:rsidR="00B874E6" w:rsidRDefault="00F63065" w:rsidP="004E6F22">
      <w:pPr>
        <w:pStyle w:val="afff5"/>
        <w:rPr>
          <w:rtl/>
        </w:rPr>
      </w:pPr>
      <w:r>
        <w:rPr>
          <w:rtl/>
        </w:rPr>
        <w:t>חוטמו שניקב ושנפגם ושנסדק</w:t>
      </w:r>
      <w:r w:rsidR="0057284B">
        <w:rPr>
          <w:rtl/>
        </w:rPr>
        <w:t>.</w:t>
      </w:r>
    </w:p>
    <w:p w14:paraId="3B075324" w14:textId="77777777" w:rsidR="00B874E6" w:rsidRDefault="00F63065" w:rsidP="004E6F22">
      <w:pPr>
        <w:pStyle w:val="afff5"/>
        <w:rPr>
          <w:rtl/>
        </w:rPr>
      </w:pPr>
      <w:r>
        <w:rPr>
          <w:rtl/>
        </w:rPr>
        <w:lastRenderedPageBreak/>
        <w:t>שפמו שניקבה שנפגמה שנסדקה</w:t>
      </w:r>
      <w:r w:rsidR="0057284B">
        <w:rPr>
          <w:rtl/>
        </w:rPr>
        <w:t>.</w:t>
      </w:r>
    </w:p>
    <w:p w14:paraId="230D6971" w14:textId="77777777" w:rsidR="0057284B" w:rsidRDefault="0057284B" w:rsidP="0057284B">
      <w:pPr>
        <w:pStyle w:val="affffd"/>
        <w:jc w:val="center"/>
        <w:rPr>
          <w:rtl/>
        </w:rPr>
        <w:pPrChange w:id="9044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75" w:author="מנוע מכני" w:date="2026-10-05T11:32:12Z">
        <w:r>
          <w:rPr>
            <w:rtl/>
          </w:rPr>
          <w:t xml:space="preserve"> </w:t>
        </w:r>
      </w:ins>
      <w:del w:id="967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77" w:author="מנוע מכני" w:date="2026-10-05T11:32:12Z">
        <w:r>
          <w:rPr>
            <w:rtl/>
          </w:rPr>
          <w:t xml:space="preserve"> </w:t>
        </w:r>
      </w:ins>
      <w:del w:id="967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06" w:author="מנוע מכני" w:date="2026-10-05T11:32:12Z"/>
        </w:rPr>
      </w:pPr>
      <w:r>
        <w:t xml:space="preserve">ת"ר:</w:t>
      </w:r>
    </w:p>
    <w:p w14:paraId="5492D3F7" w14:textId="77777777" w:rsidR="00B874E6" w:rsidRDefault="00F63065" w:rsidP="00F63065">
      <w:pPr>
        <w:rPr>
          <w:rtl/>
        </w:rPr>
      </w:pPr>
      <w:del w:id="1001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ניקבו חוטמין זה לתוך זה, מבחוץ - הרי זה מום, מבפנים - אינו מום</w:t>
      </w:r>
      <w:r w:rsidR="0057284B">
        <w:rPr>
          <w:rtl/>
        </w:rPr>
        <w:t>.</w:t>
      </w:r>
    </w:p>
    <w:p w14:paraId="1FDA8240" w14:textId="77777777" w:rsidR="004E6F22" w:rsidRDefault="00F63065" w:rsidP="0057284B">
      <w:pPr>
        <w:jc w:val="center"/>
        <w:rPr>
          <w:rtl/>
        </w:rPr>
      </w:pPr>
      <w:r>
        <w:rPr>
          <w:rtl/>
        </w:rPr>
        <w:t xml:space="preserve">שפתו שניקבה ושנפגמה ושנסדקה: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2911" w:author="מנוע מכני" w:date="2026-10-05T11:32:12Z">
        <w:r>
          <w:rPr>
            <w:rStyle w:val="2fb"/>
            <w:rtl/>
          </w:rPr>
          <w:t xml:space="preserve">ר"פ</w:t>
        </w:r>
      </w:ins>
      <w:del w:id="92912" w:author="מנוע מכני" w:date="2026-10-05T11:32:12Z">
        <w:r>
          <w:rPr>
            <w:rtl/>
          </w:rPr>
          <w:delText xml:space="preserve">רב פפא</w:delText>
        </w:r>
      </w:del>
      <w:r>
        <w:rPr>
          <w:rtl/>
        </w:rPr>
        <w:t xml:space="preserve">: תורא ברא דשיפתיה:</w:t>
      </w:r>
    </w:p>
    <w:p w14:paraId="1CC38AB9" w14:textId="77777777" w:rsidR="0057284B" w:rsidRDefault="00F63065" w:rsidP="0057284B">
      <w:pPr>
        <w:pStyle w:val="affffd"/>
        <w:jc w:val="center"/>
        <w:rPr>
          <w:rtl/>
        </w:rPr>
        <w:pPrChange w:id="90448" w:author="מנוע עיצוב" w:date="2026-10-05T11:33:53Z">
          <w:pPr>
            <w:jc w:val="center"/>
          </w:pPr>
        </w:pPrChange>
      </w:pPr>
      <w:del w:id="92732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779" w:author="מנוע מכני" w:date="2026-10-05T11:32:12Z">
        <w:r>
          <w:rPr>
            <w:rtl/>
          </w:rPr>
          <w:t xml:space="preserve"> </w:t>
        </w:r>
      </w:ins>
      <w:del w:id="96780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781" w:author="מנוע מכני" w:date="2026-10-05T11:32:12Z">
        <w:r>
          <w:rPr>
            <w:rtl/>
          </w:rPr>
          <w:t xml:space="preserve"> </w:t>
        </w:r>
      </w:ins>
      <w:del w:id="96782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14AD9AE6" w14:textId="77777777" w:rsidR="00B874E6" w:rsidRDefault="00F63065" w:rsidP="001D614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31C2C2A" w14:textId="77777777" w:rsidR="00B874E6" w:rsidRDefault="00F63065" w:rsidP="001D6140">
      <w:pPr>
        <w:pStyle w:val="afff5"/>
        <w:rPr>
          <w:rtl/>
        </w:rPr>
      </w:pPr>
      <w:r>
        <w:rPr>
          <w:rtl/>
        </w:rPr>
        <w:t>חוטין החיצונות - שנפגמו ושנגממו הפנימים - שנעקרו</w:t>
      </w:r>
      <w:r w:rsidR="0057284B">
        <w:rPr>
          <w:rtl/>
        </w:rPr>
        <w:t>.</w:t>
      </w:r>
    </w:p>
    <w:p w14:paraId="4AD73374" w14:textId="77777777" w:rsidR="004E6F22" w:rsidRDefault="00C5567C" w:rsidP="001D6140">
      <w:pPr>
        <w:pStyle w:val="afff5"/>
        <w:rPr>
          <w:rtl/>
        </w:rPr>
      </w:pPr>
      <w:ins w:id="91949" w:author="מנוע מכני" w:date="2026-10-05T11:32:12Z">
        <w:r>
          <w:rPr>
            <w:rFonts w:hint="cs"/>
            <w:rtl/>
          </w:rPr>
          <w:t xml:space="preserve">ר"ח</w:t>
        </w:r>
      </w:ins>
      <w:del w:id="91950" w:author="מנוע מכני" w:date="2026-10-05T11:32:12Z">
        <w:r>
          <w:rPr>
            <w:rFonts w:hint="cs"/>
            <w:rtl/>
          </w:rPr>
          <w:delText xml:space="preserve">ר''ח</w:delText>
        </w:r>
      </w:del>
      <w:r w:rsidR="00F63065">
        <w:rPr>
          <w:rtl/>
        </w:rPr>
        <w:t xml:space="preserve"> בן אנטיגנוס אומר: אין בודקין מן התיומת ולפנים, ואף לא את התיומת: </w:t>
      </w:r>
    </w:p>
    <w:p w14:paraId="3CDDCE12" w14:textId="77777777" w:rsidR="0057284B" w:rsidRDefault="0057284B" w:rsidP="0057284B">
      <w:pPr>
        <w:pStyle w:val="affffd"/>
        <w:jc w:val="center"/>
        <w:rPr>
          <w:rtl/>
        </w:rPr>
        <w:pPrChange w:id="9044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83" w:author="מנוע מכני" w:date="2026-10-05T11:32:12Z">
        <w:r>
          <w:rPr>
            <w:rtl/>
          </w:rPr>
          <w:t xml:space="preserve"> </w:t>
        </w:r>
      </w:ins>
      <w:del w:id="967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85" w:author="מנוע מכני" w:date="2026-10-05T11:32:12Z">
        <w:r>
          <w:rPr>
            <w:rtl/>
          </w:rPr>
          <w:t xml:space="preserve"> </w:t>
        </w:r>
      </w:ins>
      <w:del w:id="967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43755B8" w14:textId="77777777" w:rsidR="00EB3012" w:rsidRDefault="00F63065" w:rsidP="00C5567C">
      <w:pPr>
        <w:pStyle w:val="021"/>
        <w:rPr>
          <w:rtl/>
        </w:rPr>
      </w:pPr>
      <w:r>
        <w:rPr>
          <w:rtl/>
        </w:rPr>
        <w:t xml:space="preserve">ת"ר </w:t>
      </w:r>
      <w:r w:rsidRPr="00D0302C">
        <w:rPr>
          <w:b/>
          <w:bCs/>
          <w:rtl/>
        </w:rPr>
        <w:t>איזהו תיומת</w:t>
      </w:r>
      <w:r>
        <w:rPr>
          <w:rtl/>
        </w:rPr>
        <w:t xml:space="preserve"> - מן התיומת ולפנים, ותיומת עצמה כלפנים, </w:t>
      </w:r>
      <w:r w:rsidR="00EB3012">
        <w:rPr>
          <w:rtl/>
        </w:rPr>
        <w:t xml:space="preserve">בד"א</w:t>
      </w:r>
      <w:r w:rsidR="00EB3012">
        <w:rPr>
          <w:rtl/>
        </w:rPr>
        <w:t xml:space="preserve"> שנפגמו ושנגממו, אבל נעקרו שוחטין.</w:t>
      </w:r>
    </w:p>
    <w:p w14:paraId="79E02AC3" w14:textId="77777777" w:rsidR="00EB3012" w:rsidRDefault="00F63065" w:rsidP="00D0302C">
      <w:pPr>
        <w:ind w:left="0" w:firstLine="0"/>
        <w:rPr>
          <w:rtl/>
        </w:rPr>
      </w:pPr>
      <w:r w:rsidRPr="00D0302C">
        <w:rPr>
          <w:rStyle w:val="2fb"/>
          <w:b/>
          <w:bCs/>
          <w:rtl/>
        </w:rPr>
        <w:t>ר</w:t>
      </w:r>
      <w:r w:rsidR="00EB3012" w:rsidRPr="00D0302C">
        <w:rPr>
          <w:rStyle w:val="2fb"/>
          <w:rFonts w:hint="cs"/>
          <w:b/>
          <w:bCs/>
          <w:rtl/>
        </w:rPr>
        <w:t xml:space="preserve">י</w:t>
      </w:r>
      <w:ins w:id="9195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ב"ק</w:t>
        </w:r>
      </w:ins>
      <w:del w:id="91952" w:author="מנוע מכני" w:date="2026-10-05T11:32:12Z">
        <w:r w:rsidR="00EB3012" w:rsidRPr="00D0302C">
          <w:rPr>
            <w:rFonts w:hint="cs"/>
            <w:b/>
            <w:bCs/>
            <w:rtl/>
          </w:rPr>
          <w:delText xml:space="preserve">ב''ק</w:delText>
        </w:r>
      </w:del>
      <w:r>
        <w:rPr>
          <w:rtl/>
        </w:rPr>
        <w:t xml:space="preserve">: אין שוחטין אלא על החיצונות בלבד, </w:t>
      </w:r>
      <w:r w:rsidR="00EB3012">
        <w:rPr>
          <w:rtl/>
        </w:rPr>
        <w:t xml:space="preserve">אבל פנימיות שנעקרו, </w:t>
      </w:r>
      <w:r w:rsidR="00EB3012">
        <w:rPr>
          <w:rFonts w:hint="cs"/>
          <w:rtl/>
        </w:rPr>
        <w:t xml:space="preserve">לא</w:t>
      </w:r>
      <w:r w:rsidR="00EB3012">
        <w:rPr>
          <w:rFonts w:hint="cs"/>
          <w:rtl/>
        </w:rPr>
        <w:t xml:space="preserve"> </w:t>
      </w:r>
      <w:ins w:id="90747" w:author="מנוע סמנטי" w:date="2026-10-05T11:39:44Z">
        <w:r>
          <w:rPr>
            <w:rFonts w:hint="cs"/>
            <w:rtl/>
          </w:rPr>
          <w:t xml:space="preserve">שוחטים</w:t>
        </w:r>
      </w:ins>
      <w:del w:id="90748" w:author="מנוע סמנטי" w:date="2026-10-05T11:39:44Z">
        <w:r w:rsidR="00EB3012">
          <w:rPr>
            <w:rFonts w:hint="cs"/>
            <w:rtl/>
          </w:rPr>
          <w:delText xml:space="preserve">שחטינן</w:delText>
        </w:r>
      </w:del>
      <w:r w:rsidR="00EB3012">
        <w:rPr>
          <w:rFonts w:hint="cs"/>
          <w:rtl/>
        </w:rPr>
        <w:t xml:space="preserve"> אבל מיפסל </w:t>
      </w:r>
    </w:p>
    <w:p>
      <w:pPr>
        <w:pStyle w:val="38"/>
        <w:rPr>
          <w:ins w:id="100108" w:author="מנוע מכני" w:date="2026-10-05T11:32:12Z"/>
        </w:rPr>
      </w:pPr>
      <w:r w:rsidRPr="007A0C14">
        <w:t xml:space="preserve">רח</w:t>
      </w:r>
      <w:ins w:id="91953" w:author="מנוע מכני" w:date="2026-10-05T11:32:12Z">
        <w:r>
          <w:t xml:space="preserve">ב"א</w:t>
        </w:r>
      </w:ins>
      <w:del w:id="91954" w:author="מנוע מכני" w:date="2026-10-05T11:32:12Z">
        <w:r w:rsidRPr="007A0C14">
          <w:delText xml:space="preserve">ב''א</w:delText>
        </w:r>
      </w:del>
      <w:r w:rsidR="00F63065">
        <w:t xml:space="preserve">:</w:t>
      </w:r>
    </w:p>
    <w:p w14:paraId="27D58084" w14:textId="77777777" w:rsidR="00B874E6" w:rsidRDefault="00EB3012" w:rsidP="00EB3012">
      <w:pPr>
        <w:ind w:left="0" w:firstLine="0"/>
        <w:rPr>
          <w:rtl/>
        </w:rPr>
      </w:pPr>
      <w:del w:id="1001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משגיחין על התיומת כל עיקר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r>
        <w:rPr>
          <w:rtl/>
        </w:rPr>
        <w:t xml:space="preserve">ואפי' איפסולי </w:t>
      </w:r>
      <w:r>
        <w:rPr>
          <w:rtl/>
        </w:rPr>
        <w:t xml:space="preserve">לא</w:t>
      </w:r>
      <w:r>
        <w:rPr>
          <w:rtl/>
        </w:rPr>
        <w:t xml:space="preserve"> איפסיל</w:t>
      </w:r>
    </w:p>
    <w:p w14:paraId="44AFFD3A" w14:textId="77777777" w:rsidR="00EB3012" w:rsidRDefault="00EB3012" w:rsidP="001D6140">
      <w:pPr>
        <w:rPr>
          <w:del w:id="90630" w:author="מנוע עיצוב" w:date="2026-10-05T11:33:53Z"/>
          <w:rtl/>
        </w:rPr>
      </w:pPr>
    </w:p>
    <w:p>
      <w:pPr>
        <w:pStyle w:val="38"/>
        <w:rPr>
          <w:ins w:id="100110" w:author="מנוע מכני" w:date="2026-10-05T11:32:12Z"/>
        </w:rPr>
      </w:pPr>
      <w:r w:rsidRPr="00245C3E">
        <w:t>בעי ר</w:t>
      </w:r>
      <w:r w:rsidR="001D6140" w:rsidRPr="00245C3E">
        <w:t xml:space="preserve">א</w:t>
      </w:r>
      <w:ins w:id="91955" w:author="מנוע מכני" w:date="2026-10-05T11:32:12Z">
        <w:r>
          <w:t xml:space="preserve">ב"א</w:t>
        </w:r>
      </w:ins>
      <w:del w:id="91956" w:author="מנוע מכני" w:date="2026-10-05T11:32:12Z">
        <w:r w:rsidR="001D6140" w:rsidRPr="00245C3E">
          <w:delText xml:space="preserve">ב''א</w:delText>
        </w:r>
      </w:del>
      <w:r w:rsidRPr="00245C3E">
        <w:t>:</w:t>
      </w:r>
    </w:p>
    <w:p w14:paraId="2E927988" w14:textId="77777777" w:rsidR="007A0C14" w:rsidRDefault="00F63065" w:rsidP="001D6140">
      <w:pPr>
        <w:rPr>
          <w:rtl/>
        </w:rPr>
      </w:pPr>
      <w:del w:id="1001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 מחוסר אבר מבפנים, או אין מחוסר אבר מבפנים? </w:t>
      </w:r>
    </w:p>
    <w:p w14:paraId="444D199E" w14:textId="77777777" w:rsidR="00C5567C" w:rsidRDefault="00F63065" w:rsidP="001D6140">
      <w:pPr>
        <w:rPr>
          <w:rtl/>
        </w:rPr>
      </w:pPr>
      <w:ins w:id="95257" w:author="מנוע מכני" w:date="2026-10-05T11:32:12Z">
        <w:r>
          <w:rPr>
            <w:rtl/>
          </w:rPr>
          <w:t xml:space="preserve">למה</w:t>
        </w:r>
      </w:ins>
      <w:del w:id="95258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  <w:ins w:id="97927" w:author="מנוע מכני" w:date="2026-10-05T11:32:12Z">
        <w:r>
          <w:rPr>
            <w:rtl/>
          </w:rPr>
          <w:t xml:space="preserve">אם </w:t>
        </w:r>
      </w:ins>
      <w:del w:id="9792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לבכור - פסח או עור כתיב, </w:t>
      </w:r>
      <w:ins w:id="97929" w:author="מנוע מכני" w:date="2026-10-05T11:32:12Z">
        <w:r>
          <w:rPr>
            <w:rtl/>
          </w:rPr>
          <w:t xml:space="preserve">אם </w:t>
        </w:r>
      </w:ins>
      <w:del w:id="9793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לקדשים - עורת או שבור כתיב! </w:t>
      </w:r>
    </w:p>
    <w:p w14:paraId="5CDC999D" w14:textId="77777777" w:rsidR="001D6140" w:rsidRDefault="00C5567C" w:rsidP="001D6140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לאישחוטי ולאיפרוקי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איבעיא לן, </w:t>
      </w:r>
    </w:p>
    <w:p w14:paraId="15FE065C" w14:textId="77777777" w:rsidR="001D6140" w:rsidRDefault="00F63065" w:rsidP="001D6140">
      <w:pPr>
        <w:rPr>
          <w:rtl/>
        </w:rPr>
      </w:pPr>
      <w:r w:rsidRPr="00C5567C">
        <w:rPr>
          <w:b/>
          <w:bCs/>
          <w:rtl/>
        </w:rPr>
        <w:t xml:space="preserve">כי </w:t>
      </w:r>
      <w:ins w:id="98575" w:author="מנוע מכני" w:date="2026-10-05T11:32:12Z">
        <w:r>
          <w:rPr>
            <w:b/>
            <w:bCs/>
            <w:rtl/>
          </w:rPr>
          <w:t xml:space="preserve">צריכה</w:t>
        </w:r>
      </w:ins>
      <w:del w:id="98576" w:author="מנוע מכני" w:date="2026-10-05T11:32:12Z">
        <w:r w:rsidRPr="00C5567C">
          <w:rPr>
            <w:b/>
            <w:bCs/>
            <w:rtl/>
          </w:rPr>
          <w:delText xml:space="preserve">מיבעיא</w:delText>
        </w:r>
      </w:del>
      <w:r w:rsidRPr="00C5567C">
        <w:rPr>
          <w:b/>
          <w:bCs/>
          <w:rtl/>
        </w:rPr>
        <w:t xml:space="preserve"> לן </w:t>
      </w:r>
      <w:r>
        <w:rPr>
          <w:rtl/>
        </w:rPr>
        <w:t xml:space="preserve">- לאיפסולי, </w:t>
      </w:r>
      <w:ins w:id="95261" w:author="מנוע מכני" w:date="2026-10-05T11:32:12Z">
        <w:r>
          <w:rPr>
            <w:rtl/>
          </w:rPr>
          <w:t xml:space="preserve">מה</w:t>
        </w:r>
      </w:ins>
      <w:del w:id="9526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תמים יהיה לרצון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259" w:author="מנוע מכני" w:date="2026-10-05T11:32:12Z">
        <w:r>
          <w:rPr>
            <w:rtl/>
          </w:rPr>
          <w:t xml:space="preserve">התורה</w:t>
        </w:r>
      </w:ins>
      <w:del w:id="9526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תמים - אין, חסרון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100112" w:author="מנוע מכני" w:date="2026-10-05T11:32:12Z"/>
        </w:rPr>
      </w:pPr>
      <w:r>
        <w:tab/>
      </w:r>
      <w:r>
        <w:tab/>
      </w:r>
      <w:r w:rsidR="00002A62" w:rsidRPr="00D25F87">
        <w:t>או"ד</w:t>
      </w:r>
      <w:r w:rsidR="00F63065">
        <w:t xml:space="preserve">:</w:t>
      </w:r>
    </w:p>
    <w:p w14:paraId="4D46C798" w14:textId="77777777" w:rsidR="001D6140" w:rsidRDefault="00C5567C" w:rsidP="001D6140">
      <w:pPr>
        <w:rPr>
          <w:rtl/>
        </w:rPr>
      </w:pPr>
      <w:del w:id="1001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תמים יהיה לרבות, כל מום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יהיה בו, מה מום - מאבראי, אף חסרון - מאבראי? </w:t>
      </w:r>
    </w:p>
    <w:p>
      <w:pPr>
        <w:pStyle w:val="38"/>
        <w:rPr>
          <w:ins w:id="100114" w:author="מנוע מכני" w:date="2026-10-05T11:32:12Z"/>
        </w:rPr>
      </w:pPr>
      <w:r w:rsidRPr="00C5567C">
        <w:t>ת"ש</w:t>
      </w:r>
      <w:r>
        <w:t xml:space="preserve">:</w:t>
      </w:r>
    </w:p>
    <w:p w14:paraId="2F63F9B2" w14:textId="77777777" w:rsidR="00B874E6" w:rsidRDefault="00F63065" w:rsidP="007A0C14">
      <w:pPr>
        <w:rPr>
          <w:rtl/>
        </w:rPr>
      </w:pPr>
      <w:del w:id="100115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ins w:id="90325" w:author="מנוע סמנטי" w:date="2026-10-05T11:39:44Z">
        <w:r>
          <w:rPr>
            <w:rStyle w:val="afffff0"/>
            <w:rtl/>
          </w:rPr>
          <w:t xml:space="preserve">וְאֶת שְׁתֵּי הַכְּלָיוֹת</w:t>
        </w:r>
      </w:ins>
      <w:del w:id="90326" w:author="מנוע סמנטי" w:date="2026-10-05T11:39:44Z">
        <w:r>
          <w:rPr>
            <w:rtl/>
          </w:rPr>
          <w:delText xml:space="preserve">ואת שתי הכליות</w:delText>
        </w:r>
      </w:del>
      <w:r w:rsidR="007A0C14">
        <w:rPr>
          <w:rFonts w:hint="cs"/>
          <w:rtl/>
        </w:rPr>
        <w:t>'</w:t>
      </w:r>
      <w:r w:rsidR="007A0C14">
        <w:rPr>
          <w:rtl/>
        </w:rPr>
        <w:t xml:space="preserve"> </w:t>
      </w:r>
      <w:r>
        <w:rPr>
          <w:rtl/>
        </w:rPr>
        <w:t>ולא בעל כוליא אחת, ולא בעל שלש כוליות</w:t>
      </w:r>
      <w:r w:rsidR="0057284B">
        <w:rPr>
          <w:rtl/>
        </w:rPr>
        <w:t>.</w:t>
      </w:r>
    </w:p>
    <w:p>
      <w:pPr>
        <w:pStyle w:val="38"/>
        <w:rPr>
          <w:ins w:id="100116" w:author="מנוע מכני" w:date="2026-10-05T11:32:12Z"/>
        </w:rPr>
      </w:pPr>
      <w:r>
        <w:t xml:space="preserve">ותניא אידך:</w:t>
      </w:r>
    </w:p>
    <w:p w14:paraId="296EF596" w14:textId="77777777" w:rsidR="00B874E6" w:rsidRDefault="00F63065" w:rsidP="00F63065">
      <w:pPr>
        <w:rPr>
          <w:rtl/>
        </w:rPr>
      </w:pPr>
      <w:del w:id="100117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ins w:id="90327" w:author="מנוע סמנטי" w:date="2026-10-05T11:39:44Z">
        <w:r>
          <w:rPr>
            <w:rStyle w:val="afffff0"/>
            <w:rtl/>
          </w:rPr>
          <w:t xml:space="preserve">יְסִירֶנָּה</w:t>
        </w:r>
      </w:ins>
      <w:del w:id="90328" w:author="מנוע סמנטי" w:date="2026-10-05T11:39:44Z">
        <w:r>
          <w:rPr>
            <w:rtl/>
          </w:rPr>
          <w:delText xml:space="preserve">יסירנה</w:delText>
        </w:r>
      </w:del>
      <w:r w:rsidR="007A0C14">
        <w:rPr>
          <w:rFonts w:hint="cs"/>
          <w:rtl/>
        </w:rPr>
        <w:t>'</w:t>
      </w:r>
      <w:r>
        <w:rPr>
          <w:rtl/>
        </w:rPr>
        <w:t xml:space="preserve"> - לרבות בעל כוליא אחת</w:t>
      </w:r>
      <w:r w:rsidR="0057284B">
        <w:rPr>
          <w:rtl/>
        </w:rPr>
        <w:t>.</w:t>
      </w:r>
    </w:p>
    <w:p w14:paraId="20D03FC1" w14:textId="77777777" w:rsidR="007A0C14" w:rsidRDefault="00F63065" w:rsidP="00F63065">
      <w:pPr>
        <w:rPr>
          <w:rtl/>
        </w:rPr>
      </w:pPr>
      <w:r w:rsidRPr="00C5567C">
        <w:rPr>
          <w:b/>
          <w:bCs/>
          <w:rtl/>
        </w:rPr>
        <w:t>סברוה</w:t>
      </w:r>
      <w:r>
        <w:rPr>
          <w:rtl/>
        </w:rPr>
        <w:t xml:space="preserve">: </w:t>
      </w:r>
      <w:ins w:id="98195" w:author="מנוע מכני" w:date="2026-10-05T11:32:12Z">
        <w:r>
          <w:rPr>
            <w:rtl/>
          </w:rPr>
          <w:t xml:space="preserve">דלכ"ע</w:t>
        </w:r>
      </w:ins>
      <w:del w:id="98196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אין בריה באחת, </w:t>
      </w:r>
      <w:ins w:id="93905" w:author="מנוע מכני" w:date="2026-10-05T11:32:12Z">
        <w:r>
          <w:rPr>
            <w:rtl/>
          </w:rPr>
          <w:t xml:space="preserve">שהרי</w:t>
        </w:r>
      </w:ins>
      <w:del w:id="93906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מיחסר חסר, </w:t>
      </w:r>
    </w:p>
    <w:p>
      <w:pPr>
        <w:pStyle w:val="38"/>
        <w:rPr>
          <w:ins w:id="100850" w:author="מנוע מכני" w:date="2026-10-05T11:32:12Z"/>
        </w:rPr>
      </w:pPr>
      <w:r>
        <w:t xml:space="preserve">לימא </w:t>
      </w:r>
      <w:ins w:id="98155" w:author="מנוע מכני" w:date="2026-10-05T11:32:12Z">
        <w:r>
          <w:t xml:space="preserve">בזה</w:t>
        </w:r>
      </w:ins>
      <w:del w:id="98156" w:author="מנוע מכני" w:date="2026-10-05T11:32:12Z">
        <w:r>
          <w:delText xml:space="preserve">בהא</w:delText>
        </w:r>
      </w:del>
      <w:r>
        <w:t xml:space="preserve"> </w:t>
      </w:r>
      <w:ins w:id="98153" w:author="מנוע מכני" w:date="2026-10-05T11:32:12Z">
        <w:r>
          <w:t xml:space="preserve">חלקו</w:t>
        </w:r>
      </w:ins>
      <w:del w:id="98154" w:author="מנוע מכני" w:date="2026-10-05T11:32:12Z">
        <w:r>
          <w:delText xml:space="preserve">קמיפלגי</w:delText>
        </w:r>
      </w:del>
      <w:r>
        <w:t xml:space="preserve">,</w:t>
      </w:r>
    </w:p>
    <w:p w14:paraId="702A94CB" w14:textId="77777777" w:rsidR="001D6140" w:rsidRDefault="007A0C14" w:rsidP="00C5567C">
      <w:pPr>
        <w:pStyle w:val="021"/>
        <w:rPr>
          <w:rtl/>
        </w:rPr>
      </w:pPr>
      <w:del w:id="1008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דמר סבר </w:t>
      </w:r>
      <w:r w:rsidR="00F63065">
        <w:rPr>
          <w:rtl/>
        </w:rPr>
        <w:t>חסרון מבפנים שמי</w:t>
      </w:r>
      <w:r>
        <w:rPr>
          <w:rtl/>
        </w:rPr>
        <w:t xml:space="preserve">ה חסרון, ומר סבר חסרון מבפנים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שמיה חסרון! </w:t>
      </w:r>
    </w:p>
    <w:p>
      <w:pPr>
        <w:pStyle w:val="38"/>
        <w:rPr>
          <w:ins w:id="100118" w:author="מנוע מכני" w:date="2026-10-05T11:32:12Z"/>
        </w:rPr>
      </w:pPr>
      <w:r w:rsidRPr="00C5567C">
        <w:t xml:space="preserve">ארח</w:t>
      </w:r>
      <w:ins w:id="91957" w:author="מנוע מכני" w:date="2026-10-05T11:32:12Z">
        <w:r>
          <w:t xml:space="preserve">ב"י</w:t>
        </w:r>
      </w:ins>
      <w:del w:id="91958" w:author="מנוע מכני" w:date="2026-10-05T11:32:12Z">
        <w:r w:rsidRPr="00C5567C">
          <w:delText xml:space="preserve">ב''י</w:delText>
        </w:r>
      </w:del>
      <w:r w:rsidR="00F63065" w:rsidRPr="00C5567C">
        <w:t xml:space="preserve">:</w:t>
      </w:r>
    </w:p>
    <w:p w14:paraId="2C9B2D1A" w14:textId="77777777" w:rsidR="001D6140" w:rsidRPr="00C5567C" w:rsidRDefault="001D6140" w:rsidP="00C5567C">
      <w:pPr>
        <w:pStyle w:val="a"/>
        <w:rPr>
          <w:rtl/>
        </w:rPr>
      </w:pPr>
      <w:del w:id="100119" w:author="מנוע מכני" w:date="2026-10-05T11:32:12Z">
        <w:r w:rsidR="00F63065" w:rsidRPr="00C5567C">
          <w:rPr>
            <w:rtl/>
          </w:rPr>
          <w:delText xml:space="preserve"> </w:delText>
        </w:r>
      </w:del>
      <w:ins w:id="98197" w:author="מנוע מכני" w:date="2026-10-05T11:32:12Z">
        <w:r>
          <w:rPr>
            <w:rtl/>
          </w:rPr>
          <w:t xml:space="preserve">דלכ"ע</w:t>
        </w:r>
      </w:ins>
      <w:del w:id="98198" w:author="מנוע מכני" w:date="2026-10-05T11:32:12Z">
        <w:r w:rsidR="00F63065" w:rsidRPr="00C5567C">
          <w:rPr>
            <w:rtl/>
          </w:rPr>
          <w:delText xml:space="preserve">דכ"ע</w:delText>
        </w:r>
      </w:del>
      <w:r w:rsidR="00F63065" w:rsidRPr="00C5567C">
        <w:rPr>
          <w:rtl/>
        </w:rPr>
        <w:t xml:space="preserve"> יש בריה באחת, וחסרון מבפנים - שמיה חסרון</w:t>
      </w:r>
      <w:ins w:id="96787" w:author="מנוע מכני" w:date="2026-10-05T11:32:12Z">
        <w:r>
          <w:rPr>
            <w:rtl/>
          </w:rPr>
          <w:t xml:space="preserve">,</w:t>
        </w:r>
      </w:ins>
      <w:del w:id="96788" w:author="מנוע מכני" w:date="2026-10-05T11:32:12Z">
        <w:r w:rsidR="000B5F7F" w:rsidRPr="00C5567C">
          <w:rPr>
            <w:rtl/>
          </w:rPr>
          <w:delText xml:space="preserve">;</w:delText>
        </w:r>
      </w:del>
    </w:p>
    <w:p w14:paraId="581E13F0" w14:textId="77777777" w:rsidR="00B874E6" w:rsidRDefault="00C5567C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33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 xml:space="preserve">ולא </w:t>
      </w:r>
      <w:ins w:id="97603" w:author="מנוע מכני" w:date="2026-10-05T11:32:12Z">
        <w:r>
          <w:rPr>
            <w:rtl/>
          </w:rPr>
          <w:t xml:space="preserve">קשה</w:t>
        </w:r>
      </w:ins>
      <w:del w:id="97604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כאן - כשנבראה בשתים וחסרו, כאן - כשנבראה באחת </w:t>
      </w:r>
      <w:ins w:id="98577" w:author="מנוע מכני" w:date="2026-10-05T11:32:12Z">
        <w:r>
          <w:rPr>
            <w:rtl/>
          </w:rPr>
          <w:t xml:space="preserve">מתחילה</w:t>
        </w:r>
      </w:ins>
      <w:del w:id="98578" w:author="מנוע מכני" w:date="2026-10-05T11:32:12Z">
        <w:r w:rsidR="00F63065"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>
      <w:pPr>
        <w:pStyle w:val="38"/>
        <w:rPr>
          <w:ins w:id="100120" w:author="מנוע מכני" w:date="2026-10-05T11:32:12Z"/>
        </w:rPr>
      </w:pPr>
      <w:r>
        <w:t>ו</w:t>
      </w:r>
      <w:r w:rsidR="00C5567C">
        <w:t xml:space="preserve">יקשה</w:t>
      </w:r>
    </w:p>
    <w:p w14:paraId="14EFC1B2" w14:textId="77777777" w:rsidR="001D6140" w:rsidRDefault="00F63065" w:rsidP="00F63065">
      <w:pPr>
        <w:rPr>
          <w:rtl/>
        </w:rPr>
      </w:pPr>
      <w:del w:id="100121" w:author="מנוע מכני" w:date="2026-10-05T11:32:12Z">
        <w:r w:rsidR="00C5567C">
          <w:rPr>
            <w:rFonts w:hint="cs"/>
            <w:rtl/>
          </w:rPr>
          <w:delText xml:space="preserve"> </w:delText>
        </w:r>
      </w:del>
      <w:ins w:id="93907" w:author="מנוע מכני" w:date="2026-10-05T11:32:12Z">
        <w:r>
          <w:rPr>
            <w:rFonts w:hint="cs"/>
            <w:rtl/>
          </w:rPr>
          <w:t xml:space="preserve">שהרי</w:t>
        </w:r>
      </w:ins>
      <w:del w:id="93908" w:author="מנוע מכני" w:date="2026-10-05T11:32:12Z">
        <w:r w:rsidR="00C5567C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הא</w:delText>
        </w:r>
      </w:del>
      <w:r>
        <w:rPr>
          <w:rtl/>
        </w:rPr>
        <w:t xml:space="preserve"> דומיא דשלש קתני, מה שלש - </w:t>
      </w:r>
      <w:ins w:id="98579" w:author="מנוע מכני" w:date="2026-10-05T11:32:12Z">
        <w:r>
          <w:rPr>
            <w:rtl/>
          </w:rPr>
          <w:t xml:space="preserve">מתחילה</w:t>
        </w:r>
      </w:ins>
      <w:del w:id="98580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, אף אחת </w:t>
      </w:r>
      <w:ins w:id="98581" w:author="מנוע מכני" w:date="2026-10-05T11:32:12Z">
        <w:r>
          <w:rPr>
            <w:rtl/>
          </w:rPr>
          <w:t xml:space="preserve">מתחילה</w:t>
        </w:r>
      </w:ins>
      <w:del w:id="98582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!</w:t>
      </w:r>
    </w:p>
    <w:p>
      <w:pPr>
        <w:pStyle w:val="38"/>
        <w:rPr>
          <w:ins w:id="100122" w:author="מנוע מכני" w:date="2026-10-05T11:32:12Z"/>
        </w:rPr>
      </w:pPr>
      <w:r w:rsidRPr="00C5567C">
        <w:t>אלא</w:t>
      </w:r>
    </w:p>
    <w:p w14:paraId="4CE68588" w14:textId="77777777" w:rsidR="00B874E6" w:rsidRDefault="00F63065" w:rsidP="00C5567C">
      <w:pPr>
        <w:pStyle w:val="a"/>
        <w:rPr>
          <w:rtl/>
        </w:rPr>
      </w:pPr>
      <w:del w:id="100123" w:author="מנוע מכני" w:date="2026-10-05T11:32:12Z">
        <w:r>
          <w:rPr>
            <w:rtl/>
          </w:rPr>
          <w:delText xml:space="preserve"> </w:delText>
        </w:r>
      </w:del>
      <w:ins w:id="93909" w:author="מנוע מכני" w:date="2026-10-05T11:32:12Z">
        <w:r>
          <w:rPr>
            <w:rtl/>
          </w:rPr>
          <w:t xml:space="preserve">כאן</w:t>
        </w:r>
      </w:ins>
      <w:del w:id="93910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ביש בריה </w:t>
      </w:r>
      <w:ins w:id="98583" w:author="מנוע מכני" w:date="2026-10-05T11:32:12Z">
        <w:r>
          <w:rPr>
            <w:rtl/>
          </w:rPr>
          <w:t xml:space="preserve">מתחילה</w:t>
        </w:r>
      </w:ins>
      <w:del w:id="98584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 </w:t>
      </w:r>
      <w:ins w:id="98157" w:author="מנוע מכני" w:date="2026-10-05T11:32:12Z">
        <w:r>
          <w:rPr>
            <w:rtl/>
          </w:rPr>
          <w:t xml:space="preserve">חלקו</w:t>
        </w:r>
      </w:ins>
      <w:del w:id="98158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ins w:id="95799" w:author="מנוע מכני" w:date="2026-10-05T11:32:12Z">
        <w:r>
          <w:rPr>
            <w:rtl/>
          </w:rPr>
          <w:t xml:space="preserve">מ"ד</w:t>
        </w:r>
      </w:ins>
      <w:del w:id="95800" w:author="מנוע מכני" w:date="2026-10-05T11:32:12Z">
        <w:r>
          <w:rPr>
            <w:rtl/>
          </w:rPr>
          <w:delText xml:space="preserve">מר סבר</w:delText>
        </w:r>
      </w:del>
      <w:r>
        <w:rPr>
          <w:rtl/>
        </w:rPr>
        <w:t xml:space="preserve">: יש בריה באחת, ומר סבר: אין בריה באחת</w:t>
      </w:r>
      <w:r w:rsidR="0057284B">
        <w:rPr>
          <w:rtl/>
        </w:rPr>
        <w:t>.</w:t>
      </w:r>
    </w:p>
    <w:p w14:paraId="429D9144" w14:textId="77777777" w:rsidR="001D6140" w:rsidRDefault="001D6140" w:rsidP="00F63065">
      <w:pPr>
        <w:rPr>
          <w:del w:id="90631" w:author="מנוע עיצוב" w:date="2026-10-05T11:33:53Z"/>
          <w:rtl/>
        </w:rPr>
      </w:pPr>
    </w:p>
    <w:p>
      <w:pPr>
        <w:pStyle w:val="38"/>
        <w:rPr>
          <w:ins w:id="100124" w:author="מנוע מכני" w:date="2026-10-05T11:32:12Z"/>
        </w:rPr>
      </w:pPr>
      <w:r>
        <w:t>ור</w:t>
      </w:r>
      <w:ins w:id="91959" w:author="מנוע מכני" w:date="2026-10-05T11:32:12Z">
        <w:r>
          <w:t xml:space="preserve">י"ו</w:t>
        </w:r>
      </w:ins>
      <w:del w:id="91960" w:author="מנוע מכני" w:date="2026-10-05T11:32:12Z">
        <w:r w:rsidR="001D6140">
          <w:delText xml:space="preserve">י''ו</w:delText>
        </w:r>
      </w:del>
      <w:r w:rsidR="001D6140">
        <w:t xml:space="preserve">:</w:t>
      </w:r>
    </w:p>
    <w:p w14:paraId="31DAB5E5" w14:textId="77777777" w:rsidR="00B874E6" w:rsidRDefault="00F63065" w:rsidP="007A0C14">
      <w:pPr>
        <w:rPr>
          <w:rtl/>
        </w:rPr>
      </w:pPr>
      <w:del w:id="1001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1961" w:author="מנוע מכני" w:date="2026-10-05T11:32:12Z">
        <w:r>
          <w:rPr>
            <w:rtl/>
          </w:rPr>
          <w:t xml:space="preserve">ו"ע</w:t>
        </w:r>
      </w:ins>
      <w:del w:id="91962" w:author="מנוע מכני" w:date="2026-10-05T11:32:12Z">
        <w:r>
          <w:rPr>
            <w:rtl/>
          </w:rPr>
          <w:delText xml:space="preserve">ו</w:delText>
        </w:r>
        <w:r w:rsidR="001D6140">
          <w:rPr>
            <w:rFonts w:hint="cs"/>
            <w:rtl/>
          </w:rPr>
          <w:delText xml:space="preserve">''ע</w:delText>
        </w:r>
      </w:del>
      <w:r w:rsidR="001D6140">
        <w:rPr>
          <w:rFonts w:hint="cs"/>
          <w:rtl/>
        </w:rPr>
        <w:t xml:space="preserve"> </w:t>
      </w:r>
      <w:r>
        <w:rPr>
          <w:rtl/>
        </w:rPr>
        <w:t>אין בריה באחת, וחסרון מבפנים - שמיה חסרון</w:t>
      </w:r>
      <w:ins w:id="96789" w:author="מנוע מכני" w:date="2026-10-05T11:32:12Z">
        <w:r>
          <w:rPr>
            <w:rtl/>
          </w:rPr>
          <w:t xml:space="preserve">,</w:t>
        </w:r>
      </w:ins>
      <w:del w:id="96790" w:author="מנוע מכני" w:date="2026-10-05T11:32:12Z">
        <w:r w:rsidR="000B5F7F">
          <w:rPr>
            <w:rtl/>
          </w:rPr>
          <w:delText xml:space="preserve">;</w:delText>
        </w:r>
      </w:del>
      <w:ins w:id="96791" w:author="מנוע מכני" w:date="2026-10-05T11:32:12Z">
        <w:r>
          <w:rPr>
            <w:rFonts w:hint="cs"/>
            <w:rtl/>
          </w:rPr>
          <w:t xml:space="preserve"> </w:t>
        </w:r>
      </w:ins>
      <w:del w:id="96792" w:author="מנוע מכני" w:date="2026-10-05T11:32:12Z">
        <w:r w:rsidR="007A0C14">
          <w:rPr>
            <w:rFonts w:hint="cs"/>
            <w:rtl/>
          </w:rPr>
          <w:delText xml:space="preserve">  </w:delText>
        </w:r>
      </w:del>
      <w:r w:rsidR="007A0C14">
        <w:rPr>
          <w:rFonts w:hint="cs"/>
          <w:rtl/>
        </w:rPr>
        <w:t xml:space="preserve">וכאן שחסרה קודם וכאן אחר שחיטה </w:t>
      </w:r>
    </w:p>
    <w:p w14:paraId="2E80E404" w14:textId="77777777" w:rsidR="007A0C14" w:rsidRDefault="007A0C14" w:rsidP="007A0C14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לט:</w:t>
      </w:r>
    </w:p>
    <w:p w14:paraId="21B82E6B" w14:textId="77777777" w:rsidR="007A0C14" w:rsidRDefault="00F63065" w:rsidP="007A0C14">
      <w:pPr>
        <w:rPr>
          <w:rtl/>
        </w:rPr>
      </w:pPr>
      <w:r>
        <w:rPr>
          <w:rtl/>
        </w:rPr>
        <w:t xml:space="preserve">ולאחר שחיטה קודם קבלה מי שרי? </w:t>
      </w:r>
    </w:p>
    <w:p>
      <w:pPr>
        <w:pStyle w:val="38"/>
        <w:rPr>
          <w:ins w:id="100126" w:author="מנוע מכני" w:date="2026-10-05T11:32:12Z"/>
        </w:rPr>
      </w:pPr>
      <w:r>
        <w:t xml:space="preserve">והא</w:t>
      </w:r>
      <w:ins w:id="91963" w:author="מנוע מכני" w:date="2026-10-05T11:32:12Z">
        <w:r>
          <w:t xml:space="preserve">ר"ז</w:t>
        </w:r>
      </w:ins>
      <w:del w:id="91964" w:author="מנוע מכני" w:date="2026-10-05T11:32:12Z">
        <w:r>
          <w:delText xml:space="preserve">ר''ז</w:delText>
        </w:r>
      </w:del>
      <w:r>
        <w:t xml:space="preserve"> מרב</w:t>
      </w:r>
      <w:r w:rsidR="00F63065">
        <w:t xml:space="preserve">:</w:t>
      </w:r>
    </w:p>
    <w:p w14:paraId="31D984DB" w14:textId="77777777" w:rsidR="00B874E6" w:rsidRDefault="007A0C14" w:rsidP="007A0C14">
      <w:pPr>
        <w:rPr>
          <w:rtl/>
        </w:rPr>
      </w:pPr>
      <w:del w:id="1001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הצורם אזן </w:t>
      </w:r>
      <w:r>
        <w:rPr>
          <w:rtl/>
        </w:rPr>
        <w:t xml:space="preserve">הפר </w:t>
      </w:r>
      <w:r>
        <w:rPr>
          <w:rtl/>
        </w:rPr>
        <w:t xml:space="preserve">ואח"כ</w:t>
      </w:r>
      <w:r>
        <w:rPr>
          <w:rtl/>
        </w:rPr>
        <w:t xml:space="preserve"> קיבל דמו - פסול, שנא</w:t>
      </w:r>
      <w:r>
        <w:rPr>
          <w:rFonts w:hint="cs"/>
          <w:rtl/>
        </w:rPr>
        <w:t>'</w:t>
      </w:r>
      <w:ins w:id="90329" w:author="מנוע סמנטי" w:date="2026-10-05T11:39:44Z">
        <w:r>
          <w:rPr>
            <w:rStyle w:val="afffff0"/>
            <w:rtl/>
          </w:rPr>
          <w:t xml:space="preserve"> וְלָקַח מִדַּם הַפָּר</w:t>
        </w:r>
      </w:ins>
      <w:del w:id="90330" w:author="מנוע סמנטי" w:date="2026-10-05T11:39:44Z">
        <w:r w:rsidR="00F63065">
          <w:rPr>
            <w:rtl/>
          </w:rPr>
          <w:delText xml:space="preserve"> ולקח מדם הפר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הפר שהיה כבר! אלא: כאן - שחסרה קודם קבלה, כאן - שחסרה לאחר קבלה</w:t>
      </w:r>
      <w:r w:rsidR="0057284B">
        <w:rPr>
          <w:rtl/>
        </w:rPr>
        <w:t>.</w:t>
      </w:r>
    </w:p>
    <w:p w14:paraId="00CA9211" w14:textId="77777777" w:rsidR="007A0C14" w:rsidRDefault="00F63065" w:rsidP="00F63065">
      <w:pPr>
        <w:rPr>
          <w:rtl/>
        </w:rPr>
      </w:pPr>
      <w:r>
        <w:rPr>
          <w:rtl/>
        </w:rPr>
        <w:t xml:space="preserve">ולאחר קבלה קודם זריקה מי שרי? </w:t>
      </w:r>
    </w:p>
    <w:p>
      <w:pPr>
        <w:pStyle w:val="38"/>
        <w:rPr>
          <w:ins w:id="100128" w:author="מנוע מכני" w:date="2026-10-05T11:32:12Z"/>
        </w:rPr>
      </w:pPr>
      <w:r>
        <w:t xml:space="preserve">והתניא:</w:t>
      </w:r>
    </w:p>
    <w:p w14:paraId="765234BE" w14:textId="77777777" w:rsidR="007A0C14" w:rsidRDefault="00F63065" w:rsidP="00F63065">
      <w:pPr>
        <w:rPr>
          <w:rtl/>
        </w:rPr>
      </w:pPr>
      <w:del w:id="100129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ins w:id="90331" w:author="מנוע סמנטי" w:date="2026-10-05T11:39:44Z">
        <w:r>
          <w:rPr>
            <w:rStyle w:val="afffff0"/>
            <w:rtl/>
          </w:rPr>
          <w:t xml:space="preserve">שֶׂה תָמִים זָכָר בֶּן שָׁנָה יִהְיֶה לָכֶם</w:t>
        </w:r>
      </w:ins>
      <w:del w:id="90332" w:author="מנוע סמנטי" w:date="2026-10-05T11:39:44Z">
        <w:r>
          <w:rPr>
            <w:rtl/>
          </w:rPr>
          <w:delText xml:space="preserve">שה תמים זכר בן שנה יהיה לכם</w:delText>
        </w:r>
      </w:del>
      <w:r w:rsidR="007A0C14">
        <w:rPr>
          <w:rFonts w:hint="cs"/>
          <w:rtl/>
        </w:rPr>
        <w:t>'</w:t>
      </w:r>
      <w:r>
        <w:rPr>
          <w:rtl/>
        </w:rPr>
        <w:t xml:space="preserve"> - שיהא תמים בן שנה בשעת שחיטה, </w:t>
      </w:r>
    </w:p>
    <w:p w14:paraId="4ABE616C" w14:textId="77777777" w:rsidR="00B874E6" w:rsidRDefault="00F63065" w:rsidP="00F63065">
      <w:pPr>
        <w:rPr>
          <w:rtl/>
        </w:rPr>
      </w:pPr>
      <w:r>
        <w:rPr>
          <w:rtl/>
        </w:rPr>
        <w:t xml:space="preserve">ומנין בקבלה והולכה והזייה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7A0C14">
        <w:rPr>
          <w:rFonts w:hint="cs"/>
          <w:rtl/>
        </w:rPr>
        <w:t>'</w:t>
      </w:r>
      <w:ins w:id="90333" w:author="מנוע סמנטי" w:date="2026-10-05T11:39:44Z">
        <w:r>
          <w:rPr>
            <w:rStyle w:val="afffff0"/>
            <w:rtl/>
          </w:rPr>
          <w:t xml:space="preserve">יִהְיֶה</w:t>
        </w:r>
      </w:ins>
      <w:del w:id="90334" w:author="מנוע סמנטי" w:date="2026-10-05T11:39:44Z">
        <w:r>
          <w:rPr>
            <w:rtl/>
          </w:rPr>
          <w:delText xml:space="preserve">יהיה</w:delText>
        </w:r>
      </w:del>
      <w:r w:rsidR="007A0C14">
        <w:rPr>
          <w:rFonts w:hint="cs"/>
          <w:rtl/>
        </w:rPr>
        <w:t>'</w:t>
      </w:r>
      <w:r>
        <w:rPr>
          <w:rtl/>
        </w:rPr>
        <w:t xml:space="preserve"> - שיהו כל הויותיו תם ובן שנה! תרגמא אבן שנה</w:t>
      </w:r>
      <w:r w:rsidR="0057284B">
        <w:rPr>
          <w:rtl/>
        </w:rPr>
        <w:t>.</w:t>
      </w:r>
    </w:p>
    <w:p w14:paraId="04AC501E" w14:textId="77777777" w:rsidR="007A0C14" w:rsidRDefault="007A0C14" w:rsidP="007A0C14">
      <w:pPr>
        <w:rPr>
          <w:del w:id="90632" w:author="מנוע עיצוב" w:date="2026-10-05T11:33:53Z"/>
          <w:rtl/>
        </w:rPr>
      </w:pPr>
    </w:p>
    <w:p>
      <w:pPr>
        <w:pStyle w:val="38"/>
        <w:rPr>
          <w:ins w:id="100130" w:author="מנוע מכני" w:date="2026-10-05T11:32:12Z"/>
        </w:rPr>
      </w:pPr>
      <w:r>
        <w:t>ה</w:t>
      </w:r>
      <w:ins w:id="91965" w:author="מנוע מכני" w:date="2026-10-05T11:32:12Z">
        <w:r>
          <w:t xml:space="preserve">נ"מ</w:t>
        </w:r>
      </w:ins>
      <w:del w:id="91966" w:author="מנוע מכני" w:date="2026-10-05T11:32:12Z">
        <w:r w:rsidR="007A0C14">
          <w:delText xml:space="preserve">נ''מ</w:delText>
        </w:r>
      </w:del>
      <w:r w:rsidR="007A0C14">
        <w:t xml:space="preserve"> </w:t>
      </w:r>
      <w:r w:rsidR="007A0C14">
        <w:t xml:space="preserve">ד</w:t>
      </w:r>
      <w:r>
        <w:t xml:space="preserve">תניא</w:t>
      </w:r>
      <w:r>
        <w:t xml:space="preserve"> ר' יהושע</w:t>
      </w:r>
      <w:del w:id="100939" w:author="מנוע מכני" w:date="2026-10-05T11:32:12Z">
        <w:r>
          <w:delText xml:space="preserve"> אומר</w:delText>
        </w:r>
      </w:del>
      <w:r>
        <w:t xml:space="preserve">:</w:t>
      </w:r>
    </w:p>
    <w:p w14:paraId="618A473E" w14:textId="77777777" w:rsidR="00B874E6" w:rsidRPr="007A0C14" w:rsidRDefault="00F63065" w:rsidP="00C5567C">
      <w:pPr>
        <w:pStyle w:val="021"/>
        <w:rPr>
          <w:b/>
          <w:bCs/>
          <w:rtl/>
        </w:rPr>
      </w:pPr>
      <w:del w:id="1001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הזבחים שבתורה שנש</w:t>
      </w:r>
      <w:r w:rsidR="007A0C14">
        <w:rPr>
          <w:rtl/>
        </w:rPr>
        <w:t xml:space="preserve">תייר מהן כזית בשר או כזית חלב </w:t>
      </w:r>
      <w:r w:rsidRPr="007A0C14">
        <w:rPr>
          <w:b/>
          <w:bCs/>
          <w:rtl/>
        </w:rPr>
        <w:t xml:space="preserve">זורק את הדם, </w:t>
      </w:r>
      <w:ins w:id="91967" w:author="מנוע מכני" w:date="2026-10-05T11:32:12Z">
        <w:r>
          <w:rPr>
            <w:b/>
            <w:bCs/>
            <w:rtl/>
          </w:rPr>
          <w:t xml:space="preserve">ש"מ</w:t>
        </w:r>
      </w:ins>
      <w:del w:id="91968" w:author="מנוע מכני" w:date="2026-10-05T11:32:12Z">
        <w:r w:rsidRPr="007A0C14">
          <w:rPr>
            <w:b/>
            <w:bCs/>
            <w:rtl/>
          </w:rPr>
          <w:delText xml:space="preserve">ש</w:delText>
        </w:r>
        <w:r w:rsidR="007A0C14" w:rsidRPr="007A0C14">
          <w:rPr>
            <w:rFonts w:hint="cs"/>
            <w:b/>
            <w:bCs/>
            <w:rtl/>
          </w:rPr>
          <w:delText xml:space="preserve">''</w:delText>
        </w:r>
        <w:r w:rsidRPr="007A0C14">
          <w:rPr>
            <w:b/>
            <w:bCs/>
            <w:rtl/>
          </w:rPr>
          <w:delText xml:space="preserve">מ</w:delText>
        </w:r>
      </w:del>
      <w:r w:rsidR="0057284B" w:rsidRPr="007A0C14">
        <w:rPr>
          <w:b/>
          <w:bCs/>
          <w:rtl/>
        </w:rPr>
        <w:t>.</w:t>
      </w:r>
    </w:p>
    <w:p w14:paraId="10DC0625" w14:textId="77777777" w:rsidR="007A0C14" w:rsidRDefault="00F63065" w:rsidP="00F63065">
      <w:pPr>
        <w:rPr>
          <w:rtl/>
        </w:rPr>
      </w:pPr>
      <w:r>
        <w:rPr>
          <w:rtl/>
        </w:rPr>
        <w:t xml:space="preserve">ומי </w:t>
      </w:r>
      <w:ins w:id="93911" w:author="מנוע מכני" w:date="2026-10-05T11:32:12Z">
        <w:r>
          <w:rPr>
            <w:rtl/>
          </w:rPr>
          <w:t xml:space="preserve">יש</w:t>
        </w:r>
      </w:ins>
      <w:del w:id="9391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5263" w:author="מנוע מכני" w:date="2026-10-05T11:32:12Z">
        <w:r>
          <w:rPr>
            <w:rtl/>
          </w:rPr>
          <w:t xml:space="preserve">כלום</w:t>
        </w:r>
      </w:ins>
      <w:del w:id="95264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דבשעת שחיטה הוי בן שנה, ובשעת קבלה והולכה הוי בן שתי שנים? </w:t>
      </w:r>
    </w:p>
    <w:p w14:paraId="63E46D24" w14:textId="77777777" w:rsidR="007A0C14" w:rsidRDefault="007A0C14" w:rsidP="00F63065">
      <w:pPr>
        <w:rPr>
          <w:del w:id="90633" w:author="מנוע עיצוב" w:date="2026-10-05T11:33:53Z"/>
          <w:rtl/>
        </w:rPr>
      </w:pPr>
    </w:p>
    <w:p>
      <w:pPr>
        <w:pStyle w:val="38"/>
        <w:rPr>
          <w:ins w:id="100132" w:author="מנוע מכני" w:date="2026-10-05T11:32:12Z"/>
        </w:rPr>
      </w:pPr>
      <w:r>
        <w:t xml:space="preserve">רבא:</w:t>
      </w:r>
    </w:p>
    <w:p w14:paraId="4D3BE4A8" w14:textId="77777777" w:rsidR="00B874E6" w:rsidRDefault="00F63065" w:rsidP="00F63065">
      <w:pPr>
        <w:rPr>
          <w:rtl/>
        </w:rPr>
      </w:pPr>
      <w:del w:id="1001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זאת אומרת - שעות פוסלות בקדשים</w:t>
      </w:r>
      <w:r w:rsidR="0057284B">
        <w:rPr>
          <w:rtl/>
        </w:rPr>
        <w:t>.</w:t>
      </w:r>
    </w:p>
    <w:p>
      <w:pPr>
        <w:pStyle w:val="38"/>
        <w:rPr>
          <w:ins w:id="100134" w:author="מנוע מכני" w:date="2026-10-05T11:32:12Z"/>
        </w:rPr>
      </w:pPr>
      <w:r>
        <w:t xml:space="preserve">לימא כתנאי:</w:t>
      </w:r>
    </w:p>
    <w:p w14:paraId="0DBFCE10" w14:textId="77777777" w:rsidR="00B874E6" w:rsidRDefault="00F63065" w:rsidP="00F63065">
      <w:pPr>
        <w:rPr>
          <w:rtl/>
        </w:rPr>
      </w:pPr>
      <w:del w:id="1001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ומעוך וכתות ונתוק וכרות - כולן בביצים, דברי </w:t>
      </w:r>
      <w:ins w:id="92913" w:author="מנוע מכני" w:date="2026-10-05T11:32:12Z">
        <w:r>
          <w:rPr>
            <w:rStyle w:val="2fb"/>
            <w:rtl/>
          </w:rPr>
          <w:t xml:space="preserve">ר"י</w:t>
        </w:r>
      </w:ins>
      <w:del w:id="92914" w:author="מנוע מכני" w:date="2026-10-05T11:32:12Z">
        <w:r>
          <w:rPr>
            <w:rtl/>
          </w:rPr>
          <w:delText xml:space="preserve">רבי יהודה</w:delText>
        </w:r>
      </w:del>
      <w:r w:rsidR="0057284B">
        <w:rPr>
          <w:rtl/>
        </w:rPr>
        <w:t>.</w:t>
      </w:r>
    </w:p>
    <w:p w14:paraId="1250E4CD" w14:textId="77777777" w:rsidR="00B874E6" w:rsidRDefault="007A0C14" w:rsidP="007A0C14">
      <w:pPr>
        <w:rPr>
          <w:rtl/>
        </w:rPr>
      </w:pPr>
      <w:r>
        <w:rPr>
          <w:rFonts w:hint="cs"/>
          <w:rtl/>
        </w:rPr>
        <w:t xml:space="preserve">לר'י אף </w:t>
      </w:r>
      <w:r w:rsidR="00F63065">
        <w:rPr>
          <w:rtl/>
        </w:rPr>
        <w:t>בביצים</w:t>
      </w:r>
      <w:r w:rsidR="0057284B">
        <w:rPr>
          <w:rtl/>
        </w:rPr>
        <w:t>.</w:t>
      </w:r>
    </w:p>
    <w:p>
      <w:pPr>
        <w:pStyle w:val="38"/>
        <w:rPr>
          <w:ins w:id="100136" w:author="מנוע מכני" w:date="2026-10-05T11:32:12Z"/>
        </w:rPr>
      </w:pPr>
      <w:ins w:id="92915" w:author="מנוע מכני" w:date="2026-10-05T11:32:12Z">
        <w:r>
          <w:t xml:space="preserve">ר"א</w:t>
        </w:r>
      </w:ins>
      <w:del w:id="92916" w:author="מנוע מכני" w:date="2026-10-05T11:32:12Z">
        <w:r>
          <w:delText xml:space="preserve">רבי אליעזר</w:delText>
        </w:r>
      </w:del>
      <w:r>
        <w:t xml:space="preserve"> בן יעקב</w:t>
      </w:r>
      <w:del w:id="100940" w:author="מנוע מכני" w:date="2026-10-05T11:32:12Z">
        <w:r>
          <w:delText xml:space="preserve"> אומר</w:delText>
        </w:r>
      </w:del>
      <w:r>
        <w:t xml:space="preserve">:</w:t>
      </w:r>
    </w:p>
    <w:p w14:paraId="44664DA9" w14:textId="77777777" w:rsidR="007A0C14" w:rsidRDefault="00F63065" w:rsidP="00F63065">
      <w:pPr>
        <w:rPr>
          <w:rtl/>
        </w:rPr>
      </w:pPr>
      <w:del w:id="1001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כולן בגיד, </w:t>
      </w:r>
    </w:p>
    <w:p>
      <w:pPr>
        <w:pStyle w:val="38"/>
        <w:rPr>
          <w:ins w:id="100138" w:author="מנוע מכני" w:date="2026-10-05T11:32:12Z"/>
        </w:rPr>
      </w:pPr>
      <w:r>
        <w:t xml:space="preserve">רבי יוסי</w:t>
      </w:r>
      <w:del w:id="100941" w:author="מנוע מכני" w:date="2026-10-05T11:32:12Z">
        <w:r>
          <w:delText xml:space="preserve"> אומר</w:delText>
        </w:r>
      </w:del>
      <w:r>
        <w:t xml:space="preserve">:</w:t>
      </w:r>
    </w:p>
    <w:p w14:paraId="23BE2749" w14:textId="77777777" w:rsidR="00B874E6" w:rsidRDefault="00F63065" w:rsidP="00F63065">
      <w:pPr>
        <w:rPr>
          <w:rtl/>
        </w:rPr>
      </w:pPr>
      <w:del w:id="1001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- אף בביצים, נתוק וכרות - בגיד אין, בביצים </w:t>
      </w:r>
      <w:r>
        <w:rPr>
          <w:rtl/>
        </w:rPr>
        <w:t xml:space="preserve">לא</w:t>
      </w:r>
      <w:r w:rsidR="0057284B">
        <w:rPr>
          <w:rtl/>
        </w:rPr>
        <w:t>.</w:t>
      </w:r>
    </w:p>
    <w:p>
      <w:pPr>
        <w:pStyle w:val="38"/>
        <w:rPr>
          <w:ins w:id="100140" w:author="מנוע מכני" w:date="2026-10-05T11:32:12Z"/>
        </w:rPr>
      </w:pPr>
      <w:r>
        <w:t xml:space="preserve">ו</w:t>
      </w:r>
      <w:ins w:id="91969" w:author="מנוע מכני" w:date="2026-10-05T11:32:12Z">
        <w:r>
          <w:t xml:space="preserve">א"א</w:t>
        </w:r>
      </w:ins>
    </w:p>
    <w:p w14:paraId="50F5DBA8" w14:textId="77777777" w:rsidR="007A0C14" w:rsidRDefault="007A0C14" w:rsidP="007A0C14">
      <w:pPr>
        <w:rPr>
          <w:rtl/>
        </w:rPr>
      </w:pPr>
      <w:del w:id="91970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141" w:author="מנוע מכני" w:date="2026-10-05T11:32:12Z">
        <w:r>
          <w:rPr>
            <w:rFonts w:hint="cs"/>
            <w:rtl/>
          </w:rPr>
          <w:delText xml:space="preserve"> </w:delText>
        </w:r>
      </w:del>
      <w:ins w:id="93913" w:author="מנוע מכני" w:date="2026-10-05T11:32:12Z">
        <w:r>
          <w:rPr>
            <w:rFonts w:hint="cs"/>
            <w:rtl/>
          </w:rPr>
          <w:t xml:space="preserve">דחלקו</w:t>
        </w:r>
      </w:ins>
      <w:del w:id="93914" w:author="מנוע מכני" w:date="2026-10-05T11:32:12Z">
        <w:r>
          <w:rPr>
            <w:rFonts w:hint="cs"/>
            <w:rtl/>
          </w:rPr>
          <w:delText xml:space="preserve">דפליגי</w:delText>
        </w:r>
      </w:del>
      <w:r>
        <w:rPr>
          <w:rFonts w:hint="cs"/>
          <w:rtl/>
        </w:rPr>
        <w:t xml:space="preserve"> </w:t>
      </w:r>
      <w:ins w:id="97931" w:author="מנוע מכני" w:date="2026-10-05T11:32:12Z">
        <w:r>
          <w:rPr>
            <w:rFonts w:hint="cs"/>
            <w:rtl/>
          </w:rPr>
          <w:t xml:space="preserve">אם </w:t>
        </w:r>
      </w:ins>
      <w:del w:id="9793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חסרון מבפנים שמיה חסרון או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</w:t>
      </w:r>
      <w:ins w:id="91971" w:author="מנוע מכני" w:date="2026-10-05T11:32:12Z">
        <w:r>
          <w:rPr>
            <w:rFonts w:hint="cs"/>
            <w:rtl/>
          </w:rPr>
          <w:t xml:space="preserve">א"ה</w:t>
        </w:r>
      </w:ins>
      <w:del w:id="91972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לרבי יוסי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אפי' נתוק וכרות </w:t>
      </w:r>
      <w:ins w:id="93915" w:author="מנוע מכני" w:date="2026-10-05T11:32:12Z">
        <w:r>
          <w:rPr>
            <w:rtl/>
          </w:rPr>
          <w:t xml:space="preserve">גם</w:t>
        </w:r>
      </w:ins>
      <w:del w:id="9391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!</w:t>
      </w:r>
    </w:p>
    <w:p>
      <w:pPr>
        <w:pStyle w:val="38"/>
        <w:rPr>
          <w:ins w:id="100142" w:author="מנוע מכני" w:date="2026-10-05T11:32:12Z"/>
        </w:rPr>
      </w:pPr>
      <w:r w:rsidRPr="00245C3E">
        <w:t>אלא</w:t>
      </w:r>
    </w:p>
    <w:p w14:paraId="02F8A875" w14:textId="77777777" w:rsidR="00B874E6" w:rsidRDefault="00245C3E" w:rsidP="00C5567C">
      <w:pPr>
        <w:pStyle w:val="011"/>
        <w:rPr>
          <w:rtl/>
        </w:rPr>
      </w:pPr>
      <w:del w:id="100143" w:author="מנוע מכני" w:date="2026-10-05T11:32:12Z">
        <w:r w:rsidRPr="00245C3E">
          <w:rPr>
            <w:rFonts w:hint="cs"/>
            <w:bCs/>
            <w:rtl/>
          </w:rPr>
          <w:delText xml:space="preserve"> </w:delText>
        </w:r>
      </w:del>
      <w:ins w:id="93919" w:author="מנוע מכני" w:date="2026-10-05T11:32:12Z">
        <w:r>
          <w:rPr>
            <w:bCs/>
            <w:rtl/>
          </w:rPr>
          <w:t xml:space="preserve">כאן</w:t>
        </w:r>
      </w:ins>
      <w:del w:id="93920" w:author="מנוע מכני" w:date="2026-10-05T11:32:12Z">
        <w:r>
          <w:rPr>
            <w:bCs/>
            <w:rtl/>
          </w:rPr>
          <w:delText xml:space="preserve">הכא</w:delText>
        </w:r>
      </w:del>
      <w:r>
        <w:rPr>
          <w:bCs/>
          <w:rtl/>
        </w:rPr>
        <w:t xml:space="preserve"> במומים שבגלוי </w:t>
      </w:r>
      <w:ins w:id="93917" w:author="מנוע מכני" w:date="2026-10-05T11:32:12Z">
        <w:r>
          <w:rPr>
            <w:bCs/>
            <w:rtl/>
          </w:rPr>
          <w:t xml:space="preserve">חלקו</w:t>
        </w:r>
      </w:ins>
      <w:del w:id="93918" w:author="מנוע מכני" w:date="2026-10-05T11:32:12Z">
        <w:r w:rsidR="00F63065" w:rsidRPr="00245C3E">
          <w:rPr>
            <w:bCs/>
            <w:rtl/>
          </w:rPr>
          <w:delText xml:space="preserve">פל</w:delText>
        </w:r>
        <w:r>
          <w:rPr>
            <w:rFonts w:hint="cs"/>
            <w:bCs/>
            <w:rtl/>
          </w:rPr>
          <w:delText xml:space="preserve">י</w:delText>
        </w:r>
        <w:r w:rsidR="00F63065" w:rsidRPr="00245C3E">
          <w:rPr>
            <w:bCs/>
            <w:rtl/>
          </w:rPr>
          <w:delText xml:space="preserve">גי</w:delText>
        </w:r>
      </w:del>
      <w:r w:rsidR="00F63065">
        <w:rPr>
          <w:rtl/>
        </w:rPr>
        <w:t xml:space="preserve">, </w:t>
      </w:r>
      <w:r>
        <w:rPr>
          <w:rStyle w:val="2fb"/>
          <w:rFonts w:hint="cs"/>
          <w:rtl/>
        </w:rPr>
        <w:t>ל</w:t>
      </w:r>
      <w:ins w:id="91973" w:author="מנוע מכני" w:date="2026-10-05T11:32:12Z">
        <w:r>
          <w:rPr>
            <w:rStyle w:val="2fb"/>
            <w:rtl/>
          </w:rPr>
          <w:t xml:space="preserve">ר"י</w:t>
        </w:r>
      </w:ins>
      <w:del w:id="9197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>
        <w:rPr>
          <w:rtl/>
        </w:rPr>
        <w:t>: מעוך וכתות הוי מומא דמיכווצן, נתוק וכרות הוי מומא</w:t>
      </w:r>
      <w:r w:rsidR="00F63065">
        <w:rPr>
          <w:rtl/>
        </w:rPr>
        <w:t xml:space="preserve"> דתליין</w:t>
      </w:r>
      <w:r w:rsidR="0057284B">
        <w:rPr>
          <w:rtl/>
        </w:rPr>
        <w:t>.</w:t>
      </w:r>
    </w:p>
    <w:p>
      <w:pPr>
        <w:pStyle w:val="38"/>
        <w:rPr>
          <w:ins w:id="100144" w:author="מנוע מכני" w:date="2026-10-05T11:32:12Z"/>
        </w:rPr>
      </w:pPr>
      <w:r w:rsidRPr="00245C3E">
        <w:t>ר</w:t>
      </w:r>
      <w:r w:rsidR="00245C3E" w:rsidRPr="00245C3E">
        <w:t xml:space="preserve">א</w:t>
      </w:r>
      <w:ins w:id="91975" w:author="מנוע מכני" w:date="2026-10-05T11:32:12Z">
        <w:r>
          <w:t xml:space="preserve">ב"י</w:t>
        </w:r>
      </w:ins>
      <w:del w:id="91976" w:author="מנוע מכני" w:date="2026-10-05T11:32:12Z">
        <w:r w:rsidR="00245C3E" w:rsidRPr="00245C3E">
          <w:delText xml:space="preserve">ב''י</w:delText>
        </w:r>
      </w:del>
      <w:r>
        <w:t xml:space="preserve">:</w:t>
      </w:r>
    </w:p>
    <w:p w14:paraId="18633D9D" w14:textId="77777777" w:rsidR="00245C3E" w:rsidRDefault="00F63065" w:rsidP="00245C3E">
      <w:pPr>
        <w:rPr>
          <w:rtl/>
        </w:rPr>
      </w:pPr>
      <w:del w:id="1001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</w:t>
      </w:r>
      <w:r w:rsidR="00245C3E">
        <w:rPr>
          <w:rFonts w:hint="cs"/>
          <w:rtl/>
        </w:rPr>
        <w:t xml:space="preserve">ונתוק וכרות </w:t>
      </w:r>
      <w:r>
        <w:rPr>
          <w:rtl/>
        </w:rPr>
        <w:t xml:space="preserve">לא</w:t>
      </w:r>
      <w:r>
        <w:rPr>
          <w:rtl/>
        </w:rPr>
        <w:t xml:space="preserve"> הוי מומא - </w:t>
      </w:r>
      <w:ins w:id="98585" w:author="מנוע מכני" w:date="2026-10-05T11:32:12Z">
        <w:r>
          <w:rPr>
            <w:rtl/>
          </w:rPr>
          <w:t xml:space="preserve">דמתחילה</w:t>
        </w:r>
      </w:ins>
      <w:del w:id="98586" w:author="מנוע מכני" w:date="2026-10-05T11:32:12Z">
        <w:r>
          <w:rPr>
            <w:rtl/>
          </w:rPr>
          <w:delText xml:space="preserve">דמעיקרא</w:delText>
        </w:r>
      </w:del>
      <w:r>
        <w:rPr>
          <w:rtl/>
        </w:rPr>
        <w:t xml:space="preserve"> </w:t>
      </w:r>
      <w:ins w:id="93921" w:author="מנוע מכני" w:date="2026-10-05T11:32:12Z">
        <w:r>
          <w:rPr>
            <w:rtl/>
          </w:rPr>
          <w:t xml:space="preserve">גם</w:t>
        </w:r>
      </w:ins>
      <w:del w:id="939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זמנין דמיכווצן</w:t>
      </w:r>
      <w:r w:rsidR="00245C3E">
        <w:rPr>
          <w:rFonts w:hint="cs"/>
          <w:rtl/>
        </w:rPr>
        <w:t xml:space="preserve"> או דמתליין </w:t>
      </w:r>
    </w:p>
    <w:p>
      <w:pPr>
        <w:pStyle w:val="38"/>
        <w:rPr>
          <w:ins w:id="100146" w:author="מנוע מכני" w:date="2026-10-05T11:32:12Z"/>
        </w:rPr>
      </w:pPr>
      <w:r w:rsidRPr="00245C3E">
        <w:t>ור'</w:t>
      </w:r>
      <w:r>
        <w:t xml:space="preserve"> </w:t>
      </w:r>
      <w:r w:rsidRPr="00245C3E">
        <w:t>יוסי</w:t>
      </w:r>
      <w:r>
        <w:t xml:space="preserve">:</w:t>
      </w:r>
    </w:p>
    <w:p w14:paraId="323F70DA" w14:textId="77777777" w:rsidR="00B874E6" w:rsidRDefault="00F63065" w:rsidP="00245C3E">
      <w:pPr>
        <w:rPr>
          <w:rtl/>
        </w:rPr>
      </w:pPr>
      <w:del w:id="1001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הוי מומא - </w:t>
      </w:r>
      <w:ins w:id="93923" w:author="מנוע מכני" w:date="2026-10-05T11:32:12Z">
        <w:r>
          <w:rPr>
            <w:rtl/>
          </w:rPr>
          <w:t xml:space="preserve">שהרי</w:t>
        </w:r>
      </w:ins>
      <w:del w:id="9392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8587" w:author="מנוע מכני" w:date="2026-10-05T11:32:12Z">
        <w:r>
          <w:rPr>
            <w:rtl/>
          </w:rPr>
          <w:t xml:space="preserve">אינם</w:t>
        </w:r>
      </w:ins>
      <w:del w:id="98588" w:author="מנוע מכני" w:date="2026-10-05T11:32:12Z">
        <w:r>
          <w:rPr>
            <w:rtl/>
          </w:rPr>
          <w:delText xml:space="preserve">ליתנהו</w:delText>
        </w:r>
      </w:del>
      <w:r>
        <w:rPr>
          <w:rtl/>
        </w:rPr>
        <w:t xml:space="preserve">, נתוק וכרות </w:t>
      </w:r>
      <w:r>
        <w:rPr>
          <w:rtl/>
        </w:rPr>
        <w:t xml:space="preserve">לא</w:t>
      </w:r>
      <w:r>
        <w:rPr>
          <w:rtl/>
        </w:rPr>
        <w:t xml:space="preserve"> הוי מומא - </w:t>
      </w:r>
      <w:ins w:id="93925" w:author="מנוע מכני" w:date="2026-10-05T11:32:12Z">
        <w:r>
          <w:rPr>
            <w:rtl/>
          </w:rPr>
          <w:t xml:space="preserve">שהרי</w:t>
        </w:r>
      </w:ins>
      <w:del w:id="93926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8589" w:author="מנוע מכני" w:date="2026-10-05T11:32:12Z">
        <w:r>
          <w:rPr>
            <w:rtl/>
          </w:rPr>
          <w:t xml:space="preserve">ישנם</w:t>
        </w:r>
      </w:ins>
      <w:del w:id="98590" w:author="מנוע מכני" w:date="2026-10-05T11:32:12Z">
        <w:r>
          <w:rPr>
            <w:rtl/>
          </w:rPr>
          <w:delText xml:space="preserve">איתנהו</w:delText>
        </w:r>
      </w:del>
      <w:r w:rsidR="0057284B">
        <w:rPr>
          <w:rtl/>
        </w:rPr>
        <w:t>.</w:t>
      </w:r>
    </w:p>
    <w:p w14:paraId="46D92A3F" w14:textId="77777777" w:rsidR="0057284B" w:rsidRDefault="0057284B" w:rsidP="0057284B">
      <w:pPr>
        <w:pStyle w:val="affffd"/>
        <w:jc w:val="center"/>
        <w:rPr>
          <w:rtl/>
        </w:rPr>
        <w:pPrChange w:id="9045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93" w:author="מנוע מכני" w:date="2026-10-05T11:32:12Z">
        <w:r>
          <w:rPr>
            <w:rtl/>
          </w:rPr>
          <w:t xml:space="preserve"> </w:t>
        </w:r>
      </w:ins>
      <w:del w:id="967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95" w:author="מנוע מכני" w:date="2026-10-05T11:32:12Z">
        <w:r>
          <w:rPr>
            <w:rtl/>
          </w:rPr>
          <w:t xml:space="preserve"> </w:t>
        </w:r>
      </w:ins>
      <w:del w:id="967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4367E91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9A245B0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 xml:space="preserve">נפגם הזובן, </w:t>
      </w:r>
      <w:r w:rsidR="00245C3E">
        <w:rPr>
          <w:rtl/>
        </w:rPr>
        <w:t>או</w:t>
      </w:r>
      <w:r>
        <w:rPr>
          <w:rtl/>
        </w:rPr>
        <w:t xml:space="preserve"> העריה של נקבה במוקדשין</w:t>
      </w:r>
      <w:r w:rsidR="0057284B">
        <w:rPr>
          <w:rtl/>
        </w:rPr>
        <w:t>.</w:t>
      </w:r>
    </w:p>
    <w:p w14:paraId="31582F94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>נפגם הזנב מן העצם אבל לא מן הפרק, או שראש זנב מפצל, את העצם או שיש בשר מחוליא לחוליא מלא אצבע</w:t>
      </w:r>
      <w:r w:rsidR="0057284B">
        <w:rPr>
          <w:rtl/>
        </w:rPr>
        <w:t>.</w:t>
      </w:r>
    </w:p>
    <w:p w14:paraId="1F2614EA" w14:textId="77777777" w:rsidR="0057284B" w:rsidRDefault="0057284B" w:rsidP="0057284B">
      <w:pPr>
        <w:pStyle w:val="affffd"/>
        <w:jc w:val="center"/>
        <w:rPr>
          <w:rtl/>
        </w:rPr>
        <w:pPrChange w:id="9045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97" w:author="מנוע מכני" w:date="2026-10-05T11:32:12Z">
        <w:r>
          <w:rPr>
            <w:rtl/>
          </w:rPr>
          <w:t xml:space="preserve"> </w:t>
        </w:r>
      </w:ins>
      <w:del w:id="967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99" w:author="מנוע מכני" w:date="2026-10-05T11:32:12Z">
        <w:r>
          <w:rPr>
            <w:rtl/>
          </w:rPr>
          <w:t xml:space="preserve"> </w:t>
        </w:r>
      </w:ins>
      <w:del w:id="968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48" w:author="מנוע מכני" w:date="2026-10-05T11:32:12Z"/>
        </w:rPr>
      </w:pPr>
      <w:r>
        <w:t xml:space="preserve">א"ר אלעזר:</w:t>
      </w:r>
    </w:p>
    <w:p w14:paraId="12FD07D0" w14:textId="77777777" w:rsidR="00B874E6" w:rsidRDefault="00F63065" w:rsidP="00F63065">
      <w:pPr>
        <w:rPr>
          <w:rtl/>
        </w:rPr>
      </w:pPr>
      <w:del w:id="100149" w:author="מנוע מכני" w:date="2026-10-05T11:32:12Z">
        <w:r>
          <w:rPr>
            <w:rtl/>
          </w:rPr>
          <w:delText xml:space="preserve"> </w:delText>
        </w:r>
      </w:del>
      <w:r w:rsidRPr="00245C3E">
        <w:rPr>
          <w:b/>
          <w:bCs/>
          <w:rtl/>
        </w:rPr>
        <w:t>נפגם</w:t>
      </w:r>
      <w:r>
        <w:rPr>
          <w:rtl/>
        </w:rPr>
        <w:t>, ולא ניטל כיס ולא זכרות</w:t>
      </w:r>
      <w:r w:rsidR="0057284B">
        <w:rPr>
          <w:rtl/>
        </w:rPr>
        <w:t>.</w:t>
      </w:r>
      <w:r w:rsidR="00245C3E">
        <w:rPr>
          <w:rFonts w:hint="cs"/>
          <w:rtl/>
        </w:rPr>
        <w:t xml:space="preserve"> ות</w:t>
      </w:r>
      <w:ins w:id="91977" w:author="מנוע מכני" w:date="2026-10-05T11:32:12Z">
        <w:r>
          <w:rPr>
            <w:rFonts w:hint="cs"/>
            <w:rtl/>
          </w:rPr>
          <w:t xml:space="preserve">נ"ה</w:t>
        </w:r>
      </w:ins>
      <w:del w:id="91978" w:author="מנוע מכני" w:date="2026-10-05T11:32:12Z">
        <w:r w:rsidR="00245C3E">
          <w:rPr>
            <w:rFonts w:hint="cs"/>
            <w:rtl/>
          </w:rPr>
          <w:delText xml:space="preserve">נ''ה</w:delText>
        </w:r>
      </w:del>
    </w:p>
    <w:p>
      <w:pPr>
        <w:pStyle w:val="38"/>
        <w:rPr>
          <w:ins w:id="100150" w:author="מנוע מכני" w:date="2026-10-05T11:32:12Z"/>
        </w:rPr>
      </w:pPr>
      <w:del w:id="100942" w:author="מנוע מכני" w:date="2026-10-05T11:32:12Z">
        <w:r>
          <w:delText xml:space="preserve">אמר </w:delText>
        </w:r>
      </w:del>
      <w:r>
        <w:t xml:space="preserve">רבי יוסי בן המשולם:</w:t>
      </w:r>
    </w:p>
    <w:p w14:paraId="10216FE3" w14:textId="77777777" w:rsidR="00B874E6" w:rsidRDefault="00F63065" w:rsidP="00F63065">
      <w:pPr>
        <w:rPr>
          <w:rtl/>
        </w:rPr>
      </w:pPr>
      <w:del w:id="1001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בעינבל אחד שנטלו זאב וחזר לאיתנו</w:t>
      </w:r>
      <w:r w:rsidR="0057284B">
        <w:rPr>
          <w:rtl/>
        </w:rPr>
        <w:t>.</w:t>
      </w:r>
    </w:p>
    <w:p w14:paraId="6DCE0937" w14:textId="77777777" w:rsidR="00245C3E" w:rsidRDefault="00245C3E" w:rsidP="00F63065">
      <w:pPr>
        <w:rPr>
          <w:del w:id="90634" w:author="מנוע עיצוב" w:date="2026-10-05T11:33:53Z"/>
          <w:rtl/>
        </w:rPr>
      </w:pPr>
    </w:p>
    <w:p w14:paraId="14447433" w14:textId="77777777" w:rsidR="00B874E6" w:rsidRDefault="00F63065" w:rsidP="00245C3E">
      <w:pPr>
        <w:pStyle w:val="afffd"/>
        <w:rPr>
          <w:rtl/>
        </w:rPr>
      </w:pPr>
      <w:r>
        <w:rPr>
          <w:rtl/>
        </w:rPr>
        <w:lastRenderedPageBreak/>
        <w:t>נפגמה הזנב מן העצם וכו'</w:t>
      </w:r>
      <w:r w:rsidR="0057284B">
        <w:rPr>
          <w:rtl/>
        </w:rPr>
        <w:t>.</w:t>
      </w:r>
    </w:p>
    <w:p>
      <w:pPr>
        <w:pStyle w:val="38"/>
        <w:rPr>
          <w:ins w:id="100152" w:author="מנוע מכני" w:date="2026-10-05T11:32:12Z"/>
        </w:rPr>
      </w:pPr>
      <w:r>
        <w:t xml:space="preserve">תנא:</w:t>
      </w:r>
    </w:p>
    <w:p w14:paraId="212A8DB0" w14:textId="77777777" w:rsidR="00B874E6" w:rsidRDefault="00F63065" w:rsidP="00F63065">
      <w:pPr>
        <w:rPr>
          <w:rtl/>
        </w:rPr>
      </w:pPr>
      <w:del w:id="1001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אצבע שאמרו - אחד מארבעה בטפח של כל האדם</w:t>
      </w:r>
      <w:r w:rsidR="0057284B">
        <w:rPr>
          <w:rtl/>
        </w:rPr>
        <w:t>.</w:t>
      </w:r>
    </w:p>
    <w:p>
      <w:pPr>
        <w:pStyle w:val="38"/>
        <w:rPr>
          <w:ins w:id="100154" w:author="מנוע מכני" w:date="2026-10-05T11:32:12Z"/>
        </w:rPr>
      </w:pPr>
      <w:r>
        <w:t>ו</w:t>
      </w:r>
      <w:r w:rsidR="00F63065">
        <w:t>הלכתא</w:t>
      </w:r>
      <w:r>
        <w:t>-</w:t>
      </w:r>
      <w:r w:rsidR="00F63065">
        <w:t xml:space="preserve"> רבה:</w:t>
      </w:r>
    </w:p>
    <w:p w14:paraId="788A6583" w14:textId="77777777" w:rsidR="00B874E6" w:rsidRDefault="00245C3E" w:rsidP="00245C3E">
      <w:pPr>
        <w:rPr>
          <w:rtl/>
        </w:rPr>
      </w:pPr>
      <w:del w:id="1001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לענין תכלת</w:t>
      </w:r>
      <w:ins w:id="96801" w:author="מנוע מכני" w:date="2026-10-05T11:32:12Z">
        <w:r>
          <w:rPr>
            <w:rtl/>
          </w:rPr>
          <w:t xml:space="preserve">,</w:t>
        </w:r>
      </w:ins>
      <w:del w:id="9680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 כמה חוטין הוא נותן? </w:t>
      </w:r>
      <w:r>
        <w:rPr>
          <w:rFonts w:hint="cs"/>
          <w:rtl/>
        </w:rPr>
        <w:t>ל</w:t>
      </w:r>
      <w:r w:rsidR="00F63065">
        <w:rPr>
          <w:rtl/>
        </w:rPr>
        <w:t>ב"ש: ארבעה, ו</w:t>
      </w:r>
      <w:r>
        <w:rPr>
          <w:rFonts w:hint="cs"/>
          <w:rtl/>
        </w:rPr>
        <w:t>ל</w:t>
      </w:r>
      <w:r w:rsidR="00F63065">
        <w:rPr>
          <w:rtl/>
        </w:rPr>
        <w:t>ב"ה: שלשה</w:t>
      </w:r>
      <w:r w:rsidR="0057284B">
        <w:rPr>
          <w:rtl/>
        </w:rPr>
        <w:t>.</w:t>
      </w:r>
    </w:p>
    <w:p w14:paraId="706544DA" w14:textId="77777777" w:rsidR="00B874E6" w:rsidRDefault="00F63065" w:rsidP="00F63065">
      <w:pPr>
        <w:rPr>
          <w:rtl/>
        </w:rPr>
      </w:pPr>
      <w:r>
        <w:rPr>
          <w:rtl/>
        </w:rPr>
        <w:t xml:space="preserve">וכמה תהא משולשת? </w:t>
      </w:r>
      <w:r>
        <w:rPr>
          <w:rtl/>
        </w:rPr>
        <w:t xml:space="preserve">ב"ש</w:t>
      </w:r>
      <w:r>
        <w:rPr>
          <w:rtl/>
        </w:rPr>
        <w:t xml:space="preserve"> אומרים: ארבעה, </w:t>
      </w:r>
      <w:r>
        <w:rPr>
          <w:rtl/>
        </w:rPr>
        <w:t xml:space="preserve">וב"ה</w:t>
      </w:r>
      <w:r>
        <w:rPr>
          <w:rtl/>
        </w:rPr>
        <w:t xml:space="preserve"> אומרים: שלשה ושליש, שב"ה אומרים: אחד מארבע בטפח של כל אדם</w:t>
      </w:r>
      <w:r w:rsidR="0057284B">
        <w:rPr>
          <w:rtl/>
        </w:rPr>
        <w:t>.</w:t>
      </w:r>
    </w:p>
    <w:p w14:paraId="780F5F8B" w14:textId="77777777" w:rsidR="00245C3E" w:rsidRDefault="00245C3E" w:rsidP="00245C3E">
      <w:pPr>
        <w:pStyle w:val="afff0"/>
        <w:framePr w:wrap="around"/>
        <w:rPr>
          <w:rtl/>
        </w:rPr>
      </w:pPr>
      <w:r>
        <w:rPr>
          <w:rFonts w:hint="cs"/>
          <w:rtl/>
        </w:rPr>
        <w:t>מ.</w:t>
      </w:r>
    </w:p>
    <w:p>
      <w:pPr>
        <w:pStyle w:val="38"/>
        <w:rPr>
          <w:ins w:id="100156" w:author="מנוע מכני" w:date="2026-10-05T11:32:12Z"/>
        </w:rPr>
      </w:pPr>
      <w:r>
        <w:t xml:space="preserve">רהבד</w:t>
      </w:r>
      <w:ins w:id="91979" w:author="מנוע מכני" w:date="2026-10-05T11:32:12Z">
        <w:r>
          <w:t xml:space="preserve">ר"י</w:t>
        </w:r>
      </w:ins>
      <w:del w:id="9198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00D15D8C" w14:textId="77777777" w:rsidR="00B874E6" w:rsidRDefault="00245C3E" w:rsidP="00245C3E">
      <w:pPr>
        <w:rPr>
          <w:rtl/>
        </w:rPr>
      </w:pPr>
      <w:del w:id="1001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לשתי אמות,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: שתי אמות היו</w:t>
      </w:r>
      <w:ins w:id="96803" w:author="מנוע מכני" w:date="2026-10-05T11:32:12Z">
        <w:r>
          <w:rPr>
            <w:rtl/>
          </w:rPr>
          <w:t xml:space="preserve"> </w:t>
        </w:r>
      </w:ins>
      <w:del w:id="96804" w:author="מנוע מכני" w:date="2026-10-05T11:32:12Z">
        <w:r w:rsidR="00F63065">
          <w:rPr>
            <w:rtl/>
          </w:rPr>
          <w:delText xml:space="preserve">  </w:delText>
        </w:r>
      </w:del>
      <w:r w:rsidR="00F63065">
        <w:rPr>
          <w:rtl/>
        </w:rPr>
        <w:t xml:space="preserve">בשושן הבירה, אחת על קרן מזרחית צפונית ואחת על קרן מזרחית דרומית</w:t>
      </w:r>
      <w:r w:rsidR="0057284B">
        <w:rPr>
          <w:rtl/>
        </w:rPr>
        <w:t>.</w:t>
      </w:r>
    </w:p>
    <w:p w14:paraId="7AFE75AF" w14:textId="77777777" w:rsidR="00245C3E" w:rsidRDefault="00F63065" w:rsidP="00F63065">
      <w:pPr>
        <w:rPr>
          <w:rtl/>
        </w:rPr>
      </w:pPr>
      <w:r>
        <w:rPr>
          <w:rtl/>
        </w:rPr>
        <w:t xml:space="preserve">שעל קרן מזרחית צפונית היתה יתירה על של משה חצי אצבע, </w:t>
      </w:r>
    </w:p>
    <w:p w14:paraId="0EF5B2C4" w14:textId="77777777" w:rsidR="00B874E6" w:rsidRDefault="00F63065" w:rsidP="00F63065">
      <w:pPr>
        <w:rPr>
          <w:rtl/>
        </w:rPr>
      </w:pPr>
      <w:r>
        <w:rPr>
          <w:rtl/>
        </w:rPr>
        <w:t xml:space="preserve">ושעל קרן מזרחית דרומית היתה יתירה </w:t>
      </w:r>
      <w:ins w:id="95265" w:author="מנוע מכני" w:date="2026-10-05T11:32:12Z">
        <w:r>
          <w:rPr>
            <w:rtl/>
          </w:rPr>
          <w:t xml:space="preserve">עליו</w:t>
        </w:r>
      </w:ins>
      <w:del w:id="95266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חצי אצבע, נמצאת יתירה על של משה אצבע</w:t>
      </w:r>
      <w:r w:rsidR="0057284B">
        <w:rPr>
          <w:rtl/>
        </w:rPr>
        <w:t>.</w:t>
      </w:r>
    </w:p>
    <w:p w14:paraId="02D7AF58" w14:textId="77777777" w:rsidR="00B874E6" w:rsidRDefault="00245C3E" w:rsidP="00C5567C">
      <w:pPr>
        <w:pStyle w:val="021"/>
        <w:rPr>
          <w:rtl/>
        </w:rPr>
      </w:pPr>
      <w:r>
        <w:rPr>
          <w:rtl/>
        </w:rPr>
        <w:t>ולמה היו אחת גדולה ואחת קטנה</w:t>
      </w:r>
      <w:r w:rsidR="00F63065">
        <w:rPr>
          <w:rtl/>
        </w:rPr>
        <w:t xml:space="preserve"> כשהיו אומנין נוטלין בקטנה ומחזירין בגדולה, שלא יבואו לידי מעילה</w:t>
      </w:r>
      <w:r w:rsidR="0057284B">
        <w:rPr>
          <w:rtl/>
        </w:rPr>
        <w:t>.</w:t>
      </w:r>
    </w:p>
    <w:p w14:paraId="276E87E8" w14:textId="77777777" w:rsidR="00245C3E" w:rsidRDefault="00245C3E" w:rsidP="00F63065">
      <w:pPr>
        <w:rPr>
          <w:del w:id="90635" w:author="מנוע עיצוב" w:date="2026-10-05T11:33:53Z"/>
          <w:rtl/>
        </w:rPr>
      </w:pPr>
    </w:p>
    <w:p w14:paraId="566086F4" w14:textId="77777777" w:rsidR="00B874E6" w:rsidRDefault="00F63065" w:rsidP="00F63065">
      <w:pPr>
        <w:rPr>
          <w:rtl/>
        </w:rPr>
      </w:pPr>
      <w:r>
        <w:rPr>
          <w:rtl/>
        </w:rPr>
        <w:t xml:space="preserve">תרתי למה לי? </w:t>
      </w:r>
      <w:ins w:id="95267" w:author="מנוע מכני" w:date="2026-10-05T11:32:12Z">
        <w:r>
          <w:rPr>
            <w:rtl/>
          </w:rPr>
          <w:t xml:space="preserve">אחת</w:t>
        </w:r>
      </w:ins>
      <w:del w:id="95268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דכספא וזהבא, </w:t>
      </w:r>
      <w:ins w:id="95269" w:author="מנוע מכני" w:date="2026-10-05T11:32:12Z">
        <w:r>
          <w:rPr>
            <w:rtl/>
          </w:rPr>
          <w:t xml:space="preserve">ואחת</w:t>
        </w:r>
      </w:ins>
      <w:del w:id="95270" w:author="מנוע מכני" w:date="2026-10-05T11:32:12Z">
        <w:r>
          <w:rPr>
            <w:rtl/>
          </w:rPr>
          <w:delText xml:space="preserve">וחדא</w:delText>
        </w:r>
      </w:del>
      <w:r>
        <w:rPr>
          <w:rtl/>
        </w:rPr>
        <w:t xml:space="preserve"> דבניינא</w:t>
      </w:r>
      <w:r w:rsidR="0057284B">
        <w:rPr>
          <w:rtl/>
        </w:rPr>
        <w:t>.</w:t>
      </w:r>
    </w:p>
    <w:p>
      <w:pPr>
        <w:pStyle w:val="38"/>
        <w:rPr>
          <w:ins w:id="100158" w:author="מנוע מכני" w:date="2026-10-05T11:32:12Z"/>
        </w:rPr>
      </w:pPr>
      <w:r>
        <w:t xml:space="preserve">רנ</w:t>
      </w:r>
      <w:ins w:id="91981" w:author="מנוע מכני" w:date="2026-10-05T11:32:12Z">
        <w:r>
          <w:t xml:space="preserve">ב"י</w:t>
        </w:r>
      </w:ins>
      <w:del w:id="91982" w:author="מנוע מכני" w:date="2026-10-05T11:32:12Z">
        <w:r>
          <w:delText xml:space="preserve">ב''י</w:delText>
        </w:r>
      </w:del>
      <w:r w:rsidR="00F63065">
        <w:t xml:space="preserve"> </w:t>
      </w:r>
      <w:ins w:id="97933" w:author="מנוע מכני" w:date="2026-10-05T11:32:12Z">
        <w:r>
          <w:t xml:space="preserve">ואם </w:t>
        </w:r>
      </w:ins>
      <w:del w:id="97934" w:author="מנוע מכני" w:date="2026-10-05T11:32:12Z">
        <w:r w:rsidR="00F63065">
          <w:delText xml:space="preserve">ואי </w:delText>
        </w:r>
      </w:del>
      <w:r w:rsidR="00F63065">
        <w:t xml:space="preserve">תימא ר</w:t>
      </w:r>
      <w:r>
        <w:t xml:space="preserve">ה</w:t>
      </w:r>
      <w:ins w:id="91983" w:author="מנוע מכני" w:date="2026-10-05T11:32:12Z">
        <w:r>
          <w:t xml:space="preserve">ב"נ</w:t>
        </w:r>
      </w:ins>
      <w:del w:id="91984" w:author="מנוע מכני" w:date="2026-10-05T11:32:12Z">
        <w:r>
          <w:delText xml:space="preserve">ב''נ</w:delText>
        </w:r>
      </w:del>
      <w:r w:rsidR="00F63065">
        <w:t xml:space="preserve">:</w:t>
      </w:r>
    </w:p>
    <w:p w14:paraId="50262DE9" w14:textId="77777777" w:rsidR="00B874E6" w:rsidRDefault="00245C3E" w:rsidP="00245C3E">
      <w:pPr>
        <w:rPr>
          <w:rtl/>
        </w:rPr>
      </w:pPr>
      <w:del w:id="1001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לאותה ששנינו שיש בשר בין חוליא לחוליא מלא אצבע</w:t>
      </w:r>
      <w:r w:rsidR="0057284B">
        <w:rPr>
          <w:rtl/>
        </w:rPr>
        <w:t>.</w:t>
      </w:r>
    </w:p>
    <w:p w14:paraId="63BC135E" w14:textId="77777777" w:rsidR="0057284B" w:rsidRDefault="0057284B" w:rsidP="0057284B">
      <w:pPr>
        <w:pStyle w:val="affffd"/>
        <w:jc w:val="center"/>
        <w:rPr>
          <w:rtl/>
        </w:rPr>
        <w:pPrChange w:id="9045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05" w:author="מנוע מכני" w:date="2026-10-05T11:32:12Z">
        <w:r>
          <w:rPr>
            <w:rtl/>
          </w:rPr>
          <w:t xml:space="preserve"> </w:t>
        </w:r>
      </w:ins>
      <w:del w:id="968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07" w:author="מנוע מכני" w:date="2026-10-05T11:32:12Z">
        <w:r>
          <w:rPr>
            <w:rtl/>
          </w:rPr>
          <w:t xml:space="preserve"> </w:t>
        </w:r>
      </w:ins>
      <w:del w:id="968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13FE12E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AAE67FE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אין לו ביצים או אין לו אלא ביצה אחת</w:t>
      </w:r>
      <w:r w:rsidR="0057284B">
        <w:rPr>
          <w:rtl/>
        </w:rPr>
        <w:t>.</w:t>
      </w:r>
    </w:p>
    <w:p w14:paraId="1FD863A7" w14:textId="77777777" w:rsidR="00413E99" w:rsidRDefault="00413E99" w:rsidP="00413E99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ר' יש</w:t>
      </w:r>
      <w:r>
        <w:rPr>
          <w:rtl/>
        </w:rPr>
        <w:t xml:space="preserve">מעאל אומר: אם יש לו שני כיסין </w:t>
      </w:r>
      <w:r w:rsidR="00F63065">
        <w:rPr>
          <w:rtl/>
        </w:rPr>
        <w:t xml:space="preserve">יש לו ב' ביצים, </w:t>
      </w:r>
    </w:p>
    <w:p w14:paraId="4B73B21E" w14:textId="77777777" w:rsidR="00B874E6" w:rsidRDefault="00413E99" w:rsidP="00413E99">
      <w:pPr>
        <w:pStyle w:val="afff5"/>
        <w:rPr>
          <w:rtl/>
        </w:rPr>
      </w:pPr>
      <w:r>
        <w:rPr>
          <w:rtl/>
        </w:rPr>
        <w:t>אין לו שני כיסין</w:t>
      </w:r>
      <w:r w:rsidR="00F63065">
        <w:rPr>
          <w:rtl/>
        </w:rPr>
        <w:t xml:space="preserve"> אין לו אלא ביצה אחת</w:t>
      </w:r>
      <w:r w:rsidR="0057284B">
        <w:rPr>
          <w:rtl/>
        </w:rPr>
        <w:t>.</w:t>
      </w:r>
    </w:p>
    <w:p w14:paraId="3085086F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ר"ע אומר: מושיבו על עכוזו וממעך, אם יש ביצה - סופו לצאת</w:t>
      </w:r>
      <w:r w:rsidR="0057284B">
        <w:rPr>
          <w:rtl/>
        </w:rPr>
        <w:t>.</w:t>
      </w:r>
    </w:p>
    <w:p w14:paraId="7AA15480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מעשה שמיעך ולא יצא, נשחטה ונמצאת דבוקה בכסלים, והתיר ר"ע ואסר רבי יוחנן בן נורי</w:t>
      </w:r>
      <w:r w:rsidR="0057284B">
        <w:rPr>
          <w:rtl/>
        </w:rPr>
        <w:t>.</w:t>
      </w:r>
    </w:p>
    <w:p w14:paraId="1A33ABF6" w14:textId="77777777" w:rsidR="0057284B" w:rsidRDefault="0057284B" w:rsidP="0057284B">
      <w:pPr>
        <w:pStyle w:val="affffd"/>
        <w:jc w:val="center"/>
        <w:rPr>
          <w:rtl/>
        </w:rPr>
        <w:pPrChange w:id="9045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09" w:author="מנוע מכני" w:date="2026-10-05T11:32:12Z">
        <w:r>
          <w:rPr>
            <w:rtl/>
          </w:rPr>
          <w:t xml:space="preserve"> </w:t>
        </w:r>
      </w:ins>
      <w:del w:id="968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11" w:author="מנוע מכני" w:date="2026-10-05T11:32:12Z">
        <w:r>
          <w:rPr>
            <w:rtl/>
          </w:rPr>
          <w:t xml:space="preserve"> </w:t>
        </w:r>
      </w:ins>
      <w:del w:id="968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60" w:author="מנוע מכני" w:date="2026-10-05T11:32:12Z"/>
        </w:rPr>
      </w:pPr>
      <w:ins w:id="91985" w:author="מנוע מכני" w:date="2026-10-05T11:32:12Z">
        <w:r>
          <w:t xml:space="preserve">ה"ק</w:t>
        </w:r>
      </w:ins>
      <w:del w:id="91986" w:author="מנוע מכני" w:date="2026-10-05T11:32:12Z">
        <w:r>
          <w:delText xml:space="preserve">ה</w:delText>
        </w:r>
        <w:r w:rsidR="00413E99">
          <w:delText xml:space="preserve">''ק</w:delText>
        </w:r>
      </w:del>
      <w:r>
        <w:t xml:space="preserve">:</w:t>
      </w:r>
    </w:p>
    <w:p w14:paraId="4B58C0C7" w14:textId="77777777" w:rsidR="00413E99" w:rsidRDefault="00F63065" w:rsidP="00DD26E0">
      <w:pPr>
        <w:rPr>
          <w:rtl/>
        </w:rPr>
      </w:pPr>
      <w:del w:id="1001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לו שתי ביצים בשתי כיסין אלא בכיס אחד,</w:t>
      </w:r>
      <w:ins w:id="96813" w:author="מנוע מכני" w:date="2026-10-05T11:32:12Z">
        <w:r>
          <w:rPr>
            <w:rtl/>
          </w:rPr>
          <w:t xml:space="preserve"> </w:t>
        </w:r>
      </w:ins>
      <w:del w:id="96814" w:author="מנוע מכני" w:date="2026-10-05T11:32:12Z">
        <w:r>
          <w:rPr>
            <w:rtl/>
          </w:rPr>
          <w:delText xml:space="preserve"> </w:delText>
        </w:r>
        <w:r w:rsidR="00DD26E0">
          <w:rPr>
            <w:rFonts w:hint="cs"/>
            <w:rtl/>
          </w:rPr>
          <w:delText xml:space="preserve"> </w:delText>
        </w:r>
      </w:del>
      <w:r w:rsidRPr="00DD26E0">
        <w:rPr>
          <w:b/>
          <w:bCs/>
          <w:rtl/>
        </w:rPr>
        <w:t>א"נ</w:t>
      </w:r>
      <w:r>
        <w:rPr>
          <w:rtl/>
        </w:rPr>
        <w:t xml:space="preserve"> שתי כיסין וביצה אחת - הרי זה מום, </w:t>
      </w:r>
    </w:p>
    <w:p>
      <w:pPr>
        <w:pStyle w:val="38"/>
        <w:rPr>
          <w:ins w:id="100162" w:author="מנוע מכני" w:date="2026-10-05T11:32:12Z"/>
        </w:rPr>
      </w:pPr>
      <w:r>
        <w:t>ר</w:t>
      </w:r>
      <w:ins w:id="91987" w:author="מנוע מכני" w:date="2026-10-05T11:32:12Z">
        <w:r>
          <w:t xml:space="preserve">י"ש</w:t>
        </w:r>
      </w:ins>
      <w:del w:id="91988" w:author="מנוע מכני" w:date="2026-10-05T11:32:12Z">
        <w:r>
          <w:delText xml:space="preserve">י''ש</w:delText>
        </w:r>
      </w:del>
      <w:del w:id="100943" w:author="מנוע מכני" w:date="2026-10-05T11:32:12Z">
        <w:r>
          <w:delText xml:space="preserve"> א</w:delText>
        </w:r>
        <w:r w:rsidR="00F63065">
          <w:delText xml:space="preserve">ומר</w:delText>
        </w:r>
      </w:del>
      <w:r w:rsidR="00F63065">
        <w:t xml:space="preserve">:</w:t>
      </w:r>
    </w:p>
    <w:p w14:paraId="26E865EA" w14:textId="77777777" w:rsidR="00413E99" w:rsidRDefault="00C5567C" w:rsidP="00C5567C">
      <w:pPr>
        <w:rPr>
          <w:rtl/>
        </w:rPr>
      </w:pPr>
      <w:del w:id="1001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 לו </w:t>
      </w:r>
      <w:r w:rsidR="00DD26E0">
        <w:rPr>
          <w:rtl/>
        </w:rPr>
        <w:t xml:space="preserve">ב' כיסים </w:t>
      </w:r>
      <w:r w:rsidR="00F63065">
        <w:rPr>
          <w:rtl/>
        </w:rPr>
        <w:t xml:space="preserve">בידוע שיש לו ב' ביצים, </w:t>
      </w:r>
      <w:r w:rsidR="00DD26E0">
        <w:rPr>
          <w:rtl/>
        </w:rPr>
        <w:t>כיס אחד</w:t>
      </w:r>
      <w:r w:rsidR="00DD26E0">
        <w:rPr>
          <w:rFonts w:hint="cs"/>
          <w:rtl/>
        </w:rPr>
        <w:t>-</w:t>
      </w:r>
      <w:r w:rsidR="00DD26E0">
        <w:rPr>
          <w:rtl/>
        </w:rPr>
        <w:t xml:space="preserve"> </w:t>
      </w:r>
      <w:r w:rsidR="00F63065">
        <w:rPr>
          <w:rtl/>
        </w:rPr>
        <w:t xml:space="preserve">כמי שאין לו אלא ביצה אחת דמי, </w:t>
      </w:r>
    </w:p>
    <w:p>
      <w:pPr>
        <w:pStyle w:val="38"/>
        <w:rPr>
          <w:ins w:id="100164" w:author="מנוע מכני" w:date="2026-10-05T11:32:12Z"/>
        </w:rPr>
      </w:pPr>
      <w:ins w:id="95271" w:author="מנוע מכני" w:date="2026-10-05T11:32:12Z">
        <w:r>
          <w:t xml:space="preserve">ובא</w:t>
        </w:r>
      </w:ins>
      <w:del w:id="95272" w:author="מנוע מכני" w:date="2026-10-05T11:32:12Z">
        <w:r>
          <w:delText xml:space="preserve">ואתא</w:delText>
        </w:r>
      </w:del>
      <w:r>
        <w:t xml:space="preserve"> ר"ע </w:t>
      </w:r>
      <w:ins w:id="98591" w:author="מנוע מכני" w:date="2026-10-05T11:32:12Z">
        <w:r>
          <w:t xml:space="preserve">לומר</w:t>
        </w:r>
      </w:ins>
      <w:del w:id="98592" w:author="מנוע מכני" w:date="2026-10-05T11:32:12Z">
        <w:r>
          <w:delText xml:space="preserve">למימר</w:delText>
        </w:r>
      </w:del>
      <w:r>
        <w:t xml:space="preserve">:</w:t>
      </w:r>
    </w:p>
    <w:p w14:paraId="3C9A90C2" w14:textId="77777777" w:rsidR="00B874E6" w:rsidRDefault="00F63065" w:rsidP="00413E99">
      <w:pPr>
        <w:rPr>
          <w:rtl/>
        </w:rPr>
      </w:pPr>
      <w:del w:id="1001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בידוע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27" w:author="מנוע מכני" w:date="2026-10-05T11:32:12Z">
        <w:r>
          <w:rPr>
            <w:rtl/>
          </w:rPr>
          <w:t xml:space="preserve">אומרים</w:t>
        </w:r>
      </w:ins>
      <w:del w:id="9392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, אלא מושיבו על עכוזו וממעך, אם יש ביצה סופו לצאת</w:t>
      </w:r>
      <w:r w:rsidR="0057284B">
        <w:rPr>
          <w:rtl/>
        </w:rPr>
        <w:t>.</w:t>
      </w:r>
    </w:p>
    <w:p w14:paraId="10B038A6" w14:textId="77777777" w:rsidR="0057284B" w:rsidRDefault="0057284B" w:rsidP="0057284B">
      <w:pPr>
        <w:jc w:val="center"/>
        <w:rPr>
          <w:del w:id="90184" w:author="מנוע עיצוב" w:date="2026-10-05T11:33:53Z"/>
          <w:rtl/>
        </w:rPr>
      </w:pPr>
      <w:del w:id="90181" w:author="מנוע עיצוב" w:date="2026-10-05T11:33:53Z">
        <w:r>
          <w:rPr>
            <w:rtl/>
          </w:rPr>
          <w:delText xml:space="preserve">•</w:delText>
        </w:r>
      </w:del>
      <w:ins w:id="96815" w:author="מנוע מכני" w:date="2026-10-05T11:32:12Z">
        <w:r>
          <w:rPr>
            <w:rtl/>
          </w:rPr>
          <w:t xml:space="preserve"> </w:t>
        </w:r>
      </w:ins>
      <w:del w:id="96816" w:author="מנוע מכני" w:date="2026-10-05T11:32:12Z">
        <w:r>
          <w:rPr>
            <w:rtl/>
          </w:rPr>
          <w:delText xml:space="preserve">  </w:delText>
        </w:r>
      </w:del>
      <w:del w:id="90182" w:author="מנוע עיצוב" w:date="2026-10-05T11:33:53Z">
        <w:r>
          <w:rPr>
            <w:rtl/>
          </w:rPr>
          <w:delText xml:space="preserve">•</w:delText>
        </w:r>
      </w:del>
      <w:ins w:id="96817" w:author="מנוע מכני" w:date="2026-10-05T11:32:12Z">
        <w:r>
          <w:rPr>
            <w:rtl/>
          </w:rPr>
          <w:t xml:space="preserve"> </w:t>
        </w:r>
      </w:ins>
      <w:del w:id="96818" w:author="מנוע מכני" w:date="2026-10-05T11:32:12Z">
        <w:r>
          <w:rPr>
            <w:rtl/>
          </w:rPr>
          <w:delText xml:space="preserve">  </w:delText>
        </w:r>
      </w:del>
      <w:del w:id="90183" w:author="מנוע עיצוב" w:date="2026-10-05T11:33:53Z">
        <w:r>
          <w:rPr>
            <w:rtl/>
          </w:rPr>
          <w:delText xml:space="preserve">•</w:delText>
        </w:r>
      </w:del>
    </w:p>
    <w:p w14:paraId="5379E76F" w14:textId="77777777" w:rsidR="00B874E6" w:rsidRDefault="00F63065" w:rsidP="00DD26E0">
      <w:pPr>
        <w:pStyle w:val="afffd"/>
        <w:rPr>
          <w:rtl/>
        </w:rPr>
      </w:pPr>
      <w:r>
        <w:rPr>
          <w:rtl/>
        </w:rPr>
        <w:t>ומעשה שמיעך ולא יצא וכו'</w:t>
      </w:r>
      <w:r w:rsidR="0057284B">
        <w:rPr>
          <w:rtl/>
        </w:rPr>
        <w:t>.</w:t>
      </w:r>
    </w:p>
    <w:p>
      <w:pPr>
        <w:pStyle w:val="38"/>
        <w:rPr>
          <w:ins w:id="100166" w:author="מנוע מכני" w:date="2026-10-05T11:32:12Z"/>
        </w:rPr>
      </w:pPr>
      <w:r>
        <w:t xml:space="preserve">תניא</w:t>
      </w:r>
      <w:r>
        <w:t xml:space="preserve">, א"ר יוסי:</w:t>
      </w:r>
    </w:p>
    <w:p w14:paraId="06B070D5" w14:textId="77777777" w:rsidR="00B874E6" w:rsidRDefault="00F63065" w:rsidP="00DD26E0">
      <w:pPr>
        <w:rPr>
          <w:rtl/>
        </w:rPr>
      </w:pPr>
      <w:del w:id="1001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בפירן של בית מנחם שמיעך ולא יצאת, ונשחטה ונמצאת דבוקה בכסלים, והתיר </w:t>
      </w:r>
      <w:r>
        <w:rPr>
          <w:rStyle w:val="2fb"/>
          <w:rtl/>
        </w:rPr>
        <w:t xml:space="preserve">ר"ע</w:t>
      </w:r>
      <w:r>
        <w:rPr>
          <w:rtl/>
        </w:rPr>
        <w:t xml:space="preserve"> ואסר </w:t>
      </w:r>
      <w:ins w:id="92917" w:author="מנוע מכני" w:date="2026-10-05T11:32:12Z">
        <w:r>
          <w:rPr>
            <w:rStyle w:val="2fb"/>
            <w:rtl/>
          </w:rPr>
          <w:t xml:space="preserve">רי"ו</w:t>
        </w:r>
      </w:ins>
      <w:del w:id="92918" w:author="מנוע מכני" w:date="2026-10-05T11:32:12Z">
        <w:r>
          <w:rPr>
            <w:rtl/>
          </w:rPr>
          <w:delText xml:space="preserve">רבי יוחנן</w:delText>
        </w:r>
      </w:del>
      <w:r>
        <w:rPr>
          <w:rtl/>
        </w:rPr>
        <w:t xml:space="preserve"> בן נורי</w:t>
      </w:r>
      <w:r w:rsidR="0057284B">
        <w:rPr>
          <w:rtl/>
        </w:rPr>
        <w:t>.</w:t>
      </w:r>
    </w:p>
    <w:p w14:paraId="39E5573F" w14:textId="77777777" w:rsidR="00DD26E0" w:rsidRDefault="00F63065" w:rsidP="00DD26E0">
      <w:pPr>
        <w:rPr>
          <w:rtl/>
        </w:rPr>
      </w:pPr>
      <w:r>
        <w:rPr>
          <w:rtl/>
        </w:rPr>
        <w:t xml:space="preserve">אמר</w:t>
      </w:r>
      <w:r>
        <w:rPr>
          <w:rtl/>
        </w:rPr>
        <w:t xml:space="preserve"> לו </w:t>
      </w:r>
      <w:r>
        <w:rPr>
          <w:rStyle w:val="2fb"/>
          <w:rtl/>
        </w:rPr>
        <w:t xml:space="preserve">ר"ע</w:t>
      </w:r>
      <w:r>
        <w:rPr>
          <w:rtl/>
        </w:rPr>
        <w:t xml:space="preserve"> </w:t>
      </w:r>
      <w:r>
        <w:rPr>
          <w:rStyle w:val="2fb"/>
          <w:rtl/>
        </w:rPr>
        <w:t xml:space="preserve">לר' יוחנן</w:t>
      </w:r>
      <w:r>
        <w:rPr>
          <w:rtl/>
        </w:rPr>
        <w:t xml:space="preserve"> בן נורי: עד מתי אתה מכלה ממונן של ישראל? </w:t>
      </w:r>
    </w:p>
    <w:p>
      <w:pPr>
        <w:pStyle w:val="38"/>
        <w:rPr>
          <w:ins w:id="100168" w:author="מנוע מכני" w:date="2026-10-05T11:32:12Z"/>
        </w:rPr>
      </w:pPr>
      <w:ins w:id="91989" w:author="מנוע מכני" w:date="2026-10-05T11:32:12Z">
        <w:del w:id="100979" w:author="מנוע מכני" w:date="2026-10-05T11:32:12Z">
          <w:r>
            <w:delText xml:space="preserve">א"ל</w:delText>
          </w:r>
          <w:r>
            <w:lastRenderedPageBreak/>
            <w:delText xml:space="preserve"> </w:delText>
          </w:r>
        </w:del>
      </w:ins>
      <w:del w:id="91990" w:author="מנוע מכני" w:date="2026-10-05T11:32:12Z">
        <w:r>
          <w:lastRenderedPageBreak/>
          <w:delText xml:space="preserve">א''ל</w:delText>
        </w:r>
      </w:del>
      <w:r>
        <w:lastRenderedPageBreak/>
        <w:t xml:space="preserve">רי</w:t>
      </w:r>
      <w:ins w:id="91991" w:author="מנוע מכני" w:date="2026-10-05T11:32:12Z">
        <w:r>
          <w:t xml:space="preserve">ב"נ</w:t>
        </w:r>
      </w:ins>
      <w:del w:id="91992" w:author="מנוע מכני" w:date="2026-10-05T11:32:12Z">
        <w:r>
          <w:lastRenderedPageBreak/>
          <w:delText xml:space="preserve">ב''נ</w:delText>
        </w:r>
      </w:del>
      <w:r w:rsidR="00F63065">
        <w:t xml:space="preserve"> לר"ע:</w:t>
      </w:r>
    </w:p>
    <w:p w14:paraId="2E50EABF" w14:textId="77777777" w:rsidR="00DD26E0" w:rsidRDefault="00DD26E0" w:rsidP="00DD26E0">
      <w:pPr>
        <w:rPr>
          <w:rtl/>
        </w:rPr>
      </w:pPr>
      <w:del w:id="10016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עד מתי אתה מאכיל ישראל ישראל קדשים בחוץ?</w:t>
      </w:r>
    </w:p>
    <w:p w14:paraId="714A7993" w14:textId="77777777" w:rsidR="0057284B" w:rsidRDefault="00F63065" w:rsidP="0057284B">
      <w:pPr>
        <w:pStyle w:val="affffd"/>
        <w:jc w:val="center"/>
        <w:rPr>
          <w:rtl/>
        </w:rPr>
        <w:pPrChange w:id="90454" w:author="מנוע עיצוב" w:date="2026-10-05T11:33:53Z">
          <w:pPr>
            <w:jc w:val="center"/>
          </w:pPr>
        </w:pPrChange>
      </w:pPr>
      <w:del w:id="92734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819" w:author="מנוע מכני" w:date="2026-10-05T11:32:12Z">
        <w:r>
          <w:rPr>
            <w:rtl/>
          </w:rPr>
          <w:t xml:space="preserve"> </w:t>
        </w:r>
      </w:ins>
      <w:del w:id="96820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821" w:author="מנוע מכני" w:date="2026-10-05T11:32:12Z">
        <w:r>
          <w:rPr>
            <w:rtl/>
          </w:rPr>
          <w:t xml:space="preserve"> </w:t>
        </w:r>
      </w:ins>
      <w:del w:id="96822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5126F496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E8205D1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בעל חמש רגלים, או שאין לו אלא שלש</w:t>
      </w:r>
      <w:r w:rsidR="0057284B">
        <w:rPr>
          <w:rtl/>
        </w:rPr>
        <w:t>.</w:t>
      </w:r>
    </w:p>
    <w:p w14:paraId="3D260F46" w14:textId="77777777" w:rsidR="00B874E6" w:rsidRDefault="00DD26E0" w:rsidP="00DD26E0">
      <w:pPr>
        <w:pStyle w:val="afff5"/>
        <w:rPr>
          <w:rtl/>
        </w:rPr>
      </w:pPr>
      <w:r>
        <w:rPr>
          <w:rtl/>
        </w:rPr>
        <w:t>ושרגלי</w:t>
      </w:r>
      <w:r>
        <w:rPr>
          <w:rFonts w:hint="cs"/>
          <w:rtl/>
        </w:rPr>
        <w:t xml:space="preserve">ו </w:t>
      </w:r>
      <w:r w:rsidR="00F63065">
        <w:rPr>
          <w:rtl/>
        </w:rPr>
        <w:t>קלוטות כשל חמור</w:t>
      </w:r>
      <w:r w:rsidR="0057284B">
        <w:rPr>
          <w:rtl/>
        </w:rPr>
        <w:t>.</w:t>
      </w:r>
    </w:p>
    <w:p w14:paraId="7824BCEE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והשחול והכסול</w:t>
      </w:r>
      <w:r w:rsidR="0057284B">
        <w:rPr>
          <w:rtl/>
        </w:rPr>
        <w:t>.</w:t>
      </w:r>
    </w:p>
    <w:p w14:paraId="3470E1C2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איזהו שחול - שנשמטה יריכו, וכסול - שאחת מיריכים גבוהות</w:t>
      </w:r>
      <w:r w:rsidR="0057284B">
        <w:rPr>
          <w:rtl/>
        </w:rPr>
        <w:t>.</w:t>
      </w:r>
    </w:p>
    <w:p w14:paraId="6991AD82" w14:textId="77777777" w:rsidR="0057284B" w:rsidRDefault="0057284B" w:rsidP="0057284B">
      <w:pPr>
        <w:pStyle w:val="affffd"/>
        <w:jc w:val="center"/>
        <w:rPr>
          <w:rtl/>
        </w:rPr>
        <w:pPrChange w:id="9045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23" w:author="מנוע מכני" w:date="2026-10-05T11:32:12Z">
        <w:r>
          <w:rPr>
            <w:rtl/>
          </w:rPr>
          <w:t xml:space="preserve"> </w:t>
        </w:r>
      </w:ins>
      <w:del w:id="968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25" w:author="מנוע מכני" w:date="2026-10-05T11:32:12Z">
        <w:r>
          <w:rPr>
            <w:rtl/>
          </w:rPr>
          <w:t xml:space="preserve"> </w:t>
        </w:r>
      </w:ins>
      <w:del w:id="968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70" w:author="מנוע מכני" w:date="2026-10-05T11:32:12Z"/>
        </w:rPr>
      </w:pPr>
      <w:r>
        <w:t xml:space="preserve">א"ר הונא:</w:t>
      </w:r>
    </w:p>
    <w:p w14:paraId="14BA52DC" w14:textId="77777777" w:rsidR="00B874E6" w:rsidRDefault="00F63065" w:rsidP="00F63065">
      <w:pPr>
        <w:rPr>
          <w:rtl/>
        </w:rPr>
      </w:pPr>
      <w:del w:id="100171" w:author="מנוע מכני" w:date="2026-10-05T11:32:12Z">
        <w:r>
          <w:rPr>
            <w:rtl/>
          </w:rPr>
          <w:delText xml:space="preserve"> </w:delText>
        </w:r>
      </w:del>
      <w:ins w:id="98199" w:author="מנוע מכני" w:date="2026-10-05T11:32:12Z">
        <w:r>
          <w:rPr>
            <w:rtl/>
          </w:rPr>
          <w:t xml:space="preserve">דווקא ב</w:t>
        </w:r>
      </w:ins>
      <w:del w:id="98200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חסר ויתר ביד, אבל ברגל - טרפה </w:t>
      </w:r>
      <w:ins w:id="93929" w:author="מנוע מכני" w:date="2026-10-05T11:32:12Z">
        <w:r>
          <w:rPr>
            <w:rtl/>
          </w:rPr>
          <w:t xml:space="preserve">גם</w:t>
        </w:r>
      </w:ins>
      <w:del w:id="9393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הוי, דכל יתיר כנטול דמי</w:t>
      </w:r>
      <w:r w:rsidR="0057284B">
        <w:rPr>
          <w:rtl/>
        </w:rPr>
        <w:t>.</w:t>
      </w:r>
    </w:p>
    <w:p>
      <w:pPr>
        <w:pStyle w:val="38"/>
        <w:rPr>
          <w:ins w:id="100172" w:author="מנוע מכני" w:date="2026-10-05T11:32:12Z"/>
        </w:rPr>
      </w:pPr>
      <w:r>
        <w:t>א</w:t>
      </w:r>
      <w:ins w:id="91993" w:author="מנוע מכני" w:date="2026-10-05T11:32:12Z">
        <w:r>
          <w:t xml:space="preserve">ר"פ</w:t>
        </w:r>
      </w:ins>
      <w:del w:id="91994" w:author="מנוע מכני" w:date="2026-10-05T11:32:12Z">
        <w:r w:rsidR="00DD26E0">
          <w:delText xml:space="preserve">ר''פ</w:delText>
        </w:r>
      </w:del>
      <w:r>
        <w:t xml:space="preserve">:</w:t>
      </w:r>
    </w:p>
    <w:p w14:paraId="4B097459" w14:textId="77777777" w:rsidR="00B874E6" w:rsidRDefault="00F63065" w:rsidP="00DD26E0">
      <w:pPr>
        <w:rPr>
          <w:rtl/>
        </w:rPr>
      </w:pPr>
      <w:del w:id="1001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דעגילן ולא סדיקן, אלא כיון דעגילן - </w:t>
      </w:r>
      <w:ins w:id="95801" w:author="מנוע מכני" w:date="2026-10-05T11:32:12Z">
        <w:r>
          <w:rPr>
            <w:rtl/>
          </w:rPr>
          <w:t xml:space="preserve">אף</w:t>
        </w:r>
      </w:ins>
      <w:del w:id="95802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דסדיקן</w:t>
      </w:r>
      <w:r w:rsidR="0057284B">
        <w:rPr>
          <w:rtl/>
        </w:rPr>
        <w:t>.</w:t>
      </w:r>
    </w:p>
    <w:p w14:paraId="44C15D8A" w14:textId="77777777" w:rsidR="0057284B" w:rsidRDefault="0057284B" w:rsidP="0057284B">
      <w:pPr>
        <w:jc w:val="center"/>
        <w:rPr>
          <w:del w:id="90188" w:author="מנוע עיצוב" w:date="2026-10-05T11:33:53Z"/>
          <w:rtl/>
        </w:rPr>
      </w:pPr>
      <w:del w:id="90185" w:author="מנוע עיצוב" w:date="2026-10-05T11:33:53Z">
        <w:r>
          <w:rPr>
            <w:rtl/>
          </w:rPr>
          <w:delText xml:space="preserve">•</w:delText>
        </w:r>
      </w:del>
      <w:ins w:id="96827" w:author="מנוע מכני" w:date="2026-10-05T11:32:12Z">
        <w:r>
          <w:rPr>
            <w:rtl/>
          </w:rPr>
          <w:t xml:space="preserve"> </w:t>
        </w:r>
      </w:ins>
      <w:del w:id="96828" w:author="מנוע מכני" w:date="2026-10-05T11:32:12Z">
        <w:r>
          <w:rPr>
            <w:rtl/>
          </w:rPr>
          <w:delText xml:space="preserve">  </w:delText>
        </w:r>
      </w:del>
      <w:del w:id="90186" w:author="מנוע עיצוב" w:date="2026-10-05T11:33:53Z">
        <w:r>
          <w:rPr>
            <w:rtl/>
          </w:rPr>
          <w:delText xml:space="preserve">•</w:delText>
        </w:r>
      </w:del>
      <w:ins w:id="96829" w:author="מנוע מכני" w:date="2026-10-05T11:32:12Z">
        <w:r>
          <w:rPr>
            <w:rtl/>
          </w:rPr>
          <w:t xml:space="preserve"> </w:t>
        </w:r>
      </w:ins>
      <w:del w:id="96830" w:author="מנוע מכני" w:date="2026-10-05T11:32:12Z">
        <w:r>
          <w:rPr>
            <w:rtl/>
          </w:rPr>
          <w:delText xml:space="preserve">  </w:delText>
        </w:r>
      </w:del>
      <w:del w:id="90187" w:author="מנוע עיצוב" w:date="2026-10-05T11:33:53Z">
        <w:r>
          <w:rPr>
            <w:rtl/>
          </w:rPr>
          <w:delText xml:space="preserve">•</w:delText>
        </w:r>
      </w:del>
    </w:p>
    <w:p w14:paraId="492E3D7E" w14:textId="77777777" w:rsidR="00DD26E0" w:rsidRDefault="00F63065" w:rsidP="00DD26E0">
      <w:pPr>
        <w:pStyle w:val="afffd"/>
        <w:rPr>
          <w:rtl/>
        </w:rPr>
      </w:pPr>
      <w:r>
        <w:rPr>
          <w:rtl/>
        </w:rPr>
        <w:t xml:space="preserve">והשחול והכסול וכו': </w:t>
      </w:r>
    </w:p>
    <w:p>
      <w:pPr>
        <w:pStyle w:val="38"/>
        <w:rPr>
          <w:ins w:id="100174" w:author="מנוע מכני" w:date="2026-10-05T11:32:12Z"/>
        </w:rPr>
      </w:pPr>
      <w:r>
        <w:t xml:space="preserve">ת"ר:</w:t>
      </w:r>
    </w:p>
    <w:p w14:paraId="0DF9D3C2" w14:textId="77777777" w:rsidR="00DD26E0" w:rsidRDefault="00F63065" w:rsidP="00F63065">
      <w:pPr>
        <w:rPr>
          <w:rtl/>
        </w:rPr>
      </w:pPr>
      <w:del w:id="1001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כסול ואיזהו שחול? </w:t>
      </w:r>
    </w:p>
    <w:p w14:paraId="443D69CE" w14:textId="77777777" w:rsidR="00B874E6" w:rsidRDefault="00F63065" w:rsidP="00F63065">
      <w:pPr>
        <w:rPr>
          <w:rtl/>
        </w:rPr>
      </w:pPr>
      <w:r>
        <w:rPr>
          <w:rtl/>
        </w:rPr>
        <w:t xml:space="preserve">שחול - שנשמטה יריכו, כסול - שרגלו אחד בתוך הכסל, ורגלו אחד </w:t>
      </w:r>
      <w:r>
        <w:rPr>
          <w:rtl/>
        </w:rPr>
        <w:t xml:space="preserve">ע"ג</w:t>
      </w:r>
      <w:r>
        <w:rPr>
          <w:rtl/>
        </w:rPr>
        <w:t xml:space="preserve"> הכסל</w:t>
      </w:r>
      <w:r w:rsidR="0057284B">
        <w:rPr>
          <w:rtl/>
        </w:rPr>
        <w:t>.</w:t>
      </w:r>
    </w:p>
    <w:p>
      <w:pPr>
        <w:pStyle w:val="38"/>
        <w:rPr>
          <w:ins w:id="100176" w:author="מנוע מכני" w:date="2026-10-05T11:32:12Z"/>
        </w:rPr>
      </w:pPr>
      <w:r>
        <w:t xml:space="preserve">תנא:</w:t>
      </w:r>
    </w:p>
    <w:p w14:paraId="0310E3C0" w14:textId="77777777" w:rsidR="00B874E6" w:rsidRDefault="00F63065" w:rsidP="00F63065">
      <w:pPr>
        <w:rPr>
          <w:rtl/>
        </w:rPr>
      </w:pPr>
      <w:del w:id="1001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השרוע והקלוט, שרוע - שנשתרבב לו יריכו, קלוט - שרגליו קלוטות כשל חמור וכשל סוס</w:t>
      </w:r>
      <w:r w:rsidR="0057284B">
        <w:rPr>
          <w:rtl/>
        </w:rPr>
        <w:t>.</w:t>
      </w:r>
    </w:p>
    <w:p w14:paraId="39FDDD0B" w14:textId="77777777" w:rsidR="0057284B" w:rsidRDefault="0057284B" w:rsidP="0057284B">
      <w:pPr>
        <w:pStyle w:val="affffd"/>
        <w:jc w:val="center"/>
        <w:rPr>
          <w:rtl/>
        </w:rPr>
        <w:pPrChange w:id="9045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31" w:author="מנוע מכני" w:date="2026-10-05T11:32:12Z">
        <w:r>
          <w:rPr>
            <w:rtl/>
          </w:rPr>
          <w:t xml:space="preserve"> </w:t>
        </w:r>
      </w:ins>
      <w:del w:id="968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33" w:author="מנוע מכני" w:date="2026-10-05T11:32:12Z">
        <w:r>
          <w:rPr>
            <w:rtl/>
          </w:rPr>
          <w:t xml:space="preserve"> </w:t>
        </w:r>
      </w:ins>
      <w:del w:id="968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B15D3DA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F6D2F67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 xml:space="preserve">נשבר עצם ידו ועצם רגלו, </w:t>
      </w:r>
      <w:r w:rsidR="00FA1A10">
        <w:rPr>
          <w:rtl/>
        </w:rPr>
        <w:t>אע"פ</w:t>
      </w:r>
      <w:r>
        <w:rPr>
          <w:rtl/>
        </w:rPr>
        <w:t xml:space="preserve"> שאינו ניכר</w:t>
      </w:r>
      <w:r w:rsidR="0057284B">
        <w:rPr>
          <w:rtl/>
        </w:rPr>
        <w:t>.</w:t>
      </w:r>
    </w:p>
    <w:p w14:paraId="4AC0811F" w14:textId="77777777" w:rsidR="006345D9" w:rsidRDefault="00F63065" w:rsidP="006345D9">
      <w:pPr>
        <w:pStyle w:val="afff5"/>
        <w:rPr>
          <w:rtl/>
        </w:rPr>
      </w:pPr>
      <w:r>
        <w:rPr>
          <w:rtl/>
        </w:rPr>
        <w:t xml:space="preserve">מומין אלו מנה אילא ביבנה, והודו לו חכמים, ועוד ג' הוסיף, </w:t>
      </w:r>
    </w:p>
    <w:p w14:paraId="56266218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 xml:space="preserve">אמרו לו: לא שמענו </w:t>
      </w:r>
      <w:r w:rsidR="006345D9">
        <w:rPr>
          <w:rtl/>
        </w:rPr>
        <w:t>אלא</w:t>
      </w:r>
      <w:r>
        <w:rPr>
          <w:rtl/>
        </w:rPr>
        <w:t xml:space="preserve"> את אלו</w:t>
      </w:r>
      <w:r w:rsidR="0057284B">
        <w:rPr>
          <w:rtl/>
        </w:rPr>
        <w:t>.</w:t>
      </w:r>
    </w:p>
    <w:p w14:paraId="198E18C6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שגלגל עינו עגול כשל אדם, ופיו דומה כשל חזיר, ושניטל רוב המדבר בלשונו</w:t>
      </w:r>
      <w:r w:rsidR="0057284B">
        <w:rPr>
          <w:rtl/>
        </w:rPr>
        <w:t>.</w:t>
      </w:r>
    </w:p>
    <w:p w14:paraId="7B59268A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ב"ד של אחריהן אמרו: ה"ז מום</w:t>
      </w:r>
      <w:r w:rsidR="0057284B">
        <w:rPr>
          <w:rtl/>
        </w:rPr>
        <w:t>.</w:t>
      </w:r>
    </w:p>
    <w:p w14:paraId="26286855" w14:textId="77777777" w:rsidR="0057284B" w:rsidRDefault="0057284B" w:rsidP="0057284B">
      <w:pPr>
        <w:pStyle w:val="affffd"/>
        <w:jc w:val="center"/>
        <w:rPr>
          <w:rtl/>
        </w:rPr>
        <w:pPrChange w:id="9045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35" w:author="מנוע מכני" w:date="2026-10-05T11:32:12Z">
        <w:r>
          <w:rPr>
            <w:rtl/>
          </w:rPr>
          <w:t xml:space="preserve"> </w:t>
        </w:r>
      </w:ins>
      <w:del w:id="968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37" w:author="מנוע מכני" w:date="2026-10-05T11:32:12Z">
        <w:r>
          <w:rPr>
            <w:rtl/>
          </w:rPr>
          <w:t xml:space="preserve"> </w:t>
        </w:r>
      </w:ins>
      <w:del w:id="968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7374371" w14:textId="77777777" w:rsidR="00B874E6" w:rsidRDefault="006345D9" w:rsidP="006345D9">
      <w:pPr>
        <w:rPr>
          <w:rtl/>
        </w:rPr>
      </w:pPr>
      <w:r>
        <w:rPr>
          <w:rFonts w:hint="cs"/>
          <w:rtl/>
        </w:rPr>
        <w:t xml:space="preserve">וא</w:t>
      </w:r>
      <w:ins w:id="91995" w:author="מנוע מכני" w:date="2026-10-05T11:32:12Z">
        <w:r>
          <w:rPr>
            <w:rFonts w:hint="cs"/>
            <w:rtl/>
          </w:rPr>
          <w:t xml:space="preserve">ע"ג</w:t>
        </w:r>
      </w:ins>
      <w:del w:id="91996" w:author="מנוע מכני" w:date="2026-10-05T11:32:12Z">
        <w:r>
          <w:rPr>
            <w:rFonts w:hint="cs"/>
            <w:rtl/>
          </w:rPr>
          <w:delText xml:space="preserve">ע''ג</w:delText>
        </w:r>
      </w:del>
      <w:r>
        <w:rPr>
          <w:rFonts w:hint="cs"/>
          <w:rtl/>
        </w:rPr>
        <w:t xml:space="preserve"> דאינו ניכר מחמת עצמו </w:t>
      </w:r>
      <w:ins w:id="91997" w:author="מנוע מכני" w:date="2026-10-05T11:32:12Z">
        <w:r>
          <w:rPr>
            <w:rFonts w:hint="cs"/>
            <w:rtl/>
          </w:rPr>
          <w:t xml:space="preserve">מ"מ</w:t>
        </w:r>
      </w:ins>
      <w:del w:id="91998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ניכר מחמת מלאכה</w:t>
      </w:r>
      <w:r w:rsidR="0057284B">
        <w:rPr>
          <w:rtl/>
        </w:rPr>
        <w:t>.</w:t>
      </w:r>
    </w:p>
    <w:p w14:paraId="1E233998" w14:textId="77777777" w:rsidR="0057284B" w:rsidRDefault="0057284B" w:rsidP="0057284B">
      <w:pPr>
        <w:jc w:val="center"/>
        <w:rPr>
          <w:del w:id="90192" w:author="מנוע עיצוב" w:date="2026-10-05T11:33:53Z"/>
          <w:rtl/>
        </w:rPr>
      </w:pPr>
      <w:del w:id="90189" w:author="מנוע עיצוב" w:date="2026-10-05T11:33:53Z">
        <w:r>
          <w:rPr>
            <w:rtl/>
          </w:rPr>
          <w:delText xml:space="preserve">•</w:delText>
        </w:r>
      </w:del>
      <w:ins w:id="96839" w:author="מנוע מכני" w:date="2026-10-05T11:32:12Z">
        <w:r>
          <w:rPr>
            <w:rtl/>
          </w:rPr>
          <w:t xml:space="preserve"> </w:t>
        </w:r>
      </w:ins>
      <w:del w:id="96840" w:author="מנוע מכני" w:date="2026-10-05T11:32:12Z">
        <w:r>
          <w:rPr>
            <w:rtl/>
          </w:rPr>
          <w:delText xml:space="preserve">  </w:delText>
        </w:r>
      </w:del>
      <w:del w:id="90190" w:author="מנוע עיצוב" w:date="2026-10-05T11:33:53Z">
        <w:r>
          <w:rPr>
            <w:rtl/>
          </w:rPr>
          <w:delText xml:space="preserve">•</w:delText>
        </w:r>
      </w:del>
      <w:ins w:id="96841" w:author="מנוע מכני" w:date="2026-10-05T11:32:12Z">
        <w:r>
          <w:rPr>
            <w:rtl/>
          </w:rPr>
          <w:t xml:space="preserve"> </w:t>
        </w:r>
      </w:ins>
      <w:del w:id="96842" w:author="מנוע מכני" w:date="2026-10-05T11:32:12Z">
        <w:r>
          <w:rPr>
            <w:rtl/>
          </w:rPr>
          <w:delText xml:space="preserve">  </w:delText>
        </w:r>
      </w:del>
      <w:del w:id="90191" w:author="מנוע עיצוב" w:date="2026-10-05T11:33:53Z">
        <w:r>
          <w:rPr>
            <w:rtl/>
          </w:rPr>
          <w:delText xml:space="preserve">•</w:delText>
        </w:r>
      </w:del>
    </w:p>
    <w:p w14:paraId="4865334A" w14:textId="77777777" w:rsidR="00B874E6" w:rsidRDefault="00F63065" w:rsidP="006345D9">
      <w:pPr>
        <w:pStyle w:val="afffd"/>
        <w:rPr>
          <w:rtl/>
        </w:rPr>
      </w:pPr>
      <w:r>
        <w:rPr>
          <w:rtl/>
        </w:rPr>
        <w:t>מומין אלו מנה וכו'</w:t>
      </w:r>
      <w:r w:rsidR="0057284B">
        <w:rPr>
          <w:rtl/>
        </w:rPr>
        <w:t>.</w:t>
      </w:r>
    </w:p>
    <w:p w14:paraId="6D6D8B20" w14:textId="77777777" w:rsidR="006345D9" w:rsidRDefault="00F63065" w:rsidP="00F63065">
      <w:pPr>
        <w:rPr>
          <w:rtl/>
        </w:rPr>
      </w:pPr>
      <w:r>
        <w:rPr>
          <w:rtl/>
        </w:rPr>
        <w:t xml:space="preserve">למימרא </w:t>
      </w:r>
      <w:ins w:id="93931" w:author="מנוע מכני" w:date="2026-10-05T11:32:12Z">
        <w:r>
          <w:rPr>
            <w:rtl/>
          </w:rPr>
          <w:t xml:space="preserve">דלא</w:t>
        </w:r>
      </w:ins>
      <w:del w:id="93932" w:author="מנוע מכני" w:date="2026-10-05T11:32:12Z">
        <w:r>
          <w:rPr>
            <w:rtl/>
          </w:rPr>
          <w:delText xml:space="preserve">דלאו</w:delText>
        </w:r>
      </w:del>
      <w:r>
        <w:rPr>
          <w:rtl/>
        </w:rPr>
        <w:t xml:space="preserve"> היינו </w:t>
      </w:r>
      <w:ins w:id="98593" w:author="מנוע מכני" w:date="2026-10-05T11:32:12Z">
        <w:r>
          <w:rPr>
            <w:rtl/>
          </w:rPr>
          <w:t xml:space="preserve">דרכו</w:t>
        </w:r>
      </w:ins>
      <w:del w:id="98594" w:author="מנוע מכני" w:date="2026-10-05T11:32:12Z">
        <w:r>
          <w:rPr>
            <w:rtl/>
          </w:rPr>
          <w:delText xml:space="preserve">אורחיה</w:delText>
        </w:r>
      </w:del>
      <w:r>
        <w:rPr>
          <w:rtl/>
        </w:rPr>
        <w:t xml:space="preserve">? ורמינהו: המפלת מין בהמה וחיה ועוף, בין טמאין בין טהורין,</w:t>
      </w:r>
    </w:p>
    <w:p w14:paraId="1E7F4463" w14:textId="77777777" w:rsidR="00B874E6" w:rsidRDefault="00F63065" w:rsidP="006345D9">
      <w:pPr>
        <w:rPr>
          <w:rtl/>
        </w:rPr>
      </w:pPr>
      <w:r>
        <w:rPr>
          <w:rtl/>
        </w:rPr>
        <w:t xml:space="preserve">אם זכר - תשב לזכר, אם נקבה - תשב לנקבה, אינו ידוע </w:t>
      </w:r>
      <w:r w:rsidR="006345D9">
        <w:rPr>
          <w:rStyle w:val="2fb"/>
          <w:rFonts w:hint="cs"/>
          <w:rtl/>
        </w:rPr>
        <w:t xml:space="preserve">ל</w:t>
      </w:r>
      <w:ins w:id="9199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000" w:author="מנוע מכני" w:date="2026-10-05T11:32:12Z">
        <w:r w:rsidR="006345D9">
          <w:rPr>
            <w:rFonts w:hint="cs"/>
            <w:rtl/>
          </w:rPr>
          <w:delText xml:space="preserve">ר''מ</w:delText>
        </w:r>
      </w:del>
      <w:r w:rsidR="006345D9">
        <w:rPr>
          <w:rFonts w:hint="cs"/>
          <w:rtl/>
        </w:rPr>
        <w:t xml:space="preserve"> </w:t>
      </w:r>
      <w:r w:rsidR="006345D9">
        <w:rPr>
          <w:rtl/>
        </w:rPr>
        <w:t>- תשב לזכר ולנקבה</w:t>
      </w:r>
      <w:r w:rsidR="006345D9">
        <w:rPr>
          <w:rFonts w:hint="cs"/>
          <w:rtl/>
        </w:rPr>
        <w:t>.</w:t>
      </w:r>
    </w:p>
    <w:p>
      <w:pPr>
        <w:pStyle w:val="38"/>
        <w:rPr>
          <w:ins w:id="100178" w:author="מנוע מכני" w:date="2026-10-05T11:32:12Z"/>
        </w:rPr>
      </w:pPr>
      <w:r>
        <w:t>ואמר ר</w:t>
      </w:r>
      <w:r w:rsidR="006345D9">
        <w:t xml:space="preserve">ב</w:t>
      </w:r>
      <w:ins w:id="92001" w:author="מנוע מכני" w:date="2026-10-05T11:32:12Z">
        <w:r>
          <w:t xml:space="preserve">ב"ח</w:t>
        </w:r>
      </w:ins>
      <w:del w:id="92002" w:author="מנוע מכני" w:date="2026-10-05T11:32:12Z">
        <w:r w:rsidR="006345D9">
          <w:delText xml:space="preserve">ב''ח</w:delText>
        </w:r>
      </w:del>
      <w:r w:rsidR="006345D9">
        <w:t xml:space="preserve"> מר</w:t>
      </w:r>
      <w:ins w:id="92003" w:author="מנוע מכני" w:date="2026-10-05T11:32:12Z">
        <w:r>
          <w:t xml:space="preserve">י"ו</w:t>
        </w:r>
      </w:ins>
      <w:del w:id="92004" w:author="מנוע מכני" w:date="2026-10-05T11:32:12Z">
        <w:r w:rsidR="006345D9">
          <w:delText xml:space="preserve">י''ו</w:delText>
        </w:r>
      </w:del>
      <w:r w:rsidR="006345D9">
        <w:t xml:space="preserve">:</w:t>
      </w:r>
    </w:p>
    <w:p w14:paraId="136F43E3" w14:textId="77777777" w:rsidR="006345D9" w:rsidRDefault="00F63065" w:rsidP="006345D9">
      <w:pPr>
        <w:rPr>
          <w:rtl/>
        </w:rPr>
      </w:pPr>
      <w:del w:id="100179" w:author="מנוע מכני" w:date="2026-10-05T11:32:12Z">
        <w:r w:rsidR="006345D9">
          <w:rPr>
            <w:rtl/>
          </w:rPr>
          <w:delText xml:space="preserve"> </w:delText>
        </w:r>
      </w:del>
      <w:r w:rsidR="006345D9">
        <w:rPr>
          <w:rtl/>
        </w:rPr>
        <w:t xml:space="preserve">מ"ט</w:t>
      </w:r>
      <w:r w:rsidR="006345D9">
        <w:rPr>
          <w:rtl/>
        </w:rPr>
        <w:t xml:space="preserve"> </w:t>
      </w:r>
      <w:r w:rsidR="006345D9">
        <w:rPr>
          <w:rStyle w:val="2fb"/>
          <w:rtl/>
        </w:rPr>
        <w:t xml:space="preserve">דר"מ</w:t>
      </w:r>
      <w:r w:rsidR="006345D9">
        <w:rPr>
          <w:rtl/>
        </w:rPr>
        <w:t xml:space="preserve"> </w:t>
      </w:r>
      <w:r>
        <w:rPr>
          <w:rtl/>
        </w:rPr>
        <w:t xml:space="preserve">הואיל וגלגל עינו עגול כשל אדם! </w:t>
      </w:r>
    </w:p>
    <w:p>
      <w:pPr>
        <w:pStyle w:val="38"/>
        <w:rPr>
          <w:ins w:id="100180" w:author="מנוע מכני" w:date="2026-10-05T11:32:12Z"/>
        </w:rPr>
      </w:pPr>
      <w:del w:id="100944" w:author="מנוע מכני" w:date="2026-10-05T11:32:12Z">
        <w:r>
          <w:lastRenderedPageBreak/>
          <w:delText xml:space="preserve">אמר </w:delText>
        </w:r>
      </w:del>
      <w:r>
        <w:lastRenderedPageBreak/>
        <w:t xml:space="preserve">רב יוסף:</w:t>
      </w:r>
    </w:p>
    <w:p w14:paraId="2E8C1E9A" w14:textId="77777777" w:rsidR="00B874E6" w:rsidRDefault="00832F16" w:rsidP="00832F16">
      <w:pPr>
        <w:rPr>
          <w:rtl/>
        </w:rPr>
      </w:pPr>
      <w:del w:id="100181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ל"ק</w:t>
      </w:r>
      <w:r>
        <w:rPr>
          <w:rtl/>
        </w:rPr>
        <w:lastRenderedPageBreak/>
        <w:t xml:space="preserve">, הא – ב</w:t>
      </w:r>
      <w:r>
        <w:rPr>
          <w:rFonts w:hint="cs"/>
          <w:rtl/>
        </w:rPr>
        <w:t>שחור [שאינו כגלגל אדם]</w:t>
      </w:r>
      <w:r w:rsidR="00F63065">
        <w:rPr>
          <w:rtl/>
        </w:rPr>
        <w:t>, הא - בחיוורא</w:t>
      </w:r>
      <w:r w:rsidR="0057284B">
        <w:rPr>
          <w:rtl/>
        </w:rPr>
        <w:t>.</w:t>
      </w:r>
    </w:p>
    <w:p w14:paraId="507ECA31" w14:textId="77777777" w:rsidR="0057284B" w:rsidRDefault="0057284B" w:rsidP="0057284B">
      <w:pPr>
        <w:jc w:val="center"/>
        <w:rPr>
          <w:del w:id="90196" w:author="מנוע עיצוב" w:date="2026-10-05T11:33:53Z"/>
          <w:rtl/>
        </w:rPr>
      </w:pPr>
      <w:del w:id="90193" w:author="מנוע עיצוב" w:date="2026-10-05T11:33:53Z">
        <w:r>
          <w:rPr>
            <w:rtl/>
          </w:rPr>
          <w:delText xml:space="preserve">•</w:delText>
        </w:r>
      </w:del>
      <w:ins w:id="96843" w:author="מנוע מכני" w:date="2026-10-05T11:32:12Z">
        <w:r>
          <w:rPr>
            <w:rtl/>
          </w:rPr>
          <w:t xml:space="preserve"> </w:t>
        </w:r>
      </w:ins>
      <w:del w:id="96844" w:author="מנוע מכני" w:date="2026-10-05T11:32:12Z">
        <w:r>
          <w:rPr>
            <w:rtl/>
          </w:rPr>
          <w:delText xml:space="preserve">  </w:delText>
        </w:r>
      </w:del>
      <w:del w:id="90194" w:author="מנוע עיצוב" w:date="2026-10-05T11:33:53Z">
        <w:r>
          <w:rPr>
            <w:rtl/>
          </w:rPr>
          <w:delText xml:space="preserve">•</w:delText>
        </w:r>
      </w:del>
      <w:ins w:id="96845" w:author="מנוע מכני" w:date="2026-10-05T11:32:12Z">
        <w:r>
          <w:rPr>
            <w:rtl/>
          </w:rPr>
          <w:t xml:space="preserve"> </w:t>
        </w:r>
      </w:ins>
      <w:del w:id="96846" w:author="מנוע מכני" w:date="2026-10-05T11:32:12Z">
        <w:r>
          <w:rPr>
            <w:rtl/>
          </w:rPr>
          <w:delText xml:space="preserve">  </w:delText>
        </w:r>
      </w:del>
      <w:del w:id="90195" w:author="מנוע עיצוב" w:date="2026-10-05T11:33:53Z">
        <w:r>
          <w:rPr>
            <w:rtl/>
          </w:rPr>
          <w:delText xml:space="preserve">•</w:delText>
        </w:r>
      </w:del>
    </w:p>
    <w:p w14:paraId="2B1FA83F" w14:textId="77777777" w:rsidR="00B874E6" w:rsidRDefault="00F63065" w:rsidP="006345D9">
      <w:pPr>
        <w:pStyle w:val="afffd"/>
        <w:rPr>
          <w:rtl/>
        </w:rPr>
      </w:pPr>
      <w:r>
        <w:rPr>
          <w:rtl/>
        </w:rPr>
        <w:t>ופיו דומה כשל חזיר</w:t>
      </w:r>
      <w:r w:rsidR="0057284B">
        <w:rPr>
          <w:rtl/>
        </w:rPr>
        <w:t>.</w:t>
      </w:r>
    </w:p>
    <w:p>
      <w:pPr>
        <w:pStyle w:val="38"/>
        <w:rPr>
          <w:ins w:id="100182" w:author="מנוע מכני" w:date="2026-10-05T11:32:12Z"/>
        </w:rPr>
      </w:pPr>
      <w:r>
        <w:t>א</w:t>
      </w:r>
      <w:ins w:id="92005" w:author="מנוע מכני" w:date="2026-10-05T11:32:12Z">
        <w:r>
          <w:t xml:space="preserve">ר"פ</w:t>
        </w:r>
      </w:ins>
      <w:del w:id="92006" w:author="מנוע מכני" w:date="2026-10-05T11:32:12Z">
        <w:r w:rsidR="00832F16">
          <w:delText xml:space="preserve">ר''פ</w:delText>
        </w:r>
      </w:del>
      <w:r>
        <w:t xml:space="preserve">:</w:t>
      </w:r>
    </w:p>
    <w:p w14:paraId="788648AF" w14:textId="77777777" w:rsidR="00B874E6" w:rsidRDefault="00F63065" w:rsidP="00832F16">
      <w:pPr>
        <w:rPr>
          <w:rtl/>
        </w:rPr>
      </w:pPr>
      <w:del w:id="1001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- דשפיד ופרוס, אלא כיון דפרוס - </w:t>
      </w:r>
      <w:ins w:id="95803" w:author="מנוע מכני" w:date="2026-10-05T11:32:12Z">
        <w:r>
          <w:rPr>
            <w:rtl/>
          </w:rPr>
          <w:t xml:space="preserve">אף</w:t>
        </w:r>
      </w:ins>
      <w:del w:id="95804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דלא שפיד</w:t>
      </w:r>
      <w:r w:rsidR="0057284B">
        <w:rPr>
          <w:rtl/>
        </w:rPr>
        <w:t>.</w:t>
      </w:r>
    </w:p>
    <w:p w14:paraId="529F4C92" w14:textId="77777777" w:rsidR="0057284B" w:rsidRDefault="0057284B" w:rsidP="0057284B">
      <w:pPr>
        <w:jc w:val="center"/>
        <w:rPr>
          <w:del w:id="90200" w:author="מנוע עיצוב" w:date="2026-10-05T11:33:53Z"/>
          <w:rtl/>
        </w:rPr>
      </w:pPr>
      <w:del w:id="90197" w:author="מנוע עיצוב" w:date="2026-10-05T11:33:53Z">
        <w:r>
          <w:rPr>
            <w:rtl/>
          </w:rPr>
          <w:delText xml:space="preserve">•</w:delText>
        </w:r>
      </w:del>
      <w:ins w:id="96847" w:author="מנוע מכני" w:date="2026-10-05T11:32:12Z">
        <w:r>
          <w:rPr>
            <w:rtl/>
          </w:rPr>
          <w:t xml:space="preserve"> </w:t>
        </w:r>
      </w:ins>
      <w:del w:id="96848" w:author="מנוע מכני" w:date="2026-10-05T11:32:12Z">
        <w:r>
          <w:rPr>
            <w:rtl/>
          </w:rPr>
          <w:delText xml:space="preserve">  </w:delText>
        </w:r>
      </w:del>
      <w:del w:id="90198" w:author="מנוע עיצוב" w:date="2026-10-05T11:33:53Z">
        <w:r>
          <w:rPr>
            <w:rtl/>
          </w:rPr>
          <w:delText xml:space="preserve">•</w:delText>
        </w:r>
      </w:del>
      <w:ins w:id="96849" w:author="מנוע מכני" w:date="2026-10-05T11:32:12Z">
        <w:r>
          <w:rPr>
            <w:rtl/>
          </w:rPr>
          <w:t xml:space="preserve"> </w:t>
        </w:r>
      </w:ins>
      <w:del w:id="96850" w:author="מנוע מכני" w:date="2026-10-05T11:32:12Z">
        <w:r>
          <w:rPr>
            <w:rtl/>
          </w:rPr>
          <w:delText xml:space="preserve">  </w:delText>
        </w:r>
      </w:del>
      <w:del w:id="90199" w:author="מנוע עיצוב" w:date="2026-10-05T11:33:53Z">
        <w:r>
          <w:rPr>
            <w:rtl/>
          </w:rPr>
          <w:delText xml:space="preserve">•</w:delText>
        </w:r>
      </w:del>
    </w:p>
    <w:p w14:paraId="44496590" w14:textId="77777777" w:rsidR="00B874E6" w:rsidRDefault="00F63065" w:rsidP="00832F16">
      <w:pPr>
        <w:pStyle w:val="afffd"/>
        <w:rPr>
          <w:rtl/>
        </w:rPr>
      </w:pPr>
      <w:r>
        <w:rPr>
          <w:rtl/>
        </w:rPr>
        <w:t>ושניטל רוב המדבר שבלשונו</w:t>
      </w:r>
      <w:r w:rsidR="0057284B">
        <w:rPr>
          <w:rtl/>
        </w:rPr>
        <w:t>.</w:t>
      </w:r>
    </w:p>
    <w:p w14:paraId="4ECA2E10" w14:textId="77777777" w:rsidR="00B874E6" w:rsidRDefault="00F63065" w:rsidP="00832F16">
      <w:pPr>
        <w:rPr>
          <w:rtl/>
        </w:rPr>
      </w:pPr>
      <w:r>
        <w:rPr>
          <w:rtl/>
        </w:rPr>
        <w:t xml:space="preserve">מתני' </w:t>
      </w:r>
      <w:ins w:id="9200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008" w:author="מנוע מכני" w:date="2026-10-05T11:32:12Z">
        <w:r w:rsidR="00832F16">
          <w:rPr>
            <w:rFonts w:hint="cs"/>
            <w:rtl/>
          </w:rPr>
          <w:delText xml:space="preserve">ר''י</w:delText>
        </w:r>
      </w:del>
      <w:r w:rsidR="00832F16">
        <w:rPr>
          <w:rFonts w:hint="cs"/>
          <w:rtl/>
        </w:rPr>
        <w:t xml:space="preserve"> היא</w:t>
      </w:r>
      <w:r>
        <w:rPr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 ואת שניטל רוב הלשון, </w:t>
      </w:r>
      <w:ins w:id="92009" w:author="מנוע מכני" w:date="2026-10-05T11:32:12Z">
        <w:r>
          <w:rPr>
            <w:rStyle w:val="2fb"/>
            <w:rtl/>
          </w:rPr>
          <w:t xml:space="preserve">ר"י</w:t>
        </w:r>
      </w:ins>
      <w:del w:id="92010" w:author="מנוע מכני" w:date="2026-10-05T11:32:12Z">
        <w:r>
          <w:rPr>
            <w:rtl/>
          </w:rPr>
          <w:delText xml:space="preserve">ר</w:delText>
        </w:r>
        <w:r w:rsidR="00832F1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אומר: רוב המדבר של לשונו</w:t>
      </w:r>
      <w:r w:rsidR="0057284B">
        <w:rPr>
          <w:rtl/>
        </w:rPr>
        <w:t>.</w:t>
      </w:r>
    </w:p>
    <w:p w14:paraId="3D55F31B" w14:textId="77777777" w:rsidR="0057284B" w:rsidRDefault="0057284B" w:rsidP="0057284B">
      <w:pPr>
        <w:pStyle w:val="affffd"/>
        <w:jc w:val="center"/>
        <w:rPr>
          <w:rtl/>
        </w:rPr>
        <w:pPrChange w:id="9045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51" w:author="מנוע מכני" w:date="2026-10-05T11:32:12Z">
        <w:r>
          <w:rPr>
            <w:rtl/>
          </w:rPr>
          <w:t xml:space="preserve"> </w:t>
        </w:r>
      </w:ins>
      <w:del w:id="968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53" w:author="מנוע מכני" w:date="2026-10-05T11:32:12Z">
        <w:r>
          <w:rPr>
            <w:rtl/>
          </w:rPr>
          <w:t xml:space="preserve"> </w:t>
        </w:r>
      </w:ins>
      <w:del w:id="968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55C1DBD" w14:textId="77777777" w:rsidR="00B874E6" w:rsidRDefault="00F63065" w:rsidP="00D310A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9EDA7B6" w14:textId="77777777" w:rsidR="00B874E6" w:rsidRDefault="00F63065" w:rsidP="00D310A8">
      <w:pPr>
        <w:pStyle w:val="afff5"/>
        <w:rPr>
          <w:rtl/>
        </w:rPr>
      </w:pPr>
      <w:r>
        <w:rPr>
          <w:rtl/>
        </w:rPr>
        <w:t>ומעשה שהלחי התחתון עודף על העליון, ושאל ר"ג לחכמים, ואמרו: הרי זה מום</w:t>
      </w:r>
      <w:r w:rsidR="0057284B">
        <w:rPr>
          <w:rtl/>
        </w:rPr>
        <w:t>.</w:t>
      </w:r>
    </w:p>
    <w:p w14:paraId="0D47D8F9" w14:textId="77777777" w:rsidR="0057284B" w:rsidRDefault="0057284B" w:rsidP="0057284B">
      <w:pPr>
        <w:pStyle w:val="affffd"/>
        <w:jc w:val="center"/>
        <w:rPr>
          <w:rtl/>
        </w:rPr>
        <w:pPrChange w:id="9045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55" w:author="מנוע מכני" w:date="2026-10-05T11:32:12Z">
        <w:r>
          <w:rPr>
            <w:rtl/>
          </w:rPr>
          <w:t xml:space="preserve"> </w:t>
        </w:r>
      </w:ins>
      <w:del w:id="968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57" w:author="מנוע מכני" w:date="2026-10-05T11:32:12Z">
        <w:r>
          <w:rPr>
            <w:rtl/>
          </w:rPr>
          <w:t xml:space="preserve"> </w:t>
        </w:r>
      </w:ins>
      <w:del w:id="968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5B727F" w14:textId="77777777" w:rsidR="00475222" w:rsidRDefault="00F63065" w:rsidP="00475222">
      <w:pPr>
        <w:rPr>
          <w:rtl/>
        </w:rPr>
      </w:pPr>
      <w:r w:rsidRPr="00475222">
        <w:rPr>
          <w:b/>
          <w:bCs/>
          <w:rtl/>
        </w:rPr>
        <w:t>ומעשה</w:t>
      </w:r>
      <w:r w:rsidR="00475222">
        <w:rPr>
          <w:rFonts w:hint="cs"/>
          <w:rtl/>
        </w:rPr>
        <w:t>-</w:t>
      </w:r>
      <w:r>
        <w:rPr>
          <w:rtl/>
        </w:rPr>
        <w:t xml:space="preserve"> משום </w:t>
      </w:r>
      <w:r>
        <w:rPr>
          <w:rtl/>
        </w:rPr>
        <w:t xml:space="preserve">דתנן</w:t>
      </w:r>
      <w:r>
        <w:rPr>
          <w:rtl/>
        </w:rPr>
        <w:t xml:space="preserve"> פיו דומה לחזיר, </w:t>
      </w:r>
      <w:ins w:id="93933" w:author="מנוע מכני" w:date="2026-10-05T11:32:12Z">
        <w:r>
          <w:rPr>
            <w:rtl/>
          </w:rPr>
          <w:t xml:space="preserve">וחלקו</w:t>
        </w:r>
      </w:ins>
      <w:del w:id="93934" w:author="מנוע מכני" w:date="2026-10-05T11:32:12Z">
        <w:r>
          <w:rPr>
            <w:rtl/>
          </w:rPr>
          <w:delText xml:space="preserve">ופליגי</w:delText>
        </w:r>
      </w:del>
      <w:r>
        <w:rPr>
          <w:rtl/>
        </w:rPr>
        <w:t xml:space="preserve"> רבנן על </w:t>
      </w:r>
      <w:r>
        <w:rPr>
          <w:rStyle w:val="2fb"/>
          <w:rtl/>
        </w:rPr>
        <w:t xml:space="preserve">דרבי</w:t>
      </w:r>
      <w:r>
        <w:rPr>
          <w:rtl/>
        </w:rPr>
        <w:t xml:space="preserve">, </w:t>
      </w:r>
    </w:p>
    <w:p>
      <w:pPr>
        <w:pStyle w:val="38"/>
        <w:rPr>
          <w:ins w:id="100184" w:author="מנוע מכני" w:date="2026-10-05T11:32:12Z"/>
        </w:rPr>
      </w:pPr>
      <w:ins w:id="93935" w:author="מנוע מכני" w:date="2026-10-05T11:32:12Z">
        <w:r>
          <w:t xml:space="preserve">ואומרים</w:t>
        </w:r>
      </w:ins>
      <w:del w:id="93936" w:author="מנוע מכני" w:date="2026-10-05T11:32:12Z">
        <w:r>
          <w:delText xml:space="preserve">ו</w:delText>
        </w:r>
        <w:r w:rsidR="00F63065">
          <w:delText xml:space="preserve">אמרינן</w:delText>
        </w:r>
      </w:del>
      <w:r w:rsidR="00F63065">
        <w:t xml:space="preserve">:</w:t>
      </w:r>
    </w:p>
    <w:p w14:paraId="074421CB" w14:textId="77777777" w:rsidR="00475222" w:rsidRDefault="00475222" w:rsidP="00C5567C">
      <w:pPr>
        <w:pStyle w:val="011"/>
        <w:rPr>
          <w:rtl/>
        </w:rPr>
      </w:pPr>
      <w:del w:id="1001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 </w:t>
      </w:r>
      <w:ins w:id="93937" w:author="מנוע מכני" w:date="2026-10-05T11:32:12Z">
        <w:r>
          <w:rPr>
            <w:rtl/>
          </w:rPr>
          <w:t xml:space="preserve">חלקו</w:t>
        </w:r>
      </w:ins>
      <w:del w:id="93938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בשפתו עליונה עודפת על התחתונה, אבל שהתחתונה עודפת על העליונה </w:t>
      </w:r>
      <w:r w:rsidR="00F63065">
        <w:rPr>
          <w:rtl/>
        </w:rPr>
        <w:t xml:space="preserve">הר</w:t>
      </w:r>
      <w:r>
        <w:rPr>
          <w:rFonts w:hint="cs"/>
          <w:rtl/>
        </w:rPr>
        <w:t xml:space="preserve">"ז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מום, </w:t>
      </w:r>
    </w:p>
    <w:p w14:paraId="5BD1304D" w14:textId="77777777" w:rsidR="00475222" w:rsidRDefault="00475222" w:rsidP="00475222">
      <w:pPr>
        <w:pStyle w:val="afff0"/>
        <w:framePr w:wrap="around"/>
        <w:rPr>
          <w:rtl/>
        </w:rPr>
      </w:pPr>
      <w:r>
        <w:rPr>
          <w:rFonts w:hint="cs"/>
          <w:rtl/>
        </w:rPr>
        <w:t>מ:</w:t>
      </w:r>
    </w:p>
    <w:p w14:paraId="0336E5B9" w14:textId="77777777" w:rsidR="00B874E6" w:rsidRDefault="00F63065" w:rsidP="00F63065">
      <w:pPr>
        <w:rPr>
          <w:rtl/>
        </w:rPr>
      </w:pPr>
      <w:del w:id="927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ומעשה </w:t>
      </w:r>
      <w:ins w:id="93939" w:author="מנוע מכני" w:date="2026-10-05T11:32:12Z">
        <w:r>
          <w:rPr>
            <w:rtl/>
          </w:rPr>
          <w:t xml:space="preserve">גם</w:t>
        </w:r>
      </w:ins>
      <w:del w:id="9394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שלחי התחתון עודף על העליון, שאל </w:t>
      </w:r>
      <w:r>
        <w:rPr>
          <w:rStyle w:val="2fb"/>
          <w:rtl/>
        </w:rPr>
        <w:t xml:space="preserve">רשב"ג</w:t>
      </w:r>
      <w:r>
        <w:rPr>
          <w:rtl/>
        </w:rPr>
        <w:t xml:space="preserve"> לחכמים ואמרו: </w:t>
      </w:r>
      <w:r>
        <w:rPr>
          <w:rtl/>
        </w:rPr>
        <w:t xml:space="preserve">ה"ז</w:t>
      </w:r>
      <w:r>
        <w:rPr>
          <w:rtl/>
        </w:rPr>
        <w:t xml:space="preserve"> מום</w:t>
      </w:r>
      <w:r w:rsidR="0057284B">
        <w:rPr>
          <w:rtl/>
        </w:rPr>
        <w:t>.</w:t>
      </w:r>
    </w:p>
    <w:p w14:paraId="6C17A553" w14:textId="77777777" w:rsidR="00475222" w:rsidRDefault="00F63065" w:rsidP="006A2BB5">
      <w:pPr>
        <w:rPr>
          <w:rtl/>
        </w:rPr>
      </w:pPr>
      <w:r>
        <w:rPr>
          <w:rtl/>
        </w:rPr>
        <w:t xml:space="preserve">והא </w:t>
      </w:r>
      <w:r w:rsidR="006A2BB5">
        <w:rPr>
          <w:rFonts w:hint="cs"/>
          <w:rtl/>
        </w:rPr>
        <w:t>ד</w:t>
      </w:r>
      <w:r>
        <w:rPr>
          <w:rtl/>
        </w:rPr>
        <w:t xml:space="preserve">גבי אדם שפתו העליונה עודפת על התחתונה, או שתחתונה עודפת על העליונה - </w:t>
      </w:r>
      <w:r>
        <w:rPr>
          <w:rtl/>
        </w:rPr>
        <w:t xml:space="preserve">ה"ז</w:t>
      </w:r>
      <w:r>
        <w:rPr>
          <w:rtl/>
        </w:rPr>
        <w:t xml:space="preserve"> מום, </w:t>
      </w:r>
    </w:p>
    <w:p w14:paraId="622E470E" w14:textId="77777777" w:rsidR="006A2BB5" w:rsidRDefault="006A2BB5" w:rsidP="006A2BB5">
      <w:pPr>
        <w:rPr>
          <w:rtl/>
        </w:rPr>
      </w:pPr>
      <w:r>
        <w:rPr>
          <w:rFonts w:hint="cs"/>
          <w:rtl/>
        </w:rPr>
        <w:t xml:space="preserve">א. </w:t>
      </w:r>
      <w:r w:rsidR="00F63065">
        <w:rPr>
          <w:rtl/>
        </w:rPr>
        <w:t xml:space="preserve">גבי אדם הוא דכתיב </w:t>
      </w:r>
      <w:r w:rsidR="00475222">
        <w:rPr>
          <w:rFonts w:hint="cs"/>
          <w:rtl/>
        </w:rPr>
        <w:t>'</w:t>
      </w:r>
      <w:ins w:id="90335" w:author="מנוע סמנטי" w:date="2026-10-05T11:39:44Z">
        <w:r>
          <w:rPr>
            <w:rStyle w:val="afffff0"/>
            <w:rtl/>
          </w:rPr>
          <w:t xml:space="preserve">אִישׁ אִישׁ מִזֶּרַע אַהֲרֹן</w:t>
        </w:r>
      </w:ins>
      <w:del w:id="90336" w:author="מנוע סמנטי" w:date="2026-10-05T11:39:44Z">
        <w:r w:rsidR="00F63065">
          <w:rPr>
            <w:rtl/>
          </w:rPr>
          <w:delText xml:space="preserve">איש איש מזרע אהרן</w:delText>
        </w:r>
      </w:del>
      <w:r w:rsidR="00475222">
        <w:rPr>
          <w:rFonts w:hint="cs"/>
          <w:rtl/>
        </w:rPr>
        <w:t>'</w:t>
      </w:r>
      <w:r w:rsidR="00F63065">
        <w:rPr>
          <w:rtl/>
        </w:rPr>
        <w:t xml:space="preserve"> - איש ששוה בזרעו של אהרן, </w:t>
      </w:r>
      <w:r>
        <w:rPr>
          <w:rFonts w:hint="cs"/>
          <w:rtl/>
        </w:rPr>
        <w:t xml:space="preserve">מש</w:t>
      </w:r>
      <w:ins w:id="92011" w:author="מנוע מכני" w:date="2026-10-05T11:32:12Z">
        <w:r>
          <w:rPr>
            <w:rFonts w:hint="cs"/>
            <w:rtl/>
          </w:rPr>
          <w:t xml:space="preserve">א"כ</w:t>
        </w:r>
      </w:ins>
      <w:del w:id="92012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בבהמה </w:t>
      </w:r>
    </w:p>
    <w:p w14:paraId="2468D634" w14:textId="77777777" w:rsidR="00B874E6" w:rsidRDefault="006A2BB5" w:rsidP="006A2BB5">
      <w:pPr>
        <w:rPr>
          <w:rtl/>
        </w:rPr>
      </w:pPr>
      <w:r>
        <w:rPr>
          <w:rFonts w:hint="cs"/>
          <w:rtl/>
        </w:rPr>
        <w:t xml:space="preserve">ב. </w:t>
      </w:r>
      <w:r w:rsidR="00475222">
        <w:rPr>
          <w:rStyle w:val="2fb"/>
          <w:rFonts w:hint="cs"/>
          <w:rtl/>
        </w:rPr>
        <w:t xml:space="preserve">ר</w:t>
      </w:r>
      <w:ins w:id="92013" w:author="מנוע מכני" w:date="2026-10-05T11:32:12Z">
        <w:r>
          <w:rPr>
            <w:rStyle w:val="2fb"/>
            <w:rFonts w:hint="cs"/>
            <w:rtl/>
          </w:rPr>
          <w:t xml:space="preserve">א"פ</w:t>
        </w:r>
      </w:ins>
      <w:del w:id="92014" w:author="מנוע מכני" w:date="2026-10-05T11:32:12Z">
        <w:r w:rsidR="00475222">
          <w:rPr>
            <w:rFonts w:hint="cs"/>
            <w:rtl/>
          </w:rPr>
          <w:delText xml:space="preserve">א''פ</w:delText>
        </w:r>
      </w:del>
      <w:r w:rsidR="00F63065">
        <w:rPr>
          <w:rtl/>
        </w:rPr>
        <w:t>:</w:t>
      </w:r>
      <w:r>
        <w:rPr>
          <w:rFonts w:hint="cs"/>
          <w:rtl/>
        </w:rPr>
        <w:t xml:space="preserve"> הא </w:t>
      </w:r>
      <w:ins w:id="95275" w:author="מנוע מכני" w:date="2026-10-05T11:32:12Z">
        <w:r>
          <w:rPr>
            <w:rtl/>
          </w:rPr>
          <w:t xml:space="preserve">דיש</w:t>
        </w:r>
      </w:ins>
      <w:del w:id="95276" w:author="מנוע מכני" w:date="2026-10-05T11:32:12Z">
        <w:r w:rsidR="00F63065">
          <w:rPr>
            <w:rtl/>
          </w:rPr>
          <w:delText xml:space="preserve">דאית</w:delText>
        </w:r>
      </w:del>
      <w:r w:rsidR="00F63065">
        <w:rPr>
          <w:rtl/>
        </w:rPr>
        <w:t xml:space="preserve"> בה עצם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</w:t>
      </w:r>
      <w:ins w:id="92015" w:author="מנוע מכני" w:date="2026-10-05T11:32:12Z">
        <w:r>
          <w:rPr>
            <w:rFonts w:hint="cs"/>
            <w:rtl/>
          </w:rPr>
          <w:t xml:space="preserve">ר"ז</w:t>
        </w:r>
      </w:ins>
      <w:del w:id="92016" w:author="מנוע מכני" w:date="2026-10-05T11:32:12Z">
        <w:r>
          <w:rPr>
            <w:rFonts w:hint="cs"/>
            <w:rtl/>
          </w:rPr>
          <w:delText xml:space="preserve">ר''ז</w:delText>
        </w:r>
      </w:del>
      <w:r>
        <w:rPr>
          <w:rFonts w:hint="cs"/>
          <w:rtl/>
        </w:rPr>
        <w:t xml:space="preserve"> מום</w:t>
      </w:r>
      <w:r w:rsidR="00F63065">
        <w:rPr>
          <w:rtl/>
        </w:rPr>
        <w:t xml:space="preserve">, הא - </w:t>
      </w:r>
      <w:ins w:id="95273" w:author="מנוע מכני" w:date="2026-10-05T11:32:12Z">
        <w:r>
          <w:rPr>
            <w:rtl/>
          </w:rPr>
          <w:t xml:space="preserve">דאין</w:t>
        </w:r>
      </w:ins>
      <w:del w:id="95274" w:author="מנוע מכני" w:date="2026-10-05T11:32:12Z">
        <w:r w:rsidR="00F63065">
          <w:rPr>
            <w:rtl/>
          </w:rPr>
          <w:delText xml:space="preserve">דלית</w:delText>
        </w:r>
      </w:del>
      <w:r w:rsidR="00F63065">
        <w:rPr>
          <w:rtl/>
        </w:rPr>
        <w:t xml:space="preserve"> בה עצם</w:t>
      </w:r>
      <w:r>
        <w:rPr>
          <w:rFonts w:hint="cs"/>
          <w:rtl/>
        </w:rPr>
        <w:t xml:space="preserve"> ולא הוי מום</w:t>
      </w:r>
      <w:r w:rsidR="0057284B">
        <w:rPr>
          <w:rtl/>
        </w:rPr>
        <w:t>.</w:t>
      </w:r>
    </w:p>
    <w:p w14:paraId="64EE54DE" w14:textId="77777777" w:rsidR="0057284B" w:rsidRDefault="0057284B" w:rsidP="0057284B">
      <w:pPr>
        <w:pStyle w:val="affffd"/>
        <w:jc w:val="center"/>
        <w:rPr>
          <w:rtl/>
        </w:rPr>
        <w:pPrChange w:id="9046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59" w:author="מנוע מכני" w:date="2026-10-05T11:32:12Z">
        <w:r>
          <w:rPr>
            <w:rtl/>
          </w:rPr>
          <w:t xml:space="preserve"> </w:t>
        </w:r>
      </w:ins>
      <w:del w:id="968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61" w:author="מנוע מכני" w:date="2026-10-05T11:32:12Z">
        <w:r>
          <w:rPr>
            <w:rtl/>
          </w:rPr>
          <w:t xml:space="preserve"> </w:t>
        </w:r>
      </w:ins>
      <w:del w:id="968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63AA988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3869AED" w14:textId="77777777" w:rsidR="006A2BB5" w:rsidRDefault="00F63065" w:rsidP="006A2BB5">
      <w:pPr>
        <w:pStyle w:val="afff5"/>
        <w:rPr>
          <w:rtl/>
        </w:rPr>
      </w:pPr>
      <w:r>
        <w:rPr>
          <w:rtl/>
        </w:rPr>
        <w:t xml:space="preserve">אוזן הגדי היתה כפולה, </w:t>
      </w:r>
    </w:p>
    <w:p w14:paraId="4DF24BBD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אמרו חכמים: בזמן שהוא עצם אחד - מום, בזמן שאין בו עצם - אינו מום</w:t>
      </w:r>
      <w:r w:rsidR="0057284B">
        <w:rPr>
          <w:rtl/>
        </w:rPr>
        <w:t>.</w:t>
      </w:r>
    </w:p>
    <w:p w14:paraId="6350831A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רבי חנניא בן גמליאל אומר: זנב הגדי שהוא דומה לשל חזיר ושאין בה שלש חוליות - ה"ז מום</w:t>
      </w:r>
      <w:r w:rsidR="0057284B">
        <w:rPr>
          <w:rtl/>
        </w:rPr>
        <w:t>.</w:t>
      </w:r>
    </w:p>
    <w:p w14:paraId="22C25670" w14:textId="77777777" w:rsidR="0057284B" w:rsidRDefault="0057284B" w:rsidP="0057284B">
      <w:pPr>
        <w:pStyle w:val="affffd"/>
        <w:jc w:val="center"/>
        <w:rPr>
          <w:rtl/>
        </w:rPr>
        <w:pPrChange w:id="9046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63" w:author="מנוע מכני" w:date="2026-10-05T11:32:12Z">
        <w:r>
          <w:rPr>
            <w:rtl/>
          </w:rPr>
          <w:t xml:space="preserve"> </w:t>
        </w:r>
      </w:ins>
      <w:del w:id="968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65" w:author="מנוע מכני" w:date="2026-10-05T11:32:12Z">
        <w:r>
          <w:rPr>
            <w:rtl/>
          </w:rPr>
          <w:t xml:space="preserve"> </w:t>
        </w:r>
      </w:ins>
      <w:del w:id="968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86" w:author="מנוע מכני" w:date="2026-10-05T11:32:12Z"/>
        </w:rPr>
      </w:pPr>
      <w:r>
        <w:t xml:space="preserve">ת"ר:</w:t>
      </w:r>
    </w:p>
    <w:p w14:paraId="147ABFF0" w14:textId="77777777" w:rsidR="006A2BB5" w:rsidRDefault="00F63065" w:rsidP="00F63065">
      <w:pPr>
        <w:rPr>
          <w:rtl/>
        </w:rPr>
      </w:pPr>
      <w:del w:id="1001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פיו בלום</w:t>
      </w:r>
      <w:r w:rsidR="006A2BB5">
        <w:rPr>
          <w:rFonts w:hint="cs"/>
          <w:rtl/>
        </w:rPr>
        <w:t>[קצר]</w:t>
      </w:r>
      <w:r>
        <w:rPr>
          <w:rtl/>
        </w:rPr>
        <w:t xml:space="preserve"> ורגליו מבולמות, מחמת הרוח - אינו מום, מחמת העצם - </w:t>
      </w:r>
      <w:r>
        <w:rPr>
          <w:rtl/>
        </w:rPr>
        <w:t xml:space="preserve">ה"ז</w:t>
      </w:r>
      <w:r>
        <w:rPr>
          <w:rtl/>
        </w:rPr>
        <w:t xml:space="preserve"> מום</w:t>
      </w:r>
      <w:ins w:id="96867" w:author="מנוע מכני" w:date="2026-10-05T11:32:12Z">
        <w:r>
          <w:rPr>
            <w:rtl/>
          </w:rPr>
          <w:t xml:space="preserve">,</w:t>
        </w:r>
      </w:ins>
      <w:del w:id="96868" w:author="מנוע מכני" w:date="2026-10-05T11:32:12Z">
        <w:r w:rsidR="000B5F7F">
          <w:rPr>
            <w:rtl/>
          </w:rPr>
          <w:delText xml:space="preserve">;</w:delText>
        </w:r>
      </w:del>
    </w:p>
    <w:p w14:paraId="442204F9" w14:textId="77777777" w:rsidR="00B874E6" w:rsidRDefault="00F63065" w:rsidP="00F63065">
      <w:pPr>
        <w:rPr>
          <w:rtl/>
        </w:rPr>
      </w:pPr>
      <w:r>
        <w:rPr>
          <w:rtl/>
        </w:rPr>
        <w:t xml:space="preserve">אזניו כפולות, בחסחסות אחת - </w:t>
      </w:r>
      <w:r>
        <w:rPr>
          <w:rtl/>
        </w:rPr>
        <w:t xml:space="preserve">ה"ז</w:t>
      </w:r>
      <w:r>
        <w:rPr>
          <w:rtl/>
        </w:rPr>
        <w:t xml:space="preserve"> מום, בשתי חסחסיות - אינו מום</w:t>
      </w:r>
      <w:r w:rsidR="0057284B">
        <w:rPr>
          <w:rtl/>
        </w:rPr>
        <w:t>.</w:t>
      </w:r>
    </w:p>
    <w:p w14:paraId="6825936E" w14:textId="77777777" w:rsidR="0057284B" w:rsidRDefault="0057284B" w:rsidP="0057284B">
      <w:pPr>
        <w:pStyle w:val="affffd"/>
        <w:jc w:val="center"/>
        <w:rPr>
          <w:rtl/>
        </w:rPr>
        <w:pPrChange w:id="9046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69" w:author="מנוע מכני" w:date="2026-10-05T11:32:12Z">
        <w:r>
          <w:rPr>
            <w:rtl/>
          </w:rPr>
          <w:t xml:space="preserve"> </w:t>
        </w:r>
      </w:ins>
      <w:del w:id="968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71" w:author="מנוע מכני" w:date="2026-10-05T11:32:12Z">
        <w:r>
          <w:rPr>
            <w:rtl/>
          </w:rPr>
          <w:t xml:space="preserve"> </w:t>
        </w:r>
      </w:ins>
      <w:del w:id="968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495CE0A" w14:textId="77777777" w:rsidR="00B874E6" w:rsidRDefault="00F63065" w:rsidP="00275289">
      <w:pPr>
        <w:rPr>
          <w:rtl/>
        </w:rPr>
      </w:pPr>
      <w:r>
        <w:rPr>
          <w:rStyle w:val="2fb"/>
          <w:rtl/>
        </w:rPr>
        <w:t xml:space="preserve">ר"ג</w:t>
      </w:r>
      <w:r>
        <w:rPr>
          <w:rtl/>
        </w:rPr>
        <w:t xml:space="preserve"> אומר זנב הגדי שהוא דומה לשל חזיר: </w:t>
      </w:r>
      <w:r>
        <w:rPr>
          <w:rStyle w:val="2fb"/>
          <w:rtl/>
        </w:rPr>
        <w:t xml:space="preserve">א</w:t>
      </w:r>
      <w:ins w:id="9201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018" w:author="מנוע מכני" w:date="2026-10-05T11:32:12Z">
        <w:r w:rsidR="00275289">
          <w:rPr>
            <w:rFonts w:hint="cs"/>
            <w:rtl/>
          </w:rPr>
          <w:delText xml:space="preserve">ר''פ</w:delText>
        </w:r>
      </w:del>
      <w:r w:rsidR="00275289">
        <w:rPr>
          <w:rtl/>
        </w:rPr>
        <w:t xml:space="preserve">: </w:t>
      </w:r>
      <w:r w:rsidR="00275289">
        <w:rPr>
          <w:rtl/>
        </w:rPr>
        <w:t xml:space="preserve">לא</w:t>
      </w:r>
      <w:r w:rsidR="00275289">
        <w:rPr>
          <w:rtl/>
        </w:rPr>
        <w:t xml:space="preserve"> תימא דקטינא, אלא דכריכא, </w:t>
      </w:r>
      <w:ins w:id="95805" w:author="מנוע מכני" w:date="2026-10-05T11:32:12Z">
        <w:r>
          <w:rPr>
            <w:rtl/>
          </w:rPr>
          <w:t xml:space="preserve">אף</w:t>
        </w:r>
      </w:ins>
      <w:del w:id="95806" w:author="מנוע מכני" w:date="2026-10-05T11:32:12Z">
        <w:r w:rsidR="00275289">
          <w:rPr>
            <w:rtl/>
          </w:rPr>
          <w:delText xml:space="preserve">א</w:delText>
        </w:r>
        <w:r>
          <w:rPr>
            <w:rtl/>
          </w:rPr>
          <w:delText xml:space="preserve">ע"ג</w:delText>
        </w:r>
      </w:del>
      <w:r>
        <w:rPr>
          <w:rtl/>
        </w:rPr>
        <w:t xml:space="preserve"> דאלימא</w:t>
      </w:r>
      <w:r w:rsidR="0057284B">
        <w:rPr>
          <w:rtl/>
        </w:rPr>
        <w:t>.</w:t>
      </w:r>
    </w:p>
    <w:p w14:paraId="020DF867" w14:textId="77777777" w:rsidR="0057284B" w:rsidRDefault="0057284B" w:rsidP="0057284B">
      <w:pPr>
        <w:jc w:val="center"/>
        <w:rPr>
          <w:del w:id="90204" w:author="מנוע עיצוב" w:date="2026-10-05T11:33:53Z"/>
          <w:rtl/>
        </w:rPr>
      </w:pPr>
      <w:del w:id="90201" w:author="מנוע עיצוב" w:date="2026-10-05T11:33:53Z">
        <w:r>
          <w:rPr>
            <w:rtl/>
          </w:rPr>
          <w:delText xml:space="preserve">•</w:delText>
        </w:r>
      </w:del>
      <w:ins w:id="96873" w:author="מנוע מכני" w:date="2026-10-05T11:32:12Z">
        <w:r>
          <w:rPr>
            <w:rtl/>
          </w:rPr>
          <w:t xml:space="preserve"> </w:t>
        </w:r>
      </w:ins>
      <w:del w:id="96874" w:author="מנוע מכני" w:date="2026-10-05T11:32:12Z">
        <w:r>
          <w:rPr>
            <w:rtl/>
          </w:rPr>
          <w:delText xml:space="preserve">  </w:delText>
        </w:r>
      </w:del>
      <w:del w:id="90202" w:author="מנוע עיצוב" w:date="2026-10-05T11:33:53Z">
        <w:r>
          <w:rPr>
            <w:rtl/>
          </w:rPr>
          <w:delText xml:space="preserve">•</w:delText>
        </w:r>
      </w:del>
      <w:ins w:id="96875" w:author="מנוע מכני" w:date="2026-10-05T11:32:12Z">
        <w:r>
          <w:rPr>
            <w:rtl/>
          </w:rPr>
          <w:t xml:space="preserve"> </w:t>
        </w:r>
      </w:ins>
      <w:del w:id="96876" w:author="מנוע מכני" w:date="2026-10-05T11:32:12Z">
        <w:r>
          <w:rPr>
            <w:rtl/>
          </w:rPr>
          <w:delText xml:space="preserve">  </w:delText>
        </w:r>
      </w:del>
      <w:del w:id="90203" w:author="מנוע עיצוב" w:date="2026-10-05T11:33:53Z">
        <w:r>
          <w:rPr>
            <w:rtl/>
          </w:rPr>
          <w:delText xml:space="preserve">•</w:delText>
        </w:r>
      </w:del>
    </w:p>
    <w:p w14:paraId="6CFF45AE" w14:textId="77777777" w:rsidR="00B874E6" w:rsidRDefault="00F63065" w:rsidP="00275289">
      <w:pPr>
        <w:pStyle w:val="afffd"/>
        <w:rPr>
          <w:rtl/>
        </w:rPr>
      </w:pPr>
      <w:r>
        <w:rPr>
          <w:rtl/>
        </w:rPr>
        <w:lastRenderedPageBreak/>
        <w:t>או שאין בה שלש חוליות וכו'</w:t>
      </w:r>
      <w:r w:rsidR="0057284B">
        <w:rPr>
          <w:rtl/>
        </w:rPr>
        <w:t>.</w:t>
      </w:r>
    </w:p>
    <w:p>
      <w:pPr>
        <w:pStyle w:val="38"/>
        <w:rPr>
          <w:ins w:id="100188" w:author="מנוע מכני" w:date="2026-10-05T11:32:12Z"/>
        </w:rPr>
      </w:pPr>
      <w:r>
        <w:t>א</w:t>
      </w:r>
      <w:ins w:id="92019" w:author="מנוע מכני" w:date="2026-10-05T11:32:12Z">
        <w:r>
          <w:t xml:space="preserve">ר"ה</w:t>
        </w:r>
      </w:ins>
      <w:del w:id="92020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1821223F" w14:textId="77777777" w:rsidR="00B874E6" w:rsidRDefault="00275289" w:rsidP="00F63065">
      <w:pPr>
        <w:rPr>
          <w:rtl/>
        </w:rPr>
      </w:pPr>
      <w:del w:id="1001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בגדי, שתים - </w:t>
      </w:r>
      <w:r w:rsidR="00F63065">
        <w:rPr>
          <w:rtl/>
        </w:rPr>
        <w:t xml:space="preserve">ה"ז</w:t>
      </w:r>
      <w:r w:rsidR="00F63065">
        <w:rPr>
          <w:rtl/>
        </w:rPr>
        <w:t xml:space="preserve"> מום, שלש - אינו מום</w:t>
      </w:r>
      <w:ins w:id="96877" w:author="מנוע מכני" w:date="2026-10-05T11:32:12Z">
        <w:r>
          <w:rPr>
            <w:rtl/>
          </w:rPr>
          <w:t xml:space="preserve">,</w:t>
        </w:r>
      </w:ins>
      <w:del w:id="9687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בטלה, שלש – </w:t>
      </w:r>
      <w:r>
        <w:rPr>
          <w:rtl/>
        </w:rPr>
        <w:t xml:space="preserve">ה</w:t>
      </w:r>
      <w:ins w:id="92021" w:author="מנוע מכני" w:date="2026-10-05T11:32:12Z">
        <w:r>
          <w:rPr>
            <w:rtl/>
          </w:rPr>
          <w:t xml:space="preserve">ר"ז</w:t>
        </w:r>
      </w:ins>
      <w:del w:id="92022" w:author="מנוע מכני" w:date="2026-10-05T11:32:12Z">
        <w:r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''ז</w:delText>
        </w:r>
      </w:del>
      <w:r w:rsidR="00F63065">
        <w:rPr>
          <w:rtl/>
        </w:rPr>
        <w:t xml:space="preserve"> מום, ארבע - אינו מום</w:t>
      </w:r>
      <w:r w:rsidR="0057284B">
        <w:rPr>
          <w:rtl/>
        </w:rPr>
        <w:t>.</w:t>
      </w:r>
    </w:p>
    <w:p>
      <w:pPr>
        <w:pStyle w:val="38"/>
        <w:rPr>
          <w:ins w:id="100190" w:author="מנוע מכני" w:date="2026-10-05T11:32:12Z"/>
        </w:rPr>
      </w:pPr>
      <w:r w:rsidRPr="00275289">
        <w:t>מיתיבי</w:t>
      </w:r>
      <w:r>
        <w:t xml:space="preserve">:</w:t>
      </w:r>
    </w:p>
    <w:p w14:paraId="4A2B8302" w14:textId="77777777" w:rsidR="00275289" w:rsidRDefault="00F63065" w:rsidP="00F63065">
      <w:pPr>
        <w:rPr>
          <w:rtl/>
        </w:rPr>
      </w:pPr>
      <w:del w:id="1001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בגדי, אחת - הרי זה מום, שתים - אינו מום</w:t>
      </w:r>
      <w:ins w:id="96879" w:author="מנוע מכני" w:date="2026-10-05T11:32:12Z">
        <w:r>
          <w:rPr>
            <w:rtl/>
          </w:rPr>
          <w:t xml:space="preserve">,</w:t>
        </w:r>
      </w:ins>
      <w:del w:id="96880" w:author="מנוע מכני" w:date="2026-10-05T11:32:12Z">
        <w:r w:rsidR="000B5F7F">
          <w:rPr>
            <w:rtl/>
          </w:rPr>
          <w:delText xml:space="preserve">;</w:delText>
        </w:r>
      </w:del>
      <w:r w:rsidR="00275289">
        <w:rPr>
          <w:rFonts w:hint="cs"/>
          <w:rtl/>
        </w:rPr>
        <w:t xml:space="preserve"> </w:t>
      </w:r>
    </w:p>
    <w:p w14:paraId="024DBF71" w14:textId="77777777" w:rsidR="00B874E6" w:rsidRDefault="00F63065" w:rsidP="00F63065">
      <w:pPr>
        <w:rPr>
          <w:rtl/>
        </w:rPr>
      </w:pPr>
      <w:r>
        <w:rPr>
          <w:rtl/>
        </w:rPr>
        <w:t xml:space="preserve">בטלה, שתים - הרי זה מום, שלש - אינו מום! </w:t>
      </w:r>
      <w:r w:rsidRPr="00275289">
        <w:rPr>
          <w:b/>
          <w:bCs/>
          <w:rtl/>
        </w:rPr>
        <w:t xml:space="preserve">תיובתא </w:t>
      </w:r>
      <w:ins w:id="92919" w:author="מנוע מכני" w:date="2026-10-05T11:32:12Z">
        <w:r>
          <w:rPr>
            <w:rStyle w:val="2fb"/>
            <w:b/>
            <w:bCs/>
            <w:rtl/>
          </w:rPr>
          <w:t xml:space="preserve">דר"ה</w:t>
        </w:r>
      </w:ins>
      <w:del w:id="92920" w:author="מנוע מכני" w:date="2026-10-05T11:32:12Z">
        <w:r w:rsidRPr="00275289">
          <w:rPr>
            <w:b/>
            <w:bCs/>
            <w:rtl/>
          </w:rPr>
          <w:delText xml:space="preserve">דרב הונא</w:delText>
        </w:r>
      </w:del>
      <w:r w:rsidR="0057284B">
        <w:rPr>
          <w:rtl/>
        </w:rPr>
        <w:t>.</w:t>
      </w:r>
    </w:p>
    <w:p w14:paraId="7BB6121C" w14:textId="77777777" w:rsidR="00B874E6" w:rsidRDefault="00F63065" w:rsidP="00275289">
      <w:pPr>
        <w:rPr>
          <w:rtl/>
        </w:rPr>
      </w:pPr>
      <w:r>
        <w:rPr>
          <w:rStyle w:val="2fb"/>
          <w:rtl/>
        </w:rPr>
        <w:t xml:space="preserve">ו</w:t>
      </w:r>
      <w:ins w:id="92023" w:author="מנוע מכני" w:date="2026-10-05T11:32:12Z">
        <w:r>
          <w:rPr>
            <w:rStyle w:val="2fb"/>
            <w:rtl/>
          </w:rPr>
          <w:t xml:space="preserve">ר"ה</w:t>
        </w:r>
      </w:ins>
      <w:del w:id="92024" w:author="מנוע מכני" w:date="2026-10-05T11:32:12Z">
        <w:r>
          <w:rPr>
            <w:rtl/>
          </w:rPr>
          <w:delText xml:space="preserve">ר</w:delText>
        </w:r>
        <w:r w:rsidR="00275289">
          <w:rPr>
            <w:rFonts w:hint="cs"/>
            <w:rtl/>
          </w:rPr>
          <w:delText xml:space="preserve">''ה</w:delText>
        </w:r>
      </w:del>
      <w:r>
        <w:rPr>
          <w:rtl/>
        </w:rPr>
        <w:t xml:space="preserve"> מתני' אטעיתיה,</w:t>
      </w:r>
      <w:r w:rsidR="00275289">
        <w:rPr>
          <w:rFonts w:hint="cs"/>
          <w:rtl/>
        </w:rPr>
        <w:t xml:space="preserve"> הוא</w:t>
      </w:r>
      <w:r w:rsidR="00275289">
        <w:rPr>
          <w:rtl/>
        </w:rPr>
        <w:t xml:space="preserve"> סבר: מדרישא בגדי </w:t>
      </w:r>
      <w:ins w:id="92025" w:author="מנוע מכני" w:date="2026-10-05T11:32:12Z">
        <w:r>
          <w:rPr>
            <w:rFonts w:hint="cs"/>
            <w:rtl/>
          </w:rPr>
          <w:t xml:space="preserve">ה"נ</w:t>
        </w:r>
      </w:ins>
      <w:del w:id="92026" w:author="מנוע מכני" w:date="2026-10-05T11:32:12Z">
        <w:r w:rsidR="00275289">
          <w:rPr>
            <w:rFonts w:hint="cs"/>
            <w:rtl/>
          </w:rPr>
          <w:delText xml:space="preserve">ה''נ</w:delText>
        </w:r>
      </w:del>
      <w:r w:rsidR="00275289">
        <w:rPr>
          <w:rFonts w:hint="cs"/>
          <w:rtl/>
        </w:rPr>
        <w:t xml:space="preserve"> </w:t>
      </w:r>
      <w:r>
        <w:rPr>
          <w:rtl/>
        </w:rPr>
        <w:t>סיפא, ולא היא, רישא - בגדי, וסיפא בטלה</w:t>
      </w:r>
      <w:r w:rsidR="0057284B">
        <w:rPr>
          <w:rtl/>
        </w:rPr>
        <w:t>.</w:t>
      </w:r>
    </w:p>
    <w:p w14:paraId="12E1C7FE" w14:textId="77777777" w:rsidR="0057284B" w:rsidRDefault="0057284B" w:rsidP="0057284B">
      <w:pPr>
        <w:pStyle w:val="affffd"/>
        <w:jc w:val="center"/>
        <w:rPr>
          <w:rtl/>
        </w:rPr>
        <w:pPrChange w:id="9046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81" w:author="מנוע מכני" w:date="2026-10-05T11:32:12Z">
        <w:r>
          <w:rPr>
            <w:rtl/>
          </w:rPr>
          <w:t xml:space="preserve"> </w:t>
        </w:r>
      </w:ins>
      <w:del w:id="968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83" w:author="מנוע מכני" w:date="2026-10-05T11:32:12Z">
        <w:r>
          <w:rPr>
            <w:rtl/>
          </w:rPr>
          <w:t xml:space="preserve"> </w:t>
        </w:r>
      </w:ins>
      <w:del w:id="968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AC22393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4DBC979" w14:textId="77777777" w:rsidR="00275289" w:rsidRDefault="00F63065" w:rsidP="00275289">
      <w:pPr>
        <w:pStyle w:val="afff5"/>
        <w:rPr>
          <w:rtl/>
        </w:rPr>
      </w:pPr>
      <w:r>
        <w:rPr>
          <w:rtl/>
        </w:rPr>
        <w:t xml:space="preserve">רבי חנינא בן אנטיגנוס אומר: את שיבלת בעיניו, ושנפגם עצם ידו ורגלו, ושנפרק עצמו של פיו, עינו אחת גדולה ואחת קטנה, </w:t>
      </w:r>
    </w:p>
    <w:p w14:paraId="7ECCDF3A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אזנו אחד גדולה ואחד קטנה, במראה אבל לא במדה</w:t>
      </w:r>
      <w:r w:rsidR="0057284B">
        <w:rPr>
          <w:rtl/>
        </w:rPr>
        <w:t>.</w:t>
      </w:r>
    </w:p>
    <w:p w14:paraId="149C9DB9" w14:textId="77777777" w:rsidR="00B874E6" w:rsidRDefault="00275289" w:rsidP="00275289">
      <w:pPr>
        <w:pStyle w:val="afff5"/>
        <w:rPr>
          <w:rtl/>
        </w:rPr>
      </w:pPr>
      <w:ins w:id="92027" w:author="מנוע מכני" w:date="2026-10-05T11:32:12Z">
        <w:r>
          <w:rPr>
            <w:rFonts w:hint="cs"/>
            <w:rtl/>
          </w:rPr>
          <w:t xml:space="preserve">ר"י</w:t>
        </w:r>
      </w:ins>
      <w:del w:id="9202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אומר: שתי ביציו אחת גדולה כשתים שבחבירתה, ולא הודו לו חכמים</w:t>
      </w:r>
      <w:r w:rsidR="0057284B">
        <w:rPr>
          <w:rtl/>
        </w:rPr>
        <w:t>.</w:t>
      </w:r>
    </w:p>
    <w:p w14:paraId="575B7A2D" w14:textId="77777777" w:rsidR="0057284B" w:rsidRDefault="0057284B" w:rsidP="0057284B">
      <w:pPr>
        <w:pStyle w:val="affffd"/>
        <w:jc w:val="center"/>
        <w:rPr>
          <w:rtl/>
        </w:rPr>
        <w:pPrChange w:id="9046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85" w:author="מנוע מכני" w:date="2026-10-05T11:32:12Z">
        <w:r>
          <w:rPr>
            <w:rtl/>
          </w:rPr>
          <w:t xml:space="preserve"> </w:t>
        </w:r>
      </w:ins>
      <w:del w:id="968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87" w:author="מנוע מכני" w:date="2026-10-05T11:32:12Z">
        <w:r>
          <w:rPr>
            <w:rtl/>
          </w:rPr>
          <w:t xml:space="preserve"> </w:t>
        </w:r>
      </w:ins>
      <w:del w:id="968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92" w:author="מנוע מכני" w:date="2026-10-05T11:32:12Z"/>
        </w:rPr>
      </w:pPr>
      <w:del w:id="92736" w:author="מנוע מכני" w:date="2026-10-05T11:32:12Z">
        <w:r>
          <w:delText xml:space="preserve"> </w:delText>
        </w:r>
      </w:del>
      <w:r>
        <w:t xml:space="preserve">והך</w:t>
      </w:r>
    </w:p>
    <w:p w14:paraId="6B6B047C" w14:textId="77777777" w:rsidR="00814F60" w:rsidRDefault="00814F60" w:rsidP="00814F60">
      <w:pPr>
        <w:rPr>
          <w:rtl/>
        </w:rPr>
      </w:pPr>
      <w:del w:id="10019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ואלו שאין שוחטין עליהן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במקדש ולא במדינה: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בעל גרב ובעל יבלת! </w:t>
      </w:r>
    </w:p>
    <w:p>
      <w:pPr>
        <w:pStyle w:val="38"/>
        <w:rPr>
          <w:ins w:id="100194" w:author="מנוע מכני" w:date="2026-10-05T11:32:12Z"/>
        </w:rPr>
      </w:pPr>
      <w:r>
        <w:t xml:space="preserve">הך</w:t>
      </w:r>
    </w:p>
    <w:p w14:paraId="0397F7B8" w14:textId="77777777" w:rsidR="00B874E6" w:rsidRDefault="00814F60" w:rsidP="00814F60">
      <w:pPr>
        <w:rPr>
          <w:rtl/>
        </w:rPr>
      </w:pPr>
      <w:del w:id="10019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דקרא</w:t>
      </w:r>
      <w:r w:rsidR="00F63065">
        <w:rPr>
          <w:rtl/>
        </w:rPr>
        <w:t xml:space="preserve">- </w:t>
      </w:r>
      <w:ins w:id="95279" w:author="מנוע מכני" w:date="2026-10-05T11:32:12Z">
        <w:r>
          <w:rPr>
            <w:rtl/>
          </w:rPr>
          <w:t xml:space="preserve">דיש</w:t>
        </w:r>
      </w:ins>
      <w:del w:id="95280" w:author="מנוע מכני" w:date="2026-10-05T11:32:12Z">
        <w:r w:rsidR="00F63065">
          <w:rPr>
            <w:rtl/>
          </w:rPr>
          <w:delText xml:space="preserve">דאית</w:delText>
        </w:r>
      </w:del>
      <w:r w:rsidR="00F63065">
        <w:rPr>
          <w:rtl/>
        </w:rPr>
        <w:t xml:space="preserve"> בה עצם, מתני' - </w:t>
      </w:r>
      <w:ins w:id="95277" w:author="מנוע מכני" w:date="2026-10-05T11:32:12Z">
        <w:r>
          <w:rPr>
            <w:rtl/>
          </w:rPr>
          <w:t xml:space="preserve">דאין</w:t>
        </w:r>
      </w:ins>
      <w:del w:id="95278" w:author="מנוע מכני" w:date="2026-10-05T11:32:12Z">
        <w:r w:rsidR="00F63065">
          <w:rPr>
            <w:rtl/>
          </w:rPr>
          <w:delText xml:space="preserve">דלית</w:delText>
        </w:r>
      </w:del>
      <w:r w:rsidR="00F63065">
        <w:rPr>
          <w:rtl/>
        </w:rPr>
        <w:t xml:space="preserve"> בה עצם, בעינו - הוי מומא, בגופא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הוי מומא</w:t>
      </w:r>
      <w:r w:rsidR="0057284B">
        <w:rPr>
          <w:rtl/>
        </w:rPr>
        <w:t>.</w:t>
      </w:r>
    </w:p>
    <w:p w14:paraId="78070C42" w14:textId="77777777" w:rsidR="00814F60" w:rsidRDefault="00F63065" w:rsidP="00F63065">
      <w:pPr>
        <w:rPr>
          <w:rtl/>
        </w:rPr>
      </w:pPr>
      <w:ins w:id="95283" w:author="מנוע מכני" w:date="2026-10-05T11:32:12Z">
        <w:r>
          <w:rPr>
            <w:rtl/>
          </w:rPr>
          <w:t xml:space="preserve">ואין</w:t>
        </w:r>
      </w:ins>
      <w:del w:id="95284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לה עצם בגופא פסולה הרי תלתול </w:t>
      </w:r>
      <w:ins w:id="95281" w:author="מנוע מכני" w:date="2026-10-05T11:32:12Z">
        <w:r>
          <w:rPr>
            <w:rtl/>
          </w:rPr>
          <w:t xml:space="preserve">סתם</w:t>
        </w:r>
      </w:ins>
      <w:del w:id="9528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הוא! </w:t>
      </w:r>
      <w:r>
        <w:rPr>
          <w:rtl/>
        </w:rPr>
        <w:t xml:space="preserve">דתנן</w:t>
      </w:r>
      <w:r>
        <w:rPr>
          <w:rtl/>
        </w:rPr>
        <w:t xml:space="preserve">, </w:t>
      </w:r>
      <w:r>
        <w:rPr>
          <w:rStyle w:val="2fb"/>
          <w:rtl/>
        </w:rPr>
        <w:t xml:space="preserve">ר"א</w:t>
      </w:r>
      <w:r>
        <w:rPr>
          <w:rtl/>
        </w:rPr>
        <w:t xml:space="preserve"> אומר: בעלי התילולין פסולין באדם וכשירין בבהמה! </w:t>
      </w:r>
    </w:p>
    <w:p>
      <w:pPr>
        <w:pStyle w:val="38"/>
        <w:rPr>
          <w:ins w:id="100196" w:author="מנוע מכני" w:date="2026-10-05T11:32:12Z"/>
        </w:rPr>
      </w:pPr>
      <w:r>
        <w:t xml:space="preserve">אלא </w:t>
      </w:r>
      <w:ins w:id="92029" w:author="מנוע מכני" w:date="2026-10-05T11:32:12Z">
        <w:r>
          <w:t xml:space="preserve">ר"ל</w:t>
        </w:r>
      </w:ins>
      <w:del w:id="92030" w:author="מנוע מכני" w:date="2026-10-05T11:32:12Z">
        <w:r w:rsidR="00814F60">
          <w:delText xml:space="preserve">ר''ל</w:delText>
        </w:r>
      </w:del>
      <w:r w:rsidR="00814F60">
        <w:t xml:space="preserve">:</w:t>
      </w:r>
    </w:p>
    <w:p w14:paraId="416E2594" w14:textId="77777777" w:rsidR="00B874E6" w:rsidRDefault="00F63065" w:rsidP="00814F60">
      <w:pPr>
        <w:rPr>
          <w:rtl/>
        </w:rPr>
      </w:pPr>
      <w:del w:id="100197" w:author="מנוע מכני" w:date="2026-10-05T11:32:12Z">
        <w:r w:rsidR="00814F60">
          <w:rPr>
            <w:rFonts w:hint="cs"/>
            <w:rtl/>
          </w:rPr>
          <w:delText xml:space="preserve"> </w:delText>
        </w:r>
      </w:del>
      <w:r>
        <w:rPr>
          <w:rtl/>
        </w:rPr>
        <w:t>אידי ואידי בעינו,</w:t>
      </w:r>
      <w:r w:rsidR="00814F60">
        <w:rPr>
          <w:rFonts w:hint="cs"/>
          <w:rtl/>
        </w:rPr>
        <w:t xml:space="preserve"> ובלבן ו</w:t>
      </w:r>
      <w:ins w:id="92031" w:author="מנוע מכני" w:date="2026-10-05T11:32:12Z">
        <w:r>
          <w:rPr>
            <w:rFonts w:hint="cs"/>
            <w:rtl/>
          </w:rPr>
          <w:t xml:space="preserve">ל"ק</w:t>
        </w:r>
      </w:ins>
      <w:del w:id="92032" w:author="מנוע מכני" w:date="2026-10-05T11:32:12Z">
        <w:r w:rsidR="00814F60">
          <w:rPr>
            <w:rFonts w:hint="cs"/>
            <w:rtl/>
          </w:rPr>
          <w:delText xml:space="preserve">ל''ק</w:delText>
        </w:r>
      </w:del>
      <w:r w:rsidR="00814F60">
        <w:rPr>
          <w:rFonts w:hint="cs"/>
          <w:rtl/>
        </w:rPr>
        <w:t xml:space="preserve"> הא דיש בה שיער והא דאין בה שער </w:t>
      </w:r>
    </w:p>
    <w:p w14:paraId="39A4844B" w14:textId="77777777" w:rsidR="0057284B" w:rsidRDefault="0057284B" w:rsidP="0057284B">
      <w:pPr>
        <w:jc w:val="center"/>
        <w:rPr>
          <w:del w:id="90208" w:author="מנוע עיצוב" w:date="2026-10-05T11:33:53Z"/>
          <w:rtl/>
        </w:rPr>
      </w:pPr>
      <w:del w:id="90205" w:author="מנוע עיצוב" w:date="2026-10-05T11:33:53Z">
        <w:r>
          <w:rPr>
            <w:rtl/>
          </w:rPr>
          <w:delText xml:space="preserve">•</w:delText>
        </w:r>
      </w:del>
      <w:ins w:id="96889" w:author="מנוע מכני" w:date="2026-10-05T11:32:12Z">
        <w:r>
          <w:rPr>
            <w:rtl/>
          </w:rPr>
          <w:t xml:space="preserve"> </w:t>
        </w:r>
      </w:ins>
      <w:del w:id="96890" w:author="מנוע מכני" w:date="2026-10-05T11:32:12Z">
        <w:r>
          <w:rPr>
            <w:rtl/>
          </w:rPr>
          <w:delText xml:space="preserve">  </w:delText>
        </w:r>
      </w:del>
      <w:del w:id="90206" w:author="מנוע עיצוב" w:date="2026-10-05T11:33:53Z">
        <w:r>
          <w:rPr>
            <w:rtl/>
          </w:rPr>
          <w:delText xml:space="preserve">•</w:delText>
        </w:r>
      </w:del>
      <w:ins w:id="96891" w:author="מנוע מכני" w:date="2026-10-05T11:32:12Z">
        <w:r>
          <w:rPr>
            <w:rtl/>
          </w:rPr>
          <w:t xml:space="preserve"> </w:t>
        </w:r>
      </w:ins>
      <w:del w:id="96892" w:author="מנוע מכני" w:date="2026-10-05T11:32:12Z">
        <w:r>
          <w:rPr>
            <w:rtl/>
          </w:rPr>
          <w:delText xml:space="preserve">  </w:delText>
        </w:r>
      </w:del>
      <w:del w:id="90207" w:author="מנוע עיצוב" w:date="2026-10-05T11:33:53Z">
        <w:r>
          <w:rPr>
            <w:rtl/>
          </w:rPr>
          <w:delText xml:space="preserve">•</w:delText>
        </w:r>
      </w:del>
    </w:p>
    <w:p w14:paraId="77740FCD" w14:textId="77777777" w:rsidR="00B874E6" w:rsidRDefault="00F63065" w:rsidP="00275289">
      <w:pPr>
        <w:pStyle w:val="afffd"/>
        <w:rPr>
          <w:rtl/>
        </w:rPr>
      </w:pPr>
      <w:r>
        <w:rPr>
          <w:rtl/>
        </w:rPr>
        <w:t>עינו אחת גדולה וכו'</w:t>
      </w:r>
      <w:r w:rsidR="0057284B">
        <w:rPr>
          <w:rtl/>
        </w:rPr>
        <w:t>.</w:t>
      </w:r>
    </w:p>
    <w:p>
      <w:pPr>
        <w:pStyle w:val="38"/>
        <w:rPr>
          <w:ins w:id="100198" w:author="מנוע מכני" w:date="2026-10-05T11:32:12Z"/>
        </w:rPr>
      </w:pPr>
      <w:r>
        <w:t xml:space="preserve">תנא:</w:t>
      </w:r>
    </w:p>
    <w:p w14:paraId="3A8F3484" w14:textId="77777777" w:rsidR="00B874E6" w:rsidRDefault="00F63065" w:rsidP="00F63065">
      <w:pPr>
        <w:rPr>
          <w:rtl/>
        </w:rPr>
      </w:pPr>
      <w:del w:id="1001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גדולה - כשל עגל, קטנה - כשל אווז</w:t>
      </w:r>
      <w:r w:rsidR="0057284B">
        <w:rPr>
          <w:rtl/>
        </w:rPr>
        <w:t>.</w:t>
      </w:r>
    </w:p>
    <w:p w14:paraId="22DE8E56" w14:textId="77777777" w:rsidR="0057284B" w:rsidRDefault="0057284B" w:rsidP="0057284B">
      <w:pPr>
        <w:pStyle w:val="affffd"/>
        <w:jc w:val="center"/>
        <w:rPr>
          <w:rtl/>
        </w:rPr>
        <w:pPrChange w:id="9046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93" w:author="מנוע מכני" w:date="2026-10-05T11:32:12Z">
        <w:r>
          <w:rPr>
            <w:rtl/>
          </w:rPr>
          <w:t xml:space="preserve"> </w:t>
        </w:r>
      </w:ins>
      <w:del w:id="968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95" w:author="מנוע מכני" w:date="2026-10-05T11:32:12Z">
        <w:r>
          <w:rPr>
            <w:rtl/>
          </w:rPr>
          <w:t xml:space="preserve"> </w:t>
        </w:r>
      </w:ins>
      <w:del w:id="968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F073FAD" w14:textId="77777777" w:rsidR="00814F60" w:rsidRDefault="00F63065" w:rsidP="00814F60">
      <w:pPr>
        <w:rPr>
          <w:rtl/>
        </w:rPr>
      </w:pPr>
      <w:r w:rsidRPr="00814F60">
        <w:rPr>
          <w:rStyle w:val="afffe"/>
          <w:rtl/>
        </w:rPr>
        <w:t>אזנו אחת גדולה וכו'</w:t>
      </w:r>
      <w:r>
        <w:rPr>
          <w:rtl/>
        </w:rPr>
        <w:t xml:space="preserve">: </w:t>
      </w:r>
    </w:p>
    <w:p>
      <w:pPr>
        <w:pStyle w:val="38"/>
        <w:rPr>
          <w:ins w:id="100200" w:author="מנוע מכני" w:date="2026-10-05T11:32:12Z"/>
        </w:rPr>
      </w:pPr>
      <w:r>
        <w:t xml:space="preserve">תניא</w:t>
      </w:r>
      <w:r>
        <w:t xml:space="preserve">, אחרים</w:t>
      </w:r>
      <w:del w:id="100945" w:author="מנוע מכני" w:date="2026-10-05T11:32:12Z">
        <w:r>
          <w:delText xml:space="preserve"> אומ</w:delText>
        </w:r>
        <w:r w:rsidR="00814F60">
          <w:delText xml:space="preserve">רים</w:delText>
        </w:r>
      </w:del>
      <w:r w:rsidR="00814F60">
        <w:t xml:space="preserve">:</w:t>
      </w:r>
    </w:p>
    <w:p w14:paraId="64229FCB" w14:textId="77777777" w:rsidR="00B874E6" w:rsidRDefault="00F63065" w:rsidP="00814F60">
      <w:pPr>
        <w:rPr>
          <w:rtl/>
        </w:rPr>
      </w:pPr>
      <w:del w:id="100201" w:author="מנוע מכני" w:date="2026-10-05T11:32:12Z">
        <w:r w:rsidR="00814F60">
          <w:rPr>
            <w:rtl/>
          </w:rPr>
          <w:delText xml:space="preserve"> </w:delText>
        </w:r>
      </w:del>
      <w:ins w:id="92921" w:author="מנוע מכני" w:date="2026-10-05T11:32:12Z">
        <w:r>
          <w:rPr>
            <w:rtl/>
          </w:rPr>
          <w:t xml:space="preserve">אפי'</w:t>
        </w:r>
      </w:ins>
      <w:del w:id="92922" w:author="מנוע מכני" w:date="2026-10-05T11:32:12Z">
        <w:r w:rsidR="00814F60">
          <w:rPr>
            <w:rtl/>
          </w:rPr>
          <w:delText xml:space="preserve">אפילו</w:delText>
        </w:r>
      </w:del>
      <w:r w:rsidR="00814F60">
        <w:rPr>
          <w:rtl/>
        </w:rPr>
        <w:t xml:space="preserve"> אינה לשניה אלא כפול</w:t>
      </w:r>
      <w:r>
        <w:rPr>
          <w:rtl/>
        </w:rPr>
        <w:t xml:space="preserve"> כשירה</w:t>
      </w:r>
      <w:r w:rsidR="0057284B">
        <w:rPr>
          <w:rtl/>
        </w:rPr>
        <w:t>.</w:t>
      </w:r>
    </w:p>
    <w:p w14:paraId="1F5927AF" w14:textId="77777777" w:rsidR="0057284B" w:rsidRDefault="0057284B" w:rsidP="0057284B">
      <w:pPr>
        <w:pStyle w:val="affffd"/>
        <w:jc w:val="center"/>
        <w:rPr>
          <w:rtl/>
        </w:rPr>
        <w:pPrChange w:id="9046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97" w:author="מנוע מכני" w:date="2026-10-05T11:32:12Z">
        <w:r>
          <w:rPr>
            <w:rtl/>
          </w:rPr>
          <w:t xml:space="preserve"> </w:t>
        </w:r>
      </w:ins>
      <w:del w:id="968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99" w:author="מנוע מכני" w:date="2026-10-05T11:32:12Z">
        <w:r>
          <w:rPr>
            <w:rtl/>
          </w:rPr>
          <w:t xml:space="preserve"> </w:t>
        </w:r>
      </w:ins>
      <w:del w:id="969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A541E7F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822B146" w14:textId="77777777" w:rsidR="00275289" w:rsidRDefault="00F63065" w:rsidP="00275289">
      <w:pPr>
        <w:pStyle w:val="afff5"/>
        <w:rPr>
          <w:rtl/>
        </w:rPr>
      </w:pPr>
      <w:r>
        <w:rPr>
          <w:rtl/>
        </w:rPr>
        <w:t xml:space="preserve">זנב העגל שאינה מגעת לערקוב, </w:t>
      </w:r>
    </w:p>
    <w:p w14:paraId="75F79AAD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אמרו חכמים: כל מרבית עגלים כן, כל זמן שיהו מגדלין הן נמתחות</w:t>
      </w:r>
      <w:r w:rsidR="0057284B">
        <w:rPr>
          <w:rtl/>
        </w:rPr>
        <w:t>.</w:t>
      </w:r>
    </w:p>
    <w:p w14:paraId="36F5CD4B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איזהו ערקוב שאמרו? ר' חנינא בן אנטיגנוס אומר: בערקוב שבאמצע הירך</w:t>
      </w:r>
      <w:r w:rsidR="0057284B">
        <w:rPr>
          <w:rtl/>
        </w:rPr>
        <w:t>.</w:t>
      </w:r>
    </w:p>
    <w:p w14:paraId="0ED18633" w14:textId="77777777" w:rsidR="0057284B" w:rsidRDefault="0057284B" w:rsidP="0057284B">
      <w:pPr>
        <w:pStyle w:val="affffd"/>
        <w:jc w:val="center"/>
        <w:rPr>
          <w:rtl/>
        </w:rPr>
        <w:pPrChange w:id="9046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01" w:author="מנוע מכני" w:date="2026-10-05T11:32:12Z">
        <w:r>
          <w:rPr>
            <w:rtl/>
          </w:rPr>
          <w:t xml:space="preserve"> </w:t>
        </w:r>
      </w:ins>
      <w:del w:id="969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03" w:author="מנוע מכני" w:date="2026-10-05T11:32:12Z">
        <w:r>
          <w:rPr>
            <w:rtl/>
          </w:rPr>
          <w:t xml:space="preserve"> </w:t>
        </w:r>
      </w:ins>
      <w:del w:id="969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15FEBD" w14:textId="77777777" w:rsidR="00275289" w:rsidRDefault="00275289" w:rsidP="0027528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 xml:space="preserve">מא. </w:t>
      </w:r>
    </w:p>
    <w:p>
      <w:pPr>
        <w:pStyle w:val="38"/>
        <w:rPr>
          <w:ins w:id="100202" w:author="מנוע מכני" w:date="2026-10-05T11:32:12Z"/>
        </w:rPr>
      </w:pPr>
      <w:r>
        <w:t xml:space="preserve">תנא:</w:t>
      </w:r>
    </w:p>
    <w:p w14:paraId="41DA5294" w14:textId="77777777" w:rsidR="00B874E6" w:rsidRDefault="00F63065" w:rsidP="00F63065">
      <w:pPr>
        <w:rPr>
          <w:rtl/>
        </w:rPr>
      </w:pPr>
      <w:del w:id="1002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קפץ העליון ולא קפץ התחתון, וכנגדו בגמל ניכר</w:t>
      </w:r>
      <w:r w:rsidR="0057284B">
        <w:rPr>
          <w:rtl/>
        </w:rPr>
        <w:t>.</w:t>
      </w:r>
    </w:p>
    <w:p w14:paraId="6F9EE143" w14:textId="77777777" w:rsidR="0057284B" w:rsidRDefault="0057284B" w:rsidP="0057284B">
      <w:pPr>
        <w:pStyle w:val="affffd"/>
        <w:jc w:val="center"/>
        <w:rPr>
          <w:rtl/>
        </w:rPr>
        <w:pPrChange w:id="9046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05" w:author="מנוע מכני" w:date="2026-10-05T11:32:12Z">
        <w:r>
          <w:rPr>
            <w:rtl/>
          </w:rPr>
          <w:t xml:space="preserve"> </w:t>
        </w:r>
      </w:ins>
      <w:del w:id="969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07" w:author="מנוע מכני" w:date="2026-10-05T11:32:12Z">
        <w:r>
          <w:rPr>
            <w:rtl/>
          </w:rPr>
          <w:t xml:space="preserve"> </w:t>
        </w:r>
      </w:ins>
      <w:del w:id="969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D34BDF4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B6801CC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על אלו מומין שוחטין את הבכור, ופסולי המוקדשין נפדין עליהן</w:t>
      </w:r>
      <w:r w:rsidR="0057284B">
        <w:rPr>
          <w:rtl/>
        </w:rPr>
        <w:t>.</w:t>
      </w:r>
    </w:p>
    <w:p w14:paraId="5019C5E0" w14:textId="77777777" w:rsidR="0057284B" w:rsidRDefault="0057284B" w:rsidP="0057284B">
      <w:pPr>
        <w:pStyle w:val="affffd"/>
        <w:jc w:val="center"/>
        <w:rPr>
          <w:rtl/>
        </w:rPr>
        <w:pPrChange w:id="9046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09" w:author="מנוע מכני" w:date="2026-10-05T11:32:12Z">
        <w:r>
          <w:rPr>
            <w:rtl/>
          </w:rPr>
          <w:t xml:space="preserve"> </w:t>
        </w:r>
      </w:ins>
      <w:del w:id="969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1" w:author="מנוע מכני" w:date="2026-10-05T11:32:12Z">
        <w:r>
          <w:rPr>
            <w:rtl/>
          </w:rPr>
          <w:t xml:space="preserve"> </w:t>
        </w:r>
      </w:ins>
      <w:del w:id="969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7C90941" w14:textId="77777777" w:rsidR="00B874E6" w:rsidRDefault="00F63065" w:rsidP="00F63065">
      <w:pPr>
        <w:rPr>
          <w:rtl/>
        </w:rPr>
      </w:pPr>
      <w:r>
        <w:rPr>
          <w:rtl/>
        </w:rPr>
        <w:t xml:space="preserve">איידי דתנא שלשה הוסיף ואמרו לו </w:t>
      </w:r>
      <w:r>
        <w:rPr>
          <w:rtl/>
        </w:rPr>
        <w:t xml:space="preserve">לא</w:t>
      </w:r>
      <w:r>
        <w:rPr>
          <w:rtl/>
        </w:rPr>
        <w:t xml:space="preserve"> שמענו את אלו וקתני ואתי דיחידאה, וקא סתים לה בכולהו: על אלו מומין שוחטין את הבכור ופסולי המוקדשין נפדין </w:t>
      </w:r>
      <w:ins w:id="95285" w:author="מנוע מכני" w:date="2026-10-05T11:32:12Z">
        <w:r>
          <w:rPr>
            <w:rtl/>
          </w:rPr>
          <w:t xml:space="preserve">עליו</w:t>
        </w:r>
      </w:ins>
      <w:del w:id="95286" w:author="מנוע מכני" w:date="2026-10-05T11:32:12Z">
        <w:r>
          <w:rPr>
            <w:rtl/>
          </w:rPr>
          <w:delText xml:space="preserve">עליה</w:delText>
        </w:r>
      </w:del>
      <w:r w:rsidR="0057284B">
        <w:rPr>
          <w:rtl/>
        </w:rPr>
        <w:t>.</w:t>
      </w:r>
    </w:p>
    <w:p w14:paraId="4674C526" w14:textId="77777777" w:rsidR="0057284B" w:rsidRDefault="0057284B" w:rsidP="0057284B">
      <w:pPr>
        <w:pStyle w:val="affffd"/>
        <w:jc w:val="center"/>
        <w:rPr>
          <w:rtl/>
        </w:rPr>
        <w:pPrChange w:id="9047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13" w:author="מנוע מכני" w:date="2026-10-05T11:32:12Z">
        <w:r>
          <w:rPr>
            <w:rtl/>
          </w:rPr>
          <w:t xml:space="preserve"> </w:t>
        </w:r>
      </w:ins>
      <w:del w:id="969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5" w:author="מנוע מכני" w:date="2026-10-05T11:32:12Z">
        <w:r>
          <w:rPr>
            <w:rtl/>
          </w:rPr>
          <w:t xml:space="preserve"> </w:t>
        </w:r>
      </w:ins>
      <w:del w:id="969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8BC2809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558A3F5" w14:textId="77777777" w:rsidR="00A9472E" w:rsidRDefault="00F63065" w:rsidP="00814F60">
      <w:pPr>
        <w:pStyle w:val="afff5"/>
        <w:rPr>
          <w:rtl/>
        </w:rPr>
      </w:pPr>
      <w:r>
        <w:rPr>
          <w:rtl/>
        </w:rPr>
        <w:t xml:space="preserve">ואלו שאין שוחטין עליהן לא במקדש ולא במדינה: חוורור, והמים שאין קבועין, וחוטין הפנימיות שנפגמו אבל לא שנעקרו, </w:t>
      </w:r>
    </w:p>
    <w:p w14:paraId="2496BACF" w14:textId="77777777" w:rsidR="00B874E6" w:rsidRDefault="00A9472E" w:rsidP="00814F60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ובעל גרב ובעל יבלת ובעל חזזית, זקן וחולה ומזוהם, ושנעבדה בו עבירה, ושהמית אדם ע"פ עד אחד, או ע"פ הבעלים</w:t>
      </w:r>
      <w:r w:rsidR="0057284B">
        <w:rPr>
          <w:rtl/>
        </w:rPr>
        <w:t>.</w:t>
      </w:r>
    </w:p>
    <w:p w14:paraId="458951A5" w14:textId="77777777" w:rsidR="00C5567C" w:rsidRDefault="00F63065" w:rsidP="00A9472E">
      <w:pPr>
        <w:pStyle w:val="afff5"/>
        <w:rPr>
          <w:rtl/>
        </w:rPr>
      </w:pPr>
      <w:r>
        <w:rPr>
          <w:rtl/>
        </w:rPr>
        <w:t xml:space="preserve">וטומטום ואנדרוגינוס, לא במקדש ולא במדינה, </w:t>
      </w:r>
    </w:p>
    <w:p w14:paraId="400DF47E" w14:textId="77777777" w:rsidR="00A9472E" w:rsidRDefault="00C5567C" w:rsidP="00A9472E">
      <w:pPr>
        <w:pStyle w:val="afff5"/>
        <w:rPr>
          <w:rtl/>
        </w:rPr>
      </w:pPr>
      <w:r>
        <w:rPr>
          <w:rtl/>
        </w:rPr>
        <w:tab/>
      </w:r>
      <w:r w:rsidR="00A9472E">
        <w:rPr>
          <w:rtl/>
        </w:rPr>
        <w:t>רבי ישמעאל</w:t>
      </w:r>
      <w:r w:rsidR="00F63065">
        <w:rPr>
          <w:rtl/>
        </w:rPr>
        <w:t xml:space="preserve"> אומר: אין לך מום גדול מזה, </w:t>
      </w:r>
    </w:p>
    <w:p w14:paraId="72695F89" w14:textId="77777777" w:rsidR="00B874E6" w:rsidRDefault="00A9472E" w:rsidP="00A9472E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וחכמים אומרים: אינו בכור, אלא נגזז ונעבד</w:t>
      </w:r>
      <w:r w:rsidR="0057284B">
        <w:rPr>
          <w:rtl/>
        </w:rPr>
        <w:t>.</w:t>
      </w:r>
    </w:p>
    <w:p w14:paraId="4F82FBD6" w14:textId="77777777" w:rsidR="0057284B" w:rsidRDefault="0057284B" w:rsidP="0057284B">
      <w:pPr>
        <w:pStyle w:val="affffd"/>
        <w:jc w:val="center"/>
        <w:rPr>
          <w:rtl/>
        </w:rPr>
        <w:pPrChange w:id="9047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17" w:author="מנוע מכני" w:date="2026-10-05T11:32:12Z">
        <w:r>
          <w:rPr>
            <w:rtl/>
          </w:rPr>
          <w:t xml:space="preserve"> </w:t>
        </w:r>
      </w:ins>
      <w:del w:id="969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9" w:author="מנוע מכני" w:date="2026-10-05T11:32:12Z">
        <w:r>
          <w:rPr>
            <w:rtl/>
          </w:rPr>
          <w:t xml:space="preserve"> </w:t>
        </w:r>
      </w:ins>
      <w:del w:id="969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204" w:author="מנוע מכני" w:date="2026-10-05T11:32:12Z"/>
        </w:rPr>
      </w:pPr>
      <w:r>
        <w:t xml:space="preserve">תניא</w:t>
      </w:r>
      <w:r>
        <w:t xml:space="preserve">:</w:t>
      </w:r>
    </w:p>
    <w:p w14:paraId="6F041E53" w14:textId="77777777" w:rsidR="002A3504" w:rsidRDefault="00F63065" w:rsidP="00F63065">
      <w:pPr>
        <w:rPr>
          <w:rtl/>
        </w:rPr>
      </w:pPr>
      <w:del w:id="1002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גרב - זה החרס, ילפת - זו חזזית המצרית, </w:t>
      </w:r>
    </w:p>
    <w:p>
      <w:pPr>
        <w:pStyle w:val="38"/>
        <w:rPr>
          <w:ins w:id="100206" w:author="מנוע מכני" w:date="2026-10-05T11:32:12Z"/>
        </w:rPr>
      </w:pPr>
      <w:r>
        <w:t xml:space="preserve">וא</w:t>
      </w:r>
      <w:ins w:id="92033" w:author="מנוע מכני" w:date="2026-10-05T11:32:12Z">
        <w:r>
          <w:t xml:space="preserve">ר"ל</w:t>
        </w:r>
      </w:ins>
      <w:del w:id="92034" w:author="מנוע מכני" w:date="2026-10-05T11:32:12Z">
        <w:r>
          <w:delText xml:space="preserve">ר''ל</w:delText>
        </w:r>
      </w:del>
      <w:r w:rsidR="00F63065">
        <w:t xml:space="preserve">:</w:t>
      </w:r>
    </w:p>
    <w:p w14:paraId="0C0C5157" w14:textId="77777777" w:rsidR="00A9472E" w:rsidRDefault="002A3504" w:rsidP="00F63065">
      <w:pPr>
        <w:rPr>
          <w:rtl/>
        </w:rPr>
      </w:pPr>
      <w:del w:id="1002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למה נקרא שמה ילפת - שמלפפת והולכת עד יום המיתה! </w:t>
      </w:r>
    </w:p>
    <w:p w14:paraId="4F991B65" w14:textId="77777777" w:rsidR="00A9472E" w:rsidRDefault="00F63065" w:rsidP="00F63065">
      <w:pPr>
        <w:rPr>
          <w:rtl/>
        </w:rPr>
      </w:pPr>
      <w:r>
        <w:rPr>
          <w:rtl/>
        </w:rPr>
        <w:t xml:space="preserve">חזזית אחזזית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7605" w:author="מנוע מכני" w:date="2026-10-05T11:32:12Z">
        <w:r>
          <w:rPr>
            <w:rtl/>
          </w:rPr>
          <w:t xml:space="preserve">קשה</w:t>
        </w:r>
      </w:ins>
      <w:del w:id="97606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בחזזית המצרית, כאן - בחזזית </w:t>
      </w:r>
      <w:ins w:id="97607" w:author="מנוע מכני" w:date="2026-10-05T11:32:12Z">
        <w:r>
          <w:rPr>
            <w:rtl/>
          </w:rPr>
          <w:t xml:space="preserve">דעולם</w:t>
        </w:r>
      </w:ins>
      <w:del w:id="97608" w:author="מנוע מכני" w:date="2026-10-05T11:32:12Z">
        <w:r>
          <w:rPr>
            <w:rtl/>
          </w:rPr>
          <w:delText xml:space="preserve">דעלמא</w:delText>
        </w:r>
      </w:del>
      <w:r>
        <w:rPr>
          <w:rtl/>
        </w:rPr>
        <w:t xml:space="preserve">, </w:t>
      </w:r>
    </w:p>
    <w:p w14:paraId="3FBCD2A6" w14:textId="77777777" w:rsidR="00B874E6" w:rsidRDefault="00F63065" w:rsidP="00A9472E">
      <w:pPr>
        <w:rPr>
          <w:rtl/>
        </w:rPr>
      </w:pPr>
      <w:r>
        <w:rPr>
          <w:rtl/>
        </w:rPr>
        <w:t xml:space="preserve">גרב אגרב </w:t>
      </w:r>
      <w:ins w:id="92035" w:author="מנוע מכני" w:date="2026-10-05T11:32:12Z">
        <w:r>
          <w:rPr>
            <w:rtl/>
          </w:rPr>
          <w:t xml:space="preserve">ל"ק</w:t>
        </w:r>
      </w:ins>
      <w:del w:id="92036" w:author="מנוע מכני" w:date="2026-10-05T11:32:12Z">
        <w:r>
          <w:rPr>
            <w:rtl/>
          </w:rPr>
          <w:delText xml:space="preserve">ל</w:delText>
        </w:r>
        <w:r w:rsidR="00A9472E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, הא </w:t>
      </w:r>
      <w:r w:rsidR="00A9472E">
        <w:rPr>
          <w:rtl/>
        </w:rPr>
        <w:t>–</w:t>
      </w:r>
      <w:r>
        <w:rPr>
          <w:rtl/>
        </w:rPr>
        <w:t xml:space="preserve"> בלח</w:t>
      </w:r>
      <w:r w:rsidR="00A9472E">
        <w:rPr>
          <w:rFonts w:hint="cs"/>
          <w:rtl/>
        </w:rPr>
        <w:t xml:space="preserve"> ואיתסי</w:t>
      </w:r>
      <w:r>
        <w:rPr>
          <w:rtl/>
        </w:rPr>
        <w:t xml:space="preserve">, הא </w:t>
      </w:r>
      <w:r w:rsidR="00A9472E">
        <w:rPr>
          <w:rtl/>
        </w:rPr>
        <w:t>–</w:t>
      </w:r>
      <w:r>
        <w:rPr>
          <w:rtl/>
        </w:rPr>
        <w:t xml:space="preserve"> ביבש</w:t>
      </w:r>
      <w:r w:rsidR="00A9472E">
        <w:rPr>
          <w:rFonts w:hint="cs"/>
          <w:rtl/>
        </w:rPr>
        <w:t xml:space="preserve"> ו</w:t>
      </w:r>
      <w:r>
        <w:rPr>
          <w:rtl/>
        </w:rPr>
        <w:t>לא מיתסי</w:t>
      </w:r>
      <w:r w:rsidR="0057284B">
        <w:rPr>
          <w:rtl/>
        </w:rPr>
        <w:t>.</w:t>
      </w:r>
    </w:p>
    <w:p>
      <w:pPr>
        <w:pStyle w:val="38"/>
        <w:rPr>
          <w:ins w:id="100208" w:author="מנוע מכני" w:date="2026-10-05T11:32:12Z"/>
        </w:rPr>
      </w:pPr>
      <w:r>
        <w:t>והך</w:t>
      </w:r>
    </w:p>
    <w:p w14:paraId="49EA05CB" w14:textId="77777777" w:rsidR="002A3504" w:rsidRDefault="00A9472E" w:rsidP="00F63065">
      <w:pPr>
        <w:rPr>
          <w:rtl/>
        </w:rPr>
      </w:pPr>
      <w:del w:id="10020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ד'</w:t>
      </w:r>
      <w:ins w:id="90337" w:author="מנוע סמנטי" w:date="2026-10-05T11:39:44Z">
        <w:r>
          <w:rPr>
            <w:rStyle w:val="afffff0"/>
            <w:rtl/>
          </w:rPr>
          <w:t xml:space="preserve">יַכְּכָה ה</w:t>
        </w:r>
      </w:ins>
      <w:del w:id="90338" w:author="מנוע סמנטי" w:date="2026-10-05T11:39:44Z">
        <w:r w:rsidR="00F63065">
          <w:rPr>
            <w:rtl/>
          </w:rPr>
          <w:delText xml:space="preserve">יככה ה</w:delText>
        </w:r>
      </w:del>
      <w:r w:rsidR="00F63065">
        <w:rPr>
          <w:rtl/>
        </w:rPr>
        <w:t xml:space="preserve">' בשחין מצרים וגו', ומדכתיב ובחרס - הרי גרב לח אמור, </w:t>
      </w:r>
    </w:p>
    <w:p w14:paraId="31ED0E45" w14:textId="77777777" w:rsidR="00A9472E" w:rsidRDefault="00F63065" w:rsidP="00F63065">
      <w:pPr>
        <w:rPr>
          <w:rtl/>
        </w:rPr>
      </w:pPr>
      <w:ins w:id="95289" w:author="מנוע מכני" w:date="2026-10-05T11:32:12Z">
        <w:r>
          <w:rPr>
            <w:rtl/>
          </w:rPr>
          <w:t xml:space="preserve">ואומר</w:t>
        </w:r>
      </w:ins>
      <w:del w:id="95290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אשר </w:t>
      </w:r>
      <w:r>
        <w:rPr>
          <w:rtl/>
        </w:rPr>
        <w:t xml:space="preserve">לא</w:t>
      </w:r>
      <w:r>
        <w:rPr>
          <w:rtl/>
        </w:rPr>
        <w:t xml:space="preserve"> תוכל להרפא! אלא: </w:t>
      </w:r>
      <w:ins w:id="95287" w:author="מנוע מכני" w:date="2026-10-05T11:32:12Z">
        <w:r>
          <w:rPr>
            <w:rtl/>
          </w:rPr>
          <w:t xml:space="preserve">שלושה</w:t>
        </w:r>
      </w:ins>
      <w:del w:id="95288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</w:t>
      </w:r>
      <w:ins w:id="98159" w:author="מנוע מכני" w:date="2026-10-05T11:32:12Z">
        <w:r>
          <w:rPr>
            <w:rtl/>
          </w:rPr>
          <w:t xml:space="preserve">היו</w:t>
        </w:r>
      </w:ins>
      <w:del w:id="98160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, </w:t>
      </w:r>
    </w:p>
    <w:p w14:paraId="6E493884" w14:textId="77777777" w:rsidR="00A9472E" w:rsidRDefault="00F63065" w:rsidP="00F63065">
      <w:pPr>
        <w:rPr>
          <w:rtl/>
        </w:rPr>
      </w:pPr>
      <w:r>
        <w:rPr>
          <w:rtl/>
        </w:rPr>
        <w:t xml:space="preserve">דקרא - יבש בין מבפנים בין מבחוץ, </w:t>
      </w:r>
    </w:p>
    <w:p w14:paraId="0A0A1CCA" w14:textId="77777777" w:rsidR="00B874E6" w:rsidRDefault="00F63065" w:rsidP="00C5567C">
      <w:pPr>
        <w:pStyle w:val="011"/>
        <w:rPr>
          <w:rtl/>
        </w:rPr>
      </w:pPr>
      <w:r>
        <w:rPr>
          <w:rtl/>
        </w:rPr>
        <w:t>דמתנ</w:t>
      </w:r>
      <w:r w:rsidR="00A9472E">
        <w:rPr>
          <w:rtl/>
        </w:rPr>
        <w:t xml:space="preserve">י' - לח מבחוץ ומבפנים, דמצרים </w:t>
      </w:r>
      <w:r>
        <w:rPr>
          <w:rtl/>
        </w:rPr>
        <w:t>יבש מבפנים ולח מבחוץ, ד</w:t>
      </w:r>
      <w:r w:rsidR="00A9472E">
        <w:rPr>
          <w:rFonts w:hint="cs"/>
          <w:rtl/>
        </w:rPr>
        <w:t>'</w:t>
      </w:r>
      <w:r>
        <w:rPr>
          <w:rtl/>
        </w:rPr>
        <w:t>ויהי שחין</w:t>
      </w:r>
      <w:r w:rsidR="00A9472E">
        <w:rPr>
          <w:rFonts w:hint="cs"/>
          <w:rtl/>
        </w:rPr>
        <w:t xml:space="preserve"> </w:t>
      </w:r>
      <w:r>
        <w:rPr>
          <w:rtl/>
        </w:rPr>
        <w:t>אבעבועות פו</w:t>
      </w:r>
      <w:r w:rsidR="00A9472E">
        <w:rPr>
          <w:rtl/>
        </w:rPr>
        <w:t>רח</w:t>
      </w:r>
      <w:r w:rsidR="00A9472E">
        <w:rPr>
          <w:rFonts w:hint="cs"/>
          <w:rtl/>
        </w:rPr>
        <w:t xml:space="preserve"> </w:t>
      </w:r>
      <w:r>
        <w:rPr>
          <w:rtl/>
        </w:rPr>
        <w:t>באדם</w:t>
      </w:r>
      <w:r w:rsidR="0057284B">
        <w:rPr>
          <w:rtl/>
        </w:rPr>
        <w:t>.</w:t>
      </w:r>
    </w:p>
    <w:p w14:paraId="40FF162C" w14:textId="77777777" w:rsidR="0057284B" w:rsidRDefault="0057284B" w:rsidP="0057284B">
      <w:pPr>
        <w:jc w:val="center"/>
        <w:rPr>
          <w:del w:id="90212" w:author="מנוע עיצוב" w:date="2026-10-05T11:33:53Z"/>
          <w:rtl/>
        </w:rPr>
      </w:pPr>
      <w:del w:id="90209" w:author="מנוע עיצוב" w:date="2026-10-05T11:33:53Z">
        <w:r>
          <w:rPr>
            <w:rtl/>
          </w:rPr>
          <w:delText xml:space="preserve">•</w:delText>
        </w:r>
      </w:del>
      <w:ins w:id="96921" w:author="מנוע מכני" w:date="2026-10-05T11:32:12Z">
        <w:r>
          <w:rPr>
            <w:rtl/>
          </w:rPr>
          <w:t xml:space="preserve"> </w:t>
        </w:r>
      </w:ins>
      <w:del w:id="96922" w:author="מנוע מכני" w:date="2026-10-05T11:32:12Z">
        <w:r>
          <w:rPr>
            <w:rtl/>
          </w:rPr>
          <w:delText xml:space="preserve">  </w:delText>
        </w:r>
      </w:del>
      <w:del w:id="90210" w:author="מנוע עיצוב" w:date="2026-10-05T11:33:53Z">
        <w:r>
          <w:rPr>
            <w:rtl/>
          </w:rPr>
          <w:delText xml:space="preserve">•</w:delText>
        </w:r>
      </w:del>
      <w:ins w:id="96923" w:author="מנוע מכני" w:date="2026-10-05T11:32:12Z">
        <w:r>
          <w:rPr>
            <w:rtl/>
          </w:rPr>
          <w:t xml:space="preserve"> </w:t>
        </w:r>
      </w:ins>
      <w:del w:id="96924" w:author="מנוע מכני" w:date="2026-10-05T11:32:12Z">
        <w:r>
          <w:rPr>
            <w:rtl/>
          </w:rPr>
          <w:delText xml:space="preserve">  </w:delText>
        </w:r>
      </w:del>
      <w:del w:id="90211" w:author="מנוע עיצוב" w:date="2026-10-05T11:33:53Z">
        <w:r>
          <w:rPr>
            <w:rtl/>
          </w:rPr>
          <w:delText xml:space="preserve">•</w:delText>
        </w:r>
      </w:del>
    </w:p>
    <w:p w14:paraId="150276F2" w14:textId="77777777" w:rsidR="00B874E6" w:rsidRDefault="00F63065" w:rsidP="00A9472E">
      <w:pPr>
        <w:pStyle w:val="afffd"/>
        <w:rPr>
          <w:rtl/>
        </w:rPr>
      </w:pPr>
      <w:r>
        <w:rPr>
          <w:rtl/>
        </w:rPr>
        <w:t>והזקן והחולה והמזוהם</w:t>
      </w:r>
      <w:r w:rsidR="0057284B">
        <w:rPr>
          <w:rtl/>
        </w:rPr>
        <w:t>.</w:t>
      </w:r>
    </w:p>
    <w:p w14:paraId="1A99D70A" w14:textId="77777777" w:rsidR="00B874E6" w:rsidRDefault="00F63065" w:rsidP="00A9472E">
      <w:pPr>
        <w:rPr>
          <w:rtl/>
        </w:rPr>
      </w:pPr>
      <w:r>
        <w:rPr>
          <w:rtl/>
        </w:rPr>
        <w:t>מנ</w:t>
      </w:r>
      <w:ins w:id="92037" w:author="מנוע מכני" w:date="2026-10-05T11:32:12Z">
        <w:r>
          <w:rPr>
            <w:rFonts w:hint="cs"/>
            <w:rtl/>
          </w:rPr>
          <w:t xml:space="preserve">ה"צ</w:t>
        </w:r>
      </w:ins>
      <w:del w:id="92038" w:author="מנוע מכני" w:date="2026-10-05T11:32:12Z">
        <w:r w:rsidR="00A9472E">
          <w:rPr>
            <w:rFonts w:hint="cs"/>
            <w:rtl/>
          </w:rPr>
          <w:delText xml:space="preserve">ה''צ</w:delText>
        </w:r>
      </w:del>
      <w:r w:rsidR="00A9472E">
        <w:rPr>
          <w:rFonts w:hint="cs"/>
          <w:rtl/>
        </w:rPr>
        <w:t xml:space="preserve"> ד</w:t>
      </w:r>
      <w:ins w:id="92039" w:author="מנוע מכני" w:date="2026-10-05T11:32:12Z">
        <w:r>
          <w:rPr>
            <w:rFonts w:hint="cs"/>
            <w:rtl/>
          </w:rPr>
          <w:t xml:space="preserve">ת"ר</w:t>
        </w:r>
      </w:ins>
      <w:del w:id="92040" w:author="מנוע מכני" w:date="2026-10-05T11:32:12Z">
        <w:r w:rsidR="00A9472E">
          <w:rPr>
            <w:rFonts w:hint="cs"/>
            <w:rtl/>
          </w:rPr>
          <w:delText xml:space="preserve">ת''ר</w:delText>
        </w:r>
      </w:del>
      <w:r>
        <w:rPr>
          <w:rtl/>
        </w:rPr>
        <w:t>: מן הצאן ומן הכשבים [או] מן העזים - פרט לזקן ולחולה ולמזוהם</w:t>
      </w:r>
      <w:r w:rsidR="0057284B">
        <w:rPr>
          <w:rtl/>
        </w:rPr>
        <w:t>.</w:t>
      </w:r>
    </w:p>
    <w:p w14:paraId="1ADB6C28" w14:textId="77777777" w:rsidR="00B874E6" w:rsidRDefault="00F63065" w:rsidP="00A9472E">
      <w:pPr>
        <w:rPr>
          <w:rtl/>
        </w:rPr>
      </w:pPr>
      <w:r>
        <w:rPr>
          <w:rtl/>
        </w:rPr>
        <w:lastRenderedPageBreak/>
        <w:t xml:space="preserve">וצריכי, </w:t>
      </w:r>
      <w:r w:rsidR="00A9472E">
        <w:rPr>
          <w:rFonts w:hint="cs"/>
          <w:rtl/>
        </w:rPr>
        <w:t xml:space="preserve">חולה </w:t>
      </w:r>
      <w:ins w:id="95807" w:author="מנוע מכני" w:date="2026-10-05T11:32:12Z">
        <w:r>
          <w:rPr>
            <w:rFonts w:hint="cs"/>
            <w:rtl/>
          </w:rPr>
          <w:t xml:space="preserve">אף</w:t>
        </w:r>
      </w:ins>
      <w:del w:id="95808" w:author="מנוע מכני" w:date="2026-10-05T11:32:12Z">
        <w:r w:rsidR="00A9472E"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2041" w:author="מנוע מכני" w:date="2026-10-05T11:32:12Z"/>
      <w:del w:id="92042" w:author="מנוע מכני" w:date="2026-10-05T11:32:12Z">
        <w:r w:rsidR="00A9472E">
          <w:rPr>
            <w:rFonts w:hint="cs"/>
            <w:rtl/>
          </w:rPr>
          <w:delText xml:space="preserve">ע''ג</w:delText>
        </w:r>
      </w:del>
      <w:r w:rsidR="00A9472E">
        <w:rPr>
          <w:rFonts w:hint="cs"/>
          <w:rtl/>
        </w:rPr>
        <w:t xml:space="preserve"> </w:t>
      </w:r>
      <w:r>
        <w:rPr>
          <w:rtl/>
        </w:rPr>
        <w:t xml:space="preserve">דהדר בריא </w:t>
      </w:r>
      <w:r w:rsidR="00A9472E">
        <w:rPr>
          <w:rtl/>
        </w:rPr>
        <w:t>–</w:t>
      </w:r>
      <w:r w:rsidR="00A9472E">
        <w:rPr>
          <w:rFonts w:hint="cs"/>
          <w:rtl/>
        </w:rPr>
        <w:t xml:space="preserve"> וזקל א</w:t>
      </w:r>
      <w:ins w:id="92043" w:author="מנוע מכני" w:date="2026-10-05T11:32:12Z">
        <w:r>
          <w:rPr>
            <w:rFonts w:hint="cs"/>
            <w:rtl/>
          </w:rPr>
          <w:t xml:space="preserve">ע"ד</w:t>
        </w:r>
      </w:ins>
      <w:del w:id="92044" w:author="מנוע מכני" w:date="2026-10-05T11:32:12Z">
        <w:r w:rsidR="00A9472E">
          <w:rPr>
            <w:rFonts w:hint="cs"/>
            <w:rtl/>
          </w:rPr>
          <w:delText xml:space="preserve">ע''ד</w:delText>
        </w:r>
      </w:del>
      <w:r w:rsidR="00A9472E">
        <w:rPr>
          <w:rFonts w:hint="cs"/>
          <w:rtl/>
        </w:rPr>
        <w:t xml:space="preserve"> </w:t>
      </w:r>
      <w:ins w:id="98595" w:author="מנוע מכני" w:date="2026-10-05T11:32:12Z">
        <w:r>
          <w:rPr>
            <w:rFonts w:hint="cs"/>
            <w:rtl/>
          </w:rPr>
          <w:t xml:space="preserve">דדרכו</w:t>
        </w:r>
      </w:ins>
      <w:del w:id="98596" w:author="מנוע מכני" w:date="2026-10-05T11:32:12Z">
        <w:r w:rsidR="00A9472E">
          <w:rPr>
            <w:rFonts w:hint="cs"/>
            <w:rtl/>
          </w:rPr>
          <w:delText xml:space="preserve">דאורחיה</w:delText>
        </w:r>
      </w:del>
      <w:ins w:id="96925" w:author="מנוע מכני" w:date="2026-10-05T11:32:12Z">
        <w:r>
          <w:rPr>
            <w:rFonts w:hint="cs"/>
            <w:rtl/>
          </w:rPr>
          <w:t xml:space="preserve"> </w:t>
        </w:r>
      </w:ins>
      <w:del w:id="96926" w:author="מנוע מכני" w:date="2026-10-05T11:32:12Z">
        <w:r w:rsidR="00A9472E">
          <w:rPr>
            <w:rFonts w:hint="cs"/>
            <w:rtl/>
          </w:rPr>
          <w:delText xml:space="preserve">  </w:delText>
        </w:r>
      </w:del>
      <w:r w:rsidR="00A9472E">
        <w:rPr>
          <w:rFonts w:hint="cs"/>
          <w:rtl/>
        </w:rPr>
        <w:t xml:space="preserve">ומזוהם אפ' דלא כחיש וכן אחרים דלא מאיסי</w:t>
      </w:r>
      <w:ins w:id="96927" w:author="מנוע מכני" w:date="2026-10-05T11:32:12Z">
        <w:r>
          <w:rPr>
            <w:rFonts w:hint="cs"/>
            <w:rtl/>
          </w:rPr>
          <w:t xml:space="preserve"> </w:t>
        </w:r>
      </w:ins>
      <w:del w:id="96928" w:author="מנוע מכני" w:date="2026-10-05T11:32:12Z">
        <w:r w:rsidR="00A9472E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צריכי</w:t>
      </w:r>
      <w:r w:rsidR="0057284B">
        <w:rPr>
          <w:rtl/>
        </w:rPr>
        <w:t>.</w:t>
      </w:r>
    </w:p>
    <w:p w14:paraId="6ED105FB" w14:textId="77777777" w:rsidR="0057284B" w:rsidRDefault="0057284B" w:rsidP="0057284B">
      <w:pPr>
        <w:jc w:val="center"/>
        <w:rPr>
          <w:del w:id="90216" w:author="מנוע עיצוב" w:date="2026-10-05T11:33:53Z"/>
          <w:rtl/>
        </w:rPr>
      </w:pPr>
      <w:del w:id="90213" w:author="מנוע עיצוב" w:date="2026-10-05T11:33:53Z">
        <w:r>
          <w:rPr>
            <w:rtl/>
          </w:rPr>
          <w:delText xml:space="preserve">•</w:delText>
        </w:r>
      </w:del>
      <w:ins w:id="96929" w:author="מנוע מכני" w:date="2026-10-05T11:32:12Z">
        <w:r>
          <w:rPr>
            <w:rtl/>
          </w:rPr>
          <w:t xml:space="preserve"> </w:t>
        </w:r>
      </w:ins>
      <w:del w:id="96930" w:author="מנוע מכני" w:date="2026-10-05T11:32:12Z">
        <w:r>
          <w:rPr>
            <w:rtl/>
          </w:rPr>
          <w:delText xml:space="preserve">  </w:delText>
        </w:r>
      </w:del>
      <w:del w:id="90214" w:author="מנוע עיצוב" w:date="2026-10-05T11:33:53Z">
        <w:r>
          <w:rPr>
            <w:rtl/>
          </w:rPr>
          <w:delText xml:space="preserve">•</w:delText>
        </w:r>
      </w:del>
      <w:ins w:id="96931" w:author="מנוע מכני" w:date="2026-10-05T11:32:12Z">
        <w:r>
          <w:rPr>
            <w:rtl/>
          </w:rPr>
          <w:t xml:space="preserve"> </w:t>
        </w:r>
      </w:ins>
      <w:del w:id="96932" w:author="מנוע מכני" w:date="2026-10-05T11:32:12Z">
        <w:r>
          <w:rPr>
            <w:rtl/>
          </w:rPr>
          <w:delText xml:space="preserve">  </w:delText>
        </w:r>
      </w:del>
      <w:del w:id="90215" w:author="מנוע עיצוב" w:date="2026-10-05T11:33:53Z">
        <w:r>
          <w:rPr>
            <w:rtl/>
          </w:rPr>
          <w:delText xml:space="preserve">•</w:delText>
        </w:r>
      </w:del>
    </w:p>
    <w:p w14:paraId="63DF6B03" w14:textId="77777777" w:rsidR="00B874E6" w:rsidRDefault="00F63065" w:rsidP="00A9472E">
      <w:pPr>
        <w:pStyle w:val="afffd"/>
        <w:rPr>
          <w:rtl/>
        </w:rPr>
      </w:pPr>
      <w:r>
        <w:rPr>
          <w:rtl/>
        </w:rPr>
        <w:t>ושנעבדה בו עבירה וכו'</w:t>
      </w:r>
      <w:r w:rsidR="0057284B">
        <w:rPr>
          <w:rtl/>
        </w:rPr>
        <w:t>.</w:t>
      </w:r>
    </w:p>
    <w:p w14:paraId="0D19439C" w14:textId="77777777" w:rsidR="00B874E6" w:rsidRDefault="00F63065" w:rsidP="00F63065">
      <w:pPr>
        <w:rPr>
          <w:rtl/>
        </w:rPr>
      </w:pPr>
      <w:r>
        <w:rPr>
          <w:rtl/>
        </w:rPr>
        <w:t xml:space="preserve">דת"ר: </w:t>
      </w:r>
      <w:r w:rsidR="00546316">
        <w:rPr>
          <w:rFonts w:hint="cs"/>
          <w:rtl/>
        </w:rPr>
        <w:t>'</w:t>
      </w:r>
      <w:ins w:id="90345" w:author="מנוע סמנטי" w:date="2026-10-05T11:39:44Z">
        <w:r>
          <w:rPr>
            <w:rStyle w:val="afffff0"/>
            <w:rtl/>
          </w:rPr>
          <w:t xml:space="preserve">מִן הַבְּהֵמָה</w:t>
        </w:r>
      </w:ins>
      <w:del w:id="90346" w:author="מנוע סמנטי" w:date="2026-10-05T11:39:44Z">
        <w:r>
          <w:rPr>
            <w:rtl/>
          </w:rPr>
          <w:delText xml:space="preserve">מן הבהמה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להוציא רובע ונרבע, </w:t>
      </w:r>
      <w:r w:rsidR="00546316">
        <w:rPr>
          <w:rFonts w:hint="cs"/>
          <w:rtl/>
        </w:rPr>
        <w:t>'</w:t>
      </w:r>
      <w:ins w:id="90343" w:author="מנוע סמנטי" w:date="2026-10-05T11:39:44Z">
        <w:r>
          <w:rPr>
            <w:rStyle w:val="afffff0"/>
            <w:rtl/>
          </w:rPr>
          <w:t xml:space="preserve">מִן הַבָּקָר</w:t>
        </w:r>
      </w:ins>
      <w:del w:id="90344" w:author="מנוע סמנטי" w:date="2026-10-05T11:39:44Z">
        <w:r>
          <w:rPr>
            <w:rtl/>
          </w:rPr>
          <w:delText xml:space="preserve">מן הבקר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להוציא את הנעבד, </w:t>
      </w:r>
      <w:r w:rsidR="00546316">
        <w:rPr>
          <w:rFonts w:hint="cs"/>
          <w:rtl/>
        </w:rPr>
        <w:t>'</w:t>
      </w:r>
      <w:ins w:id="90341" w:author="מנוע סמנטי" w:date="2026-10-05T11:39:44Z">
        <w:r>
          <w:rPr>
            <w:rStyle w:val="afffff0"/>
            <w:rtl/>
          </w:rPr>
          <w:t xml:space="preserve">מִן הַצֹּאן</w:t>
        </w:r>
      </w:ins>
      <w:del w:id="90342" w:author="מנוע סמנטי" w:date="2026-10-05T11:39:44Z">
        <w:r>
          <w:rPr>
            <w:rtl/>
          </w:rPr>
          <w:delText xml:space="preserve">מן הצאן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להוציא את המוקצה, </w:t>
      </w:r>
      <w:r w:rsidR="00546316">
        <w:rPr>
          <w:rFonts w:hint="cs"/>
          <w:rtl/>
        </w:rPr>
        <w:t>'</w:t>
      </w:r>
      <w:ins w:id="90339" w:author="מנוע סמנטי" w:date="2026-10-05T11:39:44Z">
        <w:r>
          <w:rPr>
            <w:rStyle w:val="afffff0"/>
            <w:rtl/>
          </w:rPr>
          <w:t xml:space="preserve">וּמִן הַצֹּאן</w:t>
        </w:r>
      </w:ins>
      <w:del w:id="90340" w:author="מנוע סמנטי" w:date="2026-10-05T11:39:44Z">
        <w:r>
          <w:rPr>
            <w:rtl/>
          </w:rPr>
          <w:delText xml:space="preserve">ומן הצאן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להוציא את הנוגח</w:t>
      </w:r>
      <w:r w:rsidR="0057284B">
        <w:rPr>
          <w:rtl/>
        </w:rPr>
        <w:t>.</w:t>
      </w:r>
    </w:p>
    <w:p w14:paraId="1D437245" w14:textId="77777777" w:rsidR="00B874E6" w:rsidRDefault="00F63065" w:rsidP="00F63065">
      <w:pPr>
        <w:rPr>
          <w:rtl/>
        </w:rPr>
      </w:pPr>
      <w:ins w:id="95293" w:author="מנוע מכני" w:date="2026-10-05T11:32:12Z">
        <w:r>
          <w:rPr>
            <w:rtl/>
          </w:rPr>
          <w:t xml:space="preserve">אלו</w:t>
        </w:r>
      </w:ins>
      <w:del w:id="95294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בני קטלא </w:t>
      </w:r>
      <w:ins w:id="95291" w:author="מנוע מכני" w:date="2026-10-05T11:32:12Z">
        <w:r>
          <w:rPr>
            <w:rtl/>
          </w:rPr>
          <w:t xml:space="preserve">הם</w:t>
        </w:r>
      </w:ins>
      <w:del w:id="9529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ע"פ עד אחד או ע"פ הבעלים</w:t>
      </w:r>
      <w:r w:rsidR="0057284B">
        <w:rPr>
          <w:rtl/>
        </w:rPr>
        <w:t>.</w:t>
      </w:r>
    </w:p>
    <w:p w14:paraId="3F837631" w14:textId="77777777" w:rsidR="00546316" w:rsidRDefault="00F63065" w:rsidP="00F63065">
      <w:pPr>
        <w:rPr>
          <w:rtl/>
        </w:rPr>
      </w:pPr>
      <w:r>
        <w:rPr>
          <w:rtl/>
        </w:rPr>
        <w:t xml:space="preserve">טומטום, במקדש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295" w:author="מנוע מכני" w:date="2026-10-05T11:32:12Z">
        <w:r>
          <w:rPr>
            <w:rtl/>
          </w:rPr>
          <w:t xml:space="preserve">שמא</w:t>
        </w:r>
      </w:ins>
      <w:del w:id="9529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נקבה היא, במדינה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297" w:author="מנוע מכני" w:date="2026-10-05T11:32:12Z">
        <w:r>
          <w:rPr>
            <w:rtl/>
          </w:rPr>
          <w:t xml:space="preserve">שמא</w:t>
        </w:r>
      </w:ins>
      <w:del w:id="95298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זכר הוא </w:t>
      </w:r>
      <w:ins w:id="95299" w:author="מנוע מכני" w:date="2026-10-05T11:32:12Z">
        <w:r>
          <w:rPr>
            <w:rtl/>
          </w:rPr>
          <w:t xml:space="preserve">ואין</w:t>
        </w:r>
      </w:ins>
      <w:del w:id="95300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בה מומא</w:t>
      </w:r>
      <w:ins w:id="96933" w:author="מנוע מכני" w:date="2026-10-05T11:32:12Z">
        <w:r>
          <w:rPr>
            <w:rtl/>
          </w:rPr>
          <w:t xml:space="preserve">,</w:t>
        </w:r>
      </w:ins>
      <w:del w:id="96934" w:author="מנוע מכני" w:date="2026-10-05T11:32:12Z">
        <w:r w:rsidR="000B5F7F">
          <w:rPr>
            <w:rtl/>
          </w:rPr>
          <w:delText xml:space="preserve">;</w:delText>
        </w:r>
      </w:del>
    </w:p>
    <w:p w14:paraId="315A0753" w14:textId="77777777" w:rsidR="00546316" w:rsidRDefault="00F63065" w:rsidP="00546316">
      <w:pPr>
        <w:rPr>
          <w:rtl/>
        </w:rPr>
      </w:pPr>
      <w:r>
        <w:rPr>
          <w:rtl/>
        </w:rPr>
        <w:t xml:space="preserve">אנדרוגינוס, במקדש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301" w:author="מנוע מכני" w:date="2026-10-05T11:32:12Z">
        <w:r>
          <w:rPr>
            <w:rtl/>
          </w:rPr>
          <w:t xml:space="preserve">שמא</w:t>
        </w:r>
      </w:ins>
      <w:del w:id="9530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נקבה היא, </w:t>
      </w:r>
      <w:r w:rsidRPr="00546316">
        <w:rPr>
          <w:b/>
          <w:bCs/>
          <w:rtl/>
        </w:rPr>
        <w:t>אלא</w:t>
      </w:r>
      <w:r>
        <w:rPr>
          <w:rtl/>
        </w:rPr>
        <w:t xml:space="preserve"> במדינה, </w:t>
      </w:r>
      <w:ins w:id="93941" w:author="מנוע מכני" w:date="2026-10-05T11:32:12Z">
        <w:r>
          <w:rPr>
            <w:rtl/>
          </w:rPr>
          <w:t xml:space="preserve">גם</w:t>
        </w:r>
      </w:ins>
      <w:del w:id="9394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נהי דז</w:t>
      </w:r>
      <w:r w:rsidR="00546316">
        <w:rPr>
          <w:rtl/>
        </w:rPr>
        <w:t xml:space="preserve">כר הוא </w:t>
      </w:r>
      <w:r>
        <w:rPr>
          <w:rtl/>
        </w:rPr>
        <w:t xml:space="preserve">תעשה נקבות חריץ וישחוט עלה! </w:t>
      </w:r>
    </w:p>
    <w:p>
      <w:pPr>
        <w:pStyle w:val="38"/>
        <w:rPr>
          <w:ins w:id="100210" w:author="מנוע מכני" w:date="2026-10-05T11:32:12Z"/>
        </w:rPr>
      </w:pPr>
      <w:r w:rsidRPr="002A3504">
        <w:t>אביי</w:t>
      </w:r>
      <w:r>
        <w:t xml:space="preserve">:</w:t>
      </w:r>
    </w:p>
    <w:p w14:paraId="65D7C69A" w14:textId="77777777" w:rsidR="00B874E6" w:rsidRDefault="00F63065" w:rsidP="00546316">
      <w:pPr>
        <w:rPr>
          <w:rtl/>
        </w:rPr>
      </w:pPr>
      <w:del w:id="100211" w:author="מנוע מכני" w:date="2026-10-05T11:32:12Z">
        <w:r>
          <w:rPr>
            <w:rtl/>
          </w:rPr>
          <w:delText xml:space="preserve"> </w:delText>
        </w:r>
      </w:del>
      <w:r w:rsidR="00546316">
        <w:rPr>
          <w:rFonts w:hint="cs"/>
          <w:rtl/>
        </w:rPr>
        <w:t>'</w:t>
      </w:r>
      <w:ins w:id="90347" w:author="מנוע סמנטי" w:date="2026-10-05T11:39:44Z">
        <w:r>
          <w:rPr>
            <w:rStyle w:val="afffff0"/>
            <w:rtl/>
          </w:rPr>
          <w:t xml:space="preserve">אוֹ חָרוּץ אוֹ שָׁבוּר</w:t>
        </w:r>
      </w:ins>
      <w:del w:id="90348" w:author="מנוע סמנטי" w:date="2026-10-05T11:39:44Z">
        <w:r>
          <w:rPr>
            <w:rtl/>
          </w:rPr>
          <w:delText xml:space="preserve">או חרוץ או שבור</w:delText>
        </w:r>
      </w:del>
      <w:r w:rsidR="00546316">
        <w:rPr>
          <w:rFonts w:hint="cs"/>
          <w:rtl/>
        </w:rPr>
        <w:t>'</w:t>
      </w:r>
      <w:r>
        <w:rPr>
          <w:rtl/>
        </w:rPr>
        <w:t>, חרוץ דומיא דשבור, מה שבור - במקום עצם, אף חרוץ - במקום עצם</w:t>
      </w:r>
      <w:r w:rsidR="0057284B">
        <w:rPr>
          <w:rtl/>
        </w:rPr>
        <w:t>.</w:t>
      </w:r>
    </w:p>
    <w:p>
      <w:pPr>
        <w:pStyle w:val="38"/>
        <w:rPr>
          <w:ins w:id="100212" w:author="מנוע מכני" w:date="2026-10-05T11:32:12Z"/>
        </w:rPr>
      </w:pPr>
      <w:r w:rsidRPr="002A3504">
        <w:t>רבא</w:t>
      </w:r>
      <w:r>
        <w:t xml:space="preserve">:</w:t>
      </w:r>
    </w:p>
    <w:p w14:paraId="21EAFEC7" w14:textId="77777777" w:rsidR="00546316" w:rsidRDefault="00F63065" w:rsidP="002A3504">
      <w:pPr>
        <w:rPr>
          <w:rtl/>
        </w:rPr>
      </w:pPr>
      <w:del w:id="1002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בלא שבור </w:t>
      </w:r>
      <w:ins w:id="93943" w:author="מנוע מכני" w:date="2026-10-05T11:32:12Z">
        <w:r>
          <w:rPr>
            <w:rtl/>
          </w:rPr>
          <w:t xml:space="preserve">גם</w:t>
        </w:r>
      </w:ins>
      <w:del w:id="9394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מצית אמרת חרוץ במקום בשר הוי מומא, </w:t>
      </w:r>
    </w:p>
    <w:p w14:paraId="4F3CE34C" w14:textId="77777777" w:rsidR="00B874E6" w:rsidRDefault="00F63065" w:rsidP="00546316">
      <w:pPr>
        <w:rPr>
          <w:rtl/>
        </w:rPr>
      </w:pPr>
      <w:ins w:id="97935" w:author="מנוע מכני" w:date="2026-10-05T11:32:12Z">
        <w:r>
          <w:rPr>
            <w:rtl/>
          </w:rPr>
          <w:t xml:space="preserve">דאם </w:t>
        </w:r>
      </w:ins>
      <w:del w:id="97936" w:author="מנוע מכני" w:date="2026-10-05T11:32:12Z">
        <w:r>
          <w:rPr>
            <w:rtl/>
          </w:rPr>
          <w:delText xml:space="preserve">דאי </w:delText>
        </w:r>
      </w:del>
      <w:ins w:id="92045" w:author="מנוע מכני" w:date="2026-10-05T11:32:12Z">
        <w:r>
          <w:rPr>
            <w:rtl/>
          </w:rPr>
          <w:t xml:space="preserve">ס"ד</w:t>
        </w:r>
      </w:ins>
      <w:del w:id="92046" w:author="מנוע מכני" w:date="2026-10-05T11:32:12Z">
        <w:r>
          <w:rPr>
            <w:rtl/>
          </w:rPr>
          <w:delText xml:space="preserve">ס</w:delText>
        </w:r>
        <w:r w:rsidR="00546316">
          <w:rPr>
            <w:rFonts w:hint="cs"/>
            <w:rtl/>
          </w:rPr>
          <w:delText xml:space="preserve">''ד</w:delText>
        </w:r>
      </w:del>
      <w:r w:rsidR="00546316">
        <w:rPr>
          <w:rFonts w:hint="cs"/>
          <w:rtl/>
        </w:rPr>
        <w:t xml:space="preserve"> הוי</w:t>
      </w:r>
      <w:r w:rsidR="00546316">
        <w:rPr>
          <w:rtl/>
        </w:rPr>
        <w:t xml:space="preserve"> מומא, כיון דאמר גרב </w:t>
      </w:r>
      <w:r>
        <w:rPr>
          <w:rtl/>
        </w:rPr>
        <w:t>זהו חרס, מיחרץ חריץ, ד</w:t>
      </w:r>
      <w:r w:rsidR="00546316">
        <w:rPr>
          <w:rFonts w:hint="cs"/>
          <w:rtl/>
        </w:rPr>
        <w:t>'</w:t>
      </w:r>
      <w:ins w:id="90349" w:author="מנוע סמנטי" w:date="2026-10-05T11:39:44Z">
        <w:r>
          <w:rPr>
            <w:rStyle w:val="afffff0"/>
            <w:rtl/>
          </w:rPr>
          <w:t xml:space="preserve">וּמַרְאֵהוּ עָמוֹק מִן הָעוֹר</w:t>
        </w:r>
      </w:ins>
      <w:del w:id="90350" w:author="מנוע סמנטי" w:date="2026-10-05T11:39:44Z">
        <w:r>
          <w:rPr>
            <w:rtl/>
          </w:rPr>
          <w:delText xml:space="preserve">ומראהו עמוק מן העור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כמראה חמה העמוקה מן הצל, </w:t>
      </w:r>
      <w:r w:rsidR="00546316">
        <w:rPr>
          <w:rFonts w:hint="cs"/>
          <w:rtl/>
        </w:rPr>
        <w:t xml:space="preserve">כתב </w:t>
      </w:r>
      <w:ins w:id="95303" w:author="מנוע מכני" w:date="2026-10-05T11:32:12Z">
        <w:r>
          <w:rPr>
            <w:rFonts w:hint="cs"/>
            <w:rtl/>
          </w:rPr>
          <w:t xml:space="preserve">התורה</w:t>
        </w:r>
      </w:ins>
      <w:del w:id="95304" w:author="מנוע מכני" w:date="2026-10-05T11:32:12Z">
        <w:r w:rsidR="00546316">
          <w:rPr>
            <w:rFonts w:hint="cs"/>
            <w:rtl/>
          </w:rPr>
          <w:delText xml:space="preserve">רחמנא</w:delText>
        </w:r>
      </w:del>
      <w:r w:rsidR="00546316">
        <w:rPr>
          <w:rFonts w:hint="cs"/>
          <w:rtl/>
        </w:rPr>
        <w:t xml:space="preserve"> גם גרב </w:t>
      </w:r>
      <w:ins w:id="98597" w:author="מנוע מכני" w:date="2026-10-05T11:32:12Z">
        <w:r>
          <w:rPr>
            <w:rFonts w:hint="cs"/>
            <w:rtl/>
          </w:rPr>
          <w:t xml:space="preserve">לומר</w:t>
        </w:r>
      </w:ins>
      <w:del w:id="98598" w:author="מנוע מכני" w:date="2026-10-05T11:32:12Z">
        <w:r w:rsidR="00546316">
          <w:rPr>
            <w:rFonts w:hint="cs"/>
            <w:rtl/>
          </w:rPr>
          <w:delText xml:space="preserve">למימר</w:delText>
        </w:r>
      </w:del>
      <w:r w:rsidR="00546316">
        <w:rPr>
          <w:rFonts w:hint="cs"/>
          <w:rtl/>
        </w:rPr>
        <w:t xml:space="preserve"> דחרוץ במקום בשר </w:t>
      </w:r>
      <w:r w:rsidR="00546316">
        <w:rPr>
          <w:rFonts w:hint="cs"/>
          <w:rtl/>
        </w:rPr>
        <w:t xml:space="preserve">לא</w:t>
      </w:r>
      <w:r w:rsidR="00546316">
        <w:rPr>
          <w:rFonts w:hint="cs"/>
          <w:rtl/>
        </w:rPr>
        <w:t xml:space="preserve"> הוי מומא </w:t>
      </w:r>
    </w:p>
    <w:p w14:paraId="6DE8ADA1" w14:textId="77777777" w:rsidR="0057284B" w:rsidRDefault="0057284B" w:rsidP="0057284B">
      <w:pPr>
        <w:pStyle w:val="affffd"/>
        <w:jc w:val="center"/>
        <w:rPr>
          <w:rtl/>
        </w:rPr>
        <w:pPrChange w:id="9047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35" w:author="מנוע מכני" w:date="2026-10-05T11:32:12Z">
        <w:r>
          <w:rPr>
            <w:rtl/>
          </w:rPr>
          <w:t xml:space="preserve"> </w:t>
        </w:r>
      </w:ins>
      <w:del w:id="969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37" w:author="מנוע מכני" w:date="2026-10-05T11:32:12Z">
        <w:r>
          <w:rPr>
            <w:rtl/>
          </w:rPr>
          <w:t xml:space="preserve"> </w:t>
        </w:r>
      </w:ins>
      <w:del w:id="969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259DD39" w14:textId="77777777" w:rsidR="00B874E6" w:rsidRDefault="00F63065" w:rsidP="00F63065">
      <w:pPr>
        <w:rPr>
          <w:rtl/>
        </w:rPr>
      </w:pPr>
      <w:r>
        <w:rPr>
          <w:rtl/>
        </w:rPr>
        <w:t xml:space="preserve">(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אומר אין לך מום גדול מזה)</w:t>
      </w:r>
      <w:r w:rsidR="0057284B">
        <w:rPr>
          <w:rtl/>
        </w:rPr>
        <w:t>.</w:t>
      </w:r>
    </w:p>
    <w:p w14:paraId="1C887E32" w14:textId="77777777" w:rsidR="00546316" w:rsidRDefault="00F63065" w:rsidP="00F63065">
      <w:pPr>
        <w:rPr>
          <w:rtl/>
        </w:rPr>
      </w:pPr>
      <w:r>
        <w:rPr>
          <w:rStyle w:val="2fb"/>
          <w:rtl/>
        </w:rPr>
        <w:t xml:space="preserve">כאביי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- חרוץ דומיא דשבור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45" w:author="מנוע מכני" w:date="2026-10-05T11:32:12Z">
        <w:r>
          <w:rPr>
            <w:rtl/>
          </w:rPr>
          <w:t xml:space="preserve">אומרים</w:t>
        </w:r>
      </w:ins>
      <w:del w:id="93946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,</w:t>
      </w:r>
    </w:p>
    <w:p w14:paraId="3B5DF744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כרבא</w:t>
      </w:r>
      <w:r>
        <w:rPr>
          <w:rtl/>
        </w:rPr>
        <w:t xml:space="preserve"> </w:t>
      </w:r>
      <w:ins w:id="93951" w:author="מנוע מכני" w:date="2026-10-05T11:32:12Z">
        <w:r>
          <w:rPr>
            <w:rtl/>
          </w:rPr>
          <w:t xml:space="preserve">גם</w:t>
        </w:r>
      </w:ins>
      <w:del w:id="9395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- </w:t>
      </w:r>
      <w:ins w:id="95305" w:author="מנוע מכני" w:date="2026-10-05T11:32:12Z">
        <w:r>
          <w:rPr>
            <w:rtl/>
          </w:rPr>
          <w:t xml:space="preserve">שמא</w:t>
        </w:r>
      </w:ins>
      <w:del w:id="9530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</w:t>
      </w:r>
      <w:ins w:id="93947" w:author="מנוע מכני" w:date="2026-10-05T11:32:12Z">
        <w:r>
          <w:rPr>
            <w:rtl/>
          </w:rPr>
          <w:t xml:space="preserve">מקום</w:t>
        </w:r>
      </w:ins>
      <w:del w:id="9394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מינכרא, אבל </w:t>
      </w:r>
      <w:ins w:id="93949" w:author="מנוע מכני" w:date="2026-10-05T11:32:12Z">
        <w:r>
          <w:rPr>
            <w:rtl/>
          </w:rPr>
          <w:t xml:space="preserve">מקום</w:t>
        </w:r>
      </w:ins>
      <w:del w:id="9395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דמינכר - מום רע קרינא </w:t>
      </w:r>
      <w:ins w:id="95307" w:author="מנוע מכני" w:date="2026-10-05T11:32:12Z">
        <w:r>
          <w:rPr>
            <w:rtl/>
          </w:rPr>
          <w:t xml:space="preserve">בו</w:t>
        </w:r>
      </w:ins>
      <w:del w:id="95308" w:author="מנוע מכני" w:date="2026-10-05T11:32:12Z">
        <w:r>
          <w:rPr>
            <w:rtl/>
          </w:rPr>
          <w:delText xml:space="preserve">ביה</w:delText>
        </w:r>
      </w:del>
      <w:r w:rsidR="0057284B">
        <w:rPr>
          <w:rtl/>
        </w:rPr>
        <w:t>.</w:t>
      </w:r>
    </w:p>
    <w:p w14:paraId="1EE3C0E6" w14:textId="77777777" w:rsidR="00546316" w:rsidRDefault="00546316" w:rsidP="00546316">
      <w:pPr>
        <w:pStyle w:val="afff0"/>
        <w:framePr w:wrap="around"/>
        <w:rPr>
          <w:rtl/>
        </w:rPr>
      </w:pPr>
      <w:r>
        <w:rPr>
          <w:rFonts w:hint="cs"/>
          <w:rtl/>
        </w:rPr>
        <w:t>מא:</w:t>
      </w:r>
    </w:p>
    <w:p>
      <w:pPr>
        <w:pStyle w:val="38"/>
        <w:rPr>
          <w:ins w:id="100214" w:author="מנוע מכני" w:date="2026-10-05T11:32:12Z"/>
        </w:rPr>
      </w:pPr>
      <w:r>
        <w:t xml:space="preserve">בעי רבא:</w:t>
      </w:r>
    </w:p>
    <w:p w14:paraId="226BFF30" w14:textId="77777777" w:rsidR="00546316" w:rsidRDefault="00F63065" w:rsidP="00546316">
      <w:pPr>
        <w:rPr>
          <w:rtl/>
        </w:rPr>
      </w:pPr>
      <w:del w:id="100215" w:author="מנוע מכני" w:date="2026-10-05T11:32:12Z">
        <w:r>
          <w:rPr>
            <w:rtl/>
          </w:rPr>
          <w:delText xml:space="preserve"> </w:delText>
        </w:r>
      </w:del>
      <w:ins w:id="92047" w:author="מנוע מכני" w:date="2026-10-05T11:32:12Z">
        <w:r>
          <w:rPr>
            <w:rtl/>
          </w:rPr>
          <w:t xml:space="preserve">מ"ט</w:t>
        </w:r>
      </w:ins>
      <w:del w:id="92048" w:author="מנוע מכני" w:date="2026-10-05T11:32:12Z">
        <w:r>
          <w:rPr>
            <w:rtl/>
          </w:rPr>
          <w:delText xml:space="preserve">מ</w:delText>
        </w:r>
        <w:r w:rsidR="00546316">
          <w:rPr>
            <w:rFonts w:hint="cs"/>
            <w:rtl/>
          </w:rPr>
          <w:delText xml:space="preserve">''ט</w:delText>
        </w:r>
      </w:del>
      <w:r w:rsidR="00546316">
        <w:rPr>
          <w:rFonts w:hint="cs"/>
          <w:rtl/>
        </w:rPr>
        <w:t xml:space="preserve"> </w:t>
      </w:r>
      <w:r w:rsidR="00546316">
        <w:rPr>
          <w:rStyle w:val="2fb"/>
          <w:rFonts w:hint="cs"/>
          <w:rtl/>
        </w:rPr>
        <w:t xml:space="preserve">דר</w:t>
      </w:r>
      <w:ins w:id="92049" w:author="מנוע מכני" w:date="2026-10-05T11:32:12Z">
        <w:r>
          <w:rPr>
            <w:rStyle w:val="2fb"/>
            <w:rFonts w:hint="cs"/>
            <w:rtl/>
          </w:rPr>
          <w:t xml:space="preserve">י"ש</w:t>
        </w:r>
      </w:ins>
      <w:del w:id="92050" w:author="מנוע מכני" w:date="2026-10-05T11:32:12Z">
        <w:r w:rsidR="00546316">
          <w:rPr>
            <w:rFonts w:hint="cs"/>
            <w:rtl/>
          </w:rPr>
          <w:delText xml:space="preserve">י''ש</w:delText>
        </w:r>
      </w:del>
      <w:r w:rsidR="00546316">
        <w:rPr>
          <w:rFonts w:hint="cs"/>
          <w:rtl/>
        </w:rPr>
        <w:t xml:space="preserve"> </w:t>
      </w:r>
      <w:r>
        <w:rPr>
          <w:rtl/>
        </w:rPr>
        <w:t xml:space="preserve">מיפשט פשיטא </w:t>
      </w:r>
      <w:ins w:id="95309" w:author="מנוע מכני" w:date="2026-10-05T11:32:12Z">
        <w:r>
          <w:rPr>
            <w:rtl/>
          </w:rPr>
          <w:t xml:space="preserve">לו</w:t>
        </w:r>
      </w:ins>
      <w:del w:id="9531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אנדרוגינוס - בכור הוא ומומו עמו, </w:t>
      </w:r>
    </w:p>
    <w:p w14:paraId="2429A0CB" w14:textId="77777777" w:rsidR="00546316" w:rsidRDefault="00546316" w:rsidP="00546316">
      <w:pPr>
        <w:rPr>
          <w:rtl/>
        </w:rPr>
      </w:pPr>
      <w:r w:rsidRPr="00D25F87">
        <w:rPr>
          <w:b/>
          <w:bCs/>
          <w:rtl/>
        </w:rPr>
        <w:t xml:space="preserve">א</w:t>
      </w:r>
      <w:ins w:id="92051" w:author="מנוע מכני" w:date="2026-10-05T11:32:12Z">
        <w:r>
          <w:rPr>
            <w:b/>
            <w:bCs/>
            <w:rtl/>
          </w:rPr>
          <w:t xml:space="preserve">ו"ד</w:t>
        </w:r>
      </w:ins>
      <w:del w:id="92052" w:author="מנוע מכני" w:date="2026-10-05T11:32:12Z">
        <w:r w:rsidRPr="00D25F87">
          <w:rPr>
            <w:b/>
            <w:bCs/>
            <w:rtl/>
          </w:rPr>
          <w:delText xml:space="preserve">ו''ד</w:delText>
        </w:r>
      </w:del>
      <w:r w:rsidR="00F63065">
        <w:rPr>
          <w:rtl/>
        </w:rPr>
        <w:t xml:space="preserve"> ספוקי מספקא </w:t>
      </w:r>
      <w:ins w:id="95313" w:author="מנוע מכני" w:date="2026-10-05T11:32:12Z">
        <w:r>
          <w:rPr>
            <w:rtl/>
          </w:rPr>
          <w:t xml:space="preserve">לו</w:t>
        </w:r>
      </w:ins>
      <w:del w:id="9531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וא</w:t>
      </w:r>
      <w:ins w:id="92053" w:author="מנוע מכני" w:date="2026-10-05T11:32:12Z">
        <w:r>
          <w:rPr>
            <w:rFonts w:hint="cs"/>
            <w:rtl/>
          </w:rPr>
          <w:t xml:space="preserve">ת"ל</w:t>
        </w:r>
      </w:ins>
      <w:del w:id="92054" w:author="מנוע מכני" w:date="2026-10-05T11:32:12Z">
        <w:r>
          <w:rPr>
            <w:rFonts w:hint="cs"/>
            <w:rtl/>
          </w:rPr>
          <w:delText xml:space="preserve">ת''ל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לומר </w:t>
      </w:r>
      <w:ins w:id="95311" w:author="מנוע מכני" w:date="2026-10-05T11:32:12Z">
        <w:r>
          <w:rPr>
            <w:rtl/>
          </w:rPr>
          <w:t xml:space="preserve">אומר</w:t>
        </w:r>
      </w:ins>
      <w:del w:id="95312" w:author="מנוע מכני" w:date="2026-10-05T11:32:12Z">
        <w:r w:rsidR="00F63065">
          <w:rPr>
            <w:rtl/>
          </w:rPr>
          <w:delText xml:space="preserve">קאמר</w:delText>
        </w:r>
      </w:del>
      <w:r w:rsidR="00F63065">
        <w:rPr>
          <w:rtl/>
        </w:rPr>
        <w:t xml:space="preserve">, אם תימצא לומר בכור הוא - הרי מומו עמו? </w:t>
      </w:r>
    </w:p>
    <w:p w14:paraId="6C0A42BE" w14:textId="77777777" w:rsidR="00B874E6" w:rsidRDefault="00546316" w:rsidP="00546316">
      <w:pPr>
        <w:rPr>
          <w:rtl/>
        </w:rPr>
      </w:pPr>
      <w:r>
        <w:rPr>
          <w:rFonts w:hint="cs"/>
          <w:rtl/>
        </w:rPr>
        <w:t xml:space="preserve">נפ</w:t>
      </w:r>
      <w:ins w:id="92055" w:author="מנוע מכני" w:date="2026-10-05T11:32:12Z">
        <w:r>
          <w:rPr>
            <w:rFonts w:hint="cs"/>
            <w:rtl/>
          </w:rPr>
          <w:t xml:space="preserve">ק"מ</w:t>
        </w:r>
      </w:ins>
      <w:del w:id="92056" w:author="מנוע מכני" w:date="2026-10-05T11:32:12Z">
        <w:r>
          <w:rPr>
            <w:rFonts w:hint="cs"/>
            <w:rtl/>
          </w:rPr>
          <w:delText xml:space="preserve">ק''מ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- </w:t>
      </w:r>
      <w:ins w:id="90751" w:author="מנוע סמנטי" w:date="2026-10-05T11:39:44Z">
        <w:r>
          <w:rPr>
            <w:rtl/>
          </w:rPr>
          <w:t xml:space="preserve">ללקות</w:t>
        </w:r>
      </w:ins>
      <w:del w:id="90752" w:author="מנוע סמנטי" w:date="2026-10-05T11:39:44Z">
        <w:r w:rsidR="00F63065">
          <w:rPr>
            <w:rtl/>
          </w:rPr>
          <w:delText xml:space="preserve">למילקא</w:delText>
        </w:r>
      </w:del>
      <w:r w:rsidR="00F63065">
        <w:rPr>
          <w:rtl/>
        </w:rPr>
        <w:t xml:space="preserve"> </w:t>
      </w:r>
      <w:ins w:id="95315" w:author="מנוע מכני" w:date="2026-10-05T11:32:12Z">
        <w:r>
          <w:rPr>
            <w:rtl/>
          </w:rPr>
          <w:t xml:space="preserve">עליו</w:t>
        </w:r>
      </w:ins>
      <w:del w:id="95316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משום גיזה ועבודה, </w:t>
      </w:r>
      <w:ins w:id="97937" w:author="מנוע מכני" w:date="2026-10-05T11:32:12Z">
        <w:r>
          <w:rPr>
            <w:rtl/>
          </w:rPr>
          <w:t xml:space="preserve">אם </w:t>
        </w:r>
      </w:ins>
      <w:del w:id="97938" w:author="מנוע מכני" w:date="2026-10-05T11:32:12Z">
        <w:r w:rsidR="00F63065">
          <w:rPr>
            <w:rtl/>
          </w:rPr>
          <w:delText xml:space="preserve">אי </w:delText>
        </w:r>
      </w:del>
      <w:ins w:id="93953" w:author="מנוע מכני" w:date="2026-10-05T11:32:12Z">
        <w:r>
          <w:rPr>
            <w:rtl/>
          </w:rPr>
          <w:t xml:space="preserve">גם</w:t>
        </w:r>
      </w:ins>
      <w:del w:id="9395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</w:t>
      </w:r>
      <w:ins w:id="90749" w:author="מנוע סמנטי" w:date="2026-10-05T11:39:44Z">
        <w:r>
          <w:rPr>
            <w:rtl/>
          </w:rPr>
          <w:t xml:space="preserve">לתת</w:t>
        </w:r>
      </w:ins>
      <w:del w:id="90750" w:author="מנוע סמנטי" w:date="2026-10-05T11:39:44Z">
        <w:r w:rsidR="00F63065">
          <w:rPr>
            <w:rtl/>
          </w:rPr>
          <w:delText xml:space="preserve">למיתבה</w:delText>
        </w:r>
      </w:del>
      <w:r w:rsidR="00F63065">
        <w:rPr>
          <w:rtl/>
        </w:rPr>
        <w:t xml:space="preserve"> לכהן</w:t>
      </w:r>
      <w:r w:rsidR="0057284B">
        <w:rPr>
          <w:rtl/>
        </w:rPr>
        <w:t>.</w:t>
      </w:r>
    </w:p>
    <w:p>
      <w:pPr>
        <w:pStyle w:val="38"/>
        <w:rPr>
          <w:ins w:id="100216" w:author="מנוע מכני" w:date="2026-10-05T11:32:12Z"/>
        </w:rPr>
      </w:pPr>
      <w:r>
        <w:t xml:space="preserve">ת"ש, ר' אילעאי </w:t>
      </w:r>
      <w:r w:rsidR="00546316">
        <w:t>מ</w:t>
      </w:r>
      <w:r>
        <w:t xml:space="preserve">ר' ישמעאל:</w:t>
      </w:r>
    </w:p>
    <w:p w14:paraId="60AF594D" w14:textId="77777777" w:rsidR="00546316" w:rsidRDefault="00F63065" w:rsidP="00546316">
      <w:pPr>
        <w:rPr>
          <w:rtl/>
        </w:rPr>
      </w:pPr>
      <w:del w:id="1002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אנדרוגינוס בכור הוא - ומומו עמו</w:t>
      </w:r>
      <w:ins w:id="96939" w:author="מנוע מכני" w:date="2026-10-05T11:32:12Z">
        <w:r>
          <w:rPr>
            <w:rtl/>
          </w:rPr>
          <w:t xml:space="preserve">,</w:t>
        </w:r>
      </w:ins>
      <w:del w:id="9694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218" w:author="מנוע מכני" w:date="2026-10-05T11:32:12Z"/>
        </w:rPr>
      </w:pPr>
      <w:r>
        <w:t xml:space="preserve">ש"מ</w:t>
      </w:r>
      <w:r>
        <w:t xml:space="preserve">:</w:t>
      </w:r>
    </w:p>
    <w:p w14:paraId="4201B690" w14:textId="77777777" w:rsidR="00B874E6" w:rsidRDefault="00F63065" w:rsidP="00546316">
      <w:pPr>
        <w:rPr>
          <w:rtl/>
        </w:rPr>
      </w:pPr>
      <w:del w:id="1002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מיפשט פשיטא </w:t>
      </w:r>
      <w:ins w:id="95319" w:author="מנוע מכני" w:date="2026-10-05T11:32:12Z">
        <w:r>
          <w:rPr>
            <w:rtl/>
          </w:rPr>
          <w:t xml:space="preserve">לו</w:t>
        </w:r>
      </w:ins>
      <w:del w:id="95320" w:author="מנוע מכני" w:date="2026-10-05T11:32:12Z">
        <w:r>
          <w:rPr>
            <w:rtl/>
          </w:rPr>
          <w:delText xml:space="preserve">ליה</w:delText>
        </w:r>
      </w:del>
      <w:ins w:id="96941" w:author="מנוע מכני" w:date="2026-10-05T11:32:12Z">
        <w:r>
          <w:rPr>
            <w:rtl/>
          </w:rPr>
          <w:t xml:space="preserve">,</w:t>
        </w:r>
      </w:ins>
      <w:del w:id="96942" w:author="מנוע מכני" w:date="2026-10-05T11:32:12Z">
        <w:r w:rsidR="000B5F7F">
          <w:rPr>
            <w:rtl/>
          </w:rPr>
          <w:delText xml:space="preserve">;</w:delText>
        </w:r>
      </w:del>
      <w:r w:rsidR="00546316">
        <w:rPr>
          <w:rFonts w:hint="cs"/>
          <w:rtl/>
        </w:rPr>
        <w:t xml:space="preserve"> </w:t>
      </w:r>
      <w:ins w:id="95317" w:author="מנוע מכני" w:date="2026-10-05T11:32:12Z">
        <w:r>
          <w:rPr>
            <w:rtl/>
          </w:rPr>
          <w:t xml:space="preserve">ושמא</w:t>
        </w:r>
      </w:ins>
      <w:del w:id="95318" w:author="מנוע מכני" w:date="2026-10-05T11:32:12Z">
        <w:r>
          <w:rPr>
            <w:rtl/>
          </w:rPr>
          <w:delText xml:space="preserve">ודילמא</w:delText>
        </w:r>
      </w:del>
      <w:r>
        <w:rPr>
          <w:rtl/>
        </w:rPr>
        <w:t xml:space="preserve"> </w:t>
      </w:r>
      <w:r>
        <w:rPr>
          <w:rtl/>
        </w:rPr>
        <w:t xml:space="preserve">א</w:t>
      </w:r>
      <w:ins w:id="92057" w:author="מנוע מכני" w:date="2026-10-05T11:32:12Z">
        <w:r>
          <w:rPr>
            <w:rFonts w:hint="cs"/>
            <w:rtl/>
          </w:rPr>
          <w:t xml:space="preserve">ת"ל</w:t>
        </w:r>
      </w:ins>
      <w:del w:id="92058" w:author="מנוע מכני" w:date="2026-10-05T11:32:12Z">
        <w:r w:rsidR="00546316">
          <w:rPr>
            <w:rFonts w:hint="cs"/>
            <w:rtl/>
          </w:rPr>
          <w:delText xml:space="preserve">ת''ל</w:delText>
        </w:r>
      </w:del>
      <w:r>
        <w:rPr>
          <w:rtl/>
        </w:rPr>
        <w:t xml:space="preserve">? ת"ש: זכר - ולא נקבה, כשהוא אומר למטה זכר, שאין </w:t>
      </w:r>
      <w:r>
        <w:rPr>
          <w:rtl/>
        </w:rPr>
        <w:t xml:space="preserve">ת"ל</w:t>
      </w:r>
      <w:r>
        <w:rPr>
          <w:rtl/>
        </w:rPr>
        <w:t xml:space="preserve">, מה </w:t>
      </w:r>
      <w:r>
        <w:rPr>
          <w:rtl/>
        </w:rPr>
        <w:t xml:space="preserve">ת"ל</w:t>
      </w:r>
      <w:r>
        <w:rPr>
          <w:rtl/>
        </w:rPr>
        <w:t xml:space="preserve"> - להוציא טומטום ואנדרוגינוס</w:t>
      </w:r>
      <w:r w:rsidR="0057284B">
        <w:rPr>
          <w:rtl/>
        </w:rPr>
        <w:t>.</w:t>
      </w:r>
    </w:p>
    <w:p w14:paraId="56C5991D" w14:textId="77777777" w:rsidR="00546316" w:rsidRDefault="00F63065" w:rsidP="00F63065">
      <w:pPr>
        <w:rPr>
          <w:rtl/>
        </w:rPr>
      </w:pPr>
      <w:r>
        <w:rPr>
          <w:rtl/>
        </w:rPr>
        <w:t xml:space="preserve">מני? אילימא </w:t>
      </w:r>
      <w:r>
        <w:rPr>
          <w:rStyle w:val="2fb"/>
          <w:rtl/>
        </w:rPr>
        <w:t xml:space="preserve">ת"ק</w:t>
      </w:r>
      <w:r>
        <w:rPr>
          <w:rtl/>
        </w:rPr>
        <w:t xml:space="preserve"> - ספיקא הוא, ואתי קרא למעוטי ספיקא? </w:t>
      </w:r>
    </w:p>
    <w:p>
      <w:pPr>
        <w:pStyle w:val="38"/>
        <w:rPr>
          <w:ins w:id="100220" w:author="מנוע מכני" w:date="2026-10-05T11:32:12Z"/>
        </w:rPr>
      </w:pPr>
      <w:r>
        <w:t xml:space="preserve">אלא</w:t>
      </w:r>
    </w:p>
    <w:p w14:paraId="758FCF77" w14:textId="77777777" w:rsidR="00BD6C19" w:rsidRDefault="00F63065" w:rsidP="00BD6C19">
      <w:pPr>
        <w:rPr>
          <w:rtl/>
        </w:rPr>
      </w:pPr>
      <w:del w:id="1002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רבנן בתראי - מחד קרא </w:t>
      </w:r>
      <w:ins w:id="98601" w:author="מנוע מכני" w:date="2026-10-05T11:32:12Z">
        <w:r>
          <w:rPr>
            <w:rtl/>
          </w:rPr>
          <w:t xml:space="preserve">יצאו</w:t>
        </w:r>
      </w:ins>
      <w:del w:id="98602" w:author="מנוע מכני" w:date="2026-10-05T11:32:12Z">
        <w:r>
          <w:rPr>
            <w:rtl/>
          </w:rPr>
          <w:delText xml:space="preserve">נפקי</w:delText>
        </w:r>
      </w:del>
      <w:r>
        <w:rPr>
          <w:rtl/>
        </w:rPr>
        <w:t xml:space="preserve"> </w:t>
      </w:r>
      <w:ins w:id="93957" w:author="מנוע מכני" w:date="2026-10-05T11:32:12Z">
        <w:r>
          <w:rPr>
            <w:rtl/>
          </w:rPr>
          <w:t xml:space="preserve">שהרי</w:t>
        </w:r>
      </w:ins>
      <w:del w:id="9395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גבי בכור חד זכר הוא דכתיב, קא מעטי </w:t>
      </w:r>
      <w:ins w:id="93955" w:author="מנוע מכני" w:date="2026-10-05T11:32:12Z">
        <w:r>
          <w:rPr>
            <w:rtl/>
          </w:rPr>
          <w:t xml:space="preserve">כולם</w:t>
        </w:r>
      </w:ins>
      <w:del w:id="9395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</w:t>
      </w:r>
      <w:ins w:id="95321" w:author="מנוע מכני" w:date="2026-10-05T11:32:12Z">
        <w:r>
          <w:rPr>
            <w:rtl/>
          </w:rPr>
          <w:t xml:space="preserve">מהם</w:t>
        </w:r>
      </w:ins>
      <w:del w:id="95322" w:author="מנוע מכני" w:date="2026-10-05T11:32:12Z">
        <w:r>
          <w:rPr>
            <w:rtl/>
          </w:rPr>
          <w:delText xml:space="preserve">מינייהו</w:delText>
        </w:r>
      </w:del>
      <w:r>
        <w:rPr>
          <w:rtl/>
        </w:rPr>
        <w:t xml:space="preserve">! אלא פשיטא </w:t>
      </w:r>
      <w:r>
        <w:rPr>
          <w:rStyle w:val="2fb"/>
          <w:rtl/>
        </w:rPr>
        <w:t xml:space="preserve">ר' ישמעאל</w:t>
      </w:r>
      <w:ins w:id="96943" w:author="מנוע מכני" w:date="2026-10-05T11:32:12Z">
        <w:r>
          <w:rPr>
            <w:rtl/>
          </w:rPr>
          <w:t xml:space="preserve">,</w:t>
        </w:r>
      </w:ins>
      <w:del w:id="96944" w:author="מנוע מכני" w:date="2026-10-05T11:32:12Z">
        <w:r w:rsidR="000B5F7F">
          <w:rPr>
            <w:rtl/>
          </w:rPr>
          <w:delText xml:space="preserve">;</w:delText>
        </w:r>
      </w:del>
      <w:r w:rsidR="00546316">
        <w:rPr>
          <w:rFonts w:hint="cs"/>
          <w:rtl/>
        </w:rPr>
        <w:t xml:space="preserve"> </w:t>
      </w:r>
      <w:ins w:id="97939" w:author="מנוע מכני" w:date="2026-10-05T11:32:12Z">
        <w:r>
          <w:rPr>
            <w:rtl/>
          </w:rPr>
          <w:t xml:space="preserve">ואם </w:t>
        </w:r>
      </w:ins>
      <w:del w:id="9794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אמרת בשלמא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</w:t>
      </w:r>
      <w:r w:rsidR="00BD6C19">
        <w:rPr>
          <w:rFonts w:hint="cs"/>
          <w:rtl/>
        </w:rPr>
        <w:t>מדפשי</w:t>
      </w:r>
      <w:r>
        <w:rPr>
          <w:rtl/>
        </w:rPr>
        <w:t xml:space="preserve">טא </w:t>
      </w:r>
      <w:ins w:id="95323" w:author="מנוע מכני" w:date="2026-10-05T11:32:12Z">
        <w:r>
          <w:rPr>
            <w:rtl/>
          </w:rPr>
          <w:t xml:space="preserve">לו</w:t>
        </w:r>
      </w:ins>
      <w:del w:id="953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היינו </w:t>
      </w:r>
      <w:ins w:id="98599" w:author="מנוע מכני" w:date="2026-10-05T11:32:12Z">
        <w:ins w:id="90753" w:author="מנוע סמנטי" w:date="2026-10-05T11:39:44Z">
          <w:r>
            <w:rPr>
              <w:rtl/>
            </w:rPr>
            <w:t xml:space="preserve">שהוצרך</w:t>
          </w:r>
        </w:ins>
        <w:del w:id="90754" w:author="מנוע סמנטי" w:date="2026-10-05T11:39:44Z">
          <w:r>
            <w:rPr>
              <w:rtl/>
            </w:rPr>
            <w:delText xml:space="preserve">דהוצרך</w:delText>
          </w:r>
        </w:del>
      </w:ins>
      <w:del w:id="98600" w:author="מנוע מכני" w:date="2026-10-05T11:32:12Z">
        <w:r>
          <w:rPr>
            <w:rtl/>
          </w:rPr>
          <w:delText xml:space="preserve">דאיצטריך</w:delText>
        </w:r>
      </w:del>
      <w:r>
        <w:rPr>
          <w:rtl/>
        </w:rPr>
        <w:t xml:space="preserve"> קרא למעוטי, </w:t>
      </w:r>
    </w:p>
    <w:p>
      <w:pPr>
        <w:pStyle w:val="38"/>
        <w:rPr>
          <w:ins w:id="100222" w:author="מנוע מכני" w:date="2026-10-05T11:32:12Z"/>
        </w:rPr>
      </w:pPr>
      <w:r>
        <w:t xml:space="preserve">אלא</w:t>
      </w:r>
    </w:p>
    <w:p w14:paraId="2916F195" w14:textId="77777777" w:rsidR="00BD6C19" w:rsidRDefault="00F63065" w:rsidP="00BD6C19">
      <w:pPr>
        <w:rPr>
          <w:rtl/>
        </w:rPr>
      </w:pPr>
      <w:del w:id="100223" w:author="מנוע מכני" w:date="2026-10-05T11:32:12Z">
        <w:r>
          <w:rPr>
            <w:rtl/>
          </w:rPr>
          <w:delText xml:space="preserve"> </w:delText>
        </w:r>
      </w:del>
      <w:ins w:id="97941" w:author="מנוע מכני" w:date="2026-10-05T11:32:12Z">
        <w:r>
          <w:rPr>
            <w:rtl/>
          </w:rPr>
          <w:t xml:space="preserve">אם </w:t>
        </w:r>
      </w:ins>
      <w:del w:id="97942" w:author="מנוע מכני" w:date="2026-10-05T11:32:12Z">
        <w:r>
          <w:rPr>
            <w:rtl/>
          </w:rPr>
          <w:delText xml:space="preserve">אי </w:delText>
        </w:r>
      </w:del>
      <w:r w:rsidR="00BD6C19">
        <w:rPr>
          <w:rFonts w:hint="cs"/>
          <w:rtl/>
        </w:rPr>
        <w:t>מ</w:t>
      </w:r>
      <w:r>
        <w:rPr>
          <w:rtl/>
        </w:rPr>
        <w:t xml:space="preserve">ספקא </w:t>
      </w:r>
      <w:ins w:id="95325" w:author="מנוע מכני" w:date="2026-10-05T11:32:12Z">
        <w:r>
          <w:rPr>
            <w:rtl/>
          </w:rPr>
          <w:t xml:space="preserve">לו</w:t>
        </w:r>
      </w:ins>
      <w:del w:id="953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אצטריך קרא למעוטי ספיקא? </w:t>
      </w:r>
    </w:p>
    <w:p w14:paraId="703EA396" w14:textId="77777777" w:rsidR="00B874E6" w:rsidRDefault="00F63065" w:rsidP="00BD6C19">
      <w:pPr>
        <w:rPr>
          <w:rtl/>
        </w:rPr>
      </w:pPr>
      <w:r w:rsidRPr="00BD6C19">
        <w:rPr>
          <w:b/>
          <w:bCs/>
          <w:rtl/>
        </w:rPr>
        <w:t>לעולם רבנן בתראי,</w:t>
      </w:r>
      <w:r>
        <w:rPr>
          <w:rtl/>
        </w:rPr>
        <w:t xml:space="preserve"> וגבי בכור תרתי קראי כתיב הזכר והזכרים</w:t>
      </w:r>
      <w:r w:rsidR="0057284B">
        <w:rPr>
          <w:rtl/>
        </w:rPr>
        <w:t>.</w:t>
      </w:r>
    </w:p>
    <w:p w14:paraId="2E16B61E" w14:textId="77777777" w:rsidR="0057284B" w:rsidRDefault="0057284B" w:rsidP="0057284B">
      <w:pPr>
        <w:jc w:val="center"/>
        <w:rPr>
          <w:del w:id="90220" w:author="מנוע עיצוב" w:date="2026-10-05T11:33:53Z"/>
          <w:rtl/>
        </w:rPr>
      </w:pPr>
      <w:del w:id="90217" w:author="מנוע עיצוב" w:date="2026-10-05T11:33:53Z">
        <w:r>
          <w:rPr>
            <w:rtl/>
          </w:rPr>
          <w:delText xml:space="preserve">•</w:delText>
        </w:r>
      </w:del>
      <w:ins w:id="96945" w:author="מנוע מכני" w:date="2026-10-05T11:32:12Z">
        <w:r>
          <w:rPr>
            <w:rtl/>
          </w:rPr>
          <w:t xml:space="preserve"> </w:t>
        </w:r>
      </w:ins>
      <w:del w:id="96946" w:author="מנוע מכני" w:date="2026-10-05T11:32:12Z">
        <w:r>
          <w:rPr>
            <w:rtl/>
          </w:rPr>
          <w:delText xml:space="preserve">  </w:delText>
        </w:r>
      </w:del>
      <w:del w:id="90218" w:author="מנוע עיצוב" w:date="2026-10-05T11:33:53Z">
        <w:r>
          <w:rPr>
            <w:rtl/>
          </w:rPr>
          <w:delText xml:space="preserve">•</w:delText>
        </w:r>
      </w:del>
      <w:ins w:id="96947" w:author="מנוע מכני" w:date="2026-10-05T11:32:12Z">
        <w:r>
          <w:rPr>
            <w:rtl/>
          </w:rPr>
          <w:t xml:space="preserve"> </w:t>
        </w:r>
      </w:ins>
      <w:del w:id="96948" w:author="מנוע מכני" w:date="2026-10-05T11:32:12Z">
        <w:r>
          <w:rPr>
            <w:rtl/>
          </w:rPr>
          <w:delText xml:space="preserve">  </w:delText>
        </w:r>
      </w:del>
      <w:del w:id="90219" w:author="מנוע עיצוב" w:date="2026-10-05T11:33:53Z">
        <w:r>
          <w:rPr>
            <w:rtl/>
          </w:rPr>
          <w:delText xml:space="preserve">•</w:delText>
        </w:r>
      </w:del>
    </w:p>
    <w:p w14:paraId="385563DB" w14:textId="77777777" w:rsidR="00B874E6" w:rsidRDefault="00F63065" w:rsidP="00BD6C19">
      <w:pPr>
        <w:pStyle w:val="afffd"/>
        <w:rPr>
          <w:rtl/>
        </w:rPr>
      </w:pPr>
      <w:r>
        <w:rPr>
          <w:rtl/>
        </w:rPr>
        <w:lastRenderedPageBreak/>
        <w:t>וחכ"א אינו בכור כו'</w:t>
      </w:r>
      <w:r w:rsidR="0057284B">
        <w:rPr>
          <w:rtl/>
        </w:rPr>
        <w:t>.</w:t>
      </w:r>
    </w:p>
    <w:p>
      <w:pPr>
        <w:pStyle w:val="38"/>
        <w:rPr>
          <w:ins w:id="100224" w:author="מנוע מכני" w:date="2026-10-05T11:32:12Z"/>
        </w:rPr>
      </w:pPr>
      <w:r>
        <w:t>א</w:t>
      </w:r>
      <w:ins w:id="92059" w:author="מנוע מכני" w:date="2026-10-05T11:32:12Z">
        <w:r>
          <w:t xml:space="preserve">ר"ח</w:t>
        </w:r>
      </w:ins>
      <w:del w:id="92060" w:author="מנוע מכני" w:date="2026-10-05T11:32:12Z">
        <w:r w:rsidR="00BD6C19">
          <w:delText xml:space="preserve">ר''ח</w:delText>
        </w:r>
      </w:del>
      <w:r>
        <w:t xml:space="preserve">:</w:t>
      </w:r>
    </w:p>
    <w:p w14:paraId="3EE4A2EC" w14:textId="77777777" w:rsidR="00BD6C19" w:rsidRDefault="00F63065" w:rsidP="00BD6C19">
      <w:pPr>
        <w:rPr>
          <w:rtl/>
        </w:rPr>
      </w:pPr>
      <w:del w:id="1002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מחלוקת באנדרוגינוס, אבל בטומטום - דברי הכל ספיקא הוא וקדוש מספיקא</w:t>
      </w:r>
      <w:ins w:id="96949" w:author="מנוע מכני" w:date="2026-10-05T11:32:12Z">
        <w:r>
          <w:rPr>
            <w:rtl/>
          </w:rPr>
          <w:t xml:space="preserve">,</w:t>
        </w:r>
      </w:ins>
      <w:del w:id="96950" w:author="מנוע מכני" w:date="2026-10-05T11:32:12Z">
        <w:r w:rsidR="000B5F7F">
          <w:rPr>
            <w:rtl/>
          </w:rPr>
          <w:delText xml:space="preserve">;</w:delText>
        </w:r>
      </w:del>
    </w:p>
    <w:p w14:paraId="644B13D2" w14:textId="77777777" w:rsidR="00BD6C19" w:rsidRDefault="00F63065" w:rsidP="00BD6C19">
      <w:pPr>
        <w:rPr>
          <w:rtl/>
        </w:rPr>
      </w:pP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רבא</w:t>
      </w:r>
      <w:ins w:id="96951" w:author="מנוע מכני" w:date="2026-10-05T11:32:12Z">
        <w:r>
          <w:rPr>
            <w:rtl/>
          </w:rPr>
          <w:t xml:space="preserve">,</w:t>
        </w:r>
      </w:ins>
      <w:del w:id="969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אלא מעתה - בערכין יערך, </w:t>
      </w:r>
    </w:p>
    <w:p w14:paraId="2F444232" w14:textId="77777777" w:rsidR="00BD6C19" w:rsidRDefault="00BD6C19" w:rsidP="00BD6C19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מב. </w:t>
      </w:r>
    </w:p>
    <w:p>
      <w:pPr>
        <w:pStyle w:val="38"/>
        <w:rPr>
          <w:ins w:id="100226" w:author="מנוע מכני" w:date="2026-10-05T11:32:12Z"/>
        </w:rPr>
      </w:pPr>
      <w:r>
        <w:t xml:space="preserve">אלמה </w:t>
      </w:r>
      <w:r>
        <w:t xml:space="preserve">תניא</w:t>
      </w:r>
      <w:r>
        <w:t xml:space="preserve">:</w:t>
      </w:r>
    </w:p>
    <w:p w14:paraId="68AC4902" w14:textId="77777777" w:rsidR="00B874E6" w:rsidRDefault="00F63065" w:rsidP="00BD6C19">
      <w:pPr>
        <w:rPr>
          <w:rtl/>
        </w:rPr>
      </w:pPr>
      <w:del w:id="1002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הזכר - ולא טומטום ואנדרוגינוס? סמי מיכן טומטום</w:t>
      </w:r>
      <w:r w:rsidR="0057284B">
        <w:rPr>
          <w:rtl/>
        </w:rPr>
        <w:t>.</w:t>
      </w:r>
    </w:p>
    <w:p>
      <w:pPr>
        <w:pStyle w:val="38"/>
        <w:rPr>
          <w:ins w:id="100228" w:author="מנוע מכני" w:date="2026-10-05T11:32:12Z"/>
        </w:rPr>
      </w:pPr>
      <w:r>
        <w:t xml:space="preserve">ת"ש:</w:t>
      </w:r>
    </w:p>
    <w:p w14:paraId="3479D18E" w14:textId="77777777" w:rsidR="00BD6C19" w:rsidRDefault="00F63065" w:rsidP="00F63065">
      <w:pPr>
        <w:rPr>
          <w:rtl/>
        </w:rPr>
      </w:pPr>
      <w:del w:id="1002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יכול </w:t>
      </w:r>
      <w:r>
        <w:rPr>
          <w:rtl/>
        </w:rPr>
        <w:t xml:space="preserve">לא</w:t>
      </w:r>
      <w:r>
        <w:rPr>
          <w:rtl/>
        </w:rPr>
        <w:t xml:space="preserve"> יהא בערך איש, אבל יהא בערך אשה, </w:t>
      </w:r>
    </w:p>
    <w:p w14:paraId="406909C8" w14:textId="77777777" w:rsidR="00B874E6" w:rsidRDefault="00F63065" w:rsidP="00F63065">
      <w:pPr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הזכר אם נקבה - ולא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0" w:author="מנוע מכני" w:date="2026-10-05T11:32:12Z"/>
        </w:rPr>
      </w:pPr>
      <w:r>
        <w:t xml:space="preserve">ת"ש:</w:t>
      </w:r>
    </w:p>
    <w:p w14:paraId="18A9054A" w14:textId="77777777" w:rsidR="00B874E6" w:rsidRDefault="00F63065" w:rsidP="00F63065">
      <w:pPr>
        <w:rPr>
          <w:rtl/>
        </w:rPr>
      </w:pPr>
      <w:del w:id="1002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זכר אם נקבה זכר ודאי נקבה </w:t>
      </w:r>
      <w:ins w:id="95327" w:author="מנוע מכני" w:date="2026-10-05T11:32:12Z">
        <w:r>
          <w:rPr>
            <w:rtl/>
          </w:rPr>
          <w:t xml:space="preserve">ודיש</w:t>
        </w:r>
      </w:ins>
      <w:del w:id="95328" w:author="מנוע מכני" w:date="2026-10-05T11:32:12Z">
        <w:r>
          <w:rPr>
            <w:rtl/>
          </w:rPr>
          <w:delText xml:space="preserve">ודאית</w:delText>
        </w:r>
      </w:del>
      <w:r>
        <w:rPr>
          <w:rtl/>
        </w:rPr>
        <w:t xml:space="preserve">, ולא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2" w:author="מנוע מכני" w:date="2026-10-05T11:32:12Z"/>
        </w:rPr>
      </w:pPr>
      <w:r>
        <w:t xml:space="preserve">ת"ש:</w:t>
      </w:r>
    </w:p>
    <w:p w14:paraId="273CB43D" w14:textId="77777777" w:rsidR="00B874E6" w:rsidRDefault="00F63065" w:rsidP="00F63065">
      <w:pPr>
        <w:rPr>
          <w:rtl/>
        </w:rPr>
      </w:pPr>
      <w:del w:id="1002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הזכר - ולא נקבה, כשהוא אומר למטה, זכר שאין </w:t>
      </w:r>
      <w:r>
        <w:rPr>
          <w:rtl/>
        </w:rPr>
        <w:t xml:space="preserve">ת"ל</w:t>
      </w:r>
      <w:r>
        <w:rPr>
          <w:rtl/>
        </w:rPr>
        <w:t xml:space="preserve">, מה </w:t>
      </w:r>
      <w:r>
        <w:rPr>
          <w:rtl/>
        </w:rPr>
        <w:t xml:space="preserve">ת"ל</w:t>
      </w:r>
      <w:r>
        <w:rPr>
          <w:rtl/>
        </w:rPr>
        <w:t xml:space="preserve"> - להוציא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4" w:author="מנוע מכני" w:date="2026-10-05T11:32:12Z"/>
        </w:rPr>
      </w:pPr>
      <w:r>
        <w:t xml:space="preserve">ת"ש:</w:t>
      </w:r>
    </w:p>
    <w:p w14:paraId="5EDB3F28" w14:textId="77777777" w:rsidR="00BD6C19" w:rsidRDefault="00F63065" w:rsidP="00F63065">
      <w:pPr>
        <w:rPr>
          <w:rtl/>
        </w:rPr>
      </w:pPr>
      <w:del w:id="1002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הנעבד והמוקצה והאתנן והמחיר וטומטום ואנדרוגינוס - כולן מטמאין בגדים אבית הבליעה, </w:t>
      </w:r>
    </w:p>
    <w:p>
      <w:pPr>
        <w:pStyle w:val="38"/>
        <w:rPr>
          <w:ins w:id="100236" w:author="מנוע מכני" w:date="2026-10-05T11:32:12Z"/>
        </w:rPr>
      </w:pPr>
      <w:r>
        <w:t xml:space="preserve">ר"א</w:t>
      </w:r>
      <w:del w:id="100946" w:author="מנוע מכני" w:date="2026-10-05T11:32:12Z">
        <w:r>
          <w:delText xml:space="preserve"> אומר</w:delText>
        </w:r>
      </w:del>
      <w:r>
        <w:t xml:space="preserve">:</w:t>
      </w:r>
    </w:p>
    <w:p w14:paraId="1C12C7D0" w14:textId="77777777" w:rsidR="00BD6C19" w:rsidRDefault="00F63065" w:rsidP="00F63065">
      <w:pPr>
        <w:rPr>
          <w:rtl/>
        </w:rPr>
      </w:pPr>
      <w:del w:id="1002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ואנדרוגינוס - אין מטמאין בגדים אבית הבליעה, </w:t>
      </w:r>
    </w:p>
    <w:p>
      <w:pPr>
        <w:pStyle w:val="38"/>
        <w:rPr>
          <w:ins w:id="100238" w:author="מנוע מכני" w:date="2026-10-05T11:32:12Z"/>
        </w:rPr>
      </w:pPr>
      <w:r>
        <w:t xml:space="preserve">שהיה ר"א</w:t>
      </w:r>
      <w:del w:id="100947" w:author="מנוע מכני" w:date="2026-10-05T11:32:12Z">
        <w:r>
          <w:delText xml:space="preserve"> אומר</w:delText>
        </w:r>
      </w:del>
      <w:r>
        <w:t xml:space="preserve">:</w:t>
      </w:r>
    </w:p>
    <w:p w14:paraId="178827B8" w14:textId="77777777" w:rsidR="00BD6C19" w:rsidRDefault="00F63065" w:rsidP="00F63065">
      <w:pPr>
        <w:rPr>
          <w:rtl/>
        </w:rPr>
      </w:pPr>
      <w:del w:id="1002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מקום שנאמר זכר ונקבה אתה מוציא טומטום ואנדרוגינוס מביניהם, </w:t>
      </w:r>
    </w:p>
    <w:p w14:paraId="5D687750" w14:textId="77777777" w:rsidR="00B874E6" w:rsidRDefault="00F63065" w:rsidP="005576F9">
      <w:pPr>
        <w:pStyle w:val="021"/>
        <w:rPr>
          <w:rtl/>
        </w:rPr>
      </w:pPr>
      <w:r>
        <w:rPr>
          <w:rtl/>
        </w:rPr>
        <w:t>ועוף הואיל ולא נאמר - בו זכר ונקבה - אין אתה מוציא טומטום ואנדרוגינוס מביניהם! סמי מיכן טומטום</w:t>
      </w:r>
      <w:r w:rsidR="0057284B">
        <w:rPr>
          <w:rtl/>
        </w:rPr>
        <w:t>.</w:t>
      </w:r>
    </w:p>
    <w:p w14:paraId="0BB61E1E" w14:textId="77777777" w:rsidR="00BD6C19" w:rsidRDefault="00F63065" w:rsidP="005576F9">
      <w:pPr>
        <w:pStyle w:val="011"/>
        <w:rPr>
          <w:rtl/>
        </w:rPr>
      </w:pPr>
      <w:r>
        <w:rPr>
          <w:rtl/>
        </w:rPr>
        <w:t>ת"ש</w:t>
      </w:r>
      <w:r w:rsidR="0057284B">
        <w:rPr>
          <w:rtl/>
        </w:rPr>
        <w:t>.</w:t>
      </w:r>
      <w:r w:rsidR="00BD6C19">
        <w:rPr>
          <w:rFonts w:hint="cs"/>
          <w:rtl/>
        </w:rPr>
        <w:t xml:space="preserve"> </w:t>
      </w:r>
      <w:r>
        <w:rPr>
          <w:rStyle w:val="2fb"/>
          <w:rtl/>
        </w:rPr>
        <w:t xml:space="preserve">ר' אלעזר</w:t>
      </w:r>
      <w:r>
        <w:rPr>
          <w:rtl/>
        </w:rPr>
        <w:t xml:space="preserve"> אומר: הטריפה והכלאים ויוצא דופן טומטום ואנדרוגינוס - </w:t>
      </w:r>
      <w:r>
        <w:rPr>
          <w:rtl/>
        </w:rPr>
        <w:t xml:space="preserve">לא</w:t>
      </w:r>
      <w:r>
        <w:rPr>
          <w:rtl/>
        </w:rPr>
        <w:t xml:space="preserve"> קדושים ולא מקדישין</w:t>
      </w:r>
      <w:ins w:id="96953" w:author="מנוע מכני" w:date="2026-10-05T11:32:12Z">
        <w:r>
          <w:rPr>
            <w:rtl/>
          </w:rPr>
          <w:t xml:space="preserve">,</w:t>
        </w:r>
      </w:ins>
      <w:del w:id="969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240" w:author="מנוע מכני" w:date="2026-10-05T11:32:12Z"/>
        </w:rPr>
      </w:pPr>
      <w:r>
        <w:t xml:space="preserve">ואמר שמואל:</w:t>
      </w:r>
    </w:p>
    <w:p w14:paraId="64AE2782" w14:textId="77777777" w:rsidR="00B874E6" w:rsidRDefault="00F63065" w:rsidP="00BD6C19">
      <w:pPr>
        <w:rPr>
          <w:rtl/>
        </w:rPr>
      </w:pPr>
      <w:del w:id="1002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קדושים - בתמורה, ולא מקדישין - לעשות תמורה! סמי מיכן טומטום</w:t>
      </w:r>
      <w:r w:rsidR="0057284B">
        <w:rPr>
          <w:rtl/>
        </w:rPr>
        <w:t>.</w:t>
      </w:r>
    </w:p>
    <w:p>
      <w:pPr>
        <w:pStyle w:val="38"/>
        <w:rPr>
          <w:ins w:id="100242" w:author="מנוע מכני" w:date="2026-10-05T11:32:12Z"/>
        </w:rPr>
      </w:pPr>
      <w:r>
        <w:t xml:space="preserve">ת"ש, ר' אלעזר</w:t>
      </w:r>
      <w:del w:id="100948" w:author="מנוע מכני" w:date="2026-10-05T11:32:12Z">
        <w:r>
          <w:delText xml:space="preserve"> אומר</w:delText>
        </w:r>
      </w:del>
      <w:r>
        <w:t xml:space="preserve">:</w:t>
      </w:r>
    </w:p>
    <w:p w14:paraId="082E926D" w14:textId="77777777" w:rsidR="00BD6C19" w:rsidRDefault="00F63065" w:rsidP="00F63065">
      <w:pPr>
        <w:rPr>
          <w:rtl/>
        </w:rPr>
      </w:pPr>
      <w:del w:id="1002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חמשה </w:t>
      </w:r>
      <w:r>
        <w:rPr>
          <w:rtl/>
        </w:rPr>
        <w:t xml:space="preserve">לא</w:t>
      </w:r>
      <w:r>
        <w:rPr>
          <w:rtl/>
        </w:rPr>
        <w:t xml:space="preserve"> קדושים ולא מקדישין, </w:t>
      </w:r>
    </w:p>
    <w:p>
      <w:pPr>
        <w:pStyle w:val="38"/>
        <w:rPr>
          <w:ins w:id="100244" w:author="מנוע מכני" w:date="2026-10-05T11:32:12Z"/>
        </w:rPr>
      </w:pPr>
      <w:r>
        <w:t xml:space="preserve">ואלו הן:</w:t>
      </w:r>
    </w:p>
    <w:p w14:paraId="7DB41E29" w14:textId="77777777" w:rsidR="00B874E6" w:rsidRDefault="00F63065" w:rsidP="00F63065">
      <w:pPr>
        <w:rPr>
          <w:rtl/>
        </w:rPr>
      </w:pPr>
      <w:del w:id="1002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הטריפה, והכלאים, ויוצא דופן, וטומטום, ואנדרוגינוס</w:t>
      </w:r>
      <w:r w:rsidR="0057284B">
        <w:rPr>
          <w:rtl/>
        </w:rPr>
        <w:t>.</w:t>
      </w:r>
    </w:p>
    <w:p w14:paraId="01F5FE70" w14:textId="77777777" w:rsidR="00B874E6" w:rsidRDefault="00F63065" w:rsidP="00F63065">
      <w:pPr>
        <w:rPr>
          <w:rtl/>
        </w:rPr>
      </w:pPr>
      <w:r>
        <w:rPr>
          <w:rtl/>
        </w:rPr>
        <w:t xml:space="preserve">וכי תימא </w:t>
      </w:r>
      <w:r>
        <w:rPr>
          <w:rtl/>
        </w:rPr>
        <w:t xml:space="preserve">ה"נ</w:t>
      </w:r>
      <w:r>
        <w:rPr>
          <w:rtl/>
        </w:rPr>
        <w:t xml:space="preserve"> סמי מיכן טומטום, </w:t>
      </w:r>
      <w:ins w:id="98161" w:author="מנוע מכני" w:date="2026-10-05T11:32:12Z">
        <w:r>
          <w:rPr>
            <w:rtl/>
          </w:rPr>
          <w:t xml:space="preserve">היו</w:t>
        </w:r>
      </w:ins>
      <w:del w:id="98162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</w:t>
      </w:r>
      <w:ins w:id="97487" w:author="מנוע מכני" w:date="2026-10-05T11:32:12Z">
        <w:r>
          <w:rPr>
            <w:rtl/>
          </w:rPr>
          <w:t xml:space="preserve">להם</w:t>
        </w:r>
      </w:ins>
      <w:del w:id="9748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ארבעה! אפיק טומטום </w:t>
      </w:r>
      <w:ins w:id="98603" w:author="מנוע מכני" w:date="2026-10-05T11:32:12Z">
        <w:r>
          <w:rPr>
            <w:rtl/>
          </w:rPr>
          <w:t xml:space="preserve">ונכנס</w:t>
        </w:r>
      </w:ins>
      <w:del w:id="98604" w:author="מנוע מכני" w:date="2026-10-05T11:32:12Z">
        <w:r>
          <w:rPr>
            <w:rtl/>
          </w:rPr>
          <w:delText xml:space="preserve">ועייל</w:delText>
        </w:r>
      </w:del>
      <w:r>
        <w:rPr>
          <w:rtl/>
        </w:rPr>
        <w:t xml:space="preserve"> יתום</w:t>
      </w:r>
      <w:r w:rsidR="0057284B">
        <w:rPr>
          <w:rtl/>
        </w:rPr>
        <w:t>.</w:t>
      </w:r>
    </w:p>
    <w:p>
      <w:pPr>
        <w:pStyle w:val="38"/>
        <w:rPr>
          <w:ins w:id="100852" w:author="מנוע מכני" w:date="2026-10-05T11:32:12Z"/>
        </w:rPr>
      </w:pPr>
      <w:r>
        <w:t xml:space="preserve">לימא כתנאי,</w:t>
      </w:r>
    </w:p>
    <w:p w14:paraId="552EC5C2" w14:textId="77777777" w:rsidR="00BD6C19" w:rsidRDefault="00F63065" w:rsidP="00F63065">
      <w:pPr>
        <w:rPr>
          <w:rtl/>
        </w:rPr>
      </w:pPr>
      <w:del w:id="10085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רבי</w:t>
      </w:r>
      <w:r>
        <w:rPr>
          <w:rtl/>
        </w:rPr>
        <w:t xml:space="preserve"> אילעאי אומר משום </w:t>
      </w:r>
      <w:r>
        <w:rPr>
          <w:rStyle w:val="2fb"/>
          <w:rtl/>
        </w:rPr>
        <w:t xml:space="preserve">ר' ישמעאל</w:t>
      </w:r>
      <w:r>
        <w:rPr>
          <w:rtl/>
        </w:rPr>
        <w:t xml:space="preserve">: אנדרוגינוס בכור הוא ומומו עמו, </w:t>
      </w:r>
    </w:p>
    <w:p w14:paraId="7E6590B9" w14:textId="77777777" w:rsidR="00B874E6" w:rsidRDefault="00F63065" w:rsidP="00F63065">
      <w:pPr>
        <w:rPr>
          <w:rtl/>
        </w:rPr>
      </w:pPr>
      <w:r>
        <w:rPr>
          <w:rtl/>
        </w:rPr>
        <w:t xml:space="preserve">וחכמים אומרים: אין קדושה חלה עליו,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בן יהודה אומר משום </w:t>
      </w:r>
      <w:r>
        <w:rPr>
          <w:rStyle w:val="2fb"/>
          <w:rtl/>
        </w:rPr>
        <w:t xml:space="preserve">ר"ש</w:t>
      </w:r>
      <w:r>
        <w:rPr>
          <w:rtl/>
        </w:rPr>
        <w:t xml:space="preserve">: הרי הוא אומר הזכר, וכל מקום שנאמר זכר - אינו אלא להוציא טומטום ואנדרוגינוס</w:t>
      </w:r>
      <w:r w:rsidR="0057284B">
        <w:rPr>
          <w:rtl/>
        </w:rPr>
        <w:t>.</w:t>
      </w:r>
    </w:p>
    <w:p w14:paraId="196DF39C" w14:textId="77777777" w:rsidR="00BD6C19" w:rsidRDefault="00F63065" w:rsidP="00F63065">
      <w:pPr>
        <w:rPr>
          <w:rtl/>
        </w:rPr>
      </w:pPr>
      <w:r>
        <w:rPr>
          <w:rtl/>
        </w:rPr>
        <w:t xml:space="preserve">וכי תימא סמי מיכן טומטום,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בן יהודה היינו רבנן! אלא </w:t>
      </w:r>
      <w:ins w:id="93961" w:author="מנוע מכני" w:date="2026-10-05T11:32:12Z">
        <w:r>
          <w:rPr>
            <w:rtl/>
          </w:rPr>
          <w:t xml:space="preserve">לא</w:t>
        </w:r>
      </w:ins>
      <w:del w:id="9396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- טומטום </w:t>
      </w:r>
      <w:ins w:id="93959" w:author="מנוע מכני" w:date="2026-10-05T11:32:12Z">
        <w:r>
          <w:rPr>
            <w:rtl/>
          </w:rPr>
          <w:t xml:space="preserve">יש</w:t>
        </w:r>
      </w:ins>
      <w:del w:id="9396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755" w:author="מנוע סמנטי" w:date="2026-10-05T11:39:44Z">
        <w:r>
          <w:rPr>
            <w:rtl/>
          </w:rPr>
          <w:t xml:space="preserve">ביניהם</w:t>
        </w:r>
      </w:ins>
      <w:del w:id="90756" w:author="מנוע סמנטי" w:date="2026-10-05T11:39:44Z">
        <w:r>
          <w:rPr>
            <w:rtl/>
          </w:rPr>
          <w:delText xml:space="preserve">בינייהו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דת"ק</w:t>
      </w:r>
      <w:r>
        <w:rPr>
          <w:rtl/>
        </w:rPr>
        <w:t xml:space="preserve"> סבר: אין קדושה חלה עליו - אאנדרוגינוס, אבל טומטום - ספיקא הוא וקדוש מספיקא, </w:t>
      </w:r>
    </w:p>
    <w:p w14:paraId="2A275874" w14:textId="77777777" w:rsidR="00BD6C19" w:rsidRDefault="00BD6C19" w:rsidP="00BD6C19">
      <w:pPr>
        <w:pStyle w:val="afff0"/>
        <w:framePr w:wrap="around"/>
        <w:rPr>
          <w:rtl/>
        </w:rPr>
      </w:pPr>
      <w:r>
        <w:rPr>
          <w:rFonts w:hint="cs"/>
          <w:rtl/>
        </w:rPr>
        <w:t>מב:</w:t>
      </w:r>
    </w:p>
    <w:p>
      <w:pPr>
        <w:pStyle w:val="38"/>
        <w:rPr>
          <w:ins w:id="100246" w:author="מנוע מכני" w:date="2026-10-05T11:32:12Z"/>
        </w:rPr>
      </w:pPr>
      <w:ins w:id="95329" w:author="מנוע מכני" w:date="2026-10-05T11:32:12Z">
        <w:r>
          <w:t xml:space="preserve">ובא</w:t>
        </w:r>
      </w:ins>
      <w:del w:id="95330" w:author="מנוע מכני" w:date="2026-10-05T11:32:12Z">
        <w:r>
          <w:delText xml:space="preserve">ואתא</w:delText>
        </w:r>
      </w:del>
      <w:r>
        <w:t xml:space="preserve"> </w:t>
      </w:r>
      <w:ins w:id="92923" w:author="מנוע מכני" w:date="2026-10-05T11:32:12Z">
        <w:r>
          <w:t xml:space="preserve">ר"ש</w:t>
        </w:r>
      </w:ins>
      <w:del w:id="92924" w:author="מנוע מכני" w:date="2026-10-05T11:32:12Z">
        <w:r>
          <w:delText xml:space="preserve">רבי שמעון</w:delText>
        </w:r>
      </w:del>
      <w:ins w:id="96955" w:author="מנוע מכני" w:date="2026-10-05T11:32:12Z">
        <w:r>
          <w:t xml:space="preserve"> </w:t>
        </w:r>
      </w:ins>
      <w:del w:id="96956" w:author="מנוע מכני" w:date="2026-10-05T11:32:12Z">
        <w:r>
          <w:delText xml:space="preserve">  </w:delText>
        </w:r>
      </w:del>
      <w:r>
        <w:t xml:space="preserve">בן יהודה </w:t>
      </w:r>
      <w:ins w:id="98605" w:author="מנוע מכני" w:date="2026-10-05T11:32:12Z">
        <w:r>
          <w:t xml:space="preserve">לומר</w:t>
        </w:r>
      </w:ins>
      <w:del w:id="98606" w:author="מנוע מכני" w:date="2026-10-05T11:32:12Z">
        <w:r>
          <w:delText xml:space="preserve">למימר</w:delText>
        </w:r>
      </w:del>
      <w:r>
        <w:t xml:space="preserve">:</w:t>
      </w:r>
    </w:p>
    <w:p w14:paraId="42791722" w14:textId="77777777" w:rsidR="00BD6C19" w:rsidRDefault="00F63065" w:rsidP="00BD6C19">
      <w:pPr>
        <w:rPr>
          <w:rtl/>
        </w:rPr>
      </w:pPr>
      <w:del w:id="1002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בריה הוא ולא קדוש! </w:t>
      </w:r>
    </w:p>
    <w:p>
      <w:pPr>
        <w:pStyle w:val="38"/>
        <w:rPr>
          <w:ins w:id="100854" w:author="מנוע מכני" w:date="2026-10-05T11:32:12Z"/>
        </w:rPr>
      </w:pPr>
      <w:r>
        <w:t xml:space="preserve">לא</w:t>
      </w:r>
      <w:r>
        <w:t xml:space="preserve">,</w:t>
      </w:r>
    </w:p>
    <w:p w14:paraId="3A7947A6" w14:textId="77777777" w:rsidR="00BD6C19" w:rsidRDefault="00F63065" w:rsidP="00C5567C">
      <w:pPr>
        <w:pStyle w:val="a"/>
      </w:pPr>
      <w:del w:id="1008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2061" w:author="מנוע מכני" w:date="2026-10-05T11:32:12Z">
        <w:r>
          <w:rPr>
            <w:rtl/>
          </w:rPr>
          <w:t xml:space="preserve">ו"ע</w:t>
        </w:r>
      </w:ins>
      <w:del w:id="92062" w:author="מנוע מכני" w:date="2026-10-05T11:32:12Z">
        <w:r>
          <w:rPr>
            <w:rtl/>
          </w:rPr>
          <w:delText xml:space="preserve">ו</w:delText>
        </w:r>
        <w:r w:rsidR="00BD6C19">
          <w:rPr>
            <w:rFonts w:hint="cs"/>
            <w:rtl/>
          </w:rPr>
          <w:delText xml:space="preserve">''ע</w:delText>
        </w:r>
      </w:del>
      <w:r w:rsidR="00BD6C19">
        <w:rPr>
          <w:rFonts w:hint="cs"/>
          <w:rtl/>
        </w:rPr>
        <w:t xml:space="preserve"> </w:t>
      </w:r>
      <w:r>
        <w:rPr>
          <w:rtl/>
        </w:rPr>
        <w:t xml:space="preserve">- טומטום בבריה </w:t>
      </w:r>
      <w:r>
        <w:rPr>
          <w:rtl/>
        </w:rPr>
        <w:t xml:space="preserve">לא</w:t>
      </w:r>
      <w:r>
        <w:rPr>
          <w:rtl/>
        </w:rPr>
        <w:t xml:space="preserve"> מספקא, זכר ונקבה - הוא דמספקא</w:t>
      </w:r>
      <w:ins w:id="96957" w:author="מנוע מכני" w:date="2026-10-05T11:32:12Z">
        <w:r>
          <w:rPr>
            <w:rtl/>
          </w:rPr>
          <w:t xml:space="preserve">,</w:t>
        </w:r>
      </w:ins>
      <w:del w:id="96958" w:author="מנוע מכני" w:date="2026-10-05T11:32:12Z">
        <w:r w:rsidR="000B5F7F">
          <w:rPr>
            <w:rtl/>
          </w:rPr>
          <w:delText xml:space="preserve">;</w:delText>
        </w:r>
      </w:del>
    </w:p>
    <w:p w14:paraId="59BE6C0B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מטיל מים במקום זכרות - דכולי </w:t>
      </w:r>
      <w:ins w:id="97609" w:author="מנוע מכני" w:date="2026-10-05T11:32:12Z">
        <w:r>
          <w:rPr>
            <w:rtl/>
          </w:rPr>
          <w:t xml:space="preserve">עולם</w:t>
        </w:r>
      </w:ins>
      <w:del w:id="97610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63" w:author="מנוע מכני" w:date="2026-10-05T11:32:12Z">
        <w:r>
          <w:rPr>
            <w:rtl/>
          </w:rPr>
          <w:t xml:space="preserve">חלקו</w:t>
        </w:r>
      </w:ins>
      <w:del w:id="9396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דזכר הוא, כי </w:t>
      </w:r>
      <w:ins w:id="93965" w:author="מנוע מכני" w:date="2026-10-05T11:32:12Z">
        <w:r>
          <w:rPr>
            <w:rtl/>
          </w:rPr>
          <w:t xml:space="preserve">חלקו</w:t>
        </w:r>
      </w:ins>
      <w:del w:id="9396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במטיל מים במקום נקבות, </w:t>
      </w:r>
      <w:ins w:id="95809" w:author="מנוע מכני" w:date="2026-10-05T11:32:12Z">
        <w:r>
          <w:rPr>
            <w:rtl/>
          </w:rPr>
          <w:t xml:space="preserve">מ"ד</w:t>
        </w:r>
      </w:ins>
      <w:del w:id="95810" w:author="מנוע מכני" w:date="2026-10-05T11:32:12Z">
        <w:r>
          <w:rPr>
            <w:rtl/>
          </w:rPr>
          <w:delText xml:space="preserve">מר סבר</w:delText>
        </w:r>
      </w:del>
      <w:r>
        <w:rPr>
          <w:rtl/>
        </w:rPr>
        <w:t xml:space="preserve">: </w:t>
      </w:r>
      <w:ins w:id="95331" w:author="מנוע מכני" w:date="2026-10-05T11:32:12Z">
        <w:r>
          <w:rPr>
            <w:rtl/>
          </w:rPr>
          <w:t xml:space="preserve">חוששים</w:t>
        </w:r>
      </w:ins>
      <w:del w:id="95332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שמא נהפכה זכרותו לנקבותו, ומר סבר: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5333" w:author="מנוע מכני" w:date="2026-10-05T11:32:12Z">
        <w:r>
          <w:rPr>
            <w:rtl/>
          </w:rPr>
          <w:t xml:space="preserve">חוששים</w:t>
        </w:r>
      </w:ins>
      <w:del w:id="95334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כי הא </w:t>
      </w:r>
      <w:ins w:id="90757" w:author="מנוע סמנטי" w:date="2026-10-05T11:39:44Z">
        <w:r>
          <w:rPr>
            <w:rtl/>
          </w:rPr>
          <w:t xml:space="preserve">שהורה</w:t>
        </w:r>
      </w:ins>
      <w:del w:id="90758" w:author="מנוע סמנטי" w:date="2026-10-05T11:39:44Z">
        <w:r>
          <w:rPr>
            <w:rtl/>
          </w:rPr>
          <w:delText xml:space="preserve">דהורה</w:delText>
        </w:r>
      </w:del>
      <w:r>
        <w:rPr>
          <w:rtl/>
        </w:rPr>
        <w:t xml:space="preserve"> </w:t>
      </w:r>
      <w:ins w:id="92925" w:author="מנוע מכני" w:date="2026-10-05T11:32:12Z">
        <w:r>
          <w:rPr>
            <w:rStyle w:val="2fb"/>
            <w:rtl/>
          </w:rPr>
          <w:t xml:space="preserve">ר"א</w:t>
        </w:r>
      </w:ins>
      <w:del w:id="92926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: בבהמה מטיל מים במקום נקבות - חולין</w:t>
      </w:r>
      <w:r w:rsidR="0057284B">
        <w:rPr>
          <w:rtl/>
        </w:rPr>
        <w:t>.</w:t>
      </w:r>
    </w:p>
    <w:p>
      <w:pPr>
        <w:pStyle w:val="38"/>
        <w:rPr>
          <w:ins w:id="100248" w:author="מנוע מכני" w:date="2026-10-05T11:32:12Z"/>
        </w:rPr>
      </w:pPr>
      <w:r>
        <w:t xml:space="preserve">תהי בה ר' יוחנן:</w:t>
      </w:r>
    </w:p>
    <w:p w14:paraId="7943B96F" w14:textId="77777777" w:rsidR="00BD6C19" w:rsidRDefault="00F63065" w:rsidP="00F63065">
      <w:pPr>
        <w:rPr>
          <w:rtl/>
        </w:rPr>
      </w:pPr>
      <w:del w:id="1002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מאן דלא חש לתנא </w:t>
      </w:r>
      <w:ins w:id="97611" w:author="מנוע מכני" w:date="2026-10-05T11:32:12Z">
        <w:r>
          <w:rPr>
            <w:rtl/>
          </w:rPr>
          <w:t xml:space="preserve">ראשון</w:t>
        </w:r>
      </w:ins>
      <w:del w:id="97612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ולרבי ישמעאל</w:t>
      </w:r>
      <w:r>
        <w:rPr>
          <w:rtl/>
        </w:rPr>
        <w:t xml:space="preserve">? ולימא </w:t>
      </w:r>
      <w:ins w:id="92927" w:author="מנוע מכני" w:date="2026-10-05T11:32:12Z">
        <w:r>
          <w:rPr>
            <w:rStyle w:val="2fb"/>
            <w:rtl/>
          </w:rPr>
          <w:t xml:space="preserve">רי"ו</w:t>
        </w:r>
      </w:ins>
      <w:del w:id="92928" w:author="מנוע מכני" w:date="2026-10-05T11:32:12Z">
        <w:r>
          <w:rPr>
            <w:rtl/>
          </w:rPr>
          <w:delText xml:space="preserve">רבי יוחנן</w:delText>
        </w:r>
      </w:del>
      <w:r>
        <w:rPr>
          <w:rtl/>
        </w:rPr>
        <w:t xml:space="preserve"> </w:t>
      </w:r>
      <w:ins w:id="93967" w:author="מנוע מכני" w:date="2026-10-05T11:32:12Z">
        <w:r>
          <w:rPr>
            <w:rtl/>
          </w:rPr>
          <w:t xml:space="preserve">גם</w:t>
        </w:r>
      </w:ins>
      <w:del w:id="9396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: מאן דלא חש לרבנן בתראי, דא"ר חסדא מחלוקת - באנדרוגינוס, אבל בטומטום - דברי הכל ספיקא! </w:t>
      </w:r>
    </w:p>
    <w:p w14:paraId="362DD68E" w14:textId="77777777" w:rsidR="00BD6C19" w:rsidRDefault="00F63065" w:rsidP="00F63065">
      <w:pPr>
        <w:rPr>
          <w:rtl/>
        </w:rPr>
      </w:pPr>
      <w:ins w:id="92929" w:author="מנוע מכני" w:date="2026-10-05T11:32:12Z">
        <w:r>
          <w:rPr>
            <w:rStyle w:val="2fb"/>
            <w:rtl/>
          </w:rPr>
          <w:t xml:space="preserve">רי"ו</w:t>
        </w:r>
      </w:ins>
      <w:del w:id="92930" w:author="מנוע מכני" w:date="2026-10-05T11:32:12Z">
        <w:r>
          <w:rPr>
            <w:rtl/>
          </w:rPr>
          <w:lastRenderedPageBreak/>
          <w:delText xml:space="preserve">רבי יוחנן</w:delText>
        </w:r>
      </w:del>
      <w:r>
        <w:rPr>
          <w:rtl/>
        </w:rPr>
        <w:lastRenderedPageBreak/>
        <w:t xml:space="preserve">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</w:t>
      </w:r>
      <w:ins w:id="98047" w:author="מנוע מכני" w:date="2026-10-05T11:32:12Z">
        <w:r>
          <w:rPr>
            <w:rtl/>
          </w:rPr>
          <w:t xml:space="preserve">סבר</w:t>
        </w:r>
      </w:ins>
      <w:del w:id="98048" w:author="מנוע מכני" w:date="2026-10-05T11:32:12Z">
        <w:r>
          <w:rPr>
            <w:rtl/>
          </w:rPr>
          <w:lastRenderedPageBreak/>
          <w:delText xml:space="preserve">ס"ל</w:delText>
        </w:r>
      </w:del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דרב חסדא</w:t>
      </w:r>
      <w:r>
        <w:rPr>
          <w:rtl/>
        </w:rPr>
        <w:lastRenderedPageBreak/>
        <w:t xml:space="preserve"> </w:t>
      </w:r>
      <w:ins w:id="97943" w:author="מנוע מכני" w:date="2026-10-05T11:32:12Z">
        <w:r>
          <w:rPr>
            <w:rtl/>
          </w:rPr>
          <w:t xml:space="preserve">אם </w:t>
        </w:r>
      </w:ins>
      <w:del w:id="97944" w:author="מנוע מכני" w:date="2026-10-05T11:32:12Z">
        <w:r>
          <w:rPr>
            <w:rtl/>
          </w:rPr>
          <w:lastRenderedPageBreak/>
          <w:delText xml:space="preserve">אי </w:delText>
        </w:r>
      </w:del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</w:t>
      </w:r>
      <w:ins w:id="98049" w:author="מנוע מכני" w:date="2026-10-05T11:32:12Z">
        <w:r>
          <w:rPr>
            <w:rtl/>
          </w:rPr>
          <w:t xml:space="preserve">סבר</w:t>
        </w:r>
      </w:ins>
      <w:del w:id="98050" w:author="מנוע מכני" w:date="2026-10-05T11:32:12Z">
        <w:r>
          <w:rPr>
            <w:rtl/>
          </w:rPr>
          <w:lastRenderedPageBreak/>
          <w:delText xml:space="preserve">ס"ל</w:delText>
        </w:r>
      </w:del>
      <w:r>
        <w:rPr>
          <w:rtl/>
        </w:rPr>
        <w:lastRenderedPageBreak/>
        <w:t xml:space="preserve">, לימא הוא דאמר כרבנן בתראי? </w:t>
      </w:r>
      <w:ins w:id="95337" w:author="מנוע מכני" w:date="2026-10-05T11:32:12Z">
        <w:r>
          <w:rPr>
            <w:rtl/>
          </w:rPr>
          <w:t xml:space="preserve">כך</w:t>
        </w:r>
      </w:ins>
      <w:del w:id="95338" w:author="מנוע מכני" w:date="2026-10-05T11:32:12Z">
        <w:r>
          <w:rPr>
            <w:rtl/>
          </w:rPr>
          <w:lastRenderedPageBreak/>
          <w:delText xml:space="preserve">הכי</w:delText>
        </w:r>
      </w:del>
      <w:r>
        <w:rPr>
          <w:rtl/>
        </w:rPr>
        <w:lastRenderedPageBreak/>
        <w:t xml:space="preserve"> </w:t>
      </w:r>
      <w:ins w:id="93969" w:author="מנוע מכני" w:date="2026-10-05T11:32:12Z">
        <w:r>
          <w:rPr>
            <w:rtl/>
          </w:rPr>
          <w:t xml:space="preserve">גם</w:t>
        </w:r>
      </w:ins>
      <w:del w:id="93970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 </w:t>
      </w:r>
      <w:ins w:id="95335" w:author="מנוע מכני" w:date="2026-10-05T11:32:12Z">
        <w:r>
          <w:rPr>
            <w:rtl/>
          </w:rPr>
          <w:t xml:space="preserve">אומר</w:t>
        </w:r>
      </w:ins>
      <w:del w:id="95336" w:author="מנוע מכני" w:date="2026-10-05T11:32:12Z">
        <w:r>
          <w:rPr>
            <w:rtl/>
          </w:rPr>
          <w:lastRenderedPageBreak/>
          <w:delText xml:space="preserve">קאמר</w:delText>
        </w:r>
      </w:del>
      <w:r>
        <w:rPr>
          <w:rtl/>
        </w:rPr>
        <w:lastRenderedPageBreak/>
        <w:t xml:space="preserve">, מאן שביק </w:t>
      </w:r>
      <w:ins w:id="95339" w:author="מנוע מכני" w:date="2026-10-05T11:32:12Z">
        <w:r>
          <w:rPr>
            <w:rtl/>
          </w:rPr>
          <w:t xml:space="preserve">שני</w:t>
        </w:r>
      </w:ins>
      <w:del w:id="95340" w:author="מנוע מכני" w:date="2026-10-05T11:32:12Z">
        <w:r>
          <w:rPr>
            <w:rtl/>
          </w:rPr>
          <w:lastRenderedPageBreak/>
          <w:delText xml:space="preserve">תרי</w:delText>
        </w:r>
      </w:del>
      <w:r>
        <w:rPr>
          <w:rtl/>
        </w:rPr>
        <w:lastRenderedPageBreak/>
        <w:t xml:space="preserve"> </w:t>
      </w:r>
      <w:ins w:id="98225" w:author="מנוע מכני" w:date="2026-10-05T11:32:12Z">
        <w:r>
          <w:rPr>
            <w:rtl/>
          </w:rPr>
          <w:t xml:space="preserve">ועשה</w:t>
        </w:r>
      </w:ins>
      <w:del w:id="98226" w:author="מנוע מכני" w:date="2026-10-05T11:32:12Z">
        <w:r>
          <w:rPr>
            <w:rtl/>
          </w:rPr>
          <w:lastRenderedPageBreak/>
          <w:delText xml:space="preserve">ועביד</w:delText>
        </w:r>
      </w:del>
      <w:r>
        <w:rPr>
          <w:rtl/>
        </w:rPr>
        <w:lastRenderedPageBreak/>
        <w:t xml:space="preserve"> כחד? </w:t>
      </w:r>
    </w:p>
    <w:p w14:paraId="178CC98C" w14:textId="77777777" w:rsidR="00B874E6" w:rsidRDefault="00F63065" w:rsidP="00F63065">
      <w:pPr>
        <w:rPr>
          <w:rtl/>
        </w:rPr>
      </w:pPr>
      <w:ins w:id="92931" w:author="מנוע מכני" w:date="2026-10-05T11:32:12Z">
        <w:r>
          <w:rPr>
            <w:rStyle w:val="2fb"/>
            <w:rtl/>
          </w:rPr>
          <w:t xml:space="preserve">ור"א</w:t>
        </w:r>
      </w:ins>
      <w:del w:id="92932" w:author="מנוע מכני" w:date="2026-10-05T11:32:12Z">
        <w:r>
          <w:rPr>
            <w:rtl/>
          </w:rPr>
          <w:delText xml:space="preserve">ורבי אלעזר</w:delText>
        </w:r>
      </w:del>
      <w:r>
        <w:rPr>
          <w:rtl/>
        </w:rPr>
        <w:t xml:space="preserve"> כמאן סברא - כי הא דאמר </w:t>
      </w:r>
      <w:ins w:id="92933" w:author="מנוע מכני" w:date="2026-10-05T11:32:12Z">
        <w:r>
          <w:rPr>
            <w:rStyle w:val="2fb"/>
            <w:rtl/>
          </w:rPr>
          <w:t xml:space="preserve">רשב"ל</w:t>
        </w:r>
      </w:ins>
      <w:del w:id="92934" w:author="מנוע מכני" w:date="2026-10-05T11:32:12Z">
        <w:r>
          <w:rPr>
            <w:rtl/>
          </w:rPr>
          <w:delText xml:space="preserve">ריש לקיש</w:delText>
        </w:r>
      </w:del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אמרו טומטום ספק - אלא באדם הואיל וזכרותו ונקבותו במקום אחד, אבל בהמה, מטיל מים במקום זכרות זכר, מטיל מים במקום נקבות - נקבה</w:t>
      </w:r>
      <w:r w:rsidR="0057284B">
        <w:rPr>
          <w:rtl/>
        </w:rPr>
        <w:t>.</w:t>
      </w:r>
    </w:p>
    <w:p>
      <w:pPr>
        <w:pStyle w:val="38"/>
        <w:rPr>
          <w:ins w:id="100250" w:author="מנוע מכני" w:date="2026-10-05T11:32:12Z"/>
        </w:rPr>
      </w:pPr>
      <w:r>
        <w:t xml:space="preserve">מתקיף לה רב אושעיא:</w:t>
      </w:r>
    </w:p>
    <w:p w14:paraId="0F1CD009" w14:textId="77777777" w:rsidR="00BD6C19" w:rsidRDefault="00F63065" w:rsidP="00F63065">
      <w:pPr>
        <w:rPr>
          <w:rtl/>
        </w:rPr>
      </w:pPr>
      <w:del w:id="1002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וליחוש שמא נהפכה זכרותו לנקבותו?</w:t>
      </w:r>
    </w:p>
    <w:p>
      <w:pPr>
        <w:pStyle w:val="38"/>
        <w:rPr>
          <w:ins w:id="100252" w:author="מנוע מכני" w:date="2026-10-05T11:32:12Z"/>
        </w:rPr>
      </w:pPr>
      <w:del w:id="92737" w:author="מנוע מכני" w:date="2026-10-05T11:32:12Z">
        <w:r>
          <w:delText xml:space="preserve"> </w:delText>
        </w:r>
      </w:del>
      <w:r>
        <w:t xml:space="preserve">א"ל</w:t>
      </w:r>
      <w:r>
        <w:t xml:space="preserve">:</w:t>
      </w:r>
    </w:p>
    <w:p w14:paraId="5F65AA61" w14:textId="77777777" w:rsidR="00B874E6" w:rsidRDefault="00F63065" w:rsidP="00F63065">
      <w:pPr>
        <w:rPr>
          <w:rtl/>
        </w:rPr>
      </w:pPr>
      <w:del w:id="1002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כמאן - </w:t>
      </w:r>
      <w:r>
        <w:rPr>
          <w:rStyle w:val="2fb"/>
          <w:rtl/>
        </w:rPr>
        <w:t xml:space="preserve">כר"מ</w:t>
      </w:r>
      <w:r>
        <w:rPr>
          <w:rtl/>
        </w:rPr>
        <w:t xml:space="preserve"> דחייש </w:t>
      </w:r>
      <w:ins w:id="93973" w:author="מנוע מכני" w:date="2026-10-05T11:32:12Z">
        <w:r>
          <w:rPr>
            <w:rtl/>
          </w:rPr>
          <w:t xml:space="preserve">למיעוט</w:t>
        </w:r>
      </w:ins>
      <w:del w:id="93974" w:author="מנוע מכני" w:date="2026-10-05T11:32:12Z">
        <w:r>
          <w:rPr>
            <w:rtl/>
          </w:rPr>
          <w:delText xml:space="preserve">למיעוטא</w:delText>
        </w:r>
      </w:del>
      <w:r>
        <w:rPr>
          <w:rtl/>
        </w:rPr>
        <w:t xml:space="preserve">? </w:t>
      </w:r>
      <w:r>
        <w:rPr>
          <w:rStyle w:val="2fb"/>
          <w:rtl/>
        </w:rPr>
        <w:t xml:space="preserve">אביי</w:t>
      </w:r>
      <w:r>
        <w:rPr>
          <w:rtl/>
        </w:rPr>
        <w:t xml:space="preserve"> בר אבין </w:t>
      </w:r>
      <w:r>
        <w:rPr>
          <w:rStyle w:val="2fb"/>
          <w:rtl/>
        </w:rPr>
        <w:t xml:space="preserve">ורב</w:t>
      </w:r>
      <w:r>
        <w:rPr>
          <w:rtl/>
        </w:rPr>
        <w:t xml:space="preserve"> חנניא בר אבין </w:t>
      </w:r>
      <w:ins w:id="93975" w:author="מנוע מכני" w:date="2026-10-05T11:32:12Z">
        <w:r>
          <w:rPr>
            <w:rtl/>
          </w:rPr>
          <w:t xml:space="preserve">דאמרו</w:t>
        </w:r>
      </w:ins>
      <w:del w:id="93976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ins w:id="93971" w:author="מנוע מכני" w:date="2026-10-05T11:32:12Z">
        <w:r>
          <w:rPr>
            <w:rtl/>
          </w:rPr>
          <w:t xml:space="preserve">שניהם</w:t>
        </w:r>
      </w:ins>
      <w:del w:id="93972" w:author="מנוע מכני" w:date="2026-10-05T11:32:12Z">
        <w:r>
          <w:rPr>
            <w:rtl/>
          </w:rPr>
          <w:delText xml:space="preserve">תרוייהו</w:delText>
        </w:r>
      </w:del>
      <w:r>
        <w:rPr>
          <w:rtl/>
        </w:rPr>
        <w:t xml:space="preserve">: אפי' תימא רבנן, הואיל ואישתני - אישתני! </w:t>
      </w:r>
      <w:ins w:id="95341" w:author="מנוע מכני" w:date="2026-10-05T11:32:12Z">
        <w:r>
          <w:rPr>
            <w:rtl/>
          </w:rPr>
          <w:t xml:space="preserve">יש</w:t>
        </w:r>
      </w:ins>
      <w:del w:id="95342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דאמר - אישתני, </w:t>
      </w:r>
      <w:ins w:id="95343" w:author="מנוע מכני" w:date="2026-10-05T11:32:12Z">
        <w:r>
          <w:rPr>
            <w:rtl/>
          </w:rPr>
          <w:t xml:space="preserve">ויש</w:t>
        </w:r>
      </w:ins>
      <w:del w:id="95344" w:author="מנוע מכני" w:date="2026-10-05T11:32:12Z">
        <w:r>
          <w:rPr>
            <w:rtl/>
          </w:rPr>
          <w:delText xml:space="preserve">ואית</w:delText>
        </w:r>
      </w:del>
      <w:r>
        <w:rPr>
          <w:rtl/>
        </w:rPr>
        <w:t xml:space="preserve"> דאמר - </w:t>
      </w:r>
      <w:r>
        <w:rPr>
          <w:rtl/>
        </w:rPr>
        <w:t xml:space="preserve">לא</w:t>
      </w:r>
      <w:r>
        <w:rPr>
          <w:rtl/>
        </w:rPr>
        <w:t xml:space="preserve"> אישתני</w:t>
      </w:r>
      <w:r w:rsidR="0057284B">
        <w:rPr>
          <w:rtl/>
        </w:rPr>
        <w:t>.</w:t>
      </w:r>
    </w:p>
    <w:p w14:paraId="5A464585" w14:textId="77777777" w:rsidR="00B874E6" w:rsidRDefault="00F63065" w:rsidP="005576F9">
      <w:pPr>
        <w:pStyle w:val="021"/>
        <w:rPr>
          <w:rtl/>
        </w:rPr>
      </w:pPr>
      <w:r>
        <w:rPr>
          <w:rtl/>
        </w:rPr>
        <w:t xml:space="preserve">לימא אישתני ולא אישתני תנאי, </w:t>
      </w:r>
      <w:r>
        <w:rPr>
          <w:rtl/>
        </w:rPr>
        <w:t xml:space="preserve">דתניא</w:t>
      </w:r>
      <w:r>
        <w:rPr>
          <w:rtl/>
        </w:rPr>
        <w:t xml:space="preserve">: טומטום שקידש - קדושיו קדושין, נתקדש - קדושיו קדושין</w:t>
      </w:r>
      <w:r w:rsidR="0057284B">
        <w:rPr>
          <w:rtl/>
        </w:rPr>
        <w:t>.</w:t>
      </w:r>
    </w:p>
    <w:p w14:paraId="54E5E9F0" w14:textId="77777777" w:rsidR="00B874E6" w:rsidRDefault="00F63065" w:rsidP="00F63065">
      <w:pPr>
        <w:rPr>
          <w:rtl/>
        </w:rPr>
      </w:pPr>
      <w:r>
        <w:rPr>
          <w:rtl/>
        </w:rPr>
        <w:t>וחולץ וחולצין לאשתו ומיבמים לאשתו</w:t>
      </w:r>
      <w:r w:rsidR="0057284B">
        <w:rPr>
          <w:rtl/>
        </w:rPr>
        <w:t>.</w:t>
      </w:r>
    </w:p>
    <w:p>
      <w:pPr>
        <w:pStyle w:val="38"/>
        <w:rPr>
          <w:ins w:id="100254" w:author="מנוע מכני" w:date="2026-10-05T11:32:12Z"/>
        </w:rPr>
      </w:pPr>
      <w:r>
        <w:t xml:space="preserve">ותניא אידך:</w:t>
      </w:r>
    </w:p>
    <w:p w14:paraId="134C883D" w14:textId="77777777" w:rsidR="00B874E6" w:rsidRDefault="00F63065" w:rsidP="00F63065">
      <w:pPr>
        <w:rPr>
          <w:rtl/>
        </w:rPr>
      </w:pPr>
      <w:del w:id="1002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אשת טומטום - חולצת ולא מתייבמת</w:t>
      </w:r>
      <w:r w:rsidR="0057284B">
        <w:rPr>
          <w:rtl/>
        </w:rPr>
        <w:t>.</w:t>
      </w:r>
    </w:p>
    <w:p w14:paraId="7A133CC9" w14:textId="77777777" w:rsidR="00BD6C19" w:rsidRDefault="00BD6C19" w:rsidP="00F63065">
      <w:pPr>
        <w:rPr>
          <w:del w:id="90636" w:author="מנוע עיצוב" w:date="2026-10-05T11:33:53Z"/>
          <w:rtl/>
        </w:rPr>
      </w:pPr>
    </w:p>
    <w:p>
      <w:pPr>
        <w:pStyle w:val="38"/>
        <w:rPr>
          <w:ins w:id="100256" w:author="מנוע מכני" w:date="2026-10-05T11:32:12Z"/>
        </w:rPr>
      </w:pPr>
      <w:r>
        <w:t xml:space="preserve">סברוה, </w:t>
      </w:r>
      <w:ins w:id="98201" w:author="מנוע מכני" w:date="2026-10-05T11:32:12Z">
        <w:r>
          <w:t xml:space="preserve">דלכ"ע</w:t>
        </w:r>
      </w:ins>
      <w:del w:id="98202" w:author="מנוע מכני" w:date="2026-10-05T11:32:12Z">
        <w:r>
          <w:delText xml:space="preserve">דכ"ע</w:delText>
        </w:r>
      </w:del>
      <w:r>
        <w:t xml:space="preserve"> כר"ע, דאמר:</w:t>
      </w:r>
    </w:p>
    <w:p w14:paraId="4F0FE6CD" w14:textId="77777777" w:rsidR="00BD6C19" w:rsidRDefault="00F63065" w:rsidP="00F63065">
      <w:pPr>
        <w:rPr>
          <w:rtl/>
        </w:rPr>
      </w:pPr>
      <w:del w:id="1002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סריס חמה - </w:t>
      </w:r>
      <w:r>
        <w:rPr>
          <w:rtl/>
        </w:rPr>
        <w:t xml:space="preserve">לא</w:t>
      </w:r>
      <w:r>
        <w:rPr>
          <w:rtl/>
        </w:rPr>
        <w:t xml:space="preserve"> חולץ ולא מייבם</w:t>
      </w:r>
      <w:ins w:id="96959" w:author="מנוע מכני" w:date="2026-10-05T11:32:12Z">
        <w:r>
          <w:rPr>
            <w:rtl/>
          </w:rPr>
          <w:t xml:space="preserve">,</w:t>
        </w:r>
      </w:ins>
      <w:del w:id="96960" w:author="מנוע מכני" w:date="2026-10-05T11:32:12Z">
        <w:r w:rsidR="000B5F7F">
          <w:rPr>
            <w:rtl/>
          </w:rPr>
          <w:delText xml:space="preserve">;</w:delText>
        </w:r>
      </w:del>
    </w:p>
    <w:p w14:paraId="30162303" w14:textId="77777777" w:rsidR="00BD6C19" w:rsidRDefault="00F63065" w:rsidP="00F63065">
      <w:pPr>
        <w:rPr>
          <w:rtl/>
        </w:rPr>
      </w:pPr>
      <w:ins w:id="95345" w:author="מנוע מכני" w:date="2026-10-05T11:32:12Z">
        <w:r>
          <w:rPr>
            <w:rtl/>
          </w:rPr>
          <w:t xml:space="preserve">מה</w:t>
        </w:r>
      </w:ins>
      <w:del w:id="9534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981" w:author="מנוע מכני" w:date="2026-10-05T11:32:12Z">
        <w:r>
          <w:rPr>
            <w:rtl/>
          </w:rPr>
          <w:t xml:space="preserve">לא</w:t>
        </w:r>
      </w:ins>
      <w:del w:id="9398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8165" w:author="מנוע מכני" w:date="2026-10-05T11:32:12Z">
        <w:r>
          <w:rPr>
            <w:rtl/>
          </w:rPr>
          <w:t xml:space="preserve">בזה</w:t>
        </w:r>
      </w:ins>
      <w:del w:id="98166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8163" w:author="מנוע מכני" w:date="2026-10-05T11:32:12Z">
        <w:r>
          <w:rPr>
            <w:rtl/>
          </w:rPr>
          <w:t xml:space="preserve">חלקו</w:t>
        </w:r>
      </w:ins>
      <w:del w:id="9816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דמ"ד חולץ וחולצין לאשתו ומיבמים את אשתו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77" w:author="מנוע מכני" w:date="2026-10-05T11:32:12Z">
        <w:r>
          <w:rPr>
            <w:rtl/>
          </w:rPr>
          <w:t xml:space="preserve">אומרים</w:t>
        </w:r>
      </w:ins>
      <w:del w:id="9397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אישתני, ומ"ד חולצת ולא מתייבמת </w:t>
      </w:r>
      <w:ins w:id="93979" w:author="מנוע מכני" w:date="2026-10-05T11:32:12Z">
        <w:r>
          <w:rPr>
            <w:rtl/>
          </w:rPr>
          <w:t xml:space="preserve">אומרים</w:t>
        </w:r>
      </w:ins>
      <w:del w:id="9398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אישתני! </w:t>
      </w:r>
    </w:p>
    <w:p>
      <w:pPr>
        <w:pStyle w:val="38"/>
        <w:rPr>
          <w:ins w:id="100856" w:author="מנוע מכני" w:date="2026-10-05T11:32:12Z"/>
        </w:rPr>
      </w:pPr>
      <w:r>
        <w:t xml:space="preserve">לא</w:t>
      </w:r>
      <w:r>
        <w:t xml:space="preserve">,</w:t>
      </w:r>
    </w:p>
    <w:p w14:paraId="5C49EA14" w14:textId="77777777" w:rsidR="00B874E6" w:rsidRDefault="00F63065" w:rsidP="00C5567C">
      <w:pPr>
        <w:pStyle w:val="a"/>
        <w:rPr>
          <w:rtl/>
        </w:rPr>
      </w:pPr>
      <w:del w:id="100857" w:author="מנוע מכני" w:date="2026-10-05T11:32:12Z">
        <w:r>
          <w:rPr>
            <w:rtl/>
          </w:rPr>
          <w:delText xml:space="preserve"> </w:delText>
        </w:r>
      </w:del>
      <w:ins w:id="98203" w:author="מנוע מכני" w:date="2026-10-05T11:32:12Z">
        <w:r>
          <w:rPr>
            <w:rtl/>
          </w:rPr>
          <w:t xml:space="preserve">דלכ"ע</w:t>
        </w:r>
      </w:ins>
      <w:del w:id="98204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</w:t>
      </w:r>
      <w:ins w:id="93983" w:author="מנוע מכני" w:date="2026-10-05T11:32:12Z">
        <w:r>
          <w:rPr>
            <w:rtl/>
          </w:rPr>
          <w:t xml:space="preserve">אומרים</w:t>
        </w:r>
      </w:ins>
      <w:del w:id="9398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אישתני, הא - </w:t>
      </w:r>
      <w:r>
        <w:rPr>
          <w:rStyle w:val="2fb"/>
          <w:rtl/>
        </w:rPr>
        <w:t xml:space="preserve">ר"א</w:t>
      </w:r>
      <w:r>
        <w:rPr>
          <w:rtl/>
        </w:rPr>
        <w:t xml:space="preserve">, והא - </w:t>
      </w:r>
      <w:r>
        <w:rPr>
          <w:rStyle w:val="2fb"/>
          <w:rtl/>
        </w:rPr>
        <w:t xml:space="preserve">ר"ע</w:t>
      </w:r>
      <w:r w:rsidR="0057284B">
        <w:rPr>
          <w:rtl/>
        </w:rPr>
        <w:t>.</w:t>
      </w:r>
    </w:p>
    <w:p>
      <w:pPr>
        <w:pStyle w:val="38"/>
        <w:rPr>
          <w:ins w:id="100258" w:author="מנוע מכני" w:date="2026-10-05T11:32:12Z"/>
        </w:rPr>
      </w:pPr>
      <w:r>
        <w:t xml:space="preserve">ומאן תנא אליבא דר"ע?</w:t>
      </w:r>
    </w:p>
    <w:p w14:paraId="1AA5DFC1" w14:textId="77777777" w:rsidR="00BD6C19" w:rsidRDefault="00F63065" w:rsidP="00F63065">
      <w:pPr>
        <w:rPr>
          <w:rtl/>
        </w:rPr>
      </w:pPr>
      <w:del w:id="1002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אילימא ר' יהודה - הא ודאי סריס משוי </w:t>
      </w:r>
      <w:ins w:id="95347" w:author="מנוע מכני" w:date="2026-10-05T11:32:12Z">
        <w:r>
          <w:rPr>
            <w:rtl/>
          </w:rPr>
          <w:t xml:space="preserve">לו</w:t>
        </w:r>
      </w:ins>
      <w:del w:id="953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260" w:author="מנוע מכני" w:date="2026-10-05T11:32:12Z"/>
        </w:rPr>
      </w:pPr>
      <w:r>
        <w:t xml:space="preserve">דתנן</w:t>
      </w:r>
      <w:r>
        <w:t xml:space="preserve">, </w:t>
      </w:r>
      <w:ins w:id="92935" w:author="מנוע מכני" w:date="2026-10-05T11:32:12Z">
        <w:r>
          <w:t xml:space="preserve">ר"י</w:t>
        </w:r>
      </w:ins>
      <w:del w:id="92936" w:author="מנוע מכני" w:date="2026-10-05T11:32:12Z">
        <w:r>
          <w:delText xml:space="preserve">רבי יהודה</w:delText>
        </w:r>
      </w:del>
      <w:del w:id="100949" w:author="מנוע מכני" w:date="2026-10-05T11:32:12Z">
        <w:r>
          <w:delText xml:space="preserve"> אומר</w:delText>
        </w:r>
      </w:del>
      <w:r>
        <w:t xml:space="preserve">:</w:t>
      </w:r>
    </w:p>
    <w:p w14:paraId="6885A476" w14:textId="77777777" w:rsidR="00BD6C19" w:rsidRDefault="00F63065" w:rsidP="00F63065">
      <w:pPr>
        <w:rPr>
          <w:rtl/>
        </w:rPr>
      </w:pPr>
      <w:del w:id="1002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שנקרע ונמצא זכר - </w:t>
      </w:r>
      <w:r>
        <w:rPr>
          <w:rtl/>
        </w:rPr>
        <w:t xml:space="preserve">ה"ז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יחלוץ, מפני שהוא כסריס! אלא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ברבי יהודה היא,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 אומר: טומטום </w:t>
      </w:r>
      <w:r>
        <w:rPr>
          <w:rtl/>
        </w:rPr>
        <w:t xml:space="preserve">לא</w:t>
      </w:r>
      <w:r>
        <w:rPr>
          <w:rtl/>
        </w:rPr>
        <w:t xml:space="preserve"> חולץ - שמא יקרע וימצא סריס חמה אטו כל דמיקרע זכר משתכח, נקבה </w:t>
      </w:r>
      <w:r>
        <w:rPr>
          <w:rtl/>
        </w:rPr>
        <w:t xml:space="preserve">לא</w:t>
      </w:r>
      <w:r>
        <w:rPr>
          <w:rtl/>
        </w:rPr>
        <w:t xml:space="preserve"> משתכח? שמא </w:t>
      </w:r>
      <w:ins w:id="95349" w:author="מנוע מכני" w:date="2026-10-05T11:32:12Z">
        <w:r>
          <w:rPr>
            <w:rtl/>
          </w:rPr>
          <w:t xml:space="preserve">אומר</w:t>
        </w:r>
      </w:ins>
      <w:del w:id="95350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, </w:t>
      </w:r>
    </w:p>
    <w:p w14:paraId="6A03294B" w14:textId="77777777" w:rsidR="00B71933" w:rsidRDefault="00F63065" w:rsidP="00F63065">
      <w:pPr>
        <w:rPr>
          <w:rtl/>
        </w:rPr>
      </w:pPr>
      <w:r>
        <w:rPr>
          <w:rtl/>
        </w:rPr>
        <w:t xml:space="preserve">שמא יקרע וימצא נקבה, </w:t>
      </w:r>
      <w:r>
        <w:rPr>
          <w:rtl/>
        </w:rPr>
        <w:t xml:space="preserve">א"נ</w:t>
      </w:r>
      <w:r>
        <w:rPr>
          <w:rtl/>
        </w:rPr>
        <w:t xml:space="preserve"> - זכר, </w:t>
      </w:r>
      <w:ins w:id="93985" w:author="מנוע מכני" w:date="2026-10-05T11:32:12Z">
        <w:r>
          <w:rPr>
            <w:rtl/>
          </w:rPr>
          <w:t xml:space="preserve">גם</w:t>
        </w:r>
      </w:ins>
      <w:del w:id="9398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שמא ימצא סריס חמה</w:t>
      </w:r>
    </w:p>
    <w:p w14:paraId="165407B4" w14:textId="77777777" w:rsidR="00B874E6" w:rsidRDefault="00B71933" w:rsidP="00B71933">
      <w:pPr>
        <w:pStyle w:val="afff0"/>
        <w:framePr w:wrap="around"/>
        <w:rPr>
          <w:rtl/>
        </w:rPr>
      </w:pPr>
      <w:r>
        <w:rPr>
          <w:rFonts w:hint="cs"/>
          <w:rtl/>
        </w:rPr>
        <w:t>מג</w:t>
      </w:r>
      <w:r w:rsidR="0057284B">
        <w:rPr>
          <w:rtl/>
        </w:rPr>
        <w:t>.</w:t>
      </w:r>
    </w:p>
    <w:p>
      <w:pPr>
        <w:pStyle w:val="38"/>
        <w:rPr>
          <w:ins w:id="100262" w:author="מנוע מכני" w:date="2026-10-05T11:32:12Z"/>
        </w:rPr>
      </w:pPr>
      <w:ins w:id="95351" w:author="מנוע מכני" w:date="2026-10-05T11:32:12Z">
        <w:r>
          <w:t xml:space="preserve">מה</w:t>
        </w:r>
      </w:ins>
      <w:del w:id="95352" w:author="מנוע מכני" w:date="2026-10-05T11:32:12Z">
        <w:r>
          <w:delText xml:space="preserve">מאי</w:delText>
        </w:r>
      </w:del>
      <w:r>
        <w:t xml:space="preserve"> בינייהו? </w:t>
      </w:r>
      <w:r>
        <w:t xml:space="preserve">אמר</w:t>
      </w:r>
      <w:r>
        <w:t xml:space="preserve"> רבא:</w:t>
      </w:r>
    </w:p>
    <w:p w14:paraId="30B8359F" w14:textId="77777777" w:rsidR="00B874E6" w:rsidRDefault="00F63065" w:rsidP="00B71933">
      <w:pPr>
        <w:rPr>
          <w:rtl/>
        </w:rPr>
      </w:pPr>
      <w:del w:id="1002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לפסול במקום אחים, ולחלוץ שלא במקום אחים, </w:t>
      </w:r>
      <w:ins w:id="93987" w:author="מנוע מכני" w:date="2026-10-05T11:32:12Z">
        <w:r>
          <w:rPr>
            <w:rtl/>
          </w:rPr>
          <w:t xml:space="preserve">יש</w:t>
        </w:r>
      </w:ins>
      <w:del w:id="9398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759" w:author="מנוע סמנטי" w:date="2026-10-05T11:39:44Z">
        <w:r>
          <w:rPr>
            <w:rtl/>
          </w:rPr>
          <w:t xml:space="preserve">ביניהם</w:t>
        </w:r>
      </w:ins>
      <w:del w:id="90760" w:author="מנוע סמנטי" w:date="2026-10-05T11:39:44Z">
        <w:r>
          <w:rPr>
            <w:rtl/>
          </w:rPr>
          <w:delText xml:space="preserve">בינייהו</w:delText>
        </w:r>
      </w:del>
      <w:r w:rsidR="0057284B">
        <w:rPr>
          <w:rtl/>
        </w:rPr>
        <w:t>.</w:t>
      </w:r>
    </w:p>
    <w:p w14:paraId="25EDD534" w14:textId="77777777" w:rsidR="0057284B" w:rsidRDefault="00F63065" w:rsidP="002A3504">
      <w:pPr>
        <w:pStyle w:val="afffb"/>
        <w:rPr>
          <w:rtl/>
        </w:rPr>
      </w:pPr>
      <w:r>
        <w:rPr>
          <w:rtl/>
        </w:rPr>
        <w:t>הדרן עלך על אלו מומין</w:t>
      </w:r>
      <w:r w:rsidR="0057284B">
        <w:rPr>
          <w:rtl/>
        </w:rPr>
        <w:t>.</w:t>
      </w:r>
    </w:p>
    <w:p w14:paraId="3018E776" w14:textId="77777777" w:rsidR="002464C5" w:rsidRDefault="002464C5" w:rsidP="00F63065">
      <w:pPr>
        <w:rPr>
          <w:del w:id="90637" w:author="מנוע עיצוב" w:date="2026-10-05T11:33:53Z"/>
          <w:rtl/>
        </w:rPr>
      </w:pPr>
    </w:p>
    <w:p w14:paraId="46745CDA" w14:textId="77777777" w:rsidR="002464C5" w:rsidRDefault="002464C5" w:rsidP="00F63065">
      <w:pPr>
        <w:rPr>
          <w:del w:id="90638" w:author="מנוע עיצוב" w:date="2026-10-05T11:33:53Z"/>
          <w:rtl/>
        </w:rPr>
      </w:pPr>
    </w:p>
    <w:p w14:paraId="791AFFDE" w14:textId="77777777" w:rsidR="002464C5" w:rsidRDefault="002464C5" w:rsidP="00F63065">
      <w:pPr>
        <w:rPr>
          <w:del w:id="90639" w:author="מנוע עיצוב" w:date="2026-10-05T11:33:53Z"/>
          <w:rtl/>
        </w:rPr>
      </w:pPr>
    </w:p>
    <w:p w14:paraId="1BD6DE56" w14:textId="77777777" w:rsidR="002464C5" w:rsidRDefault="002464C5" w:rsidP="00F63065">
      <w:pPr>
        <w:sectPr w:rsidR="002464C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1D1C584B" w14:textId="77777777" w:rsidR="00F63065" w:rsidRDefault="00F40753" w:rsidP="002A350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שביעי </w:t>
      </w:r>
    </w:p>
    <w:p w14:paraId="637400EC" w14:textId="77777777" w:rsidR="00F40753" w:rsidRDefault="00F40753" w:rsidP="002A350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מומין אלו </w:t>
      </w:r>
    </w:p>
    <w:p w14:paraId="7454491B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608575CF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מומין אלו, בין קבועין בין עוברים - פוסלין באדם</w:t>
      </w:r>
      <w:r w:rsidR="0057284B">
        <w:rPr>
          <w:rtl/>
        </w:rPr>
        <w:t>.</w:t>
      </w:r>
    </w:p>
    <w:p w14:paraId="7B0580B4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ויתר עליהן: הכילון והלפתן והמקבן, ושראשו שקוט, וסקיפת, ובעלי חטרות - רבי יהודה מכשיר, וחכמים פוסלין</w:t>
      </w:r>
      <w:r w:rsidR="0057284B">
        <w:rPr>
          <w:rtl/>
        </w:rPr>
        <w:t>.</w:t>
      </w:r>
    </w:p>
    <w:p w14:paraId="1D2778EC" w14:textId="77777777" w:rsidR="008D192A" w:rsidRDefault="00F40753" w:rsidP="00B35F2C">
      <w:pPr>
        <w:pStyle w:val="afff5"/>
        <w:rPr>
          <w:rtl/>
        </w:rPr>
      </w:pPr>
      <w:r>
        <w:rPr>
          <w:rtl/>
        </w:rPr>
        <w:t xml:space="preserve">הקרח - פסול, </w:t>
      </w:r>
    </w:p>
    <w:p w14:paraId="0E56AF35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איזהו קרח - כל שאין לו שיטה של שע</w:t>
      </w:r>
      <w:r w:rsidR="008D192A">
        <w:rPr>
          <w:rtl/>
        </w:rPr>
        <w:t xml:space="preserve">ר מוקפת מאוזן לאוזן, אם יש לו </w:t>
      </w:r>
      <w:r>
        <w:rPr>
          <w:rtl/>
        </w:rPr>
        <w:t>ה"ז כשר</w:t>
      </w:r>
      <w:r w:rsidR="0057284B">
        <w:rPr>
          <w:rtl/>
        </w:rPr>
        <w:t>.</w:t>
      </w:r>
    </w:p>
    <w:p w14:paraId="2E8C43F2" w14:textId="77777777" w:rsidR="00B874E6" w:rsidRDefault="0057284B" w:rsidP="002A3504">
      <w:pPr>
        <w:pStyle w:val="affffd"/>
        <w:jc w:val="center"/>
        <w:rPr>
          <w:rtl/>
        </w:rPr>
        <w:pPrChange w:id="9047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61" w:author="מנוע מכני" w:date="2026-10-05T11:32:12Z">
        <w:r>
          <w:rPr>
            <w:rtl/>
          </w:rPr>
          <w:t xml:space="preserve"> </w:t>
        </w:r>
      </w:ins>
      <w:del w:id="969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63" w:author="מנוע מכני" w:date="2026-10-05T11:32:12Z">
        <w:r>
          <w:rPr>
            <w:rtl/>
          </w:rPr>
          <w:t xml:space="preserve"> </w:t>
        </w:r>
      </w:ins>
      <w:del w:id="969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6175D86" w14:textId="77777777" w:rsidR="005E0764" w:rsidRDefault="005E0764" w:rsidP="005E0764">
      <w:pPr>
        <w:rPr>
          <w:rtl/>
        </w:rPr>
      </w:pPr>
      <w:r>
        <w:rPr>
          <w:rFonts w:hint="cs"/>
          <w:rtl/>
        </w:rPr>
        <w:t xml:space="preserve">ואפי' </w:t>
      </w:r>
      <w:ins w:id="93989" w:author="מנוע מכני" w:date="2026-10-05T11:32:12Z">
        <w:r>
          <w:rPr>
            <w:rFonts w:hint="cs"/>
            <w:rtl/>
          </w:rPr>
          <w:t xml:space="preserve">דיש</w:t>
        </w:r>
      </w:ins>
      <w:del w:id="93990" w:author="מנוע מכני" w:date="2026-10-05T11:32:12Z">
        <w:r>
          <w:rPr>
            <w:rFonts w:hint="cs"/>
            <w:rtl/>
          </w:rPr>
          <w:delText xml:space="preserve">דאיכא</w:delText>
        </w:r>
      </w:del>
      <w:r>
        <w:rPr>
          <w:rFonts w:hint="cs"/>
          <w:rtl/>
        </w:rPr>
        <w:t xml:space="preserve"> יבלת דלא כתיב באדם ודק תבלולל דלא כתיב בבהמה </w:t>
      </w:r>
    </w:p>
    <w:p w14:paraId="596BC9E0" w14:textId="77777777" w:rsidR="00D0302C" w:rsidRDefault="00F40753" w:rsidP="00C5567C">
      <w:pPr>
        <w:pStyle w:val="a"/>
      </w:pPr>
      <w:r>
        <w:rPr>
          <w:rtl/>
        </w:rPr>
        <w:t xml:space="preserve">מילף ילפי מהדדי, </w:t>
      </w:r>
      <w:r>
        <w:rPr>
          <w:rtl/>
        </w:rPr>
        <w:t xml:space="preserve">דתניא</w:t>
      </w:r>
      <w:r>
        <w:rPr>
          <w:rtl/>
        </w:rPr>
        <w:t xml:space="preserve">: באדם </w:t>
      </w:r>
      <w:r>
        <w:rPr>
          <w:rtl/>
        </w:rPr>
        <w:t xml:space="preserve">לא</w:t>
      </w:r>
      <w:r>
        <w:rPr>
          <w:rtl/>
        </w:rPr>
        <w:t xml:space="preserve"> נאמר בו יבלת, בבהמה </w:t>
      </w:r>
      <w:r>
        <w:rPr>
          <w:rtl/>
        </w:rPr>
        <w:t xml:space="preserve">לא</w:t>
      </w:r>
      <w:r>
        <w:rPr>
          <w:rtl/>
        </w:rPr>
        <w:t xml:space="preserve"> נאמר דק תבלול, </w:t>
      </w:r>
    </w:p>
    <w:p w14:paraId="172C7B4E" w14:textId="77777777" w:rsidR="00B874E6" w:rsidRDefault="00F40753" w:rsidP="00C5567C">
      <w:pPr>
        <w:pStyle w:val="a"/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גרב גרב ילפת ילפת לגזירה שוה</w:t>
      </w:r>
      <w:r w:rsidR="00D0302C">
        <w:rPr>
          <w:rFonts w:hint="cs"/>
          <w:rtl/>
        </w:rPr>
        <w:t xml:space="preserve"> ליתן של זה בזה</w:t>
      </w:r>
      <w:r w:rsidR="0057284B">
        <w:rPr>
          <w:rtl/>
        </w:rPr>
        <w:t>.</w:t>
      </w:r>
    </w:p>
    <w:p w14:paraId="20832C84" w14:textId="77777777" w:rsidR="00D0302C" w:rsidRDefault="00D0302C" w:rsidP="00D0302C">
      <w:pPr>
        <w:rPr>
          <w:rtl/>
        </w:rPr>
      </w:pPr>
      <w:r>
        <w:rPr>
          <w:rtl/>
        </w:rPr>
        <w:tab/>
      </w:r>
      <w:r w:rsidR="005E0764">
        <w:rPr>
          <w:rFonts w:hint="cs"/>
          <w:rtl/>
        </w:rPr>
        <w:t>ו</w:t>
      </w:r>
      <w:r w:rsidR="00F40753" w:rsidRPr="00D0302C">
        <w:rPr>
          <w:b/>
          <w:bCs/>
          <w:rtl/>
        </w:rPr>
        <w:t>מפני</w:t>
      </w:r>
      <w:r w:rsidR="00F40753">
        <w:rPr>
          <w:rtl/>
        </w:rPr>
        <w:t xml:space="preserve">, </w:t>
      </w:r>
      <w:ins w:id="97945" w:author="מנוע מכני" w:date="2026-10-05T11:32:12Z">
        <w:r>
          <w:rPr>
            <w:rtl/>
          </w:rPr>
          <w:t xml:space="preserve">דאם </w:t>
        </w:r>
      </w:ins>
      <w:del w:id="97946" w:author="מנוע מכני" w:date="2026-10-05T11:32:12Z">
        <w:r w:rsidR="00F40753">
          <w:rPr>
            <w:rtl/>
          </w:rPr>
          <w:delText xml:space="preserve">דאי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מפני </w:t>
      </w:r>
      <w:ins w:id="93991" w:author="מנוע מכני" w:date="2026-10-05T11:32:12Z">
        <w:r>
          <w:rPr>
            <w:rtl/>
          </w:rPr>
          <w:t xml:space="preserve">יש</w:t>
        </w:r>
      </w:ins>
      <w:del w:id="93992" w:author="מנוע מכני" w:date="2026-10-05T11:32:12Z">
        <w:r w:rsidR="00F40753">
          <w:rPr>
            <w:rtl/>
          </w:rPr>
          <w:delText xml:space="preserve">איכא</w:delText>
        </w:r>
      </w:del>
      <w:r w:rsidR="00F40753">
        <w:rPr>
          <w:rtl/>
        </w:rPr>
        <w:t xml:space="preserve"> </w:t>
      </w:r>
      <w:ins w:id="98737" w:author="מנוע מכני" w:date="2026-10-05T11:32:12Z">
        <w:r>
          <w:rPr>
            <w:rtl/>
          </w:rPr>
          <w:t xml:space="preserve">להקשות</w:t>
        </w:r>
      </w:ins>
      <w:del w:id="98738" w:author="מנוע מכני" w:date="2026-10-05T11:32:12Z">
        <w:r w:rsidR="00F40753">
          <w:rPr>
            <w:rtl/>
          </w:rPr>
          <w:delText xml:space="preserve">למיפרך</w:delText>
        </w:r>
      </w:del>
      <w:r w:rsidR="00F40753">
        <w:rPr>
          <w:rtl/>
        </w:rPr>
        <w:t xml:space="preserve">: אדם מבהמה </w:t>
      </w:r>
      <w:r>
        <w:rPr>
          <w:rFonts w:hint="cs"/>
          <w:rtl/>
        </w:rPr>
        <w:t>ש</w:t>
      </w:r>
      <w:r w:rsidR="00F40753">
        <w:rPr>
          <w:rtl/>
        </w:rPr>
        <w:t xml:space="preserve">קריבה לגבי מזבח, </w:t>
      </w:r>
    </w:p>
    <w:p w14:paraId="634F7AE0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בהמה מאדם שכן נתרבה במצות, </w:t>
      </w:r>
    </w:p>
    <w:p w14:paraId="7B29C2AE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וגרב מופני דיכלנו ללמוד מילפת דלא מאיסה הוי מום </w:t>
      </w:r>
      <w:ins w:id="92063" w:author="מנוע מכני" w:date="2026-10-05T11:32:12Z">
        <w:r>
          <w:rPr>
            <w:rFonts w:hint="cs"/>
            <w:rtl/>
          </w:rPr>
          <w:t xml:space="preserve">כ"ש</w:t>
        </w:r>
      </w:ins>
      <w:del w:id="92064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גרב</w:t>
      </w:r>
    </w:p>
    <w:p w14:paraId="0C1E8F37" w14:textId="77777777" w:rsidR="005E0764" w:rsidRDefault="005E0764" w:rsidP="00D0302C">
      <w:pPr>
        <w:rPr>
          <w:del w:id="90640" w:author="מנוע עיצוב" w:date="2026-10-05T11:33:53Z"/>
          <w:rtl/>
        </w:rPr>
      </w:pPr>
    </w:p>
    <w:p w14:paraId="0B68EA27" w14:textId="77777777" w:rsidR="00D0302C" w:rsidRDefault="005E0764" w:rsidP="00D0302C">
      <w:pPr>
        <w:rPr>
          <w:rtl/>
        </w:rPr>
      </w:pPr>
      <w:ins w:id="97947" w:author="מנוע מכני" w:date="2026-10-05T11:32:12Z">
        <w:r>
          <w:rPr>
            <w:rFonts w:hint="cs"/>
            <w:rtl/>
          </w:rPr>
          <w:t xml:space="preserve">ואם </w:t>
        </w:r>
      </w:ins>
      <w:del w:id="97948" w:author="מנוע מכני" w:date="2026-10-05T11:32:12Z">
        <w:r>
          <w:rPr>
            <w:rFonts w:hint="cs"/>
            <w:rtl/>
          </w:rPr>
          <w:delText xml:space="preserve">ו</w:delText>
        </w:r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כתב באדם </w:t>
      </w:r>
      <w:r w:rsidR="00D0302C"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ה</w:t>
      </w:r>
      <w:ins w:id="92065" w:author="מנוע מכני" w:date="2026-10-05T11:32:12Z">
        <w:r>
          <w:rPr>
            <w:rtl/>
          </w:rPr>
          <w:t xml:space="preserve">ו"א</w:t>
        </w:r>
      </w:ins>
      <w:del w:id="92066" w:author="מנוע מכני" w:date="2026-10-05T11:32:12Z">
        <w:r w:rsidR="00F40753">
          <w:rPr>
            <w:rtl/>
          </w:rPr>
          <w:delText xml:space="preserve">ו</w:delText>
        </w:r>
        <w:r w:rsidR="00D0302C">
          <w:rPr>
            <w:rFonts w:hint="cs"/>
            <w:rtl/>
          </w:rPr>
          <w:delText xml:space="preserve">''א</w:delText>
        </w:r>
      </w:del>
      <w:r w:rsidR="00F40753">
        <w:rPr>
          <w:rtl/>
        </w:rPr>
        <w:t xml:space="preserve">, כל דפסול באדם - פסול בבהמה, </w:t>
      </w:r>
    </w:p>
    <w:p w14:paraId="52EBA459" w14:textId="77777777" w:rsidR="00D0302C" w:rsidRDefault="00F40753" w:rsidP="00D0302C">
      <w:pPr>
        <w:rPr>
          <w:rtl/>
        </w:rPr>
      </w:pPr>
      <w:r>
        <w:rPr>
          <w:rtl/>
        </w:rPr>
        <w:t xml:space="preserve">קלוט וחוטין </w:t>
      </w:r>
      <w:ins w:id="98607" w:author="מנוע מכני" w:date="2026-10-05T11:32:12Z">
        <w:r>
          <w:rPr>
            <w:rtl/>
          </w:rPr>
          <w:t xml:space="preserve">דאינם</w:t>
        </w:r>
      </w:ins>
      <w:del w:id="98608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באדם - בבהמה </w:t>
      </w:r>
      <w:ins w:id="93993" w:author="מנוע מכני" w:date="2026-10-05T11:32:12Z">
        <w:r>
          <w:rPr>
            <w:rtl/>
          </w:rPr>
          <w:t xml:space="preserve">גם</w:t>
        </w:r>
      </w:ins>
      <w:del w:id="9399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ליפסלו! </w:t>
      </w:r>
    </w:p>
    <w:p w14:paraId="350CBD6E" w14:textId="77777777" w:rsidR="00D0302C" w:rsidRDefault="005E0764" w:rsidP="005E0764">
      <w:pPr>
        <w:rPr>
          <w:rtl/>
        </w:rPr>
      </w:pPr>
      <w:ins w:id="97949" w:author="מנוע מכני" w:date="2026-10-05T11:32:12Z">
        <w:r>
          <w:rPr>
            <w:rFonts w:hint="cs"/>
            <w:rtl/>
          </w:rPr>
          <w:t xml:space="preserve">ואם </w:t>
        </w:r>
      </w:ins>
      <w:del w:id="97950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כתב </w:t>
      </w:r>
      <w:ins w:id="95353" w:author="מנוע מכני" w:date="2026-10-05T11:32:12Z">
        <w:r>
          <w:rPr>
            <w:rtl/>
          </w:rPr>
          <w:t xml:space="preserve">התורה</w:t>
        </w:r>
      </w:ins>
      <w:del w:id="95354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</w:t>
      </w:r>
      <w:ins w:id="93995" w:author="מנוע מכני" w:date="2026-10-05T11:32:12Z">
        <w:r>
          <w:rPr>
            <w:rtl/>
          </w:rPr>
          <w:t xml:space="preserve">כולם</w:t>
        </w:r>
      </w:ins>
      <w:del w:id="93996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בבהמה </w:t>
      </w:r>
      <w:r w:rsidR="00D0302C"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ה</w:t>
      </w:r>
      <w:ins w:id="92067" w:author="מנוע מכני" w:date="2026-10-05T11:32:12Z">
        <w:r>
          <w:rPr>
            <w:rtl/>
          </w:rPr>
          <w:t xml:space="preserve">ו"א</w:t>
        </w:r>
      </w:ins>
      <w:del w:id="92068" w:author="מנוע מכני" w:date="2026-10-05T11:32:12Z">
        <w:r w:rsidR="00F40753">
          <w:rPr>
            <w:rtl/>
          </w:rPr>
          <w:delText xml:space="preserve">ו</w:delText>
        </w:r>
        <w:r w:rsidR="00D0302C">
          <w:rPr>
            <w:rFonts w:hint="cs"/>
            <w:rtl/>
          </w:rPr>
          <w:delText xml:space="preserve">''א</w:delText>
        </w:r>
      </w:del>
      <w:r w:rsidR="00D0302C">
        <w:rPr>
          <w:rtl/>
        </w:rPr>
        <w:t xml:space="preserve">, </w:t>
      </w:r>
      <w:r w:rsidR="00D0302C">
        <w:rPr>
          <w:rtl/>
        </w:rPr>
        <w:tab/>
        <w:t xml:space="preserve">כל דפסול בבהמה </w:t>
      </w:r>
      <w:r w:rsidR="00F40753">
        <w:rPr>
          <w:rtl/>
        </w:rPr>
        <w:t xml:space="preserve">פסול באדם, </w:t>
      </w:r>
    </w:p>
    <w:p w14:paraId="44CBE94C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גבן וחרום </w:t>
      </w:r>
      <w:ins w:id="98609" w:author="מנוע מכני" w:date="2026-10-05T11:32:12Z">
        <w:r>
          <w:rPr>
            <w:rtl/>
          </w:rPr>
          <w:t xml:space="preserve">דאינם</w:t>
        </w:r>
      </w:ins>
      <w:del w:id="98610" w:author="מנוע מכני" w:date="2026-10-05T11:32:12Z">
        <w:r w:rsidR="00F40753">
          <w:rPr>
            <w:rtl/>
          </w:rPr>
          <w:delText xml:space="preserve">דליתנהו</w:delText>
        </w:r>
      </w:del>
      <w:r w:rsidR="00F40753">
        <w:rPr>
          <w:rtl/>
        </w:rPr>
        <w:t xml:space="preserve"> בבהמה - באדם </w:t>
      </w:r>
      <w:ins w:id="93997" w:author="מנוע מכני" w:date="2026-10-05T11:32:12Z">
        <w:r>
          <w:rPr>
            <w:rtl/>
          </w:rPr>
          <w:t xml:space="preserve">גם</w:t>
        </w:r>
      </w:ins>
      <w:del w:id="93998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לפסלו! </w:t>
      </w:r>
    </w:p>
    <w:p>
      <w:pPr>
        <w:pStyle w:val="38"/>
        <w:rPr>
          <w:ins w:id="100264" w:author="מנוע מכני" w:date="2026-10-05T11:32:12Z"/>
        </w:rPr>
      </w:pPr>
      <w:r>
        <w:t xml:space="preserve">ו</w:t>
      </w:r>
      <w:ins w:id="92069" w:author="מנוע מכני" w:date="2026-10-05T11:32:12Z">
        <w:r>
          <w:t xml:space="preserve">א"א</w:t>
        </w:r>
      </w:ins>
    </w:p>
    <w:p w14:paraId="5DC1D542" w14:textId="77777777" w:rsidR="00D0302C" w:rsidRDefault="005E0764" w:rsidP="005E0764">
      <w:pPr>
        <w:rPr>
          <w:rtl/>
        </w:rPr>
      </w:pPr>
      <w:del w:id="92070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26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דלכתוב </w:t>
      </w:r>
      <w:ins w:id="95355" w:author="מנוע מכני" w:date="2026-10-05T11:32:12Z">
        <w:r>
          <w:rPr>
            <w:rtl/>
          </w:rPr>
          <w:t xml:space="preserve">התורה</w:t>
        </w:r>
      </w:ins>
      <w:del w:id="95356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</w:t>
      </w:r>
      <w:ins w:id="93999" w:author="מנוע מכני" w:date="2026-10-05T11:32:12Z">
        <w:r>
          <w:rPr>
            <w:rtl/>
          </w:rPr>
          <w:t xml:space="preserve">כולם</w:t>
        </w:r>
      </w:ins>
      <w:del w:id="94000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בחד, והנך </w:t>
      </w:r>
      <w:ins w:id="98611" w:author="מנוע מכני" w:date="2026-10-05T11:32:12Z">
        <w:r>
          <w:rPr>
            <w:rtl/>
          </w:rPr>
          <w:t xml:space="preserve">דאינם</w:t>
        </w:r>
      </w:ins>
      <w:del w:id="98612" w:author="מנוע מכני" w:date="2026-10-05T11:32:12Z">
        <w:r w:rsidR="00F40753">
          <w:rPr>
            <w:rtl/>
          </w:rPr>
          <w:delText xml:space="preserve">דליתנהו</w:delText>
        </w:r>
      </w:del>
      <w:r w:rsidR="00F40753">
        <w:rPr>
          <w:rtl/>
        </w:rPr>
        <w:t xml:space="preserve"> באידך - לכתוב </w:t>
      </w:r>
      <w:ins w:id="95357" w:author="מנוע מכני" w:date="2026-10-05T11:32:12Z">
        <w:r>
          <w:rPr>
            <w:rtl/>
          </w:rPr>
          <w:t xml:space="preserve">התורה</w:t>
        </w:r>
      </w:ins>
      <w:del w:id="9535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בבהמה, </w:t>
      </w:r>
    </w:p>
    <w:p w14:paraId="701F3E35" w14:textId="77777777" w:rsidR="00D0302C" w:rsidRDefault="00F40753" w:rsidP="00D0302C">
      <w:pPr>
        <w:rPr>
          <w:rtl/>
        </w:rPr>
      </w:pPr>
      <w:r>
        <w:rPr>
          <w:rtl/>
        </w:rPr>
        <w:t xml:space="preserve">והנך </w:t>
      </w:r>
      <w:ins w:id="98613" w:author="מנוע מכני" w:date="2026-10-05T11:32:12Z">
        <w:r>
          <w:rPr>
            <w:rtl/>
          </w:rPr>
          <w:t xml:space="preserve">דאינם</w:t>
        </w:r>
      </w:ins>
      <w:del w:id="98614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באידך - לכתוב באדם וגרב וילפת </w:t>
      </w:r>
      <w:ins w:id="94001" w:author="מנוע מכני" w:date="2026-10-05T11:32:12Z">
        <w:r>
          <w:rPr>
            <w:rtl/>
          </w:rPr>
          <w:t xml:space="preserve">כאן</w:t>
        </w:r>
      </w:ins>
      <w:del w:id="9400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ins w:id="94003" w:author="מנוע מכני" w:date="2026-10-05T11:32:12Z">
        <w:r>
          <w:rPr>
            <w:rtl/>
          </w:rPr>
          <w:t xml:space="preserve">וכאן</w:t>
        </w:r>
      </w:ins>
      <w:del w:id="94004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, ולילפי מהדדי! </w:t>
      </w:r>
    </w:p>
    <w:p>
      <w:pPr>
        <w:pStyle w:val="38"/>
        <w:rPr>
          <w:ins w:id="100266" w:author="מנוע מכני" w:date="2026-10-05T11:32:12Z"/>
        </w:rPr>
      </w:pPr>
      <w:r>
        <w:t>אלא כתנא ד</w:t>
      </w:r>
      <w:r w:rsidR="00D0302C">
        <w:t xml:space="preserve">ר</w:t>
      </w:r>
      <w:ins w:id="92071" w:author="מנוע מכני" w:date="2026-10-05T11:32:12Z">
        <w:r>
          <w:t xml:space="preserve">י"ש</w:t>
        </w:r>
      </w:ins>
      <w:del w:id="92072" w:author="מנוע מכני" w:date="2026-10-05T11:32:12Z">
        <w:r w:rsidR="00D0302C">
          <w:delText xml:space="preserve">י''ש</w:delText>
        </w:r>
      </w:del>
      <w:r>
        <w:t xml:space="preserve">:</w:t>
      </w:r>
    </w:p>
    <w:p w14:paraId="79A27368" w14:textId="77777777" w:rsidR="00B874E6" w:rsidRDefault="00F40753" w:rsidP="00D0302C">
      <w:pPr>
        <w:rPr>
          <w:rtl/>
        </w:rPr>
      </w:pPr>
      <w:del w:id="1002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פרשה שנאמרה ונשנית, </w:t>
      </w:r>
      <w:r>
        <w:rPr>
          <w:rtl/>
        </w:rPr>
        <w:t xml:space="preserve">לא</w:t>
      </w:r>
      <w:r>
        <w:rPr>
          <w:rtl/>
        </w:rPr>
        <w:t xml:space="preserve"> נשנית אלא בשביל דבר שנתחדש בה</w:t>
      </w:r>
      <w:r w:rsidR="0057284B">
        <w:rPr>
          <w:rtl/>
        </w:rPr>
        <w:t>.</w:t>
      </w:r>
    </w:p>
    <w:p w14:paraId="68325C3B" w14:textId="77777777" w:rsidR="00D0302C" w:rsidRDefault="00D0302C" w:rsidP="00F40753">
      <w:pPr>
        <w:rPr>
          <w:del w:id="90641" w:author="מנוע עיצוב" w:date="2026-10-05T11:33:53Z"/>
          <w:rtl/>
        </w:rPr>
      </w:pPr>
    </w:p>
    <w:p>
      <w:pPr>
        <w:pStyle w:val="38"/>
        <w:rPr>
          <w:ins w:id="100268" w:author="מנוע מכני" w:date="2026-10-05T11:32:12Z"/>
        </w:rPr>
      </w:pPr>
      <w:r w:rsidRPr="00D0302C">
        <w:t>רבא</w:t>
      </w:r>
      <w:r>
        <w:t>:</w:t>
      </w:r>
    </w:p>
    <w:p w14:paraId="6F094296" w14:textId="77777777" w:rsidR="00D0302C" w:rsidRDefault="00F40753" w:rsidP="00D0302C">
      <w:pPr>
        <w:rPr>
          <w:rtl/>
        </w:rPr>
      </w:pPr>
      <w:del w:id="100269" w:author="מנוע מכני" w:date="2026-10-05T11:32:12Z">
        <w:r w:rsidR="00D0302C">
          <w:rPr>
            <w:rFonts w:hint="cs"/>
            <w:rtl/>
          </w:rPr>
          <w:delText xml:space="preserve"> </w:delText>
        </w:r>
      </w:del>
      <w:r w:rsidR="00D0302C">
        <w:rPr>
          <w:rFonts w:hint="cs"/>
          <w:rtl/>
        </w:rPr>
        <w:t xml:space="preserve">צריכי כל </w:t>
      </w:r>
      <w:ins w:id="95359" w:author="מנוע מכני" w:date="2026-10-05T11:32:12Z">
        <w:r>
          <w:rPr>
            <w:rFonts w:hint="cs"/>
            <w:rtl/>
          </w:rPr>
          <w:t xml:space="preserve">אלו</w:t>
        </w:r>
      </w:ins>
      <w:del w:id="95360" w:author="מנוע מכני" w:date="2026-10-05T11:32:12Z">
        <w:r w:rsidR="00D0302C">
          <w:rPr>
            <w:rFonts w:hint="cs"/>
            <w:rtl/>
          </w:rPr>
          <w:delText xml:space="preserve">הני</w:delText>
        </w:r>
      </w:del>
      <w:r w:rsidR="00D0302C">
        <w:rPr>
          <w:rFonts w:hint="cs"/>
          <w:rtl/>
        </w:rPr>
        <w:t xml:space="preserve"> </w:t>
      </w:r>
      <w:r w:rsidR="00D0302C" w:rsidRPr="00D0302C">
        <w:rPr>
          <w:rFonts w:hint="cs"/>
          <w:b/>
          <w:bCs/>
          <w:rtl/>
        </w:rPr>
        <w:t>מום באדם</w:t>
      </w:r>
      <w:r w:rsidR="00D0302C">
        <w:rPr>
          <w:rFonts w:hint="cs"/>
          <w:rtl/>
        </w:rPr>
        <w:t xml:space="preserve"> שנתרבה במצוות </w:t>
      </w:r>
    </w:p>
    <w:p w14:paraId="514C57B2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בכור בהמה שקרב לגבי מזבח, וקדושתו מרחם</w:t>
      </w:r>
    </w:p>
    <w:p w14:paraId="78CD3462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קדשים הן עצמן קריבין, וקדושתן מרובה </w:t>
      </w:r>
    </w:p>
    <w:p w14:paraId="735F82F1" w14:textId="77777777" w:rsidR="00B874E6" w:rsidRDefault="00DB6059" w:rsidP="00DB6059">
      <w:pPr>
        <w:rPr>
          <w:rtl/>
        </w:rPr>
      </w:pPr>
      <w:r>
        <w:rPr>
          <w:rFonts w:hint="cs"/>
          <w:rtl/>
        </w:rPr>
        <w:t xml:space="preserve">ול</w:t>
      </w:r>
      <w:ins w:id="92073" w:author="מנוע מכני" w:date="2026-10-05T11:32:12Z">
        <w:r>
          <w:rPr>
            <w:rFonts w:hint="cs"/>
            <w:rtl/>
          </w:rPr>
          <w:t xml:space="preserve">פ"ז</w:t>
        </w:r>
      </w:ins>
      <w:del w:id="92074" w:author="מנוע מכני" w:date="2026-10-05T11:32:12Z">
        <w:r>
          <w:rPr>
            <w:rFonts w:hint="cs"/>
            <w:rtl/>
          </w:rPr>
          <w:delText xml:space="preserve">פ''ז</w:delText>
        </w:r>
      </w:del>
      <w:r>
        <w:rPr>
          <w:rFonts w:hint="cs"/>
          <w:rtl/>
        </w:rPr>
        <w:t xml:space="preserve"> גם </w:t>
      </w:r>
      <w:ins w:id="92075" w:author="מנוע מכני" w:date="2026-10-05T11:32:12Z">
        <w:r>
          <w:rPr>
            <w:rFonts w:hint="cs"/>
            <w:rtl/>
          </w:rPr>
          <w:t xml:space="preserve">א"א</w:t>
        </w:r>
      </w:ins>
      <w:del w:id="92076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</w:t>
      </w:r>
      <w:ins w:id="95361" w:author="מנוע מכני" w:date="2026-10-05T11:32:12Z">
        <w:r>
          <w:rPr>
            <w:rFonts w:hint="cs"/>
            <w:rtl/>
          </w:rPr>
          <w:t xml:space="preserve">אחת</w:t>
        </w:r>
      </w:ins>
      <w:del w:id="95362" w:author="מנוע מכני" w:date="2026-10-05T11:32:12Z">
        <w:r>
          <w:rPr>
            <w:rFonts w:hint="cs"/>
            <w:rtl/>
          </w:rPr>
          <w:delText xml:space="preserve">חדא</w:delText>
        </w:r>
      </w:del>
      <w:r>
        <w:rPr>
          <w:rFonts w:hint="cs"/>
          <w:rtl/>
        </w:rPr>
        <w:t xml:space="preserve"> מתרתי </w:t>
      </w:r>
    </w:p>
    <w:p w14:paraId="322F54C2" w14:textId="77777777" w:rsidR="0057284B" w:rsidRDefault="0057284B" w:rsidP="0057284B">
      <w:pPr>
        <w:jc w:val="center"/>
        <w:rPr>
          <w:del w:id="90224" w:author="מנוע עיצוב" w:date="2026-10-05T11:33:53Z"/>
          <w:rtl/>
        </w:rPr>
      </w:pPr>
      <w:del w:id="90221" w:author="מנוע עיצוב" w:date="2026-10-05T11:33:53Z">
        <w:r>
          <w:rPr>
            <w:rtl/>
          </w:rPr>
          <w:delText xml:space="preserve">•</w:delText>
        </w:r>
      </w:del>
      <w:ins w:id="96965" w:author="מנוע מכני" w:date="2026-10-05T11:32:12Z">
        <w:r>
          <w:rPr>
            <w:rtl/>
          </w:rPr>
          <w:t xml:space="preserve"> </w:t>
        </w:r>
      </w:ins>
      <w:del w:id="96966" w:author="מנוע מכני" w:date="2026-10-05T11:32:12Z">
        <w:r>
          <w:rPr>
            <w:rtl/>
          </w:rPr>
          <w:delText xml:space="preserve">  </w:delText>
        </w:r>
      </w:del>
      <w:del w:id="90222" w:author="מנוע עיצוב" w:date="2026-10-05T11:33:53Z">
        <w:r>
          <w:rPr>
            <w:rtl/>
          </w:rPr>
          <w:delText xml:space="preserve">•</w:delText>
        </w:r>
      </w:del>
      <w:ins w:id="96967" w:author="מנוע מכני" w:date="2026-10-05T11:32:12Z">
        <w:r>
          <w:rPr>
            <w:rtl/>
          </w:rPr>
          <w:t xml:space="preserve"> </w:t>
        </w:r>
      </w:ins>
      <w:del w:id="96968" w:author="מנוע מכני" w:date="2026-10-05T11:32:12Z">
        <w:r>
          <w:rPr>
            <w:rtl/>
          </w:rPr>
          <w:delText xml:space="preserve">  </w:delText>
        </w:r>
      </w:del>
      <w:del w:id="90223" w:author="מנוע עיצוב" w:date="2026-10-05T11:33:53Z">
        <w:r>
          <w:rPr>
            <w:rtl/>
          </w:rPr>
          <w:delText xml:space="preserve">•</w:delText>
        </w:r>
      </w:del>
    </w:p>
    <w:p w14:paraId="5CD35E08" w14:textId="77777777" w:rsidR="00B874E6" w:rsidRDefault="00F40753" w:rsidP="00DB6059">
      <w:pPr>
        <w:pStyle w:val="afffd"/>
        <w:rPr>
          <w:rtl/>
        </w:rPr>
      </w:pPr>
      <w:r>
        <w:rPr>
          <w:rtl/>
        </w:rPr>
        <w:t>יתר עליהן באדם</w:t>
      </w:r>
      <w:r w:rsidR="0057284B">
        <w:rPr>
          <w:rtl/>
        </w:rPr>
        <w:t>.</w:t>
      </w:r>
    </w:p>
    <w:p>
      <w:pPr>
        <w:pStyle w:val="38"/>
        <w:rPr>
          <w:ins w:id="100270" w:author="מנוע מכני" w:date="2026-10-05T11:32:12Z"/>
        </w:rPr>
      </w:pPr>
      <w:r>
        <w:t xml:space="preserve">מה"מ?</w:t>
      </w:r>
    </w:p>
    <w:p w14:paraId="33CB44A7" w14:textId="77777777" w:rsidR="00B874E6" w:rsidRDefault="00F40753" w:rsidP="00DB6059">
      <w:pPr>
        <w:rPr>
          <w:rtl/>
        </w:rPr>
      </w:pPr>
      <w:del w:id="100271" w:author="מנוע מכני" w:date="2026-10-05T11:32:12Z">
        <w:r>
          <w:rPr>
            <w:rtl/>
          </w:rPr>
          <w:delText xml:space="preserve"> </w:delText>
        </w:r>
      </w:del>
      <w:r w:rsidR="00DB6059">
        <w:rPr>
          <w:rStyle w:val="2fb"/>
          <w:rFonts w:hint="cs"/>
          <w:rtl/>
        </w:rPr>
        <w:t xml:space="preserve">אר</w:t>
      </w:r>
      <w:ins w:id="9207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078" w:author="מנוע מכני" w:date="2026-10-05T11:32:12Z">
        <w:r w:rsidR="00DB6059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r w:rsidR="00DB6059">
        <w:rPr>
          <w:rFonts w:hint="cs"/>
          <w:rtl/>
        </w:rPr>
        <w:t>'</w:t>
      </w:r>
      <w:ins w:id="90351" w:author="מנוע סמנטי" w:date="2026-10-05T11:39:44Z">
        <w:r>
          <w:rPr>
            <w:rStyle w:val="afffff0"/>
            <w:rtl/>
          </w:rPr>
          <w:t xml:space="preserve">כָּל אִישׁ אֲשֶׁר בּוֹ מוּם מִזֶּרַע אַהֲרֹן</w:t>
        </w:r>
      </w:ins>
      <w:del w:id="90352" w:author="מנוע סמנטי" w:date="2026-10-05T11:39:44Z">
        <w:r>
          <w:rPr>
            <w:rtl/>
          </w:rPr>
          <w:delText xml:space="preserve">כל איש אשר בו מום מזרע אהרן</w:delText>
        </w:r>
      </w:del>
      <w:r w:rsidR="00DB6059">
        <w:rPr>
          <w:rFonts w:hint="cs"/>
          <w:rtl/>
        </w:rPr>
        <w:t>'</w:t>
      </w:r>
      <w:r>
        <w:rPr>
          <w:rtl/>
        </w:rPr>
        <w:t xml:space="preserve"> - איש ששוה בזרעו של אהרן</w:t>
      </w:r>
      <w:r w:rsidR="0057284B">
        <w:rPr>
          <w:rtl/>
        </w:rPr>
        <w:t>.</w:t>
      </w:r>
    </w:p>
    <w:p w14:paraId="18159C27" w14:textId="77777777" w:rsidR="00DB6059" w:rsidRDefault="00DB6059" w:rsidP="00DB605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מג:</w:t>
      </w:r>
    </w:p>
    <w:p w14:paraId="101443B6" w14:textId="77777777" w:rsidR="00B874E6" w:rsidRDefault="005E0764" w:rsidP="005576F9">
      <w:pPr>
        <w:rPr>
          <w:rtl/>
        </w:rPr>
      </w:pPr>
      <w:ins w:id="94005" w:author="מנוע מכני" w:date="2026-10-05T11:32:12Z">
        <w:r>
          <w:rPr>
            <w:rFonts w:hint="cs"/>
            <w:rtl/>
          </w:rPr>
          <w:t xml:space="preserve">ויש</w:t>
        </w:r>
      </w:ins>
      <w:del w:id="94006" w:author="מנוע מכני" w:date="2026-10-05T11:32:12Z">
        <w:r>
          <w:rPr>
            <w:rFonts w:hint="cs"/>
            <w:rtl/>
          </w:rPr>
          <w:delText xml:space="preserve">ו</w:delText>
        </w:r>
        <w:r>
          <w:rPr>
            <w:rtl/>
          </w:rPr>
          <w:delText xml:space="preserve">איכא</w:delText>
        </w:r>
      </w:del>
      <w:r>
        <w:rPr>
          <w:rtl/>
        </w:rPr>
        <w:t xml:space="preserve"> משום אחולי עבודה, מו</w:t>
      </w:r>
      <w:r>
        <w:rPr>
          <w:rFonts w:hint="cs"/>
          <w:rtl/>
        </w:rPr>
        <w:t>ם</w:t>
      </w:r>
      <w:r w:rsidR="005576F9">
        <w:rPr>
          <w:rtl/>
        </w:rPr>
        <w:t xml:space="preserve"> </w:t>
      </w:r>
      <w:r>
        <w:rPr>
          <w:rtl/>
        </w:rPr>
        <w:t>מחיל עבודה</w:t>
      </w:r>
      <w:r w:rsidR="00F40753">
        <w:rPr>
          <w:rtl/>
        </w:rPr>
        <w:t xml:space="preserve"> ד</w:t>
      </w:r>
      <w:r w:rsidR="00DB6059">
        <w:rPr>
          <w:rFonts w:hint="cs"/>
          <w:rtl/>
        </w:rPr>
        <w:t>'</w:t>
      </w:r>
      <w:ins w:id="90353" w:author="מנוע סמנטי" w:date="2026-10-05T11:39:44Z">
        <w:r>
          <w:rPr>
            <w:rStyle w:val="afffff0"/>
            <w:rtl/>
          </w:rPr>
          <w:t xml:space="preserve">מוּם בּוֹ וְלֹא יְחַלֵּל</w:t>
        </w:r>
      </w:ins>
      <w:del w:id="90354" w:author="מנוע סמנטי" w:date="2026-10-05T11:39:44Z">
        <w:r w:rsidR="00F40753">
          <w:rPr>
            <w:rtl/>
          </w:rPr>
          <w:delText xml:space="preserve">מום בו ולא יחלל</w:delText>
        </w:r>
      </w:del>
      <w:r w:rsidR="00DB6059">
        <w:rPr>
          <w:rFonts w:hint="cs"/>
          <w:rtl/>
        </w:rPr>
        <w:t>'</w:t>
      </w:r>
      <w:r w:rsidR="005576F9">
        <w:rPr>
          <w:rtl/>
        </w:rPr>
        <w:t>, שאינו שוה בזרעו של אהרן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מחיל עבודה</w:t>
      </w:r>
      <w:r w:rsidR="0057284B">
        <w:rPr>
          <w:rtl/>
        </w:rPr>
        <w:t>.</w:t>
      </w:r>
      <w:r w:rsidR="005576F9">
        <w:rPr>
          <w:rFonts w:hint="cs"/>
          <w:rtl/>
        </w:rPr>
        <w:t xml:space="preserve"> </w:t>
      </w:r>
    </w:p>
    <w:p w14:paraId="747651CA" w14:textId="77777777" w:rsidR="00B874E6" w:rsidRDefault="005E0764" w:rsidP="005E0764">
      <w:pPr>
        <w:rPr>
          <w:rtl/>
        </w:rPr>
      </w:pPr>
      <w:ins w:id="94007" w:author="מנוע מכני" w:date="2026-10-05T11:32:12Z">
        <w:r>
          <w:rPr>
            <w:rFonts w:hint="cs"/>
            <w:rtl/>
          </w:rPr>
          <w:t xml:space="preserve">ויש</w:t>
        </w:r>
      </w:ins>
      <w:del w:id="94008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</w:t>
      </w:r>
      <w:ins w:id="90761" w:author="מנוע סמנטי" w:date="2026-10-05T11:39:44Z">
        <w:r>
          <w:rPr>
            <w:rFonts w:hint="cs"/>
            <w:rtl/>
          </w:rPr>
          <w:t xml:space="preserve">ביניהם</w:t>
        </w:r>
      </w:ins>
      <w:del w:id="90762" w:author="מנוע סמנטי" w:date="2026-10-05T11:39:44Z">
        <w:r>
          <w:rPr>
            <w:rFonts w:hint="cs"/>
            <w:rtl/>
          </w:rPr>
          <w:delText xml:space="preserve">בנייהו</w:delText>
        </w:r>
      </w:del>
      <w:r>
        <w:rPr>
          <w:rFonts w:hint="cs"/>
          <w:rtl/>
        </w:rPr>
        <w:t xml:space="preserve"> עשה </w:t>
      </w:r>
    </w:p>
    <w:p w14:paraId="7A2CA6D1" w14:textId="77777777" w:rsidR="0057284B" w:rsidRDefault="0057284B" w:rsidP="0057284B">
      <w:pPr>
        <w:pStyle w:val="affffd"/>
        <w:jc w:val="center"/>
        <w:rPr>
          <w:rtl/>
        </w:rPr>
        <w:pPrChange w:id="9047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69" w:author="מנוע מכני" w:date="2026-10-05T11:32:12Z">
        <w:r>
          <w:rPr>
            <w:rtl/>
          </w:rPr>
          <w:t xml:space="preserve"> </w:t>
        </w:r>
      </w:ins>
      <w:del w:id="969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71" w:author="מנוע מכני" w:date="2026-10-05T11:32:12Z">
        <w:r>
          <w:rPr>
            <w:rtl/>
          </w:rPr>
          <w:t xml:space="preserve"> </w:t>
        </w:r>
      </w:ins>
      <w:del w:id="969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E08AA9F" w14:textId="77777777" w:rsidR="00B874E6" w:rsidRDefault="00F40753" w:rsidP="00F40753">
      <w:pPr>
        <w:rPr>
          <w:rtl/>
        </w:rPr>
      </w:pPr>
      <w:r w:rsidRPr="00DB6059">
        <w:rPr>
          <w:rStyle w:val="afffe"/>
          <w:rtl/>
        </w:rPr>
        <w:t>כילון</w:t>
      </w:r>
      <w:r>
        <w:rPr>
          <w:rtl/>
        </w:rPr>
        <w:t xml:space="preserve"> - דדמי </w:t>
      </w:r>
      <w:ins w:id="98051" w:author="מנוע מכני" w:date="2026-10-05T11:32:12Z">
        <w:r>
          <w:rPr>
            <w:rtl/>
          </w:rPr>
          <w:t xml:space="preserve">ראשו</w:t>
        </w:r>
      </w:ins>
      <w:del w:id="98052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לאכלא</w:t>
      </w:r>
      <w:r w:rsidR="0057284B">
        <w:rPr>
          <w:rtl/>
        </w:rPr>
        <w:t>.</w:t>
      </w:r>
    </w:p>
    <w:p w14:paraId="4D8651A1" w14:textId="77777777" w:rsidR="00B874E6" w:rsidRDefault="005576F9" w:rsidP="005576F9">
      <w:pPr>
        <w:rPr>
          <w:rtl/>
        </w:rPr>
      </w:pPr>
      <w:ins w:id="90765" w:author="מנוע סמנטי" w:date="2026-10-05T11:39:44Z">
        <w:r>
          <w:rPr>
            <w:rStyle w:val="afffe"/>
            <w:rFonts w:hint="cs"/>
            <w:rtl/>
          </w:rPr>
          <w:t xml:space="preserve">לפת</w:t>
        </w:r>
      </w:ins>
      <w:del w:id="90766" w:author="מנוע סמנטי" w:date="2026-10-05T11:39:44Z">
        <w:r>
          <w:rPr>
            <w:rStyle w:val="afffe"/>
            <w:rFonts w:hint="cs"/>
            <w:rtl/>
          </w:rPr>
          <w:delText xml:space="preserve">לי</w:delText>
        </w:r>
        <w:r w:rsidR="00F40753" w:rsidRPr="00DB6059">
          <w:rPr>
            <w:rStyle w:val="afffe"/>
            <w:rtl/>
          </w:rPr>
          <w:delText xml:space="preserve">פתא</w:delText>
        </w:r>
      </w:del>
      <w:r w:rsidR="00F40753">
        <w:rPr>
          <w:rtl/>
        </w:rPr>
        <w:t xml:space="preserve"> - דדמי </w:t>
      </w:r>
      <w:ins w:id="98053" w:author="מנוע מכני" w:date="2026-10-05T11:32:12Z">
        <w:r>
          <w:rPr>
            <w:rtl/>
          </w:rPr>
          <w:t xml:space="preserve">ראשו</w:t>
        </w:r>
      </w:ins>
      <w:del w:id="98054" w:author="מנוע מכני" w:date="2026-10-05T11:32:12Z">
        <w:r w:rsidR="00F40753">
          <w:rPr>
            <w:rtl/>
          </w:rPr>
          <w:delText xml:space="preserve">רישיה</w:delText>
        </w:r>
      </w:del>
      <w:r w:rsidR="00F40753">
        <w:rPr>
          <w:rtl/>
        </w:rPr>
        <w:t xml:space="preserve"> לגדגלידא </w:t>
      </w:r>
      <w:ins w:id="90763" w:author="מנוע סמנטי" w:date="2026-10-05T11:39:44Z">
        <w:r>
          <w:rPr>
            <w:rtl/>
          </w:rPr>
          <w:t xml:space="preserve">של לפת</w:t>
        </w:r>
      </w:ins>
      <w:del w:id="90764" w:author="מנוע סמנטי" w:date="2026-10-05T11:39:44Z">
        <w:r w:rsidR="00F40753">
          <w:rPr>
            <w:rtl/>
          </w:rPr>
          <w:delText xml:space="preserve">דליפתא</w:delText>
        </w:r>
      </w:del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r w:rsidR="00F40753">
        <w:rPr>
          <w:rtl/>
        </w:rPr>
        <w:t>תנא: וצוארו עומד באמצע ראשו</w:t>
      </w:r>
      <w:r w:rsidR="0057284B">
        <w:rPr>
          <w:rtl/>
        </w:rPr>
        <w:t>.</w:t>
      </w:r>
    </w:p>
    <w:p w14:paraId="34F66C59" w14:textId="77777777" w:rsidR="00B874E6" w:rsidRDefault="00F40753" w:rsidP="00F40753">
      <w:pPr>
        <w:rPr>
          <w:rtl/>
        </w:rPr>
      </w:pPr>
      <w:r w:rsidRPr="00DB6059">
        <w:rPr>
          <w:rStyle w:val="afffe"/>
          <w:rtl/>
        </w:rPr>
        <w:t xml:space="preserve">מקבן </w:t>
      </w:r>
      <w:r>
        <w:rPr>
          <w:rtl/>
        </w:rPr>
        <w:t xml:space="preserve">- דדמי </w:t>
      </w:r>
      <w:ins w:id="98055" w:author="מנוע מכני" w:date="2026-10-05T11:32:12Z">
        <w:r>
          <w:rPr>
            <w:rtl/>
          </w:rPr>
          <w:t xml:space="preserve">ראשו</w:t>
        </w:r>
      </w:ins>
      <w:del w:id="98056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למקבן</w:t>
      </w:r>
      <w:r w:rsidR="00DB6059">
        <w:rPr>
          <w:rFonts w:hint="cs"/>
          <w:rtl/>
        </w:rPr>
        <w:t>[כפטיש מצחו בולט לפניו וערפו לאחוריו]</w:t>
      </w:r>
      <w:r w:rsidR="0057284B">
        <w:rPr>
          <w:rtl/>
        </w:rPr>
        <w:t>.</w:t>
      </w:r>
    </w:p>
    <w:p w14:paraId="6CA76A85" w14:textId="77777777" w:rsidR="005E0764" w:rsidRDefault="00F40753" w:rsidP="00DB6059">
      <w:pPr>
        <w:rPr>
          <w:rtl/>
        </w:rPr>
      </w:pPr>
      <w:r w:rsidRPr="005E0764">
        <w:rPr>
          <w:rStyle w:val="afffe"/>
          <w:rtl/>
        </w:rPr>
        <w:t>ושראשו שקוט</w:t>
      </w:r>
      <w:r>
        <w:rPr>
          <w:rtl/>
        </w:rPr>
        <w:t xml:space="preserve"> </w:t>
      </w:r>
      <w:r w:rsidR="005E0764">
        <w:rPr>
          <w:rtl/>
        </w:rPr>
        <w:t>–</w:t>
      </w:r>
      <w:r>
        <w:rPr>
          <w:rtl/>
        </w:rPr>
        <w:t xml:space="preserve"> מלפניו</w:t>
      </w:r>
      <w:r w:rsidR="005E0764">
        <w:rPr>
          <w:rFonts w:hint="cs"/>
          <w:rtl/>
        </w:rPr>
        <w:t>[באלכסון]</w:t>
      </w:r>
      <w:r w:rsidR="0057284B">
        <w:rPr>
          <w:rtl/>
        </w:rPr>
        <w:t>.</w:t>
      </w:r>
    </w:p>
    <w:p w14:paraId="6DAE6880" w14:textId="77777777" w:rsidR="005E0764" w:rsidRDefault="00F40753" w:rsidP="005576F9">
      <w:pPr>
        <w:spacing w:line="240" w:lineRule="auto"/>
        <w:rPr>
          <w:rtl/>
        </w:rPr>
      </w:pPr>
      <w:r w:rsidRPr="005E0764">
        <w:rPr>
          <w:rStyle w:val="afffe"/>
          <w:rtl/>
        </w:rPr>
        <w:t xml:space="preserve">וסקיפת </w:t>
      </w:r>
      <w:r>
        <w:rPr>
          <w:rtl/>
        </w:rPr>
        <w:t xml:space="preserve">- מאחוריו, </w:t>
      </w:r>
      <w:ins w:id="94009" w:author="מנוע מכני" w:date="2026-10-05T11:32:12Z">
        <w:r>
          <w:rPr>
            <w:rtl/>
          </w:rPr>
          <w:t xml:space="preserve">כדאמרו</w:t>
        </w:r>
      </w:ins>
      <w:del w:id="94010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</w:t>
      </w:r>
      <w:ins w:id="98615" w:author="מנוע מכני" w:date="2026-10-05T11:32:12Z">
        <w:r>
          <w:rPr>
            <w:rtl/>
          </w:rPr>
          <w:t xml:space="preserve">אנשים</w:t>
        </w:r>
      </w:ins>
      <w:del w:id="98616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 שקיל פיסא</w:t>
      </w:r>
      <w:r w:rsidR="0057284B">
        <w:rPr>
          <w:rtl/>
        </w:rPr>
        <w:t>.</w:t>
      </w:r>
      <w:r w:rsidR="005E0764">
        <w:rPr>
          <w:rFonts w:hint="cs"/>
          <w:rtl/>
        </w:rPr>
        <w:t xml:space="preserve"> </w:t>
      </w:r>
    </w:p>
    <w:p>
      <w:pPr>
        <w:pStyle w:val="38"/>
        <w:rPr>
          <w:ins w:id="100272" w:author="מנוע מכני" w:date="2026-10-05T11:32:12Z"/>
        </w:rPr>
      </w:pPr>
      <w:del w:id="92738" w:author="מנוע מכני" w:date="2026-10-05T11:32:12Z">
        <w:r>
          <w:delText xml:space="preserve">                </w:delText>
        </w:r>
      </w:del>
      <w:r w:rsidR="00F40753">
        <w:t xml:space="preserve">תנא:</w:t>
      </w:r>
    </w:p>
    <w:p w14:paraId="56EBDDD3" w14:textId="77777777" w:rsidR="00B874E6" w:rsidRDefault="00DA20E5" w:rsidP="005E0764">
      <w:pPr>
        <w:rPr>
          <w:rtl/>
        </w:rPr>
      </w:pPr>
      <w:del w:id="10027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וצוארו שקוט ושמוט</w:t>
      </w:r>
      <w:ins w:id="96973" w:author="מנוע מכני" w:date="2026-10-05T11:32:12Z">
        <w:r>
          <w:rPr>
            <w:rFonts w:hint="cs"/>
            <w:rtl/>
          </w:rPr>
          <w:t xml:space="preserve"> </w:t>
        </w:r>
      </w:ins>
      <w:del w:id="96974" w:author="מנוע מכני" w:date="2026-10-05T11:32:12Z">
        <w:r w:rsidR="00DB6059">
          <w:rPr>
            <w:rFonts w:hint="cs"/>
            <w:rtl/>
          </w:rPr>
          <w:delText xml:space="preserve">  </w:delText>
        </w:r>
      </w:del>
      <w:r w:rsidR="00F40753" w:rsidRPr="00DB6059">
        <w:rPr>
          <w:b/>
          <w:bCs/>
          <w:rtl/>
        </w:rPr>
        <w:t>שקוט</w:t>
      </w:r>
      <w:r w:rsidR="00F40753">
        <w:rPr>
          <w:rtl/>
        </w:rPr>
        <w:t xml:space="preserve"> - דחביא, שמוט - דאריך ושמוט</w:t>
      </w:r>
      <w:r w:rsidR="0057284B">
        <w:rPr>
          <w:rtl/>
        </w:rPr>
        <w:t>.</w:t>
      </w:r>
    </w:p>
    <w:p w14:paraId="31A9D413" w14:textId="77777777" w:rsidR="00B874E6" w:rsidRDefault="00F40753" w:rsidP="00DB6059">
      <w:pPr>
        <w:pStyle w:val="afffd"/>
        <w:rPr>
          <w:rtl/>
        </w:rPr>
      </w:pPr>
      <w:r>
        <w:rPr>
          <w:rtl/>
        </w:rPr>
        <w:t>ובעלי חטרות ר' יהודה כו'</w:t>
      </w:r>
      <w:r w:rsidR="0057284B">
        <w:rPr>
          <w:rtl/>
        </w:rPr>
        <w:t>.</w:t>
      </w:r>
    </w:p>
    <w:p w14:paraId="5B39B05F" w14:textId="77777777" w:rsidR="00B874E6" w:rsidRDefault="00F40753" w:rsidP="005E0764">
      <w:pPr>
        <w:rPr>
          <w:rtl/>
        </w:rPr>
      </w:pPr>
      <w:ins w:id="95369" w:author="מנוע מכני" w:date="2026-10-05T11:32:12Z">
        <w:r>
          <w:rPr>
            <w:rtl/>
          </w:rPr>
          <w:t xml:space="preserve">דיש</w:t>
        </w:r>
      </w:ins>
      <w:del w:id="95370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363" w:author="מנוע מכני" w:date="2026-10-05T11:32:12Z">
        <w:r>
          <w:rPr>
            <w:rtl/>
          </w:rPr>
          <w:t xml:space="preserve">בו</w:t>
        </w:r>
      </w:ins>
      <w:del w:id="95364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עצם </w:t>
      </w:r>
      <w:r w:rsidR="005E0764">
        <w:rPr>
          <w:rFonts w:hint="cs"/>
          <w:rtl/>
        </w:rPr>
        <w:t>ל</w:t>
      </w:r>
      <w:r>
        <w:rPr>
          <w:rtl/>
        </w:rPr>
        <w:t xml:space="preserve">כ</w:t>
      </w:r>
      <w:ins w:id="92079" w:author="מנוע מכני" w:date="2026-10-05T11:32:12Z">
        <w:r>
          <w:rPr>
            <w:rtl/>
          </w:rPr>
          <w:t xml:space="preserve">ו"ע</w:t>
        </w:r>
      </w:ins>
      <w:del w:id="92080" w:author="מנוע מכני" w:date="2026-10-05T11:32:12Z">
        <w:r>
          <w:rPr>
            <w:rtl/>
          </w:rPr>
          <w:delText xml:space="preserve">ו</w:delText>
        </w:r>
        <w:r w:rsidR="005E0764">
          <w:rPr>
            <w:rFonts w:hint="cs"/>
            <w:rtl/>
          </w:rPr>
          <w:delText xml:space="preserve">''ע</w:delText>
        </w:r>
      </w:del>
      <w:r w:rsidR="005E0764">
        <w:rPr>
          <w:rFonts w:hint="cs"/>
          <w:rtl/>
        </w:rPr>
        <w:t xml:space="preserve"> </w:t>
      </w:r>
      <w:r>
        <w:rPr>
          <w:rtl/>
        </w:rPr>
        <w:t xml:space="preserve">פסלא, </w:t>
      </w:r>
      <w:ins w:id="94011" w:author="מנוע מכני" w:date="2026-10-05T11:32:12Z">
        <w:r>
          <w:rPr>
            <w:rFonts w:hint="cs"/>
            <w:rtl/>
          </w:rPr>
          <w:t xml:space="preserve">וחלקו</w:t>
        </w:r>
      </w:ins>
      <w:del w:id="94012" w:author="מנוע מכני" w:date="2026-10-05T11:32:12Z">
        <w:r w:rsidR="005E0764">
          <w:rPr>
            <w:rFonts w:hint="cs"/>
            <w:rtl/>
          </w:rPr>
          <w:delText xml:space="preserve">ו</w:delText>
        </w:r>
        <w:r>
          <w:rPr>
            <w:rtl/>
          </w:rPr>
          <w:delText xml:space="preserve">פליגי</w:delText>
        </w:r>
      </w:del>
      <w:r>
        <w:rPr>
          <w:rtl/>
        </w:rPr>
        <w:t xml:space="preserve"> </w:t>
      </w:r>
      <w:ins w:id="95367" w:author="מנוע מכני" w:date="2026-10-05T11:32:12Z">
        <w:r>
          <w:rPr>
            <w:rtl/>
          </w:rPr>
          <w:t xml:space="preserve">דאין</w:t>
        </w:r>
      </w:ins>
      <w:del w:id="95368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365" w:author="מנוע מכני" w:date="2026-10-05T11:32:12Z">
        <w:r>
          <w:rPr>
            <w:rtl/>
          </w:rPr>
          <w:t xml:space="preserve">בו</w:t>
        </w:r>
      </w:ins>
      <w:del w:id="9536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עצם</w:t>
      </w:r>
      <w:r w:rsidR="0057284B">
        <w:rPr>
          <w:rtl/>
        </w:rPr>
        <w:t>.</w:t>
      </w:r>
    </w:p>
    <w:p>
      <w:pPr>
        <w:pStyle w:val="38"/>
        <w:rPr>
          <w:ins w:id="100274" w:author="מנוע מכני" w:date="2026-10-05T11:32:12Z"/>
        </w:rPr>
      </w:pPr>
      <w:ins w:id="95811" w:author="מנוע מכני" w:date="2026-10-05T11:32:12Z">
        <w:r>
          <w:t xml:space="preserve">מ"ד</w:t>
        </w:r>
      </w:ins>
      <w:del w:id="95812" w:author="מנוע מכני" w:date="2026-10-05T11:32:12Z">
        <w:r>
          <w:delText xml:space="preserve">מר סבר</w:delText>
        </w:r>
      </w:del>
      <w:r>
        <w:t xml:space="preserve">:</w:t>
      </w:r>
    </w:p>
    <w:p w14:paraId="4F3013B0" w14:textId="77777777" w:rsidR="00B874E6" w:rsidRDefault="00F40753" w:rsidP="00F40753">
      <w:pPr>
        <w:rPr>
          <w:rtl/>
        </w:rPr>
      </w:pPr>
      <w:del w:id="1002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אינו שוה בזרעו של אהרן, ומר סבר: קרקורא דבישרא </w:t>
      </w:r>
      <w:ins w:id="95371" w:author="מנוע מכני" w:date="2026-10-05T11:32:12Z">
        <w:r>
          <w:rPr>
            <w:rtl/>
          </w:rPr>
          <w:t xml:space="preserve">סתם</w:t>
        </w:r>
      </w:ins>
      <w:del w:id="9537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 w:rsidR="0057284B">
        <w:rPr>
          <w:rtl/>
        </w:rPr>
        <w:t>.</w:t>
      </w:r>
    </w:p>
    <w:p w14:paraId="0270255A" w14:textId="77777777" w:rsidR="0057284B" w:rsidRDefault="0057284B" w:rsidP="0057284B">
      <w:pPr>
        <w:jc w:val="center"/>
        <w:rPr>
          <w:del w:id="90228" w:author="מנוע עיצוב" w:date="2026-10-05T11:33:53Z"/>
          <w:rtl/>
        </w:rPr>
      </w:pPr>
      <w:del w:id="90225" w:author="מנוע עיצוב" w:date="2026-10-05T11:33:53Z">
        <w:r>
          <w:rPr>
            <w:rtl/>
          </w:rPr>
          <w:delText xml:space="preserve">•</w:delText>
        </w:r>
      </w:del>
      <w:ins w:id="96975" w:author="מנוע מכני" w:date="2026-10-05T11:32:12Z">
        <w:r>
          <w:rPr>
            <w:rtl/>
          </w:rPr>
          <w:t xml:space="preserve"> </w:t>
        </w:r>
      </w:ins>
      <w:del w:id="96976" w:author="מנוע מכני" w:date="2026-10-05T11:32:12Z">
        <w:r>
          <w:rPr>
            <w:rtl/>
          </w:rPr>
          <w:delText xml:space="preserve">  </w:delText>
        </w:r>
      </w:del>
      <w:del w:id="90226" w:author="מנוע עיצוב" w:date="2026-10-05T11:33:53Z">
        <w:r>
          <w:rPr>
            <w:rtl/>
          </w:rPr>
          <w:delText xml:space="preserve">•</w:delText>
        </w:r>
      </w:del>
      <w:ins w:id="96977" w:author="מנוע מכני" w:date="2026-10-05T11:32:12Z">
        <w:r>
          <w:rPr>
            <w:rtl/>
          </w:rPr>
          <w:t xml:space="preserve"> </w:t>
        </w:r>
      </w:ins>
      <w:del w:id="96978" w:author="מנוע מכני" w:date="2026-10-05T11:32:12Z">
        <w:r>
          <w:rPr>
            <w:rtl/>
          </w:rPr>
          <w:delText xml:space="preserve">  </w:delText>
        </w:r>
      </w:del>
      <w:del w:id="90227" w:author="מנוע עיצוב" w:date="2026-10-05T11:33:53Z">
        <w:r>
          <w:rPr>
            <w:rtl/>
          </w:rPr>
          <w:delText xml:space="preserve">•</w:delText>
        </w:r>
      </w:del>
    </w:p>
    <w:p w14:paraId="23559C14" w14:textId="77777777" w:rsidR="00B874E6" w:rsidRDefault="00F40753" w:rsidP="005E0764">
      <w:pPr>
        <w:pStyle w:val="afffd"/>
        <w:rPr>
          <w:rtl/>
        </w:rPr>
      </w:pPr>
      <w:r>
        <w:rPr>
          <w:rtl/>
        </w:rPr>
        <w:t>הקרח פסול</w:t>
      </w:r>
      <w:r w:rsidR="0057284B">
        <w:rPr>
          <w:rtl/>
        </w:rPr>
        <w:t>.</w:t>
      </w:r>
    </w:p>
    <w:p>
      <w:pPr>
        <w:pStyle w:val="38"/>
        <w:rPr>
          <w:ins w:id="100276" w:author="מנוע מכני" w:date="2026-10-05T11:32:12Z"/>
        </w:rPr>
      </w:pPr>
      <w:r>
        <w:t xml:space="preserve">רבא:</w:t>
      </w:r>
    </w:p>
    <w:p w14:paraId="26516F74" w14:textId="77777777" w:rsidR="00B874E6" w:rsidRDefault="00F40753" w:rsidP="00F40753">
      <w:pPr>
        <w:rPr>
          <w:rtl/>
        </w:rPr>
      </w:pPr>
      <w:del w:id="1002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שאין לו לאחריו ויש לו לפניו</w:t>
      </w:r>
      <w:r w:rsidR="0057284B">
        <w:rPr>
          <w:rtl/>
        </w:rPr>
        <w:t>.</w:t>
      </w:r>
    </w:p>
    <w:p w14:paraId="1D2D8ADC" w14:textId="77777777" w:rsidR="00B874E6" w:rsidRDefault="00F40753" w:rsidP="00F40753">
      <w:pPr>
        <w:rPr>
          <w:rtl/>
        </w:rPr>
      </w:pPr>
      <w:r>
        <w:rPr>
          <w:rtl/>
        </w:rPr>
        <w:t xml:space="preserve">אבל יש לו לאחריו - כשר, </w:t>
      </w:r>
      <w:ins w:id="92937" w:author="מנוע מכני" w:date="2026-10-05T11:32:12Z">
        <w:r>
          <w:rPr>
            <w:rtl/>
          </w:rPr>
          <w:t xml:space="preserve">וכ"ש</w:t>
        </w:r>
      </w:ins>
      <w:del w:id="92938" w:author="מנוע מכני" w:date="2026-10-05T11:32:12Z">
        <w:r>
          <w:rPr>
            <w:rtl/>
          </w:rPr>
          <w:delText xml:space="preserve">וכל שכן</w:delText>
        </w:r>
      </w:del>
      <w:r>
        <w:rPr>
          <w:rtl/>
        </w:rPr>
        <w:t xml:space="preserve"> שיש לו לאחריו ואין לו לפניו</w:t>
      </w:r>
      <w:r w:rsidR="0057284B">
        <w:rPr>
          <w:rtl/>
        </w:rPr>
        <w:t>.</w:t>
      </w:r>
    </w:p>
    <w:p w14:paraId="7734EBF7" w14:textId="77777777" w:rsidR="00DA20E5" w:rsidRDefault="00F40753" w:rsidP="00F40753">
      <w:pPr>
        <w:rPr>
          <w:rtl/>
        </w:rPr>
      </w:pPr>
      <w:ins w:id="94013" w:author="מנוע מכני" w:date="2026-10-05T11:32:12Z">
        <w:r>
          <w:rPr>
            <w:rtl/>
          </w:rPr>
          <w:t xml:space="preserve">ויש</w:t>
        </w:r>
      </w:ins>
      <w:del w:id="94014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דמתני אסיפא: ואם יש לו </w:t>
      </w:r>
      <w:r>
        <w:rPr>
          <w:rtl/>
        </w:rPr>
        <w:t xml:space="preserve">ה"ז</w:t>
      </w:r>
      <w:r>
        <w:rPr>
          <w:rtl/>
        </w:rPr>
        <w:t xml:space="preserve"> כשר, </w:t>
      </w:r>
    </w:p>
    <w:p>
      <w:pPr>
        <w:pStyle w:val="38"/>
        <w:rPr>
          <w:ins w:id="100278" w:author="מנוע מכני" w:date="2026-10-05T11:32:12Z"/>
        </w:rPr>
      </w:pPr>
      <w:del w:id="100950" w:author="מנוע מכני" w:date="2026-10-05T11:32:12Z">
        <w:r w:rsidRPr="009F0B17">
          <w:delText xml:space="preserve">אמר </w:delText>
        </w:r>
      </w:del>
      <w:r w:rsidRPr="009F0B17">
        <w:t xml:space="preserve">רבא</w:t>
      </w:r>
      <w:r>
        <w:t xml:space="preserve">:</w:t>
      </w:r>
    </w:p>
    <w:p w14:paraId="444D5EF6" w14:textId="77777777" w:rsidR="00DA20E5" w:rsidRDefault="00F40753" w:rsidP="009F0B17">
      <w:pPr>
        <w:rPr>
          <w:rtl/>
        </w:rPr>
      </w:pPr>
      <w:del w:id="100279" w:author="מנוע מכני" w:date="2026-10-05T11:32:12Z">
        <w:r>
          <w:rPr>
            <w:rtl/>
          </w:rPr>
          <w:delText xml:space="preserve"> </w:delText>
        </w:r>
      </w:del>
      <w:ins w:id="92081" w:author="מנוע מכני" w:date="2026-10-05T11:32:12Z">
        <w:r>
          <w:rPr>
            <w:rtl/>
          </w:rPr>
          <w:t xml:space="preserve">ל"ש</w:t>
        </w:r>
      </w:ins>
      <w:del w:id="92082" w:author="מנוע מכני" w:date="2026-10-05T11:32:12Z">
        <w:r>
          <w:rPr>
            <w:rtl/>
          </w:rPr>
          <w:delText xml:space="preserve">ל</w:delText>
        </w:r>
        <w:r w:rsidR="009F0B17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אלא שיש לו לאחריו ואין לו לפניו, </w:t>
      </w:r>
    </w:p>
    <w:p w14:paraId="6740E380" w14:textId="77777777" w:rsidR="00B874E6" w:rsidRDefault="00F40753" w:rsidP="00DA20E5">
      <w:pPr>
        <w:rPr>
          <w:rtl/>
        </w:rPr>
      </w:pPr>
      <w:r>
        <w:rPr>
          <w:rtl/>
        </w:rPr>
        <w:t>א</w:t>
      </w:r>
      <w:r w:rsidR="00DA20E5">
        <w:rPr>
          <w:rtl/>
        </w:rPr>
        <w:t xml:space="preserve">בל יש לו בין לאחריו בין לפניו </w:t>
      </w:r>
      <w:r>
        <w:rPr>
          <w:rtl/>
        </w:rPr>
        <w:t xml:space="preserve">פסול, </w:t>
      </w:r>
      <w:r w:rsidR="00DA20E5">
        <w:rPr>
          <w:rFonts w:hint="cs"/>
          <w:rtl/>
        </w:rPr>
        <w:t xml:space="preserve">ו</w:t>
      </w:r>
      <w:ins w:id="92083" w:author="מנוע מכני" w:date="2026-10-05T11:32:12Z">
        <w:r>
          <w:rPr>
            <w:rFonts w:hint="cs"/>
            <w:rtl/>
          </w:rPr>
          <w:t xml:space="preserve">כ"ש</w:t>
        </w:r>
      </w:ins>
      <w:del w:id="92084" w:author="מנוע מכני" w:date="2026-10-05T11:32:12Z">
        <w:r w:rsidR="00DA20E5">
          <w:rPr>
            <w:rFonts w:hint="cs"/>
            <w:rtl/>
          </w:rPr>
          <w:delText xml:space="preserve">כ''ש</w:delText>
        </w:r>
      </w:del>
      <w:r>
        <w:rPr>
          <w:rtl/>
        </w:rPr>
        <w:t xml:space="preserve"> שיש לו לפניו ואין לו לאחריו, ודאין לו כלל - דפסול</w:t>
      </w:r>
      <w:r w:rsidR="0057284B">
        <w:rPr>
          <w:rtl/>
        </w:rPr>
        <w:t>.</w:t>
      </w:r>
    </w:p>
    <w:p w14:paraId="3F648110" w14:textId="77777777" w:rsidR="00DA20E5" w:rsidRDefault="00DA20E5" w:rsidP="00DA20E5">
      <w:pPr>
        <w:rPr>
          <w:del w:id="90642" w:author="מנוע עיצוב" w:date="2026-10-05T11:33:53Z"/>
          <w:rtl/>
        </w:rPr>
      </w:pPr>
    </w:p>
    <w:p>
      <w:pPr>
        <w:pStyle w:val="38"/>
        <w:rPr>
          <w:ins w:id="100280" w:author="מנוע מכני" w:date="2026-10-05T11:32:12Z"/>
        </w:rPr>
      </w:pPr>
      <w:r w:rsidRPr="009F0B17">
        <w:t>א</w:t>
      </w:r>
      <w:r w:rsidR="00DA20E5" w:rsidRPr="009F0B17">
        <w:t xml:space="preserve">ר</w:t>
      </w:r>
      <w:ins w:id="92085" w:author="מנוע מכני" w:date="2026-10-05T11:32:12Z">
        <w:r>
          <w:t xml:space="preserve">י"ו</w:t>
        </w:r>
      </w:ins>
      <w:del w:id="92086" w:author="מנוע מכני" w:date="2026-10-05T11:32:12Z">
        <w:r w:rsidR="00DA20E5" w:rsidRPr="009F0B17">
          <w:delText xml:space="preserve">י''ו</w:delText>
        </w:r>
      </w:del>
      <w:r>
        <w:t xml:space="preserve">:</w:t>
      </w:r>
    </w:p>
    <w:p w14:paraId="0DB81B4E" w14:textId="77777777" w:rsidR="00B874E6" w:rsidRDefault="00F40753" w:rsidP="00DA20E5">
      <w:pPr>
        <w:rPr>
          <w:rtl/>
        </w:rPr>
      </w:pPr>
      <w:del w:id="1002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הקרחנין והננסין והזבלגנין - פסולין, לפי שאינן שוה בזרעו של אהרן</w:t>
      </w:r>
      <w:r w:rsidR="0057284B">
        <w:rPr>
          <w:rtl/>
        </w:rPr>
        <w:t>.</w:t>
      </w:r>
    </w:p>
    <w:p w14:paraId="6AFC46AA" w14:textId="77777777" w:rsidR="00B874E6" w:rsidRDefault="00F40753" w:rsidP="00DA20E5">
      <w:pPr>
        <w:rPr>
          <w:rtl/>
        </w:rPr>
      </w:pPr>
      <w:r>
        <w:rPr>
          <w:rtl/>
        </w:rPr>
        <w:t xml:space="preserve">זבלגנין </w:t>
      </w:r>
      <w:ins w:id="98617" w:author="מנוע מכני" w:date="2026-10-05T11:32:12Z">
        <w:r>
          <w:rPr>
            <w:rtl/>
          </w:rPr>
          <w:t xml:space="preserve">הוצרך</w:t>
        </w:r>
      </w:ins>
      <w:del w:id="98618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 </w:t>
      </w:r>
      <w:ins w:id="90767" w:author="מנוע סמנטי" w:date="2026-10-05T11:39:44Z">
        <w:r>
          <w:rPr>
            <w:rtl/>
          </w:rPr>
          <w:t xml:space="preserve">להשמיענו</w:t>
        </w:r>
      </w:ins>
      <w:del w:id="90768" w:author="מנוע סמנטי" w:date="2026-10-05T11:39:44Z">
        <w:r>
          <w:rPr>
            <w:rtl/>
          </w:rPr>
          <w:delText xml:space="preserve">לאשמועינן</w:delText>
        </w:r>
      </w:del>
      <w:r>
        <w:rPr>
          <w:rtl/>
        </w:rPr>
        <w:t xml:space="preserve">, ומהו דתימא משום מראית העין</w:t>
      </w:r>
      <w:r w:rsidR="0057284B">
        <w:rPr>
          <w:rtl/>
        </w:rPr>
        <w:t>.</w:t>
      </w:r>
    </w:p>
    <w:p w14:paraId="6B2FE4F6" w14:textId="77777777" w:rsidR="00B874E6" w:rsidRDefault="009F0B17" w:rsidP="00DA20E5">
      <w:pPr>
        <w:rPr>
          <w:rtl/>
        </w:rPr>
      </w:pPr>
      <w:r>
        <w:rPr>
          <w:rFonts w:hint="cs"/>
          <w:rtl/>
        </w:rPr>
        <w:t>ול</w:t>
      </w:r>
      <w:r w:rsidR="00F40753">
        <w:rPr>
          <w:rtl/>
        </w:rPr>
        <w:t>אפוקי מדתניא</w:t>
      </w:r>
      <w:r w:rsidR="00DA20E5">
        <w:rPr>
          <w:rtl/>
        </w:rPr>
        <w:t>: הקרחנין והננסין והזבלגנין</w:t>
      </w:r>
      <w:r w:rsidR="00F40753">
        <w:rPr>
          <w:rtl/>
        </w:rPr>
        <w:t xml:space="preserve"> כשרים, ולא אמרו פסול אלא משום מראית העין</w:t>
      </w:r>
      <w:r w:rsidR="0057284B">
        <w:rPr>
          <w:rtl/>
        </w:rPr>
        <w:t>.</w:t>
      </w:r>
    </w:p>
    <w:p w14:paraId="276F9F4A" w14:textId="77777777" w:rsidR="00B874E6" w:rsidRDefault="00DA20E5" w:rsidP="00DA20E5">
      <w:pPr>
        <w:rPr>
          <w:rtl/>
        </w:rPr>
      </w:pPr>
      <w:r>
        <w:rPr>
          <w:rFonts w:hint="cs"/>
          <w:rtl/>
        </w:rPr>
        <w:t>ו</w:t>
      </w:r>
      <w:r w:rsidR="00F40753">
        <w:rPr>
          <w:rtl/>
        </w:rPr>
        <w:t>ר</w:t>
      </w:r>
      <w:r>
        <w:rPr>
          <w:rFonts w:hint="cs"/>
          <w:rtl/>
        </w:rPr>
        <w:t xml:space="preserve">'י היא </w:t>
      </w:r>
      <w:r>
        <w:rPr>
          <w:rFonts w:hint="cs"/>
          <w:rtl/>
        </w:rPr>
        <w:t xml:space="preserve">דתניא</w:t>
      </w:r>
      <w:r>
        <w:rPr>
          <w:rFonts w:hint="cs"/>
          <w:rtl/>
        </w:rPr>
        <w:t xml:space="preserve"> </w:t>
      </w:r>
      <w:ins w:id="9208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08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40753">
        <w:rPr>
          <w:rtl/>
        </w:rPr>
        <w:t xml:space="preserve"> אומר: הכהני</w:t>
      </w:r>
      <w:r>
        <w:rPr>
          <w:rtl/>
        </w:rPr>
        <w:t>ם</w:t>
      </w:r>
      <w:r w:rsidR="00F40753">
        <w:rPr>
          <w:rtl/>
        </w:rPr>
        <w:t xml:space="preserve"> לרבות הקרחנין</w:t>
      </w:r>
      <w:r w:rsidR="0057284B">
        <w:rPr>
          <w:rtl/>
        </w:rPr>
        <w:t>.</w:t>
      </w:r>
    </w:p>
    <w:p w14:paraId="003E9F58" w14:textId="77777777" w:rsidR="0057284B" w:rsidRDefault="0057284B" w:rsidP="0057284B">
      <w:pPr>
        <w:pStyle w:val="affffd"/>
        <w:jc w:val="center"/>
        <w:rPr>
          <w:rtl/>
        </w:rPr>
        <w:pPrChange w:id="9047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79" w:author="מנוע מכני" w:date="2026-10-05T11:32:12Z">
        <w:r>
          <w:rPr>
            <w:rtl/>
          </w:rPr>
          <w:t xml:space="preserve"> </w:t>
        </w:r>
      </w:ins>
      <w:del w:id="969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1" w:author="מנוע מכני" w:date="2026-10-05T11:32:12Z">
        <w:r>
          <w:rPr>
            <w:rtl/>
          </w:rPr>
          <w:t xml:space="preserve"> </w:t>
        </w:r>
      </w:ins>
      <w:del w:id="969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73B50D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AF5BBDE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אין לו גבינין או אין לו אלא גבין אחד - זהו גבן האמור בתורה</w:t>
      </w:r>
      <w:r w:rsidR="0057284B">
        <w:rPr>
          <w:rtl/>
        </w:rPr>
        <w:t>.</w:t>
      </w:r>
    </w:p>
    <w:p w14:paraId="20351D86" w14:textId="77777777" w:rsidR="001D44FE" w:rsidRDefault="00F40753" w:rsidP="008F41B4">
      <w:pPr>
        <w:pStyle w:val="afff5"/>
        <w:rPr>
          <w:rtl/>
        </w:rPr>
      </w:pPr>
      <w:r>
        <w:rPr>
          <w:rtl/>
        </w:rPr>
        <w:t xml:space="preserve">רבי דוסא אומר: שגבינין שוכבין, </w:t>
      </w:r>
    </w:p>
    <w:p w14:paraId="30BA6A68" w14:textId="77777777" w:rsidR="00B874E6" w:rsidRDefault="00F40753" w:rsidP="008F41B4">
      <w:pPr>
        <w:pStyle w:val="afff5"/>
        <w:rPr>
          <w:rtl/>
        </w:rPr>
      </w:pPr>
      <w:r>
        <w:rPr>
          <w:rtl/>
        </w:rPr>
        <w:lastRenderedPageBreak/>
        <w:t>ר</w:t>
      </w:r>
      <w:r w:rsidR="001D44FE">
        <w:rPr>
          <w:rFonts w:hint="cs"/>
          <w:rtl/>
        </w:rPr>
        <w:t xml:space="preserve">ח</w:t>
      </w:r>
      <w:ins w:id="92089" w:author="מנוע מכני" w:date="2026-10-05T11:32:12Z">
        <w:r>
          <w:rPr>
            <w:rFonts w:hint="cs"/>
            <w:rtl/>
          </w:rPr>
          <w:t xml:space="preserve">ב"א</w:t>
        </w:r>
      </w:ins>
      <w:del w:id="92090" w:author="מנוע מכני" w:date="2026-10-05T11:32:12Z">
        <w:r w:rsidR="001D44FE">
          <w:rPr>
            <w:rFonts w:hint="cs"/>
            <w:rtl/>
          </w:rPr>
          <w:delText xml:space="preserve">ב''א</w:delText>
        </w:r>
      </w:del>
      <w:r w:rsidR="001D44FE">
        <w:rPr>
          <w:rFonts w:hint="cs"/>
          <w:rtl/>
        </w:rPr>
        <w:t xml:space="preserve"> </w:t>
      </w:r>
      <w:r>
        <w:rPr>
          <w:rtl/>
        </w:rPr>
        <w:t>אומר: שיש לו שני גבין ושתי שדראות</w:t>
      </w:r>
      <w:r w:rsidR="0057284B">
        <w:rPr>
          <w:rtl/>
        </w:rPr>
        <w:t>.</w:t>
      </w:r>
    </w:p>
    <w:p w14:paraId="7A90F19E" w14:textId="77777777" w:rsidR="0057284B" w:rsidRDefault="0057284B" w:rsidP="0057284B">
      <w:pPr>
        <w:pStyle w:val="affffd"/>
        <w:jc w:val="center"/>
        <w:rPr>
          <w:rtl/>
        </w:rPr>
        <w:pPrChange w:id="9047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83" w:author="מנוע מכני" w:date="2026-10-05T11:32:12Z">
        <w:r>
          <w:rPr>
            <w:rtl/>
          </w:rPr>
          <w:t xml:space="preserve"> </w:t>
        </w:r>
      </w:ins>
      <w:del w:id="969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5" w:author="מנוע מכני" w:date="2026-10-05T11:32:12Z">
        <w:r>
          <w:rPr>
            <w:rtl/>
          </w:rPr>
          <w:t xml:space="preserve"> </w:t>
        </w:r>
      </w:ins>
      <w:del w:id="969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592326F" w14:textId="77777777" w:rsidR="00B874E6" w:rsidRDefault="00F40753" w:rsidP="00F40753">
      <w:pPr>
        <w:rPr>
          <w:rtl/>
        </w:rPr>
      </w:pPr>
      <w:r w:rsidRPr="001D44FE">
        <w:rPr>
          <w:rStyle w:val="afffe"/>
          <w:rtl/>
        </w:rPr>
        <w:t>גמי</w:t>
      </w:r>
      <w:r w:rsidR="0057284B">
        <w:rPr>
          <w:rtl/>
        </w:rPr>
        <w:t>.</w:t>
      </w:r>
    </w:p>
    <w:p>
      <w:pPr>
        <w:pStyle w:val="38"/>
        <w:rPr>
          <w:ins w:id="100282" w:author="מנוע מכני" w:date="2026-10-05T11:32:12Z"/>
        </w:rPr>
      </w:pPr>
      <w:r>
        <w:t xml:space="preserve">והך</w:t>
      </w:r>
    </w:p>
    <w:p w14:paraId="74A5A5DC" w14:textId="77777777" w:rsidR="00B874E6" w:rsidRDefault="001D44FE" w:rsidP="001D44FE">
      <w:pPr>
        <w:rPr>
          <w:rtl/>
        </w:rPr>
      </w:pPr>
      <w:del w:id="10028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ד'</w:t>
      </w:r>
      <w:ins w:id="90357" w:author="מנוע סמנטי" w:date="2026-10-05T11:39:44Z">
        <w:r>
          <w:rPr>
            <w:rStyle w:val="afffff0"/>
            <w:rtl/>
          </w:rPr>
          <w:t xml:space="preserve">גִּבֵּן</w:t>
        </w:r>
      </w:ins>
      <w:del w:id="90358" w:author="מנוע סמנטי" w:date="2026-10-05T11:39:44Z">
        <w:r w:rsidR="00F40753">
          <w:rPr>
            <w:rtl/>
          </w:rPr>
          <w:delText xml:space="preserve">גבן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שיש לו גבינין הרבה, </w:t>
      </w:r>
      <w:r>
        <w:rPr>
          <w:rFonts w:hint="cs"/>
          <w:rtl/>
        </w:rPr>
        <w:t xml:space="preserve">'</w:t>
      </w:r>
      <w:ins w:id="90355" w:author="מנוע סמנטי" w:date="2026-10-05T11:39:44Z">
        <w:r>
          <w:rPr>
            <w:rStyle w:val="afffff0"/>
            <w:rFonts w:hint="cs"/>
            <w:rtl/>
          </w:rPr>
          <w:t xml:space="preserve">אוֹ גִבֵּן</w:t>
        </w:r>
      </w:ins>
      <w:del w:id="90356" w:author="מנוע סמנטי" w:date="2026-10-05T11:39:44Z">
        <w:r>
          <w:rPr>
            <w:rFonts w:hint="cs"/>
            <w:rtl/>
          </w:rPr>
          <w:delText xml:space="preserve">או גבן</w:delText>
        </w:r>
      </w:del>
      <w:r>
        <w:rPr>
          <w:rFonts w:hint="cs"/>
          <w:rtl/>
        </w:rPr>
        <w:t xml:space="preserve">' לרבות שא</w:t>
      </w:r>
      <w:r w:rsidR="00F40753">
        <w:rPr>
          <w:rtl/>
        </w:rPr>
        <w:t xml:space="preserve">ין לו </w:t>
      </w:r>
      <w:r>
        <w:rPr>
          <w:rtl/>
        </w:rPr>
        <w:t>גבינין א</w:t>
      </w:r>
      <w:r>
        <w:rPr>
          <w:rFonts w:hint="cs"/>
          <w:rtl/>
        </w:rPr>
        <w:t>ו</w:t>
      </w:r>
      <w:r w:rsidR="00F40753">
        <w:rPr>
          <w:rtl/>
        </w:rPr>
        <w:t xml:space="preserve"> גבין אחד</w:t>
      </w:r>
      <w:r w:rsidR="0057284B">
        <w:rPr>
          <w:rtl/>
        </w:rPr>
        <w:t>.</w:t>
      </w:r>
    </w:p>
    <w:p>
      <w:pPr>
        <w:pStyle w:val="38"/>
        <w:rPr>
          <w:ins w:id="100284" w:author="מנוע מכני" w:date="2026-10-05T11:32:12Z"/>
        </w:rPr>
      </w:pPr>
      <w:del w:id="100951" w:author="מנוע מכני" w:date="2026-10-05T11:32:12Z">
        <w:r>
          <w:delText xml:space="preserve">אמר </w:delText>
        </w:r>
      </w:del>
      <w:r>
        <w:t xml:space="preserve">רבא:</w:t>
      </w:r>
    </w:p>
    <w:p w14:paraId="11D8EB73" w14:textId="77777777" w:rsidR="00B874E6" w:rsidRDefault="00F40753" w:rsidP="00C5567C">
      <w:pPr>
        <w:pStyle w:val="a"/>
        <w:rPr>
          <w:rtl/>
        </w:rPr>
      </w:pPr>
      <w:del w:id="1002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זהו מדרש </w:t>
      </w:r>
      <w:r w:rsidRPr="001D44FE">
        <w:rPr>
          <w:rtl/>
        </w:rPr>
        <w:t>או</w:t>
      </w:r>
      <w:r>
        <w:rPr>
          <w:rtl/>
        </w:rPr>
        <w:t xml:space="preserve"> גבן</w:t>
      </w:r>
      <w:r w:rsidR="0057284B">
        <w:rPr>
          <w:rtl/>
        </w:rPr>
        <w:t>.</w:t>
      </w:r>
      <w:r w:rsidR="001D44FE">
        <w:rPr>
          <w:rFonts w:hint="cs"/>
          <w:rtl/>
        </w:rPr>
        <w:t xml:space="preserve"> [ור' דוסא פליג]</w:t>
      </w:r>
    </w:p>
    <w:p w14:paraId="49CD5E70" w14:textId="77777777" w:rsidR="001D44FE" w:rsidRDefault="001D44FE" w:rsidP="00F40753">
      <w:pPr>
        <w:rPr>
          <w:del w:id="90643" w:author="מנוע עיצוב" w:date="2026-10-05T11:33:53Z"/>
          <w:rtl/>
        </w:rPr>
      </w:pPr>
    </w:p>
    <w:p w14:paraId="66ACC959" w14:textId="77777777" w:rsidR="00B874E6" w:rsidRDefault="00F40753" w:rsidP="001D44FE">
      <w:pPr>
        <w:pStyle w:val="afffd"/>
        <w:rPr>
          <w:rtl/>
        </w:rPr>
      </w:pPr>
      <w:r>
        <w:rPr>
          <w:rtl/>
        </w:rPr>
        <w:t>רבי דוסא אומר כו'</w:t>
      </w:r>
      <w:r w:rsidR="0057284B">
        <w:rPr>
          <w:rtl/>
        </w:rPr>
        <w:t>.</w:t>
      </w:r>
    </w:p>
    <w:p w14:paraId="0DB5534C" w14:textId="77777777" w:rsidR="001D44FE" w:rsidRDefault="00F40753" w:rsidP="00F40753">
      <w:pPr>
        <w:rPr>
          <w:rtl/>
        </w:rPr>
      </w:pPr>
      <w:r>
        <w:rPr>
          <w:rtl/>
        </w:rPr>
        <w:t xml:space="preserve">למימרא דחיי? והא איתמר המפלת בריה שיש לה שני גבין ושתי שדראות, </w:t>
      </w:r>
    </w:p>
    <w:p>
      <w:pPr>
        <w:pStyle w:val="38"/>
        <w:rPr>
          <w:ins w:id="100858" w:author="מנוע מכני" w:date="2026-10-05T11:32:12Z"/>
        </w:rPr>
      </w:pPr>
      <w:r>
        <w:t xml:space="preserve">ואמר רב,</w:t>
      </w:r>
    </w:p>
    <w:p w14:paraId="004936AC" w14:textId="77777777" w:rsidR="001D44FE" w:rsidRDefault="00F40753" w:rsidP="00F40753">
      <w:pPr>
        <w:rPr>
          <w:rtl/>
        </w:rPr>
      </w:pPr>
      <w:del w:id="1008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באשה - אינו וולד, בבהמה - אסור באכילה! </w:t>
      </w:r>
    </w:p>
    <w:p w14:paraId="13C31078" w14:textId="77777777" w:rsidR="00B874E6" w:rsidRDefault="00F40753" w:rsidP="001D44FE">
      <w:pPr>
        <w:rPr>
          <w:rtl/>
        </w:rPr>
      </w:pPr>
      <w:r>
        <w:rPr>
          <w:rtl/>
        </w:rPr>
        <w:t xml:space="preserve">כבר רמא </w:t>
      </w:r>
      <w:ins w:id="90769" w:author="מנוע סמנטי" w:date="2026-10-05T11:39:44Z">
        <w:r>
          <w:rPr>
            <w:rtl/>
          </w:rPr>
          <w:t xml:space="preserve">לו</w:t>
        </w:r>
      </w:ins>
      <w:del w:id="90770" w:author="מנוע סמנטי" w:date="2026-10-05T11:39:44Z">
        <w:r>
          <w:rPr>
            <w:rtl/>
          </w:rPr>
          <w:delText xml:space="preserve">ניהליה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</w:t>
      </w:r>
      <w:r w:rsidR="001D44FE">
        <w:rPr>
          <w:rStyle w:val="2fb"/>
          <w:rFonts w:hint="cs"/>
          <w:rtl/>
        </w:rPr>
        <w:t xml:space="preserve">ש</w:t>
      </w:r>
      <w:ins w:id="92091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2092" w:author="מנוע מכני" w:date="2026-10-05T11:32:12Z">
        <w:r w:rsidR="001D44FE">
          <w:rPr>
            <w:rFonts w:hint="cs"/>
            <w:rtl/>
          </w:rPr>
          <w:delText xml:space="preserve">ב''ח</w:delText>
        </w:r>
      </w:del>
      <w:r w:rsidR="001D44FE">
        <w:rPr>
          <w:rFonts w:hint="cs"/>
          <w:rtl/>
        </w:rPr>
        <w:t xml:space="preserve"> </w:t>
      </w:r>
      <w:r w:rsidR="001D44FE">
        <w:rPr>
          <w:rStyle w:val="2fb"/>
          <w:rFonts w:hint="cs"/>
          <w:rtl/>
        </w:rPr>
        <w:t xml:space="preserve">לרב</w:t>
      </w:r>
      <w:r>
        <w:rPr>
          <w:rtl/>
        </w:rPr>
        <w:t xml:space="preserve">, </w:t>
      </w:r>
      <w:r>
        <w:rPr>
          <w:rtl/>
        </w:rPr>
        <w:t xml:space="preserve">וא"ל</w:t>
      </w:r>
      <w:r>
        <w:rPr>
          <w:rtl/>
        </w:rPr>
        <w:t xml:space="preserve">: שימי את</w:t>
      </w:r>
      <w:r w:rsidR="001D44FE">
        <w:rPr>
          <w:rFonts w:hint="cs"/>
          <w:rtl/>
        </w:rPr>
        <w:t>[חכם גדול אתה]</w:t>
      </w:r>
      <w:r>
        <w:rPr>
          <w:rtl/>
        </w:rPr>
        <w:t xml:space="preserve"> אלא בששדרתו עקומה</w:t>
      </w:r>
      <w:r w:rsidR="0057284B">
        <w:rPr>
          <w:rtl/>
        </w:rPr>
        <w:t>.</w:t>
      </w:r>
    </w:p>
    <w:p w14:paraId="3D5B96F9" w14:textId="77777777" w:rsidR="0057284B" w:rsidRDefault="0057284B" w:rsidP="0057284B">
      <w:pPr>
        <w:pStyle w:val="affffd"/>
        <w:jc w:val="center"/>
        <w:rPr>
          <w:rtl/>
        </w:rPr>
        <w:pPrChange w:id="9047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87" w:author="מנוע מכני" w:date="2026-10-05T11:32:12Z">
        <w:r>
          <w:rPr>
            <w:rtl/>
          </w:rPr>
          <w:t xml:space="preserve"> </w:t>
        </w:r>
      </w:ins>
      <w:del w:id="969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9" w:author="מנוע מכני" w:date="2026-10-05T11:32:12Z">
        <w:r>
          <w:rPr>
            <w:rtl/>
          </w:rPr>
          <w:t xml:space="preserve"> </w:t>
        </w:r>
      </w:ins>
      <w:del w:id="969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BBAC52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3CEBE5A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החרום פסול</w:t>
      </w:r>
      <w:r w:rsidR="0057284B">
        <w:rPr>
          <w:rtl/>
        </w:rPr>
        <w:t>.</w:t>
      </w:r>
    </w:p>
    <w:p w14:paraId="4D694036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איזהו חרום הכוחל שתי עיניו כאחת</w:t>
      </w:r>
      <w:r w:rsidR="0057284B">
        <w:rPr>
          <w:rtl/>
        </w:rPr>
        <w:t>.</w:t>
      </w:r>
    </w:p>
    <w:p w14:paraId="59D13653" w14:textId="77777777" w:rsidR="00237922" w:rsidRDefault="00F40753" w:rsidP="001D44FE">
      <w:pPr>
        <w:pStyle w:val="afff5"/>
        <w:rPr>
          <w:rtl/>
        </w:rPr>
      </w:pPr>
      <w:r>
        <w:rPr>
          <w:rtl/>
        </w:rPr>
        <w:t xml:space="preserve">שתי עיניו למעלה, ושתי עיניו למטה, עינו אחת למעלה ועינו אחת למטה, </w:t>
      </w:r>
    </w:p>
    <w:p w14:paraId="4A1DFEC5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רואה את החדר ואת העלייה כאחד, סכי שמש, והזגדן, והצירן, ושנשרו ריסי עיניו - פסול מפני מראית העין</w:t>
      </w:r>
      <w:r w:rsidR="0057284B">
        <w:rPr>
          <w:rtl/>
        </w:rPr>
        <w:t>.</w:t>
      </w:r>
    </w:p>
    <w:p w14:paraId="7BC3A5A0" w14:textId="77777777" w:rsidR="0057284B" w:rsidRDefault="0057284B" w:rsidP="0057284B">
      <w:pPr>
        <w:pStyle w:val="affffd"/>
        <w:jc w:val="center"/>
        <w:rPr>
          <w:rtl/>
        </w:rPr>
        <w:pPrChange w:id="9047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91" w:author="מנוע מכני" w:date="2026-10-05T11:32:12Z">
        <w:r>
          <w:rPr>
            <w:rtl/>
          </w:rPr>
          <w:t xml:space="preserve"> </w:t>
        </w:r>
      </w:ins>
      <w:del w:id="969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93" w:author="מנוע מכני" w:date="2026-10-05T11:32:12Z">
        <w:r>
          <w:rPr>
            <w:rtl/>
          </w:rPr>
          <w:t xml:space="preserve"> </w:t>
        </w:r>
      </w:ins>
      <w:del w:id="969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286" w:author="מנוע מכני" w:date="2026-10-05T11:32:12Z"/>
        </w:rPr>
      </w:pPr>
      <w:r>
        <w:t xml:space="preserve">ת"ר:</w:t>
      </w:r>
    </w:p>
    <w:p w14:paraId="1BB5F811" w14:textId="77777777" w:rsidR="00B874E6" w:rsidRDefault="00F40753" w:rsidP="00F40753">
      <w:pPr>
        <w:rPr>
          <w:rtl/>
        </w:rPr>
      </w:pPr>
      <w:del w:id="1002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חרום - שחוטמו שקוע, חוטמו סולד, חוטמו בולם, חוטמו נוטף מנין?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237922">
        <w:rPr>
          <w:rFonts w:hint="cs"/>
          <w:rtl/>
        </w:rPr>
        <w:t>'</w:t>
      </w:r>
      <w:ins w:id="90359" w:author="מנוע סמנטי" w:date="2026-10-05T11:39:44Z">
        <w:r>
          <w:rPr>
            <w:rStyle w:val="afffff0"/>
            <w:rtl/>
          </w:rPr>
          <w:t xml:space="preserve">אוֹ חָרוּם</w:t>
        </w:r>
      </w:ins>
      <w:del w:id="90360" w:author="מנוע סמנטי" w:date="2026-10-05T11:39:44Z">
        <w:r>
          <w:rPr>
            <w:rtl/>
          </w:rPr>
          <w:delText xml:space="preserve">או חרום</w:delText>
        </w:r>
      </w:del>
      <w:r w:rsidR="00237922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100288" w:author="מנוע מכני" w:date="2026-10-05T11:32:12Z"/>
        </w:rPr>
      </w:pPr>
      <w:r>
        <w:t xml:space="preserve">ר' יוסי</w:t>
      </w:r>
      <w:del w:id="100952" w:author="מנוע מכני" w:date="2026-10-05T11:32:12Z">
        <w:r>
          <w:delText xml:space="preserve"> אומר</w:delText>
        </w:r>
      </w:del>
      <w:r>
        <w:t xml:space="preserve">:</w:t>
      </w:r>
    </w:p>
    <w:p w14:paraId="2EFA7147" w14:textId="77777777" w:rsidR="00237922" w:rsidRDefault="00F40753" w:rsidP="00237922">
      <w:pPr>
        <w:rPr>
          <w:rtl/>
        </w:rPr>
      </w:pPr>
      <w:del w:id="1002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חרום אלא הכוחל שתי עיניו כאחת, אמרו לו: הפלגת, </w:t>
      </w:r>
      <w:ins w:id="95813" w:author="מנוע מכני" w:date="2026-10-05T11:32:12Z">
        <w:r>
          <w:rPr>
            <w:rtl/>
          </w:rPr>
          <w:t xml:space="preserve">אף</w:t>
        </w:r>
      </w:ins>
      <w:del w:id="95814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כוחל שתי עיניו כאחת</w:t>
      </w:r>
      <w:r w:rsidR="0057284B">
        <w:rPr>
          <w:rtl/>
        </w:rPr>
        <w:t>.</w:t>
      </w:r>
    </w:p>
    <w:p w14:paraId="58D8871C" w14:textId="77777777" w:rsidR="0057284B" w:rsidRDefault="0057284B" w:rsidP="0057284B">
      <w:pPr>
        <w:pStyle w:val="affffd"/>
        <w:jc w:val="center"/>
        <w:rPr>
          <w:rtl/>
        </w:rPr>
        <w:pPrChange w:id="9047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95" w:author="מנוע מכני" w:date="2026-10-05T11:32:12Z">
        <w:r>
          <w:rPr>
            <w:rtl/>
          </w:rPr>
          <w:t xml:space="preserve"> </w:t>
        </w:r>
      </w:ins>
      <w:del w:id="969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97" w:author="מנוע מכני" w:date="2026-10-05T11:32:12Z">
        <w:r>
          <w:rPr>
            <w:rtl/>
          </w:rPr>
          <w:t xml:space="preserve"> </w:t>
        </w:r>
      </w:ins>
      <w:del w:id="969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5C4209B" w14:textId="77777777" w:rsidR="00237922" w:rsidRDefault="00237922" w:rsidP="00237922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מד. </w:t>
      </w:r>
    </w:p>
    <w:p w14:paraId="50238F35" w14:textId="77777777" w:rsidR="00237922" w:rsidRDefault="00F40753" w:rsidP="00F40753">
      <w:pPr>
        <w:rPr>
          <w:rtl/>
        </w:rPr>
      </w:pPr>
      <w:r>
        <w:rPr>
          <w:rtl/>
        </w:rPr>
        <w:t xml:space="preserve">[שתי עיניו למעלה] שתי עיניו למטה? מה שתי עיניו למעלה שתי עיניו למטה? </w:t>
      </w:r>
    </w:p>
    <w:p w14:paraId="7F39C73B" w14:textId="77777777" w:rsidR="00237922" w:rsidRDefault="00F40753" w:rsidP="00F40753">
      <w:pPr>
        <w:rPr>
          <w:rtl/>
        </w:rPr>
      </w:pPr>
      <w:r>
        <w:rPr>
          <w:rtl/>
        </w:rPr>
        <w:t xml:space="preserve">אילימא שתי עיניו למעלה - דחזי למעלה, שתי עיניו למטה - דחזי למטה, עינו אחת למעלה ועינו אחת למטה - דחזאי עינו אחת למטה ועינו אחת למעלה, </w:t>
      </w:r>
    </w:p>
    <w:p w14:paraId="669D209C" w14:textId="77777777" w:rsidR="00237922" w:rsidRDefault="00F40753" w:rsidP="00F40753">
      <w:pPr>
        <w:rPr>
          <w:rtl/>
        </w:rPr>
      </w:pPr>
      <w:r>
        <w:rPr>
          <w:rtl/>
        </w:rPr>
        <w:t xml:space="preserve">היינו רואה את החדר ואת העלייה כאחת! </w:t>
      </w:r>
    </w:p>
    <w:p>
      <w:pPr>
        <w:pStyle w:val="38"/>
        <w:rPr>
          <w:ins w:id="100290" w:author="מנוע מכני" w:date="2026-10-05T11:32:12Z"/>
        </w:rPr>
      </w:pPr>
      <w:r>
        <w:t xml:space="preserve">אלא:</w:t>
      </w:r>
    </w:p>
    <w:p w14:paraId="34F8FC61" w14:textId="77777777" w:rsidR="00237922" w:rsidRDefault="00F40753" w:rsidP="00F40753">
      <w:pPr>
        <w:rPr>
          <w:rtl/>
        </w:rPr>
      </w:pPr>
      <w:del w:id="1002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שתי עיניו למעלה - דקיימן למעלה, שתי עיניו למטה - דקיימן למטה, </w:t>
      </w:r>
    </w:p>
    <w:p w14:paraId="4EF6EACE" w14:textId="77777777" w:rsidR="00B874E6" w:rsidRDefault="00F40753" w:rsidP="00F40753">
      <w:pPr>
        <w:rPr>
          <w:rtl/>
        </w:rPr>
      </w:pPr>
      <w:r>
        <w:rPr>
          <w:rtl/>
        </w:rPr>
        <w:t xml:space="preserve">עינו אחת למעלה ועינו אחת למטה - דקיימי עינו אחת למעלה ועינו אחת למטה, וקיימי כסדרן </w:t>
      </w:r>
      <w:ins w:id="94015" w:author="מנוע מכני" w:date="2026-10-05T11:32:12Z">
        <w:r>
          <w:rPr>
            <w:rtl/>
          </w:rPr>
          <w:t xml:space="preserve">גם</w:t>
        </w:r>
      </w:ins>
      <w:del w:id="940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ורואה את החדר ואת העלייה כאחת</w:t>
      </w:r>
      <w:r w:rsidR="0057284B">
        <w:rPr>
          <w:rtl/>
        </w:rPr>
        <w:t>.</w:t>
      </w:r>
    </w:p>
    <w:p>
      <w:pPr>
        <w:pStyle w:val="38"/>
        <w:rPr>
          <w:ins w:id="100292" w:author="מנוע מכני" w:date="2026-10-05T11:32:12Z"/>
        </w:rPr>
      </w:pPr>
      <w:r>
        <w:lastRenderedPageBreak/>
        <w:t>מ</w:t>
      </w:r>
      <w:ins w:id="92093" w:author="מנוע מכני" w:date="2026-10-05T11:32:12Z">
        <w:r>
          <w:t xml:space="preserve">ה"מ</w:t>
        </w:r>
      </w:ins>
      <w:del w:id="92094" w:author="מנוע מכני" w:date="2026-10-05T11:32:12Z">
        <w:r>
          <w:delText xml:space="preserve">ה''מ</w:delText>
        </w:r>
      </w:del>
      <w:r>
        <w:t xml:space="preserve"> דת"ר:</w:t>
      </w:r>
    </w:p>
    <w:p w14:paraId="719ACB4E" w14:textId="77777777" w:rsidR="00B874E6" w:rsidRDefault="00237922" w:rsidP="00F40753">
      <w:pPr>
        <w:rPr>
          <w:rtl/>
        </w:rPr>
      </w:pPr>
      <w:del w:id="1002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בעינו </w:t>
      </w:r>
      <w:r w:rsidR="00F40753">
        <w:rPr>
          <w:rtl/>
        </w:rPr>
        <w:t>כל מה שבעינו, מכאן אמרו, שתי עיניו למטה, שתי עיניו למעלה, עינו אחת למעלה ועינו אחת למטה, ורואה את החדר ואת העלייה כאחת, או שמדבר עם חבירו ואחר אומר לי רואה</w:t>
      </w:r>
      <w:r w:rsidR="0057284B">
        <w:rPr>
          <w:rtl/>
        </w:rPr>
        <w:t>.</w:t>
      </w:r>
    </w:p>
    <w:p w14:paraId="5A7673CF" w14:textId="77777777" w:rsidR="00237922" w:rsidRDefault="00237922" w:rsidP="00237922">
      <w:pPr>
        <w:rPr>
          <w:del w:id="90644" w:author="מנוע עיצוב" w:date="2026-10-05T11:33:53Z"/>
          <w:rtl/>
        </w:rPr>
      </w:pPr>
    </w:p>
    <w:p>
      <w:pPr>
        <w:pStyle w:val="38"/>
        <w:rPr>
          <w:ins w:id="100294" w:author="מנוע מכני" w:date="2026-10-05T11:32:12Z"/>
        </w:rPr>
      </w:pPr>
      <w:ins w:id="92095" w:author="מנוע מכני" w:date="2026-10-05T11:32:12Z">
        <w:r>
          <w:t xml:space="preserve">ת"ר</w:t>
        </w:r>
      </w:ins>
      <w:del w:id="92096" w:author="מנוע מכני" w:date="2026-10-05T11:32:12Z">
        <w:r>
          <w:delText xml:space="preserve">ת''ר</w:delText>
        </w:r>
      </w:del>
      <w:r w:rsidR="00F40753">
        <w:t xml:space="preserve">:</w:t>
      </w:r>
    </w:p>
    <w:p w14:paraId="0D45AB70" w14:textId="77777777" w:rsidR="00B874E6" w:rsidRDefault="00237922" w:rsidP="00237922">
      <w:pPr>
        <w:rPr>
          <w:rtl/>
        </w:rPr>
      </w:pPr>
      <w:del w:id="100295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363" w:author="מנוע סמנטי" w:date="2026-10-05T11:39:44Z">
        <w:r>
          <w:rPr>
            <w:rStyle w:val="afffff0"/>
            <w:rtl/>
          </w:rPr>
          <w:t xml:space="preserve">עִוֵּר</w:t>
        </w:r>
      </w:ins>
      <w:del w:id="90364" w:author="מנוע סמנטי" w:date="2026-10-05T11:39:44Z">
        <w:r w:rsidR="00F40753">
          <w:rPr>
            <w:rtl/>
          </w:rPr>
          <w:delText xml:space="preserve">עור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בין סומא בשתי עיניו, בין סומא באחת מעיניו</w:t>
      </w:r>
      <w:ins w:id="97679" w:author="מנוע מכני" w:date="2026-10-05T11:32:12Z">
        <w:r>
          <w:rPr>
            <w:rFonts w:hint="cs"/>
            <w:rtl/>
          </w:rPr>
          <w:t xml:space="preserve">,</w:t>
        </w:r>
      </w:ins>
      <w:del w:id="97680" w:author="מנוע מכני" w:date="2026-10-05T11:32:12Z">
        <w:r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6999" w:author="מנוע מכני" w:date="2026-10-05T11:32:12Z"/>
      <w:del w:id="9700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'</w:t>
      </w:r>
      <w:ins w:id="90361" w:author="מנוע סמנטי" w:date="2026-10-05T11:39:44Z">
        <w:r>
          <w:rPr>
            <w:rStyle w:val="afffff0"/>
            <w:rFonts w:hint="cs"/>
            <w:rtl/>
          </w:rPr>
          <w:t xml:space="preserve">אִישׁ עִוֵּר</w:t>
        </w:r>
      </w:ins>
      <w:del w:id="90362" w:author="מנוע סמנטי" w:date="2026-10-05T11:39:44Z">
        <w:r>
          <w:rPr>
            <w:rFonts w:hint="cs"/>
            <w:rtl/>
          </w:rPr>
          <w:delText xml:space="preserve">איש עור</w:delText>
        </w:r>
      </w:del>
      <w:r>
        <w:rPr>
          <w:rFonts w:hint="cs"/>
          <w:rtl/>
        </w:rPr>
        <w:t xml:space="preserve">' לרבות </w:t>
      </w:r>
      <w:r w:rsidR="00F40753">
        <w:rPr>
          <w:rtl/>
        </w:rPr>
        <w:t xml:space="preserve">חורוור </w:t>
      </w:r>
      <w:r>
        <w:rPr>
          <w:rtl/>
        </w:rPr>
        <w:t>והמים הקבועין</w:t>
      </w:r>
    </w:p>
    <w:p w14:paraId="44CE95FE" w14:textId="77777777" w:rsidR="00237922" w:rsidRDefault="00237922" w:rsidP="00237922">
      <w:pPr>
        <w:rPr>
          <w:del w:id="90645" w:author="מנוע עיצוב" w:date="2026-10-05T11:33:53Z"/>
          <w:rtl/>
        </w:rPr>
      </w:pPr>
    </w:p>
    <w:p>
      <w:pPr>
        <w:pStyle w:val="38"/>
        <w:rPr>
          <w:ins w:id="100296" w:author="מנוע מכני" w:date="2026-10-05T11:32:12Z"/>
        </w:rPr>
      </w:pPr>
      <w:r>
        <w:t xml:space="preserve">רבא:</w:t>
      </w:r>
    </w:p>
    <w:p w14:paraId="445D14DA" w14:textId="77777777" w:rsidR="00237922" w:rsidRDefault="00F40753" w:rsidP="00237922">
      <w:pPr>
        <w:rPr>
          <w:rtl/>
        </w:rPr>
      </w:pPr>
      <w:del w:id="100297" w:author="מנוע מכני" w:date="2026-10-05T11:32:12Z">
        <w:r>
          <w:rPr>
            <w:rtl/>
          </w:rPr>
          <w:delText xml:space="preserve"> </w:delText>
        </w:r>
      </w:del>
      <w:ins w:id="92097" w:author="מנוע מכני" w:date="2026-10-05T11:32:12Z">
        <w:r>
          <w:rPr>
            <w:rFonts w:hint="cs"/>
            <w:rtl/>
          </w:rPr>
          <w:t xml:space="preserve">ל"ל</w:t>
        </w:r>
      </w:ins>
      <w:del w:id="92098" w:author="מנוע מכני" w:date="2026-10-05T11:32:12Z">
        <w:r w:rsidR="00237922">
          <w:rPr>
            <w:rFonts w:hint="cs"/>
            <w:rtl/>
          </w:rPr>
          <w:delText xml:space="preserve">ל''ל</w:delText>
        </w:r>
      </w:del>
      <w:r>
        <w:rPr>
          <w:rtl/>
        </w:rPr>
        <w:t xml:space="preserve"> דכתב </w:t>
      </w:r>
      <w:ins w:id="95373" w:author="מנוע מכני" w:date="2026-10-05T11:32:12Z">
        <w:r>
          <w:rPr>
            <w:rtl/>
          </w:rPr>
          <w:t xml:space="preserve">התורה</w:t>
        </w:r>
      </w:ins>
      <w:del w:id="9537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</w:t>
      </w:r>
      <w:r w:rsidR="00237922">
        <w:rPr>
          <w:rFonts w:hint="cs"/>
          <w:rtl/>
        </w:rPr>
        <w:t>'</w:t>
      </w:r>
      <w:r>
        <w:rPr>
          <w:rtl/>
        </w:rPr>
        <w:t xml:space="preserve">איש עור דק תבלול בעינו? </w:t>
      </w:r>
    </w:p>
    <w:p w14:paraId="41F5D865" w14:textId="77777777" w:rsidR="00237922" w:rsidRDefault="00F40753" w:rsidP="00237922">
      <w:pPr>
        <w:rPr>
          <w:rtl/>
        </w:rPr>
      </w:pPr>
      <w:r>
        <w:rPr>
          <w:rtl/>
        </w:rPr>
        <w:t xml:space="preserve">צריכי, </w:t>
      </w:r>
      <w:r w:rsidR="00237922">
        <w:rPr>
          <w:rFonts w:hint="cs"/>
          <w:rtl/>
        </w:rPr>
        <w:t>'</w:t>
      </w:r>
      <w:ins w:id="90367" w:author="מנוע סמנטי" w:date="2026-10-05T11:39:44Z">
        <w:r>
          <w:rPr>
            <w:rStyle w:val="afffff0"/>
            <w:rtl/>
          </w:rPr>
          <w:t xml:space="preserve">עִוֵּר</w:t>
        </w:r>
      </w:ins>
      <w:del w:id="90368" w:author="מנוע סמנטי" w:date="2026-10-05T11:39:44Z">
        <w:r>
          <w:rPr>
            <w:rtl/>
          </w:rPr>
          <w:delText xml:space="preserve">עור</w:delText>
        </w:r>
      </w:del>
      <w:r w:rsidR="00237922">
        <w:rPr>
          <w:rFonts w:hint="cs"/>
          <w:rtl/>
        </w:rPr>
        <w:t>'</w:t>
      </w:r>
      <w:r>
        <w:rPr>
          <w:rtl/>
        </w:rPr>
        <w:t xml:space="preserve"> - משום </w:t>
      </w:r>
      <w:ins w:id="98619" w:author="מנוע מכני" w:date="2026-10-05T11:32:12Z">
        <w:r>
          <w:rPr>
            <w:rtl/>
          </w:rPr>
          <w:t xml:space="preserve">דאינם</w:t>
        </w:r>
      </w:ins>
      <w:del w:id="98620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כלל, </w:t>
      </w:r>
      <w:r w:rsidR="00237922">
        <w:rPr>
          <w:rFonts w:hint="cs"/>
          <w:rtl/>
        </w:rPr>
        <w:t xml:space="preserve">'</w:t>
      </w:r>
      <w:ins w:id="90365" w:author="מנוע סמנטי" w:date="2026-10-05T11:39:44Z">
        <w:r>
          <w:rPr>
            <w:rStyle w:val="afffff0"/>
            <w:rFonts w:hint="cs"/>
            <w:rtl/>
          </w:rPr>
          <w:t xml:space="preserve">אִישׁ</w:t>
        </w:r>
      </w:ins>
      <w:del w:id="90366" w:author="מנוע סמנטי" w:date="2026-10-05T11:39:44Z">
        <w:r w:rsidR="00237922">
          <w:rPr>
            <w:rFonts w:hint="cs"/>
            <w:rtl/>
          </w:rPr>
          <w:delText xml:space="preserve">איש</w:delText>
        </w:r>
      </w:del>
      <w:r w:rsidR="00237922">
        <w:rPr>
          <w:rFonts w:hint="cs"/>
          <w:rtl/>
        </w:rPr>
        <w:t xml:space="preserve">' אפי' לח</w:t>
      </w:r>
      <w:r>
        <w:rPr>
          <w:rtl/>
        </w:rPr>
        <w:t>ורוור והמים הקבו</w:t>
      </w:r>
      <w:r w:rsidR="00237922">
        <w:rPr>
          <w:rtl/>
        </w:rPr>
        <w:t xml:space="preserve">עין </w:t>
      </w:r>
      <w:ins w:id="98621" w:author="מנוע מכני" w:date="2026-10-05T11:32:12Z">
        <w:r>
          <w:rPr>
            <w:rtl/>
          </w:rPr>
          <w:t xml:space="preserve">דישנם</w:t>
        </w:r>
      </w:ins>
      <w:del w:id="98622" w:author="מנוע מכני" w:date="2026-10-05T11:32:12Z">
        <w:r w:rsidR="00237922">
          <w:rPr>
            <w:rtl/>
          </w:rPr>
          <w:delText xml:space="preserve">דאיתנהו</w:delText>
        </w:r>
      </w:del>
      <w:r w:rsidR="00237922">
        <w:rPr>
          <w:rtl/>
        </w:rPr>
        <w:t xml:space="preserve"> </w:t>
      </w:r>
      <w:ins w:id="95375" w:author="מנוע מכני" w:date="2026-10-05T11:32:12Z">
        <w:r>
          <w:rPr>
            <w:rtl/>
          </w:rPr>
          <w:t xml:space="preserve">בו</w:t>
        </w:r>
      </w:ins>
      <w:del w:id="95376" w:author="מנוע מכני" w:date="2026-10-05T11:32:12Z">
        <w:r w:rsidR="00237922">
          <w:rPr>
            <w:rtl/>
          </w:rPr>
          <w:delText xml:space="preserve">ביה</w:delText>
        </w:r>
      </w:del>
    </w:p>
    <w:p w14:paraId="0F7B756F" w14:textId="77777777" w:rsidR="00237922" w:rsidRDefault="00237922" w:rsidP="00237922">
      <w:pPr>
        <w:rPr>
          <w:rtl/>
        </w:rPr>
      </w:pPr>
      <w:r>
        <w:rPr>
          <w:rFonts w:hint="cs"/>
          <w:rtl/>
        </w:rPr>
        <w:t xml:space="preserve">דק אפי' למחסורייתא, תבלול אפי' למבלבליתא, '</w:t>
      </w:r>
      <w:ins w:id="90369" w:author="מנוע סמנטי" w:date="2026-10-05T11:39:44Z">
        <w:r>
          <w:rPr>
            <w:rStyle w:val="afffff0"/>
            <w:rFonts w:hint="cs"/>
            <w:rtl/>
          </w:rPr>
          <w:t xml:space="preserve">בְּעֵינוֹ</w:t>
        </w:r>
      </w:ins>
      <w:del w:id="90370" w:author="מנוע סמנטי" w:date="2026-10-05T11:39:44Z">
        <w:r>
          <w:rPr>
            <w:rFonts w:hint="cs"/>
            <w:rtl/>
          </w:rPr>
          <w:delText xml:space="preserve">בעינו</w:delText>
        </w:r>
      </w:del>
      <w:r>
        <w:rPr>
          <w:rFonts w:hint="cs"/>
          <w:rtl/>
        </w:rPr>
        <w:t xml:space="preserve">' אפי' ל</w:t>
      </w:r>
      <w:r w:rsidR="00F40753">
        <w:rPr>
          <w:rtl/>
        </w:rPr>
        <w:t>משניותא</w:t>
      </w:r>
    </w:p>
    <w:p w14:paraId="0E54D588" w14:textId="77777777" w:rsidR="00237922" w:rsidRDefault="00237922" w:rsidP="00237922">
      <w:pPr>
        <w:rPr>
          <w:del w:id="90646" w:author="מנוע עיצוב" w:date="2026-10-05T11:33:53Z"/>
          <w:rtl/>
        </w:rPr>
      </w:pPr>
    </w:p>
    <w:p>
      <w:pPr>
        <w:pStyle w:val="38"/>
        <w:rPr>
          <w:ins w:id="100298" w:author="מנוע מכני" w:date="2026-10-05T11:32:12Z"/>
        </w:rPr>
      </w:pPr>
      <w:r>
        <w:t xml:space="preserve">רבא:</w:t>
      </w:r>
    </w:p>
    <w:p w14:paraId="67906A57" w14:textId="77777777" w:rsidR="00B874E6" w:rsidRDefault="00237922" w:rsidP="005576F9">
      <w:pPr>
        <w:pStyle w:val="021"/>
        <w:rPr>
          <w:rtl/>
        </w:rPr>
      </w:pPr>
      <w:del w:id="1002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הלכך, כל מחמת </w:t>
      </w:r>
      <w:ins w:id="90375" w:author="מנוע סמנטי" w:date="2026-10-05T11:39:44Z">
        <w:r>
          <w:rPr>
            <w:rtl/>
          </w:rPr>
          <w:t xml:space="preserve">כהות</w:t>
        </w:r>
      </w:ins>
      <w:del w:id="90376" w:author="מנוע סמנטי" w:date="2026-10-05T11:39:44Z">
        <w:r>
          <w:rPr>
            <w:rtl/>
          </w:rPr>
          <w:delText xml:space="preserve">כהיותא</w:delText>
        </w:r>
      </w:del>
      <w:r>
        <w:rPr>
          <w:rtl/>
        </w:rPr>
        <w:t xml:space="preserve"> </w:t>
      </w:r>
      <w:ins w:id="98623" w:author="מנוע מכני" w:date="2026-10-05T11:32:12Z">
        <w:r>
          <w:rPr>
            <w:rtl/>
          </w:rPr>
          <w:t xml:space="preserve">באה</w:t>
        </w:r>
      </w:ins>
      <w:del w:id="98624" w:author="מנוע מכני" w:date="2026-10-05T11:32:12Z">
        <w:r>
          <w:rPr>
            <w:rtl/>
          </w:rPr>
          <w:delText xml:space="preserve">אתיא</w:delText>
        </w:r>
      </w:del>
      <w:r>
        <w:rPr>
          <w:rtl/>
        </w:rPr>
        <w:t xml:space="preserve"> מאיש, מחסורייתא</w:t>
      </w:r>
      <w:r w:rsidR="00F40753">
        <w:rPr>
          <w:rtl/>
        </w:rPr>
        <w:t xml:space="preserve"> </w:t>
      </w:r>
      <w:r>
        <w:rPr>
          <w:rFonts w:hint="cs"/>
          <w:rtl/>
        </w:rPr>
        <w:t>'</w:t>
      </w:r>
      <w:ins w:id="90373" w:author="מנוע סמנטי" w:date="2026-10-05T11:39:44Z">
        <w:r>
          <w:rPr>
            <w:rStyle w:val="afffff0"/>
            <w:rtl/>
          </w:rPr>
          <w:t xml:space="preserve">מִדַּק</w:t>
        </w:r>
      </w:ins>
      <w:del w:id="90374" w:author="מנוע סמנטי" w:date="2026-10-05T11:39:44Z">
        <w:r w:rsidR="00F40753">
          <w:rPr>
            <w:rtl/>
          </w:rPr>
          <w:delText xml:space="preserve">מדק</w:delText>
        </w:r>
      </w:del>
      <w:r>
        <w:rPr>
          <w:rFonts w:hint="cs"/>
          <w:rtl/>
        </w:rPr>
        <w:t>'</w:t>
      </w:r>
      <w:r>
        <w:rPr>
          <w:rtl/>
        </w:rPr>
        <w:t>, מבלבליתא - מתבלול, משניותא</w:t>
      </w:r>
      <w:r>
        <w:rPr>
          <w:rFonts w:hint="cs"/>
          <w:rtl/>
        </w:rPr>
        <w:t xml:space="preserve"> '</w:t>
      </w:r>
      <w:ins w:id="90371" w:author="מנוע סמנטי" w:date="2026-10-05T11:39:44Z">
        <w:r>
          <w:rPr>
            <w:rStyle w:val="afffff0"/>
            <w:rtl/>
          </w:rPr>
          <w:t xml:space="preserve">מִבְּעֵינוֹ</w:t>
        </w:r>
      </w:ins>
      <w:del w:id="90372" w:author="מנוע סמנטי" w:date="2026-10-05T11:39:44Z">
        <w:r w:rsidR="00F40753">
          <w:rPr>
            <w:rtl/>
          </w:rPr>
          <w:delText xml:space="preserve">מבעינו</w:delText>
        </w:r>
      </w:del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2A4C84B1" w14:textId="77777777" w:rsidR="0057284B" w:rsidRDefault="0057284B" w:rsidP="0057284B">
      <w:pPr>
        <w:jc w:val="center"/>
        <w:rPr>
          <w:del w:id="90232" w:author="מנוע עיצוב" w:date="2026-10-05T11:33:53Z"/>
          <w:rtl/>
        </w:rPr>
      </w:pPr>
      <w:del w:id="90229" w:author="מנוע עיצוב" w:date="2026-10-05T11:33:53Z">
        <w:r>
          <w:rPr>
            <w:rtl/>
          </w:rPr>
          <w:delText xml:space="preserve">•</w:delText>
        </w:r>
      </w:del>
      <w:ins w:id="97001" w:author="מנוע מכני" w:date="2026-10-05T11:32:12Z">
        <w:r>
          <w:rPr>
            <w:rtl/>
          </w:rPr>
          <w:t xml:space="preserve"> </w:t>
        </w:r>
      </w:ins>
      <w:del w:id="97002" w:author="מנוע מכני" w:date="2026-10-05T11:32:12Z">
        <w:r>
          <w:rPr>
            <w:rtl/>
          </w:rPr>
          <w:delText xml:space="preserve">  </w:delText>
        </w:r>
      </w:del>
      <w:del w:id="90230" w:author="מנוע עיצוב" w:date="2026-10-05T11:33:53Z">
        <w:r>
          <w:rPr>
            <w:rtl/>
          </w:rPr>
          <w:delText xml:space="preserve">•</w:delText>
        </w:r>
      </w:del>
      <w:ins w:id="97003" w:author="מנוע מכני" w:date="2026-10-05T11:32:12Z">
        <w:r>
          <w:rPr>
            <w:rtl/>
          </w:rPr>
          <w:t xml:space="preserve"> </w:t>
        </w:r>
      </w:ins>
      <w:del w:id="97004" w:author="מנוע מכני" w:date="2026-10-05T11:32:12Z">
        <w:r>
          <w:rPr>
            <w:rtl/>
          </w:rPr>
          <w:delText xml:space="preserve">  </w:delText>
        </w:r>
      </w:del>
      <w:del w:id="90231" w:author="מנוע עיצוב" w:date="2026-10-05T11:33:53Z">
        <w:r>
          <w:rPr>
            <w:rtl/>
          </w:rPr>
          <w:delText xml:space="preserve">•</w:delText>
        </w:r>
      </w:del>
    </w:p>
    <w:p w14:paraId="548B4228" w14:textId="77777777" w:rsidR="00B874E6" w:rsidRDefault="00F40753" w:rsidP="00237922">
      <w:pPr>
        <w:pStyle w:val="afffd"/>
        <w:rPr>
          <w:rtl/>
        </w:rPr>
      </w:pPr>
      <w:r>
        <w:rPr>
          <w:rtl/>
        </w:rPr>
        <w:t>סכי שמש</w:t>
      </w:r>
      <w:r w:rsidR="0057284B">
        <w:rPr>
          <w:rtl/>
        </w:rPr>
        <w:t>.</w:t>
      </w:r>
    </w:p>
    <w:p>
      <w:pPr>
        <w:pStyle w:val="38"/>
        <w:rPr>
          <w:ins w:id="100300" w:author="מנוע מכני" w:date="2026-10-05T11:32:12Z"/>
        </w:rPr>
      </w:pPr>
      <w:r>
        <w:t xml:space="preserve">תני רב יוסף:</w:t>
      </w:r>
    </w:p>
    <w:p w14:paraId="7D75D9C9" w14:textId="77777777" w:rsidR="00B874E6" w:rsidRDefault="00F40753" w:rsidP="00F40753">
      <w:pPr>
        <w:rPr>
          <w:rtl/>
        </w:rPr>
      </w:pPr>
      <w:del w:id="1003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סני שמש</w:t>
      </w:r>
      <w:r w:rsidR="00167F24">
        <w:rPr>
          <w:rFonts w:hint="cs"/>
          <w:rtl/>
        </w:rPr>
        <w:t>[שלא יכול לראות השמש]</w:t>
      </w:r>
      <w:r w:rsidR="0057284B">
        <w:rPr>
          <w:rtl/>
        </w:rPr>
        <w:t>.</w:t>
      </w:r>
    </w:p>
    <w:p>
      <w:pPr>
        <w:pStyle w:val="38"/>
        <w:rPr>
          <w:ins w:id="100302" w:author="מנוע מכני" w:date="2026-10-05T11:32:12Z"/>
        </w:rPr>
      </w:pPr>
      <w:r>
        <w:t xml:space="preserve">זגדיין - מחוי </w:t>
      </w:r>
      <w:ins w:id="92939" w:author="מנוע מכני" w:date="2026-10-05T11:32:12Z">
        <w:r>
          <w:t xml:space="preserve">ר"ה</w:t>
        </w:r>
      </w:ins>
      <w:del w:id="92940" w:author="מנוע מכני" w:date="2026-10-05T11:32:12Z">
        <w:r>
          <w:delText xml:space="preserve">רב הונא</w:delText>
        </w:r>
      </w:del>
      <w:r>
        <w:t xml:space="preserve">:</w:t>
      </w:r>
    </w:p>
    <w:p w14:paraId="2D30EB62" w14:textId="77777777" w:rsidR="00B874E6" w:rsidRDefault="00F40753" w:rsidP="00F40753">
      <w:pPr>
        <w:rPr>
          <w:rtl/>
        </w:rPr>
      </w:pPr>
      <w:del w:id="1003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חד מדידן וחד </w:t>
      </w:r>
      <w:ins w:id="95377" w:author="מנוע מכני" w:date="2026-10-05T11:32:12Z">
        <w:r>
          <w:rPr>
            <w:rtl/>
          </w:rPr>
          <w:t xml:space="preserve">משלהם</w:t>
        </w:r>
      </w:ins>
      <w:del w:id="95378" w:author="מנוע מכני" w:date="2026-10-05T11:32:12Z">
        <w:r>
          <w:rPr>
            <w:rtl/>
          </w:rPr>
          <w:delText xml:space="preserve">מדידהו</w:delText>
        </w:r>
      </w:del>
      <w:r w:rsidR="00167F24">
        <w:rPr>
          <w:rFonts w:hint="cs"/>
          <w:rtl/>
        </w:rPr>
        <w:t>[שהיו עיניו משונות]</w:t>
      </w:r>
      <w:r>
        <w:rPr>
          <w:rtl/>
        </w:rPr>
        <w:t xml:space="preserve">, ואיקפד </w:t>
      </w:r>
      <w:r>
        <w:rPr>
          <w:rStyle w:val="2fb"/>
          <w:rtl/>
        </w:rPr>
        <w:t xml:space="preserve">רב יהודה</w:t>
      </w:r>
      <w:r w:rsidR="0057284B">
        <w:rPr>
          <w:rtl/>
        </w:rPr>
        <w:t>.</w:t>
      </w:r>
    </w:p>
    <w:p>
      <w:pPr>
        <w:pStyle w:val="38"/>
        <w:rPr>
          <w:ins w:id="100304" w:author="מנוע מכני" w:date="2026-10-05T11:32:12Z"/>
        </w:rPr>
      </w:pPr>
      <w:r>
        <w:t xml:space="preserve">מיתיבי:</w:t>
      </w:r>
    </w:p>
    <w:p w14:paraId="48C2CFB7" w14:textId="77777777" w:rsidR="00237922" w:rsidRDefault="00F40753" w:rsidP="00F40753">
      <w:pPr>
        <w:rPr>
          <w:rtl/>
        </w:rPr>
      </w:pPr>
      <w:del w:id="1003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שכבנא - שגביניו שוכבים, זגדום - אחד שחור ואחד לבן! </w:t>
      </w:r>
    </w:p>
    <w:p w14:paraId="74A77366" w14:textId="77777777" w:rsidR="00B874E6" w:rsidRDefault="00F40753" w:rsidP="00C5567C">
      <w:pPr>
        <w:pStyle w:val="a"/>
        <w:rPr>
          <w:rtl/>
        </w:rPr>
      </w:pPr>
      <w:r>
        <w:rPr>
          <w:rtl/>
        </w:rPr>
        <w:t xml:space="preserve">תנא כל זוגא דלא שוי להדדי - זגדום קרי </w:t>
      </w:r>
      <w:ins w:id="95379" w:author="מנוע מכני" w:date="2026-10-05T11:32:12Z">
        <w:r>
          <w:rPr>
            <w:rtl/>
          </w:rPr>
          <w:t xml:space="preserve">לו</w:t>
        </w:r>
      </w:ins>
      <w:del w:id="95380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5702FAAD" w14:textId="77777777" w:rsidR="00B874E6" w:rsidRDefault="00F40753" w:rsidP="00F40753">
      <w:pPr>
        <w:rPr>
          <w:rtl/>
        </w:rPr>
      </w:pPr>
      <w:r w:rsidRPr="00167F24">
        <w:rPr>
          <w:b/>
          <w:bCs/>
          <w:rtl/>
        </w:rPr>
        <w:t>הצירן</w:t>
      </w:r>
      <w:r>
        <w:rPr>
          <w:rtl/>
        </w:rPr>
        <w:t xml:space="preserve"> - עיניו תרוטות וצירניות, דומעות דולפות טורדות</w:t>
      </w:r>
      <w:r w:rsidR="0057284B">
        <w:rPr>
          <w:rtl/>
        </w:rPr>
        <w:t>.</w:t>
      </w:r>
    </w:p>
    <w:p>
      <w:pPr>
        <w:pStyle w:val="38"/>
        <w:rPr>
          <w:ins w:id="100306" w:author="מנוע מכני" w:date="2026-10-05T11:32:12Z"/>
        </w:rPr>
      </w:pPr>
      <w:r>
        <w:t xml:space="preserve">תנא:</w:t>
      </w:r>
    </w:p>
    <w:p w14:paraId="2857AAF9" w14:textId="77777777" w:rsidR="00B874E6" w:rsidRDefault="00F40753" w:rsidP="00167F24">
      <w:pPr>
        <w:rPr>
          <w:rtl/>
        </w:rPr>
      </w:pPr>
      <w:del w:id="1003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הזדיר </w:t>
      </w:r>
      <w:r w:rsidR="00167F24">
        <w:rPr>
          <w:rFonts w:hint="cs"/>
          <w:rtl/>
        </w:rPr>
        <w:t>- פוזל</w:t>
      </w:r>
      <w:r>
        <w:rPr>
          <w:rtl/>
        </w:rPr>
        <w:t xml:space="preserve">, לופין </w:t>
      </w:r>
      <w:r w:rsidR="00167F24">
        <w:rPr>
          <w:rtl/>
        </w:rPr>
        <w:t>–</w:t>
      </w:r>
      <w:r w:rsidR="00167F24">
        <w:rPr>
          <w:rFonts w:hint="cs"/>
          <w:rtl/>
        </w:rPr>
        <w:t xml:space="preserve"> מרובים זיפיו</w:t>
      </w:r>
      <w:r>
        <w:rPr>
          <w:rtl/>
        </w:rPr>
        <w:t xml:space="preserve">, תמיר </w:t>
      </w:r>
      <w:r w:rsidR="00167F24">
        <w:rPr>
          <w:rtl/>
        </w:rPr>
        <w:t>–</w:t>
      </w:r>
      <w:r>
        <w:rPr>
          <w:rtl/>
        </w:rPr>
        <w:t xml:space="preserve"> </w:t>
      </w:r>
      <w:r w:rsidR="00167F24">
        <w:rPr>
          <w:rFonts w:hint="cs"/>
          <w:rtl/>
        </w:rPr>
        <w:t>שכלו ריסיו</w:t>
      </w:r>
      <w:r w:rsidR="0057284B">
        <w:rPr>
          <w:rtl/>
        </w:rPr>
        <w:t>.</w:t>
      </w:r>
    </w:p>
    <w:p w14:paraId="4646CA0E" w14:textId="77777777" w:rsidR="00167F24" w:rsidRDefault="00F40753" w:rsidP="00F40753">
      <w:pPr>
        <w:rPr>
          <w:rtl/>
        </w:rPr>
      </w:pPr>
      <w:ins w:id="95381" w:author="מנוע מכני" w:date="2026-10-05T11:32:12Z">
        <w:r>
          <w:rPr>
            <w:rtl/>
          </w:rPr>
          <w:t xml:space="preserve">ואלו</w:t>
        </w:r>
      </w:ins>
      <w:del w:id="9538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גבי מומין תנו </w:t>
      </w:r>
      <w:ins w:id="97489" w:author="מנוע מכני" w:date="2026-10-05T11:32:12Z">
        <w:r>
          <w:rPr>
            <w:rtl/>
          </w:rPr>
          <w:t xml:space="preserve">להם</w:t>
        </w:r>
      </w:ins>
      <w:del w:id="97490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 והתנן: שנשרו ריסי עיניו פסול מפני מראית העין! </w:t>
      </w:r>
    </w:p>
    <w:p>
      <w:pPr>
        <w:pStyle w:val="38"/>
        <w:rPr>
          <w:ins w:id="100860" w:author="מנוע מכני" w:date="2026-10-05T11:32:12Z"/>
        </w:rPr>
      </w:pPr>
      <w:r>
        <w:t xml:space="preserve">לא</w:t>
      </w:r>
      <w:r>
        <w:t xml:space="preserve"> </w:t>
      </w:r>
      <w:ins w:id="97613" w:author="מנוע מכני" w:date="2026-10-05T11:32:12Z">
        <w:r>
          <w:t xml:space="preserve">קשה</w:t>
        </w:r>
      </w:ins>
      <w:del w:id="97614" w:author="מנוע מכני" w:date="2026-10-05T11:32:12Z">
        <w:r>
          <w:delText xml:space="preserve">קשיא</w:delText>
        </w:r>
      </w:del>
      <w:r>
        <w:t xml:space="preserve">,</w:t>
      </w:r>
    </w:p>
    <w:p w14:paraId="24C24C63" w14:textId="77777777" w:rsidR="00167F24" w:rsidRDefault="00F40753" w:rsidP="00C5567C">
      <w:pPr>
        <w:pStyle w:val="a"/>
        <w:rPr>
          <w:rtl/>
        </w:rPr>
      </w:pPr>
      <w:del w:id="1008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</w:t>
      </w:r>
      <w:r w:rsidR="00167F24">
        <w:rPr>
          <w:rtl/>
        </w:rPr>
        <w:t>–</w:t>
      </w:r>
      <w:r>
        <w:rPr>
          <w:rtl/>
        </w:rPr>
        <w:t xml:space="preserve"> </w:t>
      </w:r>
      <w:r w:rsidR="00167F24">
        <w:rPr>
          <w:rFonts w:hint="cs"/>
          <w:rtl/>
        </w:rPr>
        <w:t xml:space="preserve">דנשאר מעט משרשם והך דפסול בשלא נשאר </w:t>
      </w:r>
    </w:p>
    <w:p w14:paraId="4CF92883" w14:textId="77777777" w:rsidR="0057284B" w:rsidRDefault="0057284B" w:rsidP="00615DF5">
      <w:pPr>
        <w:pStyle w:val="affffd"/>
        <w:ind w:left="0" w:firstLine="0"/>
        <w:rPr>
          <w:rtl/>
        </w:rPr>
        <w:pPrChange w:id="90480" w:author="מנוע עיצוב" w:date="2026-10-05T11:33:53Z">
          <w:pPr>
            <w:ind w:left="0" w:firstLine="0"/>
          </w:pPr>
        </w:pPrChange>
      </w:pPr>
      <w:r>
        <w:rPr>
          <w:rtl/>
        </w:rPr>
        <w:t xml:space="preserve">•</w:t>
      </w:r>
      <w:ins w:id="97005" w:author="מנוע מכני" w:date="2026-10-05T11:32:12Z">
        <w:r>
          <w:rPr>
            <w:rtl/>
          </w:rPr>
          <w:t xml:space="preserve"> </w:t>
        </w:r>
      </w:ins>
      <w:del w:id="970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07" w:author="מנוע מכני" w:date="2026-10-05T11:32:12Z">
        <w:r>
          <w:rPr>
            <w:rtl/>
          </w:rPr>
          <w:t xml:space="preserve"> </w:t>
        </w:r>
      </w:ins>
      <w:del w:id="970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D940C6C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3AD551E" w14:textId="77777777" w:rsidR="00167F24" w:rsidRDefault="00F40753" w:rsidP="005E0764">
      <w:pPr>
        <w:pStyle w:val="afff5"/>
        <w:rPr>
          <w:rtl/>
        </w:rPr>
      </w:pPr>
      <w:r>
        <w:rPr>
          <w:rtl/>
        </w:rPr>
        <w:t xml:space="preserve">עיניו גדולות כשל עגל או קטנות כשל אווז, </w:t>
      </w:r>
    </w:p>
    <w:p w14:paraId="2BA7171F" w14:textId="77777777" w:rsidR="00167F24" w:rsidRDefault="00F40753" w:rsidP="005E0764">
      <w:pPr>
        <w:pStyle w:val="afff5"/>
        <w:rPr>
          <w:rtl/>
        </w:rPr>
      </w:pPr>
      <w:r>
        <w:rPr>
          <w:rtl/>
        </w:rPr>
        <w:t xml:space="preserve">גופו גדול מאבריו, או קטן מאבריו, </w:t>
      </w:r>
    </w:p>
    <w:p w14:paraId="442ED515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חוטמו גדול מאבריו או קטן מאיבריו, הצומם והצומע</w:t>
      </w:r>
      <w:r w:rsidR="0057284B">
        <w:rPr>
          <w:rtl/>
        </w:rPr>
        <w:t>.</w:t>
      </w:r>
    </w:p>
    <w:p w14:paraId="53B151C8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איזהו צומע - כל שאזניו קטנות, והצומם - כל שאזניו דומות לספוג</w:t>
      </w:r>
      <w:r w:rsidR="0057284B">
        <w:rPr>
          <w:rtl/>
        </w:rPr>
        <w:t>.</w:t>
      </w:r>
    </w:p>
    <w:p w14:paraId="549B469D" w14:textId="77777777" w:rsidR="00532770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 xml:space="preserve">שפתו העליונה עודפת על התחתונה, </w:t>
      </w:r>
    </w:p>
    <w:p w14:paraId="63F0D085" w14:textId="77777777" w:rsidR="00532770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 xml:space="preserve">התחתונה עודפת על העליונה - הרי זה מום, </w:t>
      </w:r>
    </w:p>
    <w:p w14:paraId="287C7634" w14:textId="77777777" w:rsidR="00B874E6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>ושנשרו שיניו - פסול מפני מראית העין</w:t>
      </w:r>
      <w:r w:rsidR="0057284B">
        <w:rPr>
          <w:rtl/>
        </w:rPr>
        <w:t>.</w:t>
      </w:r>
    </w:p>
    <w:p w14:paraId="49CF7458" w14:textId="77777777" w:rsidR="0057284B" w:rsidRDefault="0057284B" w:rsidP="0057284B">
      <w:pPr>
        <w:pStyle w:val="affffd"/>
        <w:jc w:val="center"/>
        <w:rPr>
          <w:rtl/>
        </w:rPr>
        <w:pPrChange w:id="90481" w:author="מנוע עיצוב" w:date="2026-10-05T11:33:53Z">
          <w:pPr>
            <w:jc w:val="center"/>
          </w:pPr>
        </w:pPrChange>
      </w:pPr>
      <w:r>
        <w:rPr>
          <w:rtl/>
        </w:rPr>
        <w:lastRenderedPageBreak/>
        <w:t xml:space="preserve">•</w:t>
      </w:r>
      <w:ins w:id="97009" w:author="מנוע מכני" w:date="2026-10-05T11:32:12Z">
        <w:r>
          <w:rPr>
            <w:rtl/>
          </w:rPr>
          <w:t xml:space="preserve"> </w:t>
        </w:r>
      </w:ins>
      <w:del w:id="97010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7011" w:author="מנוע מכני" w:date="2026-10-05T11:32:12Z">
        <w:r>
          <w:rPr>
            <w:rtl/>
          </w:rPr>
          <w:t xml:space="preserve"> </w:t>
        </w:r>
      </w:ins>
      <w:del w:id="97012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>
      <w:pPr>
        <w:pStyle w:val="38"/>
        <w:rPr>
          <w:ins w:id="100308" w:author="מנוע מכני" w:date="2026-10-05T11:32:12Z"/>
        </w:rPr>
      </w:pPr>
      <w:del w:id="100953" w:author="מנוע מכני" w:date="2026-10-05T11:32:12Z">
        <w:r>
          <w:delText xml:space="preserve">אמר </w:delText>
        </w:r>
      </w:del>
      <w:r>
        <w:t xml:space="preserve">רב:</w:t>
      </w:r>
    </w:p>
    <w:p w14:paraId="36AF2A70" w14:textId="77777777" w:rsidR="00532770" w:rsidRDefault="00F40753" w:rsidP="00532770">
      <w:pPr>
        <w:rPr>
          <w:rtl/>
        </w:rPr>
      </w:pPr>
      <w:del w:id="1003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משה רבינו עשר אמות היה, </w:t>
      </w:r>
      <w:r w:rsidR="00532770">
        <w:rPr>
          <w:rFonts w:hint="cs"/>
          <w:rtl/>
        </w:rPr>
        <w:t>'</w:t>
      </w:r>
      <w:ins w:id="90377" w:author="מנוע סמנטי" w:date="2026-10-05T11:39:44Z">
        <w:r>
          <w:rPr>
            <w:rStyle w:val="afffff0"/>
            <w:rtl/>
          </w:rPr>
          <w:t xml:space="preserve">וַיִּפְרֹשׂ אֶת הָאֹהֶל עַל הַמִּשְׁכָּן</w:t>
        </w:r>
      </w:ins>
      <w:del w:id="90378" w:author="מנוע סמנטי" w:date="2026-10-05T11:39:44Z">
        <w:r>
          <w:rPr>
            <w:rtl/>
          </w:rPr>
          <w:delText xml:space="preserve">ויפרש את האהל על המשכן</w:delText>
        </w:r>
      </w:del>
      <w:r w:rsidR="00532770">
        <w:rPr>
          <w:rFonts w:hint="cs"/>
          <w:rtl/>
        </w:rPr>
        <w:t>'</w:t>
      </w:r>
      <w:r>
        <w:rPr>
          <w:rtl/>
        </w:rPr>
        <w:t xml:space="preserve">, מי פרשו - משה רבינו פרשו, וכתיב עשר אמות אורך הקרש </w:t>
      </w:r>
    </w:p>
    <w:p>
      <w:pPr>
        <w:pStyle w:val="38"/>
        <w:rPr>
          <w:ins w:id="100310" w:author="מנוע מכני" w:date="2026-10-05T11:32:12Z"/>
        </w:rPr>
      </w:pPr>
      <w:ins w:id="92099" w:author="מנוע מכני" w:date="2026-10-05T11:32:12Z">
        <w:del w:id="100980" w:author="מנוע מכני" w:date="2026-10-05T11:32:12Z">
          <w:r>
            <w:delText xml:space="preserve">א"ל</w:delText>
          </w:r>
          <w:r w:rsidR="00532770">
            <w:delText xml:space="preserve"> </w:delText>
          </w:r>
        </w:del>
      </w:ins>
      <w:del w:id="92100" w:author="מנוע מכני" w:date="2026-10-05T11:32:12Z">
        <w:r>
          <w:delText xml:space="preserve">א</w:delText>
        </w:r>
        <w:r w:rsidR="00532770">
          <w:delText xml:space="preserve">''ל</w:delText>
        </w:r>
      </w:del>
      <w:r w:rsidR="00532770">
        <w:t xml:space="preserve">רש</w:t>
      </w:r>
      <w:ins w:id="92101" w:author="מנוע מכני" w:date="2026-10-05T11:32:12Z">
        <w:r>
          <w:t xml:space="preserve">ב"ח</w:t>
        </w:r>
      </w:ins>
      <w:del w:id="92102" w:author="מנוע מכני" w:date="2026-10-05T11:32:12Z">
        <w:r w:rsidR="00532770">
          <w:delText xml:space="preserve">ב''ח</w:delText>
        </w:r>
      </w:del>
      <w:r w:rsidR="00532770">
        <w:t xml:space="preserve"> לרב</w:t>
      </w:r>
      <w:r>
        <w:t xml:space="preserve">:</w:t>
      </w:r>
    </w:p>
    <w:p w14:paraId="78FBD5B0" w14:textId="77777777" w:rsidR="00B874E6" w:rsidRDefault="00F40753" w:rsidP="00532770">
      <w:pPr>
        <w:rPr>
          <w:rtl/>
        </w:rPr>
      </w:pPr>
      <w:del w:id="1003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כן עשיתו למשה רבינו בעל מום, </w:t>
      </w:r>
      <w:r>
        <w:rPr>
          <w:rtl/>
        </w:rPr>
        <w:t xml:space="preserve">דתנן</w:t>
      </w:r>
      <w:r>
        <w:rPr>
          <w:rtl/>
        </w:rPr>
        <w:t xml:space="preserve"> גופו גדול מאבריו או קטן מאבריו!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385" w:author="מנוע מכני" w:date="2026-10-05T11:32:12Z">
        <w:r>
          <w:rPr>
            <w:rtl/>
          </w:rPr>
          <w:t xml:space="preserve">לו</w:t>
        </w:r>
      </w:ins>
      <w:del w:id="9538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שימי, באמה של קרש </w:t>
      </w:r>
      <w:ins w:id="95383" w:author="מנוע מכני" w:date="2026-10-05T11:32:12Z">
        <w:r>
          <w:rPr>
            <w:rtl/>
          </w:rPr>
          <w:t xml:space="preserve">אומר</w:t>
        </w:r>
      </w:ins>
      <w:del w:id="95384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7041BA52" w14:textId="77777777" w:rsidR="0057284B" w:rsidRDefault="0057284B" w:rsidP="0057284B">
      <w:pPr>
        <w:jc w:val="center"/>
        <w:rPr>
          <w:del w:id="90236" w:author="מנוע עיצוב" w:date="2026-10-05T11:33:53Z"/>
          <w:rtl/>
        </w:rPr>
      </w:pPr>
      <w:del w:id="90233" w:author="מנוע עיצוב" w:date="2026-10-05T11:33:53Z">
        <w:r>
          <w:rPr>
            <w:rtl/>
          </w:rPr>
          <w:delText xml:space="preserve">•</w:delText>
        </w:r>
      </w:del>
      <w:ins w:id="97013" w:author="מנוע מכני" w:date="2026-10-05T11:32:12Z">
        <w:r>
          <w:rPr>
            <w:rtl/>
          </w:rPr>
          <w:t xml:space="preserve"> </w:t>
        </w:r>
      </w:ins>
      <w:del w:id="97014" w:author="מנוע מכני" w:date="2026-10-05T11:32:12Z">
        <w:r>
          <w:rPr>
            <w:rtl/>
          </w:rPr>
          <w:delText xml:space="preserve">  </w:delText>
        </w:r>
      </w:del>
      <w:del w:id="90234" w:author="מנוע עיצוב" w:date="2026-10-05T11:33:53Z">
        <w:r>
          <w:rPr>
            <w:rtl/>
          </w:rPr>
          <w:delText xml:space="preserve">•</w:delText>
        </w:r>
      </w:del>
      <w:ins w:id="97015" w:author="מנוע מכני" w:date="2026-10-05T11:32:12Z">
        <w:r>
          <w:rPr>
            <w:rtl/>
          </w:rPr>
          <w:t xml:space="preserve"> </w:t>
        </w:r>
      </w:ins>
      <w:del w:id="97016" w:author="מנוע מכני" w:date="2026-10-05T11:32:12Z">
        <w:r>
          <w:rPr>
            <w:rtl/>
          </w:rPr>
          <w:delText xml:space="preserve">  </w:delText>
        </w:r>
      </w:del>
      <w:del w:id="90235" w:author="מנוע עיצוב" w:date="2026-10-05T11:33:53Z">
        <w:r>
          <w:rPr>
            <w:rtl/>
          </w:rPr>
          <w:delText xml:space="preserve">•</w:delText>
        </w:r>
      </w:del>
    </w:p>
    <w:p w14:paraId="2495BF85" w14:textId="77777777" w:rsidR="00B874E6" w:rsidRDefault="00F40753" w:rsidP="00532770">
      <w:pPr>
        <w:pStyle w:val="afffd"/>
        <w:rPr>
          <w:rtl/>
        </w:rPr>
      </w:pPr>
      <w:r>
        <w:rPr>
          <w:rtl/>
        </w:rPr>
        <w:t>חוטמו גדול כו'</w:t>
      </w:r>
      <w:r w:rsidR="0057284B">
        <w:rPr>
          <w:rtl/>
        </w:rPr>
        <w:t>.</w:t>
      </w:r>
    </w:p>
    <w:p>
      <w:pPr>
        <w:pStyle w:val="38"/>
        <w:rPr>
          <w:ins w:id="100312" w:author="מנוע מכני" w:date="2026-10-05T11:32:12Z"/>
        </w:rPr>
      </w:pPr>
      <w:r>
        <w:t xml:space="preserve">תנא:</w:t>
      </w:r>
    </w:p>
    <w:p w14:paraId="1FE1222B" w14:textId="77777777" w:rsidR="00B874E6" w:rsidRDefault="00F40753" w:rsidP="00F40753">
      <w:pPr>
        <w:rPr>
          <w:rtl/>
        </w:rPr>
      </w:pPr>
      <w:del w:id="100313" w:author="מנוע מכני" w:date="2026-10-05T11:32:12Z">
        <w:r>
          <w:rPr>
            <w:rtl/>
          </w:rPr>
          <w:delText xml:space="preserve"> </w:delText>
        </w:r>
      </w:del>
      <w:r w:rsidR="00532770">
        <w:rPr>
          <w:rFonts w:hint="cs"/>
          <w:rtl/>
        </w:rPr>
        <w:t>[רוחב]</w:t>
      </w:r>
      <w:r>
        <w:rPr>
          <w:rtl/>
        </w:rPr>
        <w:t>כאצבע קטנה</w:t>
      </w:r>
      <w:r w:rsidR="0057284B">
        <w:rPr>
          <w:rtl/>
        </w:rPr>
        <w:t>.</w:t>
      </w:r>
    </w:p>
    <w:p w14:paraId="1AE87EBA" w14:textId="77777777" w:rsidR="0057284B" w:rsidRDefault="0057284B" w:rsidP="0057284B">
      <w:pPr>
        <w:jc w:val="center"/>
        <w:rPr>
          <w:del w:id="90240" w:author="מנוע עיצוב" w:date="2026-10-05T11:33:53Z"/>
          <w:rtl/>
        </w:rPr>
      </w:pPr>
      <w:del w:id="90237" w:author="מנוע עיצוב" w:date="2026-10-05T11:33:53Z">
        <w:r>
          <w:rPr>
            <w:rtl/>
          </w:rPr>
          <w:delText xml:space="preserve">•</w:delText>
        </w:r>
      </w:del>
      <w:ins w:id="97017" w:author="מנוע מכני" w:date="2026-10-05T11:32:12Z">
        <w:r>
          <w:rPr>
            <w:rtl/>
          </w:rPr>
          <w:t xml:space="preserve"> </w:t>
        </w:r>
      </w:ins>
      <w:del w:id="97018" w:author="מנוע מכני" w:date="2026-10-05T11:32:12Z">
        <w:r>
          <w:rPr>
            <w:rtl/>
          </w:rPr>
          <w:delText xml:space="preserve">  </w:delText>
        </w:r>
      </w:del>
      <w:del w:id="90238" w:author="מנוע עיצוב" w:date="2026-10-05T11:33:53Z">
        <w:r>
          <w:rPr>
            <w:rtl/>
          </w:rPr>
          <w:delText xml:space="preserve">•</w:delText>
        </w:r>
      </w:del>
      <w:ins w:id="97019" w:author="מנוע מכני" w:date="2026-10-05T11:32:12Z">
        <w:r>
          <w:rPr>
            <w:rtl/>
          </w:rPr>
          <w:t xml:space="preserve"> </w:t>
        </w:r>
      </w:ins>
      <w:del w:id="97020" w:author="מנוע מכני" w:date="2026-10-05T11:32:12Z">
        <w:r>
          <w:rPr>
            <w:rtl/>
          </w:rPr>
          <w:delText xml:space="preserve">  </w:delText>
        </w:r>
      </w:del>
      <w:del w:id="90239" w:author="מנוע עיצוב" w:date="2026-10-05T11:33:53Z">
        <w:r>
          <w:rPr>
            <w:rtl/>
          </w:rPr>
          <w:delText xml:space="preserve">•</w:delText>
        </w:r>
      </w:del>
    </w:p>
    <w:p w14:paraId="64525466" w14:textId="77777777" w:rsidR="00B874E6" w:rsidRDefault="00F40753" w:rsidP="00532770">
      <w:pPr>
        <w:pStyle w:val="afffd"/>
        <w:rPr>
          <w:rtl/>
        </w:rPr>
      </w:pPr>
      <w:r>
        <w:rPr>
          <w:rtl/>
        </w:rPr>
        <w:t>הצימם והצימע</w:t>
      </w:r>
      <w:r w:rsidR="0057284B">
        <w:rPr>
          <w:rtl/>
        </w:rPr>
        <w:t>.</w:t>
      </w:r>
    </w:p>
    <w:p w14:paraId="457CBB0D" w14:textId="77777777" w:rsidR="00B874E6" w:rsidRDefault="00F40753" w:rsidP="00F40753">
      <w:pPr>
        <w:rPr>
          <w:rtl/>
        </w:rPr>
      </w:pPr>
      <w:r>
        <w:rPr>
          <w:rtl/>
        </w:rPr>
        <w:t>תנא: אף הצימח</w:t>
      </w:r>
      <w:r w:rsidR="0057284B">
        <w:rPr>
          <w:rtl/>
        </w:rPr>
        <w:t>.</w:t>
      </w:r>
    </w:p>
    <w:p w14:paraId="5D20AE13" w14:textId="77777777" w:rsidR="00B874E6" w:rsidRDefault="00F40753" w:rsidP="00532770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</w:t>
      </w:r>
      <w:ins w:id="98167" w:author="מנוע מכני" w:date="2026-10-05T11:32:12Z">
        <w:r>
          <w:rPr>
            <w:rtl/>
          </w:rPr>
          <w:t xml:space="preserve">היו</w:t>
        </w:r>
      </w:ins>
      <w:del w:id="98168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ידעי רבנן </w:t>
      </w:r>
      <w:ins w:id="95387" w:author="מנוע מכני" w:date="2026-10-05T11:32:12Z">
        <w:r>
          <w:rPr>
            <w:rtl/>
          </w:rPr>
          <w:t xml:space="preserve">מה</w:t>
        </w:r>
      </w:ins>
      <w:del w:id="9538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צימח, שמעו לההוא טייעא </w:t>
      </w:r>
      <w:r w:rsidR="00532770">
        <w:rPr>
          <w:rFonts w:hint="cs"/>
          <w:rtl/>
        </w:rPr>
        <w:t>שאמר</w:t>
      </w:r>
      <w:r>
        <w:rPr>
          <w:rtl/>
        </w:rPr>
        <w:t>: מאן דבעי צימח, ו</w:t>
      </w:r>
      <w:r w:rsidR="00532770">
        <w:rPr>
          <w:rFonts w:hint="cs"/>
          <w:rtl/>
        </w:rPr>
        <w:t>נמצא גדי שאזניו ארוכות ללמטה</w:t>
      </w:r>
      <w:r w:rsidR="0057284B">
        <w:rPr>
          <w:rtl/>
        </w:rPr>
        <w:t>.</w:t>
      </w:r>
    </w:p>
    <w:p>
      <w:pPr>
        <w:pStyle w:val="38"/>
        <w:rPr>
          <w:ins w:id="100314" w:author="מנוע מכני" w:date="2026-10-05T11:32:12Z"/>
        </w:rPr>
      </w:pPr>
      <w:r>
        <w:t xml:space="preserve">א</w:t>
      </w:r>
      <w:ins w:id="92103" w:author="מנוע מכני" w:date="2026-10-05T11:32:12Z">
        <w:r>
          <w:t xml:space="preserve">ר"ח</w:t>
        </w:r>
      </w:ins>
      <w:del w:id="92104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49C2EC43" w14:textId="77777777" w:rsidR="00A252EE" w:rsidRDefault="00532770" w:rsidP="00F40753">
      <w:pPr>
        <w:rPr>
          <w:rtl/>
        </w:rPr>
      </w:pPr>
      <w:del w:id="10031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עז שאין לה קרנים, ורחל שיש לה קרנים - כשרים לגבי מזבח</w:t>
      </w:r>
      <w:ins w:id="97021" w:author="מנוע מכני" w:date="2026-10-05T11:32:12Z">
        <w:r>
          <w:rPr>
            <w:rtl/>
          </w:rPr>
          <w:t xml:space="preserve">,</w:t>
        </w:r>
      </w:ins>
      <w:del w:id="9702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16" w:author="מנוע מכני" w:date="2026-10-05T11:32:12Z"/>
        </w:rPr>
      </w:pPr>
      <w:r>
        <w:t xml:space="preserve">ות</w:t>
      </w:r>
      <w:ins w:id="92105" w:author="מנוע מכני" w:date="2026-10-05T11:32:12Z">
        <w:r>
          <w:t xml:space="preserve">נ"ה</w:t>
        </w:r>
      </w:ins>
      <w:del w:id="92106" w:author="מנוע מכני" w:date="2026-10-05T11:32:12Z">
        <w:r>
          <w:delText xml:space="preserve">נ''ה</w:delText>
        </w:r>
      </w:del>
      <w:r w:rsidR="00F40753">
        <w:t xml:space="preserve">:</w:t>
      </w:r>
    </w:p>
    <w:p w14:paraId="55EEAC9E" w14:textId="77777777" w:rsidR="00A252EE" w:rsidRDefault="00A252EE" w:rsidP="00A252EE">
      <w:pPr>
        <w:rPr>
          <w:rtl/>
        </w:rPr>
      </w:pPr>
      <w:del w:id="10031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יש דברים שהן כמומין ואינן כמומין, ושוחטין עליהם במקדש אבל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במדינה, </w:t>
      </w:r>
    </w:p>
    <w:p w14:paraId="406100EA" w14:textId="77777777" w:rsidR="00B874E6" w:rsidRDefault="00A252EE" w:rsidP="00A252EE">
      <w:pPr>
        <w:rPr>
          <w:rtl/>
        </w:rPr>
      </w:pPr>
      <w:r>
        <w:rPr>
          <w:rtl/>
        </w:rPr>
        <w:tab/>
      </w:r>
      <w:r w:rsidR="00F40753">
        <w:rPr>
          <w:rtl/>
        </w:rPr>
        <w:t>ואלו הן, עז שאין לו קרנים, ורחל שיש לו קרנים, והצימח והצימם והצומע</w:t>
      </w:r>
      <w:r w:rsidR="0057284B">
        <w:rPr>
          <w:rtl/>
        </w:rPr>
        <w:t>.</w:t>
      </w:r>
    </w:p>
    <w:p>
      <w:pPr>
        <w:pStyle w:val="38"/>
        <w:rPr>
          <w:ins w:id="100318" w:author="מנוע מכני" w:date="2026-10-05T11:32:12Z"/>
        </w:rPr>
      </w:pPr>
      <w:r>
        <w:t xml:space="preserve">א</w:t>
      </w:r>
      <w:ins w:id="92107" w:author="מנוע מכני" w:date="2026-10-05T11:32:12Z">
        <w:r>
          <w:t xml:space="preserve">ר"ח</w:t>
        </w:r>
      </w:ins>
      <w:del w:id="92108" w:author="מנוע מכני" w:date="2026-10-05T11:32:12Z">
        <w:r>
          <w:delText xml:space="preserve">ר''ח</w:delText>
        </w:r>
      </w:del>
      <w:r>
        <w:t xml:space="preserve"> </w:t>
      </w:r>
      <w:r w:rsidR="00F40753">
        <w:t xml:space="preserve">אמר</w:t>
      </w:r>
      <w:r w:rsidR="00F40753">
        <w:t xml:space="preserve"> אמימר:</w:t>
      </w:r>
    </w:p>
    <w:p w14:paraId="646CF0D7" w14:textId="77777777" w:rsidR="00A252EE" w:rsidRDefault="00A252EE" w:rsidP="00F40753">
      <w:pPr>
        <w:rPr>
          <w:rtl/>
        </w:rPr>
      </w:pPr>
      <w:del w:id="1003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נטלו קרנותן וזכרותן עמהן - פסולה, ואין פודין עליהם</w:t>
      </w:r>
      <w:ins w:id="97023" w:author="מנוע מכני" w:date="2026-10-05T11:32:12Z">
        <w:r>
          <w:rPr>
            <w:rtl/>
          </w:rPr>
          <w:t xml:space="preserve">,</w:t>
        </w:r>
      </w:ins>
      <w:del w:id="9702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42604E28" w14:textId="77777777" w:rsidR="00B874E6" w:rsidRDefault="00F40753" w:rsidP="00F40753">
      <w:pPr>
        <w:rPr>
          <w:rtl/>
        </w:rPr>
      </w:pPr>
      <w:r>
        <w:rPr>
          <w:rtl/>
        </w:rPr>
        <w:t>נטלו טלפיים וזכרותם עמהן - פסולין, ונפדין עליהם</w:t>
      </w:r>
      <w:r w:rsidR="0057284B">
        <w:rPr>
          <w:rtl/>
        </w:rPr>
        <w:t>.</w:t>
      </w:r>
    </w:p>
    <w:p>
      <w:pPr>
        <w:pStyle w:val="38"/>
        <w:rPr>
          <w:ins w:id="100320" w:author="מנוע מכני" w:date="2026-10-05T11:32:12Z"/>
        </w:rPr>
      </w:pPr>
      <w:r>
        <w:t>והך</w:t>
      </w:r>
      <w:r w:rsidR="00F40753">
        <w:t xml:space="preserve">:</w:t>
      </w:r>
    </w:p>
    <w:p w14:paraId="03A33D83" w14:textId="77777777" w:rsidR="00A252EE" w:rsidRDefault="00A252EE" w:rsidP="00A252EE">
      <w:pPr>
        <w:rPr>
          <w:rtl/>
        </w:rPr>
      </w:pPr>
      <w:del w:id="100321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40753">
        <w:rPr>
          <w:rtl/>
        </w:rPr>
        <w:t xml:space="preserve">נטלו קרניין וטלפיין וזכרותן עמהן </w:t>
      </w:r>
      <w:r w:rsidR="00F40753" w:rsidRPr="00A252EE">
        <w:rPr>
          <w:b/>
          <w:bCs/>
          <w:rtl/>
        </w:rPr>
        <w:t>פסולין</w:t>
      </w:r>
      <w:r w:rsidR="00F40753">
        <w:rPr>
          <w:rtl/>
        </w:rPr>
        <w:t xml:space="preserve"> ונפדין עליהן! </w:t>
      </w:r>
    </w:p>
    <w:p>
      <w:pPr>
        <w:pStyle w:val="38"/>
        <w:rPr>
          <w:ins w:id="100322" w:author="מנוע מכני" w:date="2026-10-05T11:32:12Z"/>
        </w:rPr>
      </w:pPr>
      <w:ins w:id="92109" w:author="מנוע מכני" w:date="2026-10-05T11:32:12Z">
        <w:r>
          <w:t xml:space="preserve">ל"ק</w:t>
        </w:r>
      </w:ins>
    </w:p>
    <w:p w14:paraId="287B6A10" w14:textId="77777777" w:rsidR="00A252EE" w:rsidRDefault="00A252EE" w:rsidP="00C5567C">
      <w:pPr>
        <w:pStyle w:val="a"/>
      </w:pPr>
      <w:del w:id="92110" w:author="מנוע מכני" w:date="2026-10-05T11:32:12Z">
        <w:r>
          <w:rPr>
            <w:rFonts w:hint="cs"/>
            <w:rtl/>
          </w:rPr>
          <w:delText xml:space="preserve">ל''ק</w:delText>
        </w:r>
      </w:del>
      <w:del w:id="10032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הא דאיתעקור מהשורש והא דאיגום מלמעלה </w:t>
      </w:r>
    </w:p>
    <w:p>
      <w:pPr>
        <w:pStyle w:val="38"/>
        <w:rPr>
          <w:ins w:id="100324" w:author="מנוע מכני" w:date="2026-10-05T11:32:12Z"/>
        </w:rPr>
      </w:pPr>
      <w:r>
        <w:t xml:space="preserve">והך</w:t>
      </w:r>
    </w:p>
    <w:p w14:paraId="21A0A661" w14:textId="77777777" w:rsidR="00B874E6" w:rsidRDefault="00A252EE" w:rsidP="00615DF5">
      <w:pPr>
        <w:ind w:left="0" w:firstLine="0"/>
        <w:rPr>
          <w:rtl/>
        </w:rPr>
      </w:pPr>
      <w:del w:id="1003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40753">
        <w:rPr>
          <w:rtl/>
        </w:rPr>
        <w:t xml:space="preserve">פרה שקרניה </w:t>
      </w:r>
      <w:r>
        <w:rPr>
          <w:rtl/>
        </w:rPr>
        <w:t xml:space="preserve">וטלפיה שחורים </w:t>
      </w:r>
      <w:r w:rsidR="00F40753">
        <w:rPr>
          <w:rtl/>
        </w:rPr>
        <w:t xml:space="preserve">יגוד! </w:t>
      </w:r>
      <w:r>
        <w:rPr>
          <w:rFonts w:hint="cs"/>
          <w:rtl/>
        </w:rPr>
        <w:t>היינו מהחלק העליון הנקרא זכרות [אבל יותר מזה פסולה]</w:t>
      </w:r>
    </w:p>
    <w:p w14:paraId="2B1BA46B" w14:textId="77777777" w:rsidR="0057284B" w:rsidRDefault="0057284B" w:rsidP="0057284B">
      <w:pPr>
        <w:pStyle w:val="affffd"/>
        <w:jc w:val="center"/>
        <w:rPr>
          <w:rtl/>
        </w:rPr>
        <w:pPrChange w:id="9048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25" w:author="מנוע מכני" w:date="2026-10-05T11:32:12Z">
        <w:r>
          <w:rPr>
            <w:rtl/>
          </w:rPr>
          <w:t xml:space="preserve"> </w:t>
        </w:r>
      </w:ins>
      <w:del w:id="970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27" w:author="מנוע מכני" w:date="2026-10-05T11:32:12Z">
        <w:r>
          <w:rPr>
            <w:rtl/>
          </w:rPr>
          <w:t xml:space="preserve"> </w:t>
        </w:r>
      </w:ins>
      <w:del w:id="970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E7F53CB" w14:textId="77777777" w:rsidR="00A252EE" w:rsidRDefault="00A252EE" w:rsidP="00A252EE">
      <w:pPr>
        <w:pStyle w:val="afff0"/>
        <w:framePr w:wrap="around"/>
        <w:rPr>
          <w:rtl/>
        </w:rPr>
      </w:pPr>
      <w:r>
        <w:rPr>
          <w:rFonts w:hint="cs"/>
          <w:rtl/>
        </w:rPr>
        <w:t>מד:</w:t>
      </w:r>
    </w:p>
    <w:p w14:paraId="55BE720E" w14:textId="77777777" w:rsidR="00B874E6" w:rsidRDefault="00F40753" w:rsidP="00A252E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62A5EBA" w14:textId="77777777" w:rsidR="00B874E6" w:rsidRDefault="00F40753" w:rsidP="00A252EE">
      <w:pPr>
        <w:pStyle w:val="afff5"/>
        <w:rPr>
          <w:rtl/>
        </w:rPr>
      </w:pPr>
      <w:r>
        <w:rPr>
          <w:rtl/>
        </w:rPr>
        <w:t>דדין שוכבין כשל אשה, כריסו צבה, טיבורו יוצא, נכפה אפילו אחת לימים, רוח קצרה באה עליו, המאושבן, ובעל גבר</w:t>
      </w:r>
      <w:r w:rsidR="0057284B">
        <w:rPr>
          <w:rtl/>
        </w:rPr>
        <w:t>.</w:t>
      </w:r>
    </w:p>
    <w:p w14:paraId="2280BEAB" w14:textId="77777777" w:rsidR="00B874E6" w:rsidRDefault="0057284B" w:rsidP="00A252EE">
      <w:pPr>
        <w:pStyle w:val="affffd"/>
        <w:jc w:val="center"/>
        <w:rPr>
          <w:rtl/>
        </w:rPr>
        <w:pPrChange w:id="9048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29" w:author="מנוע מכני" w:date="2026-10-05T11:32:12Z">
        <w:r>
          <w:rPr>
            <w:rtl/>
          </w:rPr>
          <w:t xml:space="preserve"> </w:t>
        </w:r>
      </w:ins>
      <w:del w:id="970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31" w:author="מנוע מכני" w:date="2026-10-05T11:32:12Z">
        <w:r>
          <w:rPr>
            <w:rtl/>
          </w:rPr>
          <w:t xml:space="preserve"> </w:t>
        </w:r>
      </w:ins>
      <w:del w:id="970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326" w:author="מנוע מכני" w:date="2026-10-05T11:32:12Z"/>
        </w:rPr>
      </w:pPr>
      <w:r>
        <w:t>א</w:t>
      </w:r>
      <w:ins w:id="92111" w:author="מנוע מכני" w:date="2026-10-05T11:32:12Z">
        <w:r>
          <w:t xml:space="preserve">ר"א</w:t>
        </w:r>
      </w:ins>
      <w:del w:id="92112" w:author="מנוע מכני" w:date="2026-10-05T11:32:12Z">
        <w:r w:rsidR="00A252EE">
          <w:delText xml:space="preserve">ר''א</w:delText>
        </w:r>
      </w:del>
      <w:r w:rsidR="00A252EE">
        <w:t xml:space="preserve"> בדרח</w:t>
      </w:r>
      <w:ins w:id="92113" w:author="מנוע מכני" w:date="2026-10-05T11:32:12Z">
        <w:r>
          <w:t xml:space="preserve">ב"א</w:t>
        </w:r>
      </w:ins>
      <w:del w:id="92114" w:author="מנוע מכני" w:date="2026-10-05T11:32:12Z">
        <w:r w:rsidR="00A252EE">
          <w:delText xml:space="preserve">ב''א</w:delText>
        </w:r>
      </w:del>
      <w:r>
        <w:t xml:space="preserve">:</w:t>
      </w:r>
    </w:p>
    <w:p w14:paraId="401F6955" w14:textId="77777777" w:rsidR="00A252EE" w:rsidRDefault="00F40753" w:rsidP="00A252EE">
      <w:pPr>
        <w:rPr>
          <w:rtl/>
        </w:rPr>
      </w:pPr>
      <w:del w:id="1003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משתינין מים בפני רבים ואין שותין מים בפני רבים</w:t>
      </w:r>
      <w:ins w:id="97033" w:author="מנוע מכני" w:date="2026-10-05T11:32:12Z">
        <w:r>
          <w:rPr>
            <w:rtl/>
          </w:rPr>
          <w:t xml:space="preserve">,</w:t>
        </w:r>
      </w:ins>
      <w:del w:id="97034" w:author="מנוע מכני" w:date="2026-10-05T11:32:12Z">
        <w:r w:rsidR="000B5F7F">
          <w:rPr>
            <w:rtl/>
          </w:rPr>
          <w:delText xml:space="preserve">;</w:delText>
        </w:r>
      </w:del>
      <w:r w:rsidR="00A252EE">
        <w:rPr>
          <w:rFonts w:hint="cs"/>
          <w:rtl/>
        </w:rPr>
        <w:t xml:space="preserve"> ות</w:t>
      </w:r>
      <w:ins w:id="92115" w:author="מנוע מכני" w:date="2026-10-05T11:32:12Z">
        <w:r>
          <w:rPr>
            <w:rFonts w:hint="cs"/>
            <w:rtl/>
          </w:rPr>
          <w:t xml:space="preserve">נ"ה</w:t>
        </w:r>
      </w:ins>
      <w:del w:id="92116" w:author="מנוע מכני" w:date="2026-10-05T11:32:12Z">
        <w:r w:rsidR="00A252EE">
          <w:rPr>
            <w:rFonts w:hint="cs"/>
            <w:rtl/>
          </w:rPr>
          <w:delText xml:space="preserve">נ''ה</w:delText>
        </w:r>
      </w:del>
      <w:r w:rsidR="00A252EE">
        <w:rPr>
          <w:rFonts w:hint="cs"/>
          <w:rtl/>
        </w:rPr>
        <w:t xml:space="preserve"> </w:t>
      </w:r>
    </w:p>
    <w:p w14:paraId="1018B919" w14:textId="77777777" w:rsidR="00B874E6" w:rsidRDefault="00F40753" w:rsidP="00A252EE">
      <w:pPr>
        <w:rPr>
          <w:rtl/>
        </w:rPr>
      </w:pPr>
      <w:r>
        <w:rPr>
          <w:rtl/>
        </w:rPr>
        <w:t>ומעשה באחד שביקש להשתין מים ולא השתין, ונמצא כריסו צבה</w:t>
      </w:r>
      <w:r w:rsidR="0057284B">
        <w:rPr>
          <w:rtl/>
        </w:rPr>
        <w:t>.</w:t>
      </w:r>
    </w:p>
    <w:p w14:paraId="1F81B80B" w14:textId="77777777" w:rsidR="00A252EE" w:rsidRDefault="00A252EE" w:rsidP="00A252EE">
      <w:pPr>
        <w:rPr>
          <w:rtl/>
        </w:rPr>
      </w:pPr>
      <w:r>
        <w:rPr>
          <w:rStyle w:val="2fb"/>
          <w:rtl/>
        </w:rPr>
        <w:lastRenderedPageBreak/>
        <w:t xml:space="preserve">שמואל</w:t>
      </w:r>
      <w:r>
        <w:rPr>
          <w:rtl/>
        </w:rPr>
        <w:lastRenderedPageBreak/>
        <w:t xml:space="preserve"> </w:t>
      </w:r>
      <w:ins w:id="98625" w:author="מנוע מכני" w:date="2026-10-05T11:32:12Z">
        <w:r>
          <w:rPr>
            <w:rtl/>
          </w:rPr>
          <w:t xml:space="preserve">הוצרך</w:t>
        </w:r>
      </w:ins>
      <w:del w:id="98626" w:author="מנוע מכני" w:date="2026-10-05T11:32:12Z">
        <w:r>
          <w:rPr>
            <w:rtl/>
          </w:rPr>
          <w:lastRenderedPageBreak/>
          <w:delText xml:space="preserve">איצטריך</w:delText>
        </w:r>
      </w:del>
      <w:r>
        <w:rPr>
          <w:rtl/>
        </w:rPr>
        <w:lastRenderedPageBreak/>
        <w:t xml:space="preserve"> </w:t>
      </w:r>
      <w:ins w:id="95389" w:author="מנוע מכני" w:date="2026-10-05T11:32:12Z">
        <w:r>
          <w:rPr>
            <w:rtl/>
          </w:rPr>
          <w:t xml:space="preserve">לו</w:t>
        </w:r>
      </w:ins>
      <w:del w:id="95390" w:author="מנוע מכני" w:date="2026-10-05T11:32:12Z">
        <w:r>
          <w:rPr>
            <w:rtl/>
          </w:rPr>
          <w:lastRenderedPageBreak/>
          <w:delText xml:space="preserve">ליה</w:delText>
        </w:r>
      </w:del>
      <w:r>
        <w:rPr>
          <w:rtl/>
        </w:rPr>
        <w:lastRenderedPageBreak/>
        <w:t xml:space="preserve"> בשבת</w:t>
      </w:r>
      <w:r>
        <w:rPr>
          <w:rFonts w:hint="cs"/>
          <w:rtl/>
        </w:rPr>
        <w:t xml:space="preserve"> הרגל ועשו לו סדין בינו ובין העם ובא לפני אביו</w:t>
      </w:r>
      <w:r w:rsidR="00F40753">
        <w:rPr>
          <w:rtl/>
        </w:rPr>
        <w:t xml:space="preserve">, </w:t>
      </w:r>
      <w:r w:rsidR="00F40753">
        <w:rPr>
          <w:rtl/>
        </w:rPr>
        <w:t xml:space="preserve">א"ל</w:t>
      </w:r>
      <w:r w:rsidR="00F40753">
        <w:rPr>
          <w:rtl/>
        </w:rPr>
        <w:t xml:space="preserve">: אתן לך ד' מאה זוזי וזיל אהדר עובדא, את דאפשר לך, דלא אפשר </w:t>
      </w:r>
      <w:ins w:id="95391" w:author="מנוע מכני" w:date="2026-10-05T11:32:12Z">
        <w:r>
          <w:rPr>
            <w:rtl/>
          </w:rPr>
          <w:t xml:space="preserve">לו</w:t>
        </w:r>
      </w:ins>
      <w:del w:id="95392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ליסתכן? </w:t>
      </w:r>
    </w:p>
    <w:p w14:paraId="4E7E4E2B" w14:textId="77777777" w:rsidR="00B874E6" w:rsidRDefault="00F40753" w:rsidP="005113EA">
      <w:pPr>
        <w:rPr>
          <w:rtl/>
        </w:rPr>
      </w:pPr>
      <w:r>
        <w:rPr>
          <w:rStyle w:val="2fb"/>
          <w:rtl/>
        </w:rPr>
        <w:t xml:space="preserve">מר בר רב אשי</w:t>
      </w:r>
      <w:r>
        <w:rPr>
          <w:rtl/>
        </w:rPr>
        <w:t xml:space="preserve"> </w:t>
      </w:r>
      <w:r w:rsidR="005113EA">
        <w:rPr>
          <w:rFonts w:hint="cs"/>
          <w:rtl/>
        </w:rPr>
        <w:t>הוצרך</w:t>
      </w:r>
      <w:r>
        <w:rPr>
          <w:rtl/>
        </w:rPr>
        <w:t xml:space="preserve"> אגודא גמלא אשתין, אמרו </w:t>
      </w:r>
      <w:ins w:id="95393" w:author="מנוע מכני" w:date="2026-10-05T11:32:12Z">
        <w:r>
          <w:rPr>
            <w:rtl/>
          </w:rPr>
          <w:t xml:space="preserve">לו</w:t>
        </w:r>
      </w:ins>
      <w:del w:id="9539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חמ</w:t>
      </w:r>
      <w:r w:rsidR="005113EA">
        <w:rPr>
          <w:rFonts w:hint="cs"/>
          <w:rtl/>
        </w:rPr>
        <w:t xml:space="preserve">ותך בא </w:t>
      </w:r>
      <w:ins w:id="92117" w:author="מנוע מכני" w:date="2026-10-05T11:32:12Z">
        <w:r>
          <w:rPr>
            <w:rFonts w:hint="cs"/>
            <w:rtl/>
          </w:rPr>
          <w:t xml:space="preserve">א"ל</w:t>
        </w:r>
      </w:ins>
      <w:del w:id="92118" w:author="מנוע מכני" w:date="2026-10-05T11:32:12Z">
        <w:r w:rsidR="005113EA">
          <w:rPr>
            <w:rFonts w:hint="cs"/>
            <w:rtl/>
          </w:rPr>
          <w:delText xml:space="preserve">א''ל</w:delText>
        </w:r>
      </w:del>
      <w:r w:rsidR="005113EA">
        <w:rPr>
          <w:rFonts w:hint="cs"/>
          <w:rtl/>
        </w:rPr>
        <w:t xml:space="preserve"> אפי' באוזנה </w:t>
      </w:r>
    </w:p>
    <w:p>
      <w:pPr>
        <w:pStyle w:val="38"/>
        <w:rPr>
          <w:ins w:id="100328" w:author="מנוע מכני" w:date="2026-10-05T11:32:12Z"/>
        </w:rPr>
      </w:pPr>
      <w:r>
        <w:t>ו</w:t>
      </w:r>
      <w:r w:rsidR="005113EA">
        <w:t xml:space="preserve">הך</w:t>
      </w:r>
    </w:p>
    <w:p w14:paraId="5E89AF18" w14:textId="77777777" w:rsidR="00A252EE" w:rsidRDefault="00F40753" w:rsidP="005113EA">
      <w:pPr>
        <w:rPr>
          <w:rtl/>
        </w:rPr>
      </w:pPr>
      <w:del w:id="100329" w:author="מנוע מכני" w:date="2026-10-05T11:32:12Z">
        <w:r w:rsidR="005113EA">
          <w:rPr>
            <w:rFonts w:hint="cs"/>
            <w:rtl/>
          </w:rPr>
          <w:delText xml:space="preserve"> </w:delText>
        </w:r>
      </w:del>
      <w:r w:rsidR="005113EA">
        <w:rPr>
          <w:rFonts w:hint="cs"/>
          <w:rtl/>
        </w:rPr>
        <w:t xml:space="preserve">דכרסו צבה </w:t>
      </w:r>
      <w:ins w:id="94017" w:author="מנוע מכני" w:date="2026-10-05T11:32:12Z">
        <w:r>
          <w:rPr>
            <w:rFonts w:hint="cs"/>
            <w:rtl/>
          </w:rPr>
          <w:t xml:space="preserve">לא</w:t>
        </w:r>
      </w:ins>
      <w:del w:id="94018" w:author="מנוע מכני" w:date="2026-10-05T11:32:12Z">
        <w:r w:rsidR="005113EA">
          <w:rPr>
            <w:rFonts w:hint="cs"/>
            <w:rtl/>
          </w:rPr>
          <w:delText xml:space="preserve">לאו</w:delText>
        </w:r>
      </w:del>
      <w:r w:rsidR="005113EA">
        <w:rPr>
          <w:rFonts w:hint="cs"/>
          <w:rtl/>
        </w:rPr>
        <w:t xml:space="preserve"> משום עלקא </w:t>
      </w:r>
      <w:ins w:id="94019" w:author="מנוע מכני" w:date="2026-10-05T11:32:12Z">
        <w:r>
          <w:rPr>
            <w:rFonts w:hint="cs"/>
            <w:rtl/>
          </w:rPr>
          <w:t xml:space="preserve">שהרי</w:t>
        </w:r>
      </w:ins>
      <w:del w:id="94020" w:author="מנוע מכני" w:date="2026-10-05T11:32:12Z">
        <w:r w:rsidR="005113EA">
          <w:rPr>
            <w:rFonts w:hint="cs"/>
            <w:rtl/>
          </w:rPr>
          <w:delText xml:space="preserve">דהא</w:delText>
        </w:r>
      </w:del>
      <w:r w:rsidR="005113EA">
        <w:rPr>
          <w:rFonts w:hint="cs"/>
          <w:rtl/>
        </w:rPr>
        <w:t xml:space="preserve"> ראייה שהיה שותת ובהכרח שמחמת שנתאפק </w:t>
      </w:r>
    </w:p>
    <w:p>
      <w:pPr>
        <w:pStyle w:val="38"/>
        <w:rPr>
          <w:ins w:id="100330" w:author="מנוע מכני" w:date="2026-10-05T11:32:12Z"/>
        </w:rPr>
      </w:pPr>
      <w:r>
        <w:t xml:space="preserve">ת"ר:</w:t>
      </w:r>
    </w:p>
    <w:p w14:paraId="630F2600" w14:textId="77777777" w:rsidR="005113EA" w:rsidRDefault="00F40753" w:rsidP="00F40753">
      <w:pPr>
        <w:rPr>
          <w:rtl/>
        </w:rPr>
      </w:pPr>
      <w:del w:id="1003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שני נקבים יש בו באדם, אחד מוציא שתן ואחד מוציא שכבת זרע, </w:t>
      </w:r>
    </w:p>
    <w:p w14:paraId="5731B89F" w14:textId="77777777" w:rsidR="00B874E6" w:rsidRDefault="00F40753" w:rsidP="00F40753">
      <w:pPr>
        <w:rPr>
          <w:rtl/>
        </w:rPr>
      </w:pPr>
      <w:r>
        <w:rPr>
          <w:rtl/>
        </w:rPr>
        <w:t>ואין בין זה לזה אלא כקליפת השום, בשעה שאדם נצרך אם נקבו זה לתוך זה נמצא עקר</w:t>
      </w:r>
      <w:r w:rsidR="0057284B">
        <w:rPr>
          <w:rtl/>
        </w:rPr>
        <w:t>.</w:t>
      </w:r>
    </w:p>
    <w:p>
      <w:pPr>
        <w:pStyle w:val="38"/>
        <w:rPr>
          <w:ins w:id="100332" w:author="מנוע מכני" w:date="2026-10-05T11:32:12Z"/>
        </w:rPr>
      </w:pPr>
      <w:r>
        <w:t>א</w:t>
      </w:r>
      <w:r w:rsidR="00F40753">
        <w:t xml:space="preserve">ר"ל:</w:t>
      </w:r>
    </w:p>
    <w:p w14:paraId="298497CF" w14:textId="77777777" w:rsidR="00B874E6" w:rsidRDefault="005113EA" w:rsidP="005113EA">
      <w:pPr>
        <w:rPr>
          <w:rtl/>
        </w:rPr>
      </w:pPr>
      <w:del w:id="100333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379" w:author="מנוע סמנטי" w:date="2026-10-05T11:39:44Z">
        <w:r>
          <w:rPr>
            <w:rStyle w:val="afffff0"/>
            <w:rtl/>
          </w:rPr>
          <w:t xml:space="preserve">לֹא יִהְיֶה בְךָ עָקָר וַעֲקָרָה וּבִבְהֶמְתֶּךָ</w:t>
        </w:r>
      </w:ins>
      <w:del w:id="90380" w:author="מנוע סמנטי" w:date="2026-10-05T11:39:44Z">
        <w:r w:rsidR="00F40753">
          <w:rPr>
            <w:rtl/>
          </w:rPr>
          <w:delText xml:space="preserve">לא יהיה בך עקר ועקרה ובבהמתך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, אימתי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יהיה בך עקר - בזמן שבבהמתך</w:t>
      </w:r>
      <w:r w:rsidR="0057284B">
        <w:rPr>
          <w:rtl/>
        </w:rPr>
        <w:t>.</w:t>
      </w:r>
    </w:p>
    <w:p>
      <w:pPr>
        <w:pStyle w:val="38"/>
        <w:rPr>
          <w:ins w:id="100334" w:author="מנוע מכני" w:date="2026-10-05T11:32:12Z"/>
        </w:rPr>
      </w:pPr>
      <w:r>
        <w:t>א</w:t>
      </w:r>
      <w:r w:rsidR="005113EA">
        <w:t xml:space="preserve">רי</w:t>
      </w:r>
      <w:ins w:id="92119" w:author="מנוע מכני" w:date="2026-10-05T11:32:12Z">
        <w:r>
          <w:t xml:space="preserve">ב"ל</w:t>
        </w:r>
      </w:ins>
      <w:del w:id="92120" w:author="מנוע מכני" w:date="2026-10-05T11:32:12Z">
        <w:r w:rsidR="005113EA">
          <w:delText xml:space="preserve">ב''ל</w:delText>
        </w:r>
      </w:del>
      <w:r>
        <w:t xml:space="preserve">:</w:t>
      </w:r>
    </w:p>
    <w:p w14:paraId="5EC0B730" w14:textId="77777777" w:rsidR="00B874E6" w:rsidRDefault="00F40753" w:rsidP="005113EA">
      <w:pPr>
        <w:rPr>
          <w:rtl/>
        </w:rPr>
      </w:pPr>
      <w:del w:id="100335" w:author="מנוע מכני" w:date="2026-10-05T11:32:12Z">
        <w:r>
          <w:rPr>
            <w:rtl/>
          </w:rPr>
          <w:delText xml:space="preserve"> </w:delText>
        </w:r>
      </w:del>
      <w:r w:rsidR="005113EA">
        <w:rPr>
          <w:rFonts w:hint="cs"/>
          <w:rtl/>
        </w:rPr>
        <w:t>'</w:t>
      </w:r>
      <w:ins w:id="90383" w:author="מנוע סמנטי" w:date="2026-10-05T11:39:44Z">
        <w:r>
          <w:rPr>
            <w:rStyle w:val="afffff0"/>
            <w:rtl/>
          </w:rPr>
          <w:t xml:space="preserve">לֹא יִהְיֶה בְךָ עָקָר</w:t>
        </w:r>
      </w:ins>
      <w:del w:id="90384" w:author="מנוע סמנטי" w:date="2026-10-05T11:39:44Z">
        <w:r>
          <w:rPr>
            <w:rtl/>
          </w:rPr>
          <w:delText xml:space="preserve">לא יהיה בך עקר</w:delText>
        </w:r>
      </w:del>
      <w:r w:rsidR="005113EA">
        <w:rPr>
          <w:rFonts w:hint="cs"/>
          <w:rtl/>
        </w:rPr>
        <w:t>'</w:t>
      </w:r>
      <w:r>
        <w:rPr>
          <w:rtl/>
        </w:rPr>
        <w:t xml:space="preserve"> - מן התלמידים, </w:t>
      </w:r>
      <w:r w:rsidR="005113EA">
        <w:rPr>
          <w:rFonts w:hint="cs"/>
          <w:rtl/>
        </w:rPr>
        <w:t>'</w:t>
      </w:r>
      <w:ins w:id="90381" w:author="מנוע סמנטי" w:date="2026-10-05T11:39:44Z">
        <w:r>
          <w:rPr>
            <w:rStyle w:val="afffff0"/>
            <w:rtl/>
          </w:rPr>
          <w:t xml:space="preserve">וַעֲקָרָה</w:t>
        </w:r>
      </w:ins>
      <w:del w:id="90382" w:author="מנוע סמנטי" w:date="2026-10-05T11:39:44Z">
        <w:r>
          <w:rPr>
            <w:rtl/>
          </w:rPr>
          <w:delText xml:space="preserve">ועקרה</w:delText>
        </w:r>
      </w:del>
      <w:r w:rsidR="005113EA">
        <w:rPr>
          <w:rFonts w:hint="cs"/>
          <w:rtl/>
        </w:rPr>
        <w:t>'</w:t>
      </w:r>
      <w:r>
        <w:rPr>
          <w:rtl/>
        </w:rPr>
        <w:t xml:space="preserve"> - שלא תהא תפלתך עקורה לפני המקום, אימתי - בזמן שאתה משים עצמך כבהמה</w:t>
      </w:r>
      <w:r w:rsidR="0057284B">
        <w:rPr>
          <w:rtl/>
        </w:rPr>
        <w:t>.</w:t>
      </w:r>
    </w:p>
    <w:p>
      <w:pPr>
        <w:pStyle w:val="38"/>
        <w:rPr>
          <w:ins w:id="100336" w:author="מנוע מכני" w:date="2026-10-05T11:32:12Z"/>
        </w:rPr>
      </w:pPr>
      <w:r>
        <w:t xml:space="preserve">א</w:t>
      </w:r>
      <w:ins w:id="92121" w:author="מנוע מכני" w:date="2026-10-05T11:32:12Z">
        <w:r>
          <w:t xml:space="preserve">ר"פ</w:t>
        </w:r>
      </w:ins>
      <w:del w:id="92122" w:author="מנוע מכני" w:date="2026-10-05T11:32:12Z">
        <w:r>
          <w:delText xml:space="preserve">ר''פ</w:delText>
        </w:r>
      </w:del>
      <w:r w:rsidR="00F40753">
        <w:t xml:space="preserve">:</w:t>
      </w:r>
    </w:p>
    <w:p w14:paraId="2240A839" w14:textId="77777777" w:rsidR="005113EA" w:rsidRDefault="005113EA" w:rsidP="005113EA">
      <w:pPr>
        <w:rPr>
          <w:rtl/>
        </w:rPr>
      </w:pPr>
      <w:del w:id="10033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ישתין אדם מים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על כלי חרס, ולא על מקום קשה, דאמר </w:t>
      </w:r>
      <w:r w:rsidR="00F40753">
        <w:rPr>
          <w:rStyle w:val="2fb"/>
          <w:rtl/>
        </w:rPr>
        <w:t xml:space="preserve">רב</w:t>
      </w:r>
      <w:r w:rsidR="00F40753">
        <w:rPr>
          <w:rtl/>
        </w:rPr>
        <w:t xml:space="preserve">: </w:t>
      </w:r>
      <w:ins w:id="95395" w:author="מנוע מכני" w:date="2026-10-05T11:32:12Z">
        <w:r>
          <w:rPr>
            <w:rtl/>
          </w:rPr>
          <w:t xml:space="preserve">אלו</w:t>
        </w:r>
      </w:ins>
      <w:del w:id="95396" w:author="מנוע מכני" w:date="2026-10-05T11:32:12Z">
        <w:r w:rsidR="00F40753">
          <w:rPr>
            <w:rtl/>
          </w:rPr>
          <w:delText xml:space="preserve">הני</w:delText>
        </w:r>
      </w:del>
      <w:r w:rsidR="00F40753">
        <w:rPr>
          <w:rtl/>
        </w:rPr>
        <w:t xml:space="preserve"> מדורי דבבל מהדרי מיא לעין עיטם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אביי</w:t>
      </w:r>
      <w:r w:rsidR="00F40753">
        <w:rPr>
          <w:rtl/>
        </w:rPr>
        <w:t xml:space="preserve">: </w:t>
      </w:r>
      <w:r>
        <w:rPr>
          <w:rFonts w:hint="cs"/>
          <w:rtl/>
        </w:rPr>
        <w:t xml:space="preserve">אשה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תפנה בפני תינוק, אבל אם מצדדת עצמה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</w:p>
    <w:p>
      <w:pPr>
        <w:pStyle w:val="38"/>
        <w:rPr>
          <w:ins w:id="100338" w:author="מנוע מכני" w:date="2026-10-05T11:32:12Z"/>
        </w:rPr>
      </w:pPr>
      <w:r>
        <w:t xml:space="preserve">תניא</w:t>
      </w:r>
      <w:r>
        <w:t xml:space="preserve">, רשב"ג</w:t>
      </w:r>
      <w:del w:id="100954" w:author="מנוע מכני" w:date="2026-10-05T11:32:12Z">
        <w:r>
          <w:delText xml:space="preserve"> אומר</w:delText>
        </w:r>
      </w:del>
      <w:r>
        <w:t xml:space="preserve">:</w:t>
      </w:r>
    </w:p>
    <w:p w14:paraId="258248E2" w14:textId="77777777" w:rsidR="00B874E6" w:rsidRDefault="00F40753" w:rsidP="005113EA">
      <w:pPr>
        <w:rPr>
          <w:rtl/>
        </w:rPr>
      </w:pPr>
      <w:del w:id="1003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עמוד החוזר - מביא אדם לידי הדרוקן, סילון החוזר - מביא אדם לידי ירקון</w:t>
      </w:r>
      <w:r w:rsidR="0057284B">
        <w:rPr>
          <w:rtl/>
        </w:rPr>
        <w:t>.</w:t>
      </w:r>
    </w:p>
    <w:p>
      <w:pPr>
        <w:pStyle w:val="38"/>
        <w:rPr>
          <w:ins w:id="100340" w:author="מנוע מכני" w:date="2026-10-05T11:32:12Z"/>
        </w:rPr>
      </w:pPr>
      <w:r>
        <w:t xml:space="preserve">רב</w:t>
      </w:r>
      <w:ins w:id="92123" w:author="מנוע מכני" w:date="2026-10-05T11:32:12Z">
        <w:r>
          <w:t xml:space="preserve">ר"ה</w:t>
        </w:r>
      </w:ins>
      <w:del w:id="92124" w:author="מנוע מכני" w:date="2026-10-05T11:32:12Z">
        <w:r>
          <w:delText xml:space="preserve">ר''ה</w:delText>
        </w:r>
      </w:del>
      <w:r>
        <w:t xml:space="preserve"> מ</w:t>
      </w:r>
      <w:ins w:id="92125" w:author="מנוע מכני" w:date="2026-10-05T11:32:12Z">
        <w:r>
          <w:t xml:space="preserve">ר"ק</w:t>
        </w:r>
      </w:ins>
      <w:del w:id="92126" w:author="מנוע מכני" w:date="2026-10-05T11:32:12Z">
        <w:r>
          <w:delText xml:space="preserve">ר''ק</w:delText>
        </w:r>
      </w:del>
      <w:r>
        <w:t xml:space="preserve"> מ</w:t>
      </w:r>
      <w:ins w:id="92127" w:author="מנוע מכני" w:date="2026-10-05T11:32:12Z">
        <w:r>
          <w:t xml:space="preserve">ר"ל</w:t>
        </w:r>
      </w:ins>
      <w:del w:id="92128" w:author="מנוע מכני" w:date="2026-10-05T11:32:12Z">
        <w:r>
          <w:delText xml:space="preserve">ר''ל</w:delText>
        </w:r>
      </w:del>
      <w:r w:rsidR="00F40753">
        <w:t xml:space="preserve">:</w:t>
      </w:r>
    </w:p>
    <w:p w14:paraId="1232C618" w14:textId="77777777" w:rsidR="00B874E6" w:rsidRDefault="005113EA" w:rsidP="00F40753">
      <w:pPr>
        <w:rPr>
          <w:rtl/>
        </w:rPr>
      </w:pPr>
      <w:del w:id="10034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דם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- שחין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שכבת זרע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צרעת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צואה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- הדרוקן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מי רגלים </w:t>
      </w:r>
      <w:r w:rsidR="00F40753">
        <w:rPr>
          <w:rStyle w:val="2fb"/>
          <w:rtl/>
        </w:rPr>
        <w:t xml:space="preserve">רבין</w:t>
      </w:r>
      <w:r w:rsidR="00F40753">
        <w:rPr>
          <w:rtl/>
        </w:rPr>
        <w:t xml:space="preserve"> ירקון </w:t>
      </w:r>
      <w:r w:rsidR="00F40753">
        <w:rPr>
          <w:rStyle w:val="2fb"/>
          <w:rtl/>
        </w:rPr>
        <w:t xml:space="preserve">רבה</w:t>
      </w:r>
      <w:r w:rsidR="0057284B">
        <w:rPr>
          <w:rtl/>
        </w:rPr>
        <w:t>.</w:t>
      </w:r>
    </w:p>
    <w:p w14:paraId="40E63ED7" w14:textId="77777777" w:rsidR="0057284B" w:rsidRDefault="0057284B" w:rsidP="0057284B">
      <w:pPr>
        <w:pStyle w:val="affffd"/>
        <w:jc w:val="center"/>
        <w:rPr>
          <w:rtl/>
        </w:rPr>
        <w:pPrChange w:id="9048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35" w:author="מנוע מכני" w:date="2026-10-05T11:32:12Z">
        <w:r>
          <w:rPr>
            <w:rtl/>
          </w:rPr>
          <w:t xml:space="preserve"> </w:t>
        </w:r>
      </w:ins>
      <w:del w:id="970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37" w:author="מנוע מכני" w:date="2026-10-05T11:32:12Z">
        <w:r>
          <w:rPr>
            <w:rtl/>
          </w:rPr>
          <w:t xml:space="preserve"> </w:t>
        </w:r>
      </w:ins>
      <w:del w:id="970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C0599D1" w14:textId="77777777" w:rsidR="00B874E6" w:rsidRDefault="00F40753" w:rsidP="005113EA">
      <w:pPr>
        <w:rPr>
          <w:rtl/>
        </w:rPr>
      </w:pPr>
      <w:r w:rsidRPr="005113EA">
        <w:rPr>
          <w:rStyle w:val="afffe"/>
          <w:rtl/>
        </w:rPr>
        <w:t>רוח קצרית באה עליו</w:t>
      </w:r>
      <w:r w:rsidR="0057284B">
        <w:rPr>
          <w:rtl/>
        </w:rPr>
        <w:t>.</w:t>
      </w:r>
      <w:r w:rsidR="005113EA">
        <w:rPr>
          <w:rFonts w:hint="cs"/>
          <w:rtl/>
        </w:rPr>
        <w:t xml:space="preserve"> - </w:t>
      </w:r>
      <w:r>
        <w:rPr>
          <w:rtl/>
        </w:rPr>
        <w:t>תנא: רוח בן נפלים באה עליו</w:t>
      </w:r>
      <w:r w:rsidR="0057284B">
        <w:rPr>
          <w:rtl/>
        </w:rPr>
        <w:t>.</w:t>
      </w:r>
    </w:p>
    <w:p w14:paraId="5DEACD5A" w14:textId="77777777" w:rsidR="0057284B" w:rsidRDefault="0057284B" w:rsidP="0057284B">
      <w:pPr>
        <w:jc w:val="center"/>
        <w:rPr>
          <w:del w:id="90244" w:author="מנוע עיצוב" w:date="2026-10-05T11:33:53Z"/>
          <w:rtl/>
        </w:rPr>
      </w:pPr>
      <w:del w:id="90241" w:author="מנוע עיצוב" w:date="2026-10-05T11:33:53Z">
        <w:r>
          <w:rPr>
            <w:rtl/>
          </w:rPr>
          <w:delText xml:space="preserve">•</w:delText>
        </w:r>
      </w:del>
      <w:ins w:id="97039" w:author="מנוע מכני" w:date="2026-10-05T11:32:12Z">
        <w:r>
          <w:rPr>
            <w:rtl/>
          </w:rPr>
          <w:t xml:space="preserve"> </w:t>
        </w:r>
      </w:ins>
      <w:del w:id="97040" w:author="מנוע מכני" w:date="2026-10-05T11:32:12Z">
        <w:r>
          <w:rPr>
            <w:rtl/>
          </w:rPr>
          <w:delText xml:space="preserve">  </w:delText>
        </w:r>
      </w:del>
      <w:del w:id="90242" w:author="מנוע עיצוב" w:date="2026-10-05T11:33:53Z">
        <w:r>
          <w:rPr>
            <w:rtl/>
          </w:rPr>
          <w:delText xml:space="preserve">•</w:delText>
        </w:r>
      </w:del>
      <w:ins w:id="97041" w:author="מנוע מכני" w:date="2026-10-05T11:32:12Z">
        <w:r>
          <w:rPr>
            <w:rtl/>
          </w:rPr>
          <w:t xml:space="preserve"> </w:t>
        </w:r>
      </w:ins>
      <w:del w:id="97042" w:author="מנוע מכני" w:date="2026-10-05T11:32:12Z">
        <w:r>
          <w:rPr>
            <w:rtl/>
          </w:rPr>
          <w:delText xml:space="preserve">  </w:delText>
        </w:r>
      </w:del>
      <w:del w:id="90243" w:author="מנוע עיצוב" w:date="2026-10-05T11:33:53Z">
        <w:r>
          <w:rPr>
            <w:rtl/>
          </w:rPr>
          <w:delText xml:space="preserve">•</w:delText>
        </w:r>
      </w:del>
    </w:p>
    <w:p w14:paraId="13D4DB27" w14:textId="77777777" w:rsidR="00B874E6" w:rsidRDefault="00F40753" w:rsidP="005113EA">
      <w:pPr>
        <w:pStyle w:val="afffd"/>
        <w:rPr>
          <w:rtl/>
        </w:rPr>
      </w:pPr>
      <w:r>
        <w:rPr>
          <w:rtl/>
        </w:rPr>
        <w:t>המאושבן ובעל גבר</w:t>
      </w:r>
      <w:r w:rsidR="0057284B">
        <w:rPr>
          <w:rtl/>
        </w:rPr>
        <w:t>.</w:t>
      </w:r>
    </w:p>
    <w:p>
      <w:pPr>
        <w:pStyle w:val="38"/>
        <w:rPr>
          <w:ins w:id="100342" w:author="מנוע מכני" w:date="2026-10-05T11:32:12Z"/>
        </w:rPr>
      </w:pPr>
      <w:r>
        <w:t xml:space="preserve">תנא:</w:t>
      </w:r>
    </w:p>
    <w:p w14:paraId="67E81865" w14:textId="77777777" w:rsidR="00B874E6" w:rsidRDefault="00F40753" w:rsidP="00F40753">
      <w:pPr>
        <w:rPr>
          <w:rtl/>
        </w:rPr>
      </w:pPr>
      <w:del w:id="1003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משובן - בביצים, ובעל גבר - בגיד</w:t>
      </w:r>
      <w:r w:rsidR="0057284B">
        <w:rPr>
          <w:rtl/>
        </w:rPr>
        <w:t>.</w:t>
      </w:r>
    </w:p>
    <w:p>
      <w:pPr>
        <w:pStyle w:val="38"/>
        <w:rPr>
          <w:ins w:id="100344" w:author="מנוע מכני" w:date="2026-10-05T11:32:12Z"/>
        </w:rPr>
      </w:pPr>
      <w:r>
        <w:t xml:space="preserve">תנא:</w:t>
      </w:r>
    </w:p>
    <w:p w14:paraId="4DFCC17E" w14:textId="77777777" w:rsidR="00B874E6" w:rsidRDefault="00F40753" w:rsidP="00F40753">
      <w:pPr>
        <w:rPr>
          <w:rtl/>
        </w:rPr>
      </w:pPr>
      <w:del w:id="1003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משובן - זה הקיין, הגרבתן - זה בעל קיק, קיין - בביצים, גרבתא - בגיד</w:t>
      </w:r>
      <w:r w:rsidR="0057284B">
        <w:rPr>
          <w:rtl/>
        </w:rPr>
        <w:t>.</w:t>
      </w:r>
      <w:r w:rsidR="005113EA">
        <w:rPr>
          <w:rFonts w:hint="cs"/>
          <w:rtl/>
        </w:rPr>
        <w:t>- ועד רכובה</w:t>
      </w:r>
    </w:p>
    <w:p w14:paraId="7497E0B4" w14:textId="77777777" w:rsidR="005113EA" w:rsidRDefault="005113EA" w:rsidP="00F40753">
      <w:pPr>
        <w:rPr>
          <w:del w:id="90647" w:author="מנוע עיצוב" w:date="2026-10-05T11:33:53Z"/>
          <w:rtl/>
        </w:rPr>
      </w:pPr>
    </w:p>
    <w:p>
      <w:pPr>
        <w:pStyle w:val="38"/>
        <w:rPr>
          <w:ins w:id="100346" w:author="מנוע מכני" w:date="2026-10-05T11:32:12Z"/>
        </w:rPr>
      </w:pPr>
      <w:r>
        <w:t xml:space="preserve">תניא</w:t>
      </w:r>
      <w:r>
        <w:t xml:space="preserve"> רא</w:t>
      </w:r>
      <w:ins w:id="92129" w:author="מנוע מכני" w:date="2026-10-05T11:32:12Z">
        <w:r>
          <w:t xml:space="preserve">ב"י</w:t>
        </w:r>
      </w:ins>
      <w:del w:id="92130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019442BE" w14:textId="77777777" w:rsidR="005113EA" w:rsidRDefault="005113EA" w:rsidP="00F40753">
      <w:pPr>
        <w:rPr>
          <w:rtl/>
        </w:rPr>
      </w:pPr>
      <w:del w:id="10034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עד רכובה - פסול, למעלה מן רכובה - כשר</w:t>
      </w:r>
      <w:ins w:id="97043" w:author="מנוע מכני" w:date="2026-10-05T11:32:12Z">
        <w:r>
          <w:rPr>
            <w:rtl/>
          </w:rPr>
          <w:t xml:space="preserve">,</w:t>
        </w:r>
      </w:ins>
      <w:del w:id="970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48" w:author="מנוע מכני" w:date="2026-10-05T11:32:12Z"/>
        </w:rPr>
      </w:pPr>
      <w:r>
        <w:tab/>
      </w:r>
      <w:ins w:id="92131" w:author="מנוע מכני" w:date="2026-10-05T11:32:12Z">
        <w:r>
          <w:t xml:space="preserve">א"ד</w:t>
        </w:r>
      </w:ins>
      <w:del w:id="92132" w:author="מנוע מכני" w:date="2026-10-05T11:32:12Z">
        <w:r>
          <w:delText xml:space="preserve">א''ד</w:delText>
        </w:r>
      </w:del>
      <w:r w:rsidR="00F40753">
        <w:t xml:space="preserve">:</w:t>
      </w:r>
    </w:p>
    <w:p w14:paraId="2FD1357C" w14:textId="77777777" w:rsidR="00B874E6" w:rsidRDefault="005113EA" w:rsidP="00F40753">
      <w:pPr>
        <w:rPr>
          <w:rtl/>
        </w:rPr>
      </w:pPr>
      <w:del w:id="1003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עד רכובה - כשר, למטה מן הרכובה - פסול</w:t>
      </w:r>
      <w:r w:rsidR="0057284B">
        <w:rPr>
          <w:rtl/>
        </w:rPr>
        <w:t>.</w:t>
      </w:r>
    </w:p>
    <w:p w14:paraId="07FDB450" w14:textId="77777777" w:rsidR="0057284B" w:rsidRDefault="0057284B" w:rsidP="0057284B">
      <w:pPr>
        <w:pStyle w:val="affffd"/>
        <w:jc w:val="center"/>
        <w:rPr>
          <w:rtl/>
        </w:rPr>
        <w:pPrChange w:id="9048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45" w:author="מנוע מכני" w:date="2026-10-05T11:32:12Z">
        <w:r>
          <w:rPr>
            <w:rtl/>
          </w:rPr>
          <w:t xml:space="preserve"> </w:t>
        </w:r>
      </w:ins>
      <w:del w:id="970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47" w:author="מנוע מכני" w:date="2026-10-05T11:32:12Z">
        <w:r>
          <w:rPr>
            <w:rtl/>
          </w:rPr>
          <w:t xml:space="preserve"> </w:t>
        </w:r>
      </w:ins>
      <w:del w:id="970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AFB0D02" w14:textId="77777777" w:rsidR="00B874E6" w:rsidRDefault="00F40753" w:rsidP="005113E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C2EE0CC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>אין לו ביצים, או אין לו אלא ביצה אחת, הרי זה מרוח אשך האמור בתורה</w:t>
      </w:r>
      <w:r w:rsidR="000B5F7F">
        <w:rPr>
          <w:rtl/>
        </w:rPr>
        <w:t>;</w:t>
      </w:r>
    </w:p>
    <w:p w14:paraId="2D72FD37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 xml:space="preserve">רבי ישמעאל אומר: כל שנימוחו אשכיו, </w:t>
      </w:r>
    </w:p>
    <w:p w14:paraId="2F68F608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 xml:space="preserve">ר"ע אומר: כל שרוח באשכיו, </w:t>
      </w:r>
    </w:p>
    <w:p w14:paraId="68B35C95" w14:textId="77777777" w:rsidR="00B874E6" w:rsidRDefault="00F40753" w:rsidP="005113EA">
      <w:pPr>
        <w:pStyle w:val="afff5"/>
        <w:rPr>
          <w:rtl/>
        </w:rPr>
      </w:pPr>
      <w:r>
        <w:rPr>
          <w:rtl/>
        </w:rPr>
        <w:t>רבי חנינא בן אנטיגנוס אומר: כל שמראיו חשוכין</w:t>
      </w:r>
      <w:r w:rsidR="0057284B">
        <w:rPr>
          <w:rtl/>
        </w:rPr>
        <w:t>.</w:t>
      </w:r>
    </w:p>
    <w:p w14:paraId="43F3AB80" w14:textId="77777777" w:rsidR="0057284B" w:rsidRDefault="0057284B" w:rsidP="0057284B">
      <w:pPr>
        <w:pStyle w:val="affffd"/>
        <w:jc w:val="center"/>
        <w:rPr>
          <w:rtl/>
        </w:rPr>
        <w:pPrChange w:id="9048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49" w:author="מנוע מכני" w:date="2026-10-05T11:32:12Z">
        <w:r>
          <w:rPr>
            <w:rtl/>
          </w:rPr>
          <w:t xml:space="preserve"> </w:t>
        </w:r>
      </w:ins>
      <w:del w:id="970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51" w:author="מנוע מכני" w:date="2026-10-05T11:32:12Z">
        <w:r>
          <w:rPr>
            <w:rtl/>
          </w:rPr>
          <w:t xml:space="preserve"> </w:t>
        </w:r>
      </w:ins>
      <w:del w:id="970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350" w:author="מנוע מכני" w:date="2026-10-05T11:32:12Z"/>
        </w:rPr>
      </w:pPr>
      <w:ins w:id="97615" w:author="מנוע מכני" w:date="2026-10-05T11:32:12Z">
        <w:r>
          <w:t xml:space="preserve">קשה</w:t>
        </w:r>
      </w:ins>
      <w:del w:id="97616" w:author="מנוע מכני" w:date="2026-10-05T11:32:12Z">
        <w:r>
          <w:lastRenderedPageBreak/>
          <w:delText xml:space="preserve">ק</w:delText>
        </w:r>
        <w:r w:rsidR="00F40753">
          <w:delText xml:space="preserve">שיא</w:delText>
        </w:r>
      </w:del>
      <w:r w:rsidR="00F40753">
        <w:t xml:space="preserve"> לרבי ישמעאל:</w:t>
      </w:r>
    </w:p>
    <w:p w14:paraId="76073280" w14:textId="77777777" w:rsidR="00B874E6" w:rsidRDefault="005113EA" w:rsidP="005113EA">
      <w:pPr>
        <w:rPr>
          <w:rtl/>
        </w:rPr>
      </w:pPr>
      <w:del w:id="1003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הא חסר אשך </w:t>
      </w:r>
      <w:ins w:id="98627" w:author="מנוע מכני" w:date="2026-10-05T11:32:12Z">
        <w:r>
          <w:rPr>
            <w:rtl/>
          </w:rPr>
          <w:t xml:space="preserve">צריך</w:t>
        </w:r>
      </w:ins>
      <w:del w:id="98628" w:author="מנוע מכני" w:date="2026-10-05T11:32:12Z">
        <w:r w:rsidR="00F40753">
          <w:rPr>
            <w:rtl/>
          </w:rPr>
          <w:delText xml:space="preserve">מיבעי</w:delText>
        </w:r>
      </w:del>
      <w:r w:rsidR="00F40753">
        <w:rPr>
          <w:rtl/>
        </w:rPr>
        <w:t xml:space="preserve"> </w:t>
      </w:r>
      <w:ins w:id="95397" w:author="מנוע מכני" w:date="2026-10-05T11:32:12Z">
        <w:r>
          <w:rPr>
            <w:rtl/>
          </w:rPr>
          <w:t xml:space="preserve">לו</w:t>
        </w:r>
      </w:ins>
      <w:del w:id="95398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! תני: </w:t>
      </w:r>
      <w:r w:rsidR="00F40753" w:rsidRPr="005113EA">
        <w:rPr>
          <w:b/>
          <w:bCs/>
          <w:rtl/>
        </w:rPr>
        <w:t>שנמרחו</w:t>
      </w:r>
      <w:r w:rsidR="00F40753">
        <w:rPr>
          <w:rtl/>
        </w:rPr>
        <w:t xml:space="preserve"> אשכיו</w:t>
      </w:r>
      <w:r w:rsidR="0057284B">
        <w:rPr>
          <w:rtl/>
        </w:rPr>
        <w:t>.</w:t>
      </w:r>
    </w:p>
    <w:p>
      <w:pPr>
        <w:pStyle w:val="38"/>
        <w:rPr>
          <w:ins w:id="100352" w:author="מנוע מכני" w:date="2026-10-05T11:32:12Z"/>
        </w:rPr>
      </w:pPr>
      <w:ins w:id="97617" w:author="מנוע מכני" w:date="2026-10-05T11:32:12Z">
        <w:r>
          <w:t xml:space="preserve">קשה</w:t>
        </w:r>
      </w:ins>
      <w:del w:id="97618" w:author="מנוע מכני" w:date="2026-10-05T11:32:12Z">
        <w:r>
          <w:delText xml:space="preserve">קשיא</w:delText>
        </w:r>
      </w:del>
      <w:r>
        <w:t xml:space="preserve"> </w:t>
      </w:r>
      <w:ins w:id="92941" w:author="מנוע מכני" w:date="2026-10-05T11:32:12Z">
        <w:r>
          <w:t xml:space="preserve">לר"ע</w:t>
        </w:r>
      </w:ins>
      <w:del w:id="92942" w:author="מנוע מכני" w:date="2026-10-05T11:32:12Z">
        <w:r>
          <w:delText xml:space="preserve">לרבי עקיבא</w:delText>
        </w:r>
      </w:del>
      <w:r>
        <w:t xml:space="preserve">:</w:t>
      </w:r>
    </w:p>
    <w:p w14:paraId="0D295303" w14:textId="77777777" w:rsidR="00B874E6" w:rsidRDefault="00F40753" w:rsidP="005113EA">
      <w:pPr>
        <w:rPr>
          <w:rtl/>
        </w:rPr>
      </w:pPr>
      <w:del w:id="100353" w:author="מנוע מכני" w:date="2026-10-05T11:32:12Z">
        <w:r>
          <w:rPr>
            <w:rtl/>
          </w:rPr>
          <w:delText xml:space="preserve"> </w:delText>
        </w:r>
      </w:del>
      <w:ins w:id="95401" w:author="מנוע מכני" w:date="2026-10-05T11:32:12Z">
        <w:r>
          <w:rPr>
            <w:rtl/>
          </w:rPr>
          <w:t xml:space="preserve">זה</w:t>
        </w:r>
      </w:ins>
      <w:del w:id="95402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ממרוח אשך </w:t>
      </w:r>
      <w:ins w:id="98629" w:author="מנוע מכני" w:date="2026-10-05T11:32:12Z">
        <w:r>
          <w:rPr>
            <w:rtl/>
          </w:rPr>
          <w:t xml:space="preserve">צריך</w:t>
        </w:r>
      </w:ins>
      <w:del w:id="9863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399" w:author="מנוע מכני" w:date="2026-10-05T11:32:12Z">
        <w:r>
          <w:rPr>
            <w:rtl/>
          </w:rPr>
          <w:t xml:space="preserve">לו</w:t>
        </w:r>
      </w:ins>
      <w:del w:id="954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תני: </w:t>
      </w:r>
      <w:r w:rsidRPr="005113EA">
        <w:rPr>
          <w:b/>
          <w:bCs/>
          <w:rtl/>
        </w:rPr>
        <w:t>שהרוח</w:t>
      </w:r>
      <w:r>
        <w:rPr>
          <w:rtl/>
        </w:rPr>
        <w:t xml:space="preserve"> באשכיו</w:t>
      </w:r>
      <w:r w:rsidR="0057284B">
        <w:rPr>
          <w:rtl/>
        </w:rPr>
        <w:t>.</w:t>
      </w:r>
    </w:p>
    <w:p>
      <w:pPr>
        <w:pStyle w:val="38"/>
        <w:rPr>
          <w:ins w:id="100354" w:author="מנוע מכני" w:date="2026-10-05T11:32:12Z"/>
        </w:rPr>
      </w:pPr>
      <w:ins w:id="97619" w:author="מנוע מכני" w:date="2026-10-05T11:32:12Z">
        <w:r>
          <w:t xml:space="preserve">קשה</w:t>
        </w:r>
      </w:ins>
      <w:del w:id="97620" w:author="מנוע מכני" w:date="2026-10-05T11:32:12Z">
        <w:r>
          <w:delText xml:space="preserve">קשיא</w:delText>
        </w:r>
      </w:del>
      <w:r>
        <w:t xml:space="preserve"> </w:t>
      </w:r>
      <w:r w:rsidR="005113EA">
        <w:t xml:space="preserve">לרח</w:t>
      </w:r>
      <w:ins w:id="92133" w:author="מנוע מכני" w:date="2026-10-05T11:32:12Z">
        <w:r>
          <w:t xml:space="preserve">ב"א</w:t>
        </w:r>
      </w:ins>
      <w:del w:id="92134" w:author="מנוע מכני" w:date="2026-10-05T11:32:12Z">
        <w:r w:rsidR="005113EA">
          <w:delText xml:space="preserve">ב''א</w:delText>
        </w:r>
      </w:del>
      <w:r>
        <w:t xml:space="preserve">:</w:t>
      </w:r>
    </w:p>
    <w:p w14:paraId="05624CF8" w14:textId="77777777" w:rsidR="005113EA" w:rsidRDefault="00F40753" w:rsidP="005113EA">
      <w:pPr>
        <w:rPr>
          <w:rtl/>
        </w:rPr>
      </w:pPr>
      <w:del w:id="100355" w:author="מנוע מכני" w:date="2026-10-05T11:32:12Z">
        <w:r>
          <w:rPr>
            <w:rtl/>
          </w:rPr>
          <w:delText xml:space="preserve"> </w:delText>
        </w:r>
      </w:del>
      <w:ins w:id="95405" w:author="מנוע מכני" w:date="2026-10-05T11:32:12Z">
        <w:r>
          <w:rPr>
            <w:rtl/>
          </w:rPr>
          <w:t xml:space="preserve">זה</w:t>
        </w:r>
      </w:ins>
      <w:del w:id="95406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רוח אשך </w:t>
      </w:r>
      <w:ins w:id="98631" w:author="מנוע מכני" w:date="2026-10-05T11:32:12Z">
        <w:r>
          <w:rPr>
            <w:rtl/>
          </w:rPr>
          <w:t xml:space="preserve">צריך</w:t>
        </w:r>
      </w:ins>
      <w:del w:id="9863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403" w:author="מנוע מכני" w:date="2026-10-05T11:32:12Z">
        <w:r>
          <w:rPr>
            <w:rtl/>
          </w:rPr>
          <w:t xml:space="preserve">לו</w:t>
        </w:r>
      </w:ins>
      <w:del w:id="954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תני: </w:t>
      </w:r>
      <w:r w:rsidRPr="005113EA">
        <w:rPr>
          <w:b/>
          <w:bCs/>
          <w:rtl/>
        </w:rPr>
        <w:t>שמראיו</w:t>
      </w:r>
      <w:r>
        <w:rPr>
          <w:rtl/>
        </w:rPr>
        <w:t xml:space="preserve"> חשוכין, </w:t>
      </w:r>
      <w:ins w:id="94021" w:author="מנוע מכני" w:date="2026-10-05T11:32:12Z">
        <w:r>
          <w:rPr>
            <w:rtl/>
          </w:rPr>
          <w:t xml:space="preserve">סבר</w:t>
        </w:r>
      </w:ins>
      <w:del w:id="9402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גורעין ומוסיפין ודורשין</w:t>
      </w:r>
      <w:ins w:id="97053" w:author="מנוע מכני" w:date="2026-10-05T11:32:12Z">
        <w:r>
          <w:rPr>
            <w:rtl/>
          </w:rPr>
          <w:t xml:space="preserve">,</w:t>
        </w:r>
      </w:ins>
      <w:del w:id="97054" w:author="מנוע מכני" w:date="2026-10-05T11:32:12Z">
        <w:r w:rsidR="000B5F7F">
          <w:rPr>
            <w:rtl/>
          </w:rPr>
          <w:delText xml:space="preserve">;</w:delText>
        </w:r>
      </w:del>
    </w:p>
    <w:p w14:paraId="272F8662" w14:textId="77777777" w:rsidR="00B874E6" w:rsidRDefault="005113EA" w:rsidP="005113EA">
      <w:pPr>
        <w:rPr>
          <w:rtl/>
        </w:rPr>
      </w:pPr>
      <w:r>
        <w:rPr>
          <w:rFonts w:hint="cs"/>
          <w:rtl/>
        </w:rPr>
        <w:t>[ואפי' ד</w:t>
      </w:r>
      <w:r w:rsidR="00F40753">
        <w:rPr>
          <w:rtl/>
        </w:rPr>
        <w:t>היינו כושי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רח</w:t>
      </w:r>
      <w:ins w:id="9213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2136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תני כושי</w:t>
      </w:r>
      <w:r w:rsidR="0057284B">
        <w:rPr>
          <w:rtl/>
        </w:rPr>
        <w:t>.</w:t>
      </w:r>
      <w:r>
        <w:rPr>
          <w:rFonts w:hint="cs"/>
          <w:rtl/>
        </w:rPr>
        <w:t>]</w:t>
      </w:r>
    </w:p>
    <w:p w14:paraId="65433198" w14:textId="77777777" w:rsidR="0057284B" w:rsidRDefault="0057284B" w:rsidP="0057284B">
      <w:pPr>
        <w:pStyle w:val="affffd"/>
        <w:jc w:val="center"/>
        <w:rPr>
          <w:rtl/>
        </w:rPr>
        <w:pPrChange w:id="9048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55" w:author="מנוע מכני" w:date="2026-10-05T11:32:12Z">
        <w:r>
          <w:rPr>
            <w:rtl/>
          </w:rPr>
          <w:t xml:space="preserve"> </w:t>
        </w:r>
      </w:ins>
      <w:del w:id="970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57" w:author="מנוע מכני" w:date="2026-10-05T11:32:12Z">
        <w:r>
          <w:rPr>
            <w:rtl/>
          </w:rPr>
          <w:t xml:space="preserve"> </w:t>
        </w:r>
      </w:ins>
      <w:del w:id="970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DD285CF" w14:textId="77777777" w:rsidR="005113EA" w:rsidRDefault="005113EA" w:rsidP="00AC5AE4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מה. </w:t>
      </w:r>
    </w:p>
    <w:p w14:paraId="70643E1F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0B028FE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מקיש בקרסוליו ובארכבותיו, ובעל הפיקים, העיקל</w:t>
      </w:r>
      <w:r w:rsidR="0057284B">
        <w:rPr>
          <w:rtl/>
        </w:rPr>
        <w:t>.</w:t>
      </w:r>
    </w:p>
    <w:p w14:paraId="11216A53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איזהו העיקל - כל שהוא מקיף פרסותיו ואין ארכבותיו נוקשות זו לזו</w:t>
      </w:r>
      <w:r w:rsidR="0057284B">
        <w:rPr>
          <w:rtl/>
        </w:rPr>
        <w:t>.</w:t>
      </w:r>
    </w:p>
    <w:p w14:paraId="49F8A1A8" w14:textId="77777777" w:rsidR="00AC5AE4" w:rsidRDefault="00F40753" w:rsidP="00AC5AE4">
      <w:pPr>
        <w:pStyle w:val="afff5"/>
        <w:rPr>
          <w:rtl/>
        </w:rPr>
      </w:pPr>
      <w:r>
        <w:rPr>
          <w:rtl/>
        </w:rPr>
        <w:t xml:space="preserve">פיקה יוצא מגודלו, עקיבו יוצא לאחוריו, פרסותיו רחבות כשל אווז, אצבעותיו מורכבות זו על זו או קלוטות, </w:t>
      </w:r>
    </w:p>
    <w:p w14:paraId="625E8A03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למעלה עד הפרק - כשר, למטה מן הפרק וחתכה - כשר</w:t>
      </w:r>
      <w:r w:rsidR="0057284B">
        <w:rPr>
          <w:rtl/>
        </w:rPr>
        <w:t>.</w:t>
      </w:r>
    </w:p>
    <w:p w14:paraId="5FE18914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היתה בה יתרת וחתכה, אם יש בה עצם פסול, ואם לאו - כשר</w:t>
      </w:r>
      <w:r w:rsidR="0057284B">
        <w:rPr>
          <w:rtl/>
        </w:rPr>
        <w:t>.</w:t>
      </w:r>
    </w:p>
    <w:p w14:paraId="6A54A4FF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יתר בידיו וברגליו שש ושש עשרים וארבע, ר' יהודה מכשיר, וחכמים פוסלין</w:t>
      </w:r>
      <w:r w:rsidR="0057284B">
        <w:rPr>
          <w:rtl/>
        </w:rPr>
        <w:t>.</w:t>
      </w:r>
    </w:p>
    <w:p w14:paraId="4C4AB795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השולט בשתי ידיו - רבי פוסל, וחכמים מכשירין</w:t>
      </w:r>
      <w:r w:rsidR="0057284B">
        <w:rPr>
          <w:rtl/>
        </w:rPr>
        <w:t>.</w:t>
      </w:r>
    </w:p>
    <w:p w14:paraId="6971AD03" w14:textId="77777777" w:rsidR="0057284B" w:rsidRDefault="0057284B" w:rsidP="0057284B">
      <w:pPr>
        <w:pStyle w:val="affffd"/>
        <w:jc w:val="center"/>
        <w:rPr>
          <w:rtl/>
        </w:rPr>
        <w:pPrChange w:id="9048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59" w:author="מנוע מכני" w:date="2026-10-05T11:32:12Z">
        <w:r>
          <w:rPr>
            <w:rtl/>
          </w:rPr>
          <w:t xml:space="preserve"> </w:t>
        </w:r>
      </w:ins>
      <w:del w:id="970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61" w:author="מנוע מכני" w:date="2026-10-05T11:32:12Z">
        <w:r>
          <w:rPr>
            <w:rtl/>
          </w:rPr>
          <w:t xml:space="preserve"> </w:t>
        </w:r>
      </w:ins>
      <w:del w:id="970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9073CC8" w14:textId="77777777" w:rsidR="00B874E6" w:rsidRDefault="00F40753" w:rsidP="00AC5AE4">
      <w:pPr>
        <w:rPr>
          <w:rtl/>
        </w:rPr>
      </w:pPr>
      <w:r>
        <w:rPr>
          <w:rtl/>
        </w:rPr>
        <w:t xml:space="preserve">גמ' ת"ר: </w:t>
      </w:r>
      <w:r w:rsidR="00AC5AE4">
        <w:rPr>
          <w:rFonts w:hint="cs"/>
          <w:rtl/>
        </w:rPr>
        <w:t xml:space="preserve">'או </w:t>
      </w:r>
      <w:r>
        <w:rPr>
          <w:rtl/>
        </w:rPr>
        <w:t>שבר רגל</w:t>
      </w:r>
      <w:r w:rsidR="00AC5AE4">
        <w:rPr>
          <w:rFonts w:hint="cs"/>
          <w:rtl/>
        </w:rPr>
        <w:t>'</w:t>
      </w:r>
      <w:r>
        <w:rPr>
          <w:rtl/>
        </w:rPr>
        <w:t xml:space="preserve"> לרבות הקישן והעיקל והקילבן </w:t>
      </w:r>
    </w:p>
    <w:p>
      <w:pPr>
        <w:pStyle w:val="38"/>
        <w:rPr>
          <w:ins w:id="100356" w:author="מנוע מכני" w:date="2026-10-05T11:32:12Z"/>
        </w:rPr>
      </w:pPr>
      <w:r>
        <w:t xml:space="preserve">תנא:</w:t>
      </w:r>
    </w:p>
    <w:p w14:paraId="35B3A5B0" w14:textId="77777777" w:rsidR="00AC5AE4" w:rsidRDefault="00F40753" w:rsidP="00AC5AE4">
      <w:pPr>
        <w:rPr>
          <w:rtl/>
        </w:rPr>
      </w:pPr>
      <w:del w:id="1003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 הפיקין</w:t>
      </w:r>
      <w:ins w:id="97065" w:author="מנוע מכני" w:date="2026-10-05T11:32:12Z">
        <w:r>
          <w:rPr>
            <w:rtl/>
          </w:rPr>
          <w:t xml:space="preserve"> </w:t>
        </w:r>
      </w:ins>
      <w:del w:id="97066" w:author="מנוע מכני" w:date="2026-10-05T11:32:12Z">
        <w:r>
          <w:rPr>
            <w:rtl/>
          </w:rPr>
          <w:delText xml:space="preserve"> </w:delText>
        </w:r>
        <w:r w:rsidR="00AC5AE4">
          <w:rPr>
            <w:rFonts w:hint="cs"/>
            <w:rtl/>
          </w:rPr>
          <w:delText xml:space="preserve"> </w:delText>
        </w:r>
      </w:del>
      <w:r w:rsidR="00AC5AE4">
        <w:rPr>
          <w:rFonts w:hint="cs"/>
          <w:rtl/>
        </w:rPr>
        <w:t xml:space="preserve">שיש לו כסתות הרבה,</w:t>
      </w:r>
      <w:ins w:id="97067" w:author="מנוע מכני" w:date="2026-10-05T11:32:12Z">
        <w:r>
          <w:rPr>
            <w:rFonts w:hint="cs"/>
            <w:rtl/>
          </w:rPr>
          <w:t xml:space="preserve"> </w:t>
        </w:r>
      </w:ins>
      <w:del w:id="97068" w:author="מנוע מכני" w:date="2026-10-05T11:32:12Z">
        <w:r w:rsidR="00AC5AE4">
          <w:rPr>
            <w:rFonts w:hint="cs"/>
            <w:rtl/>
          </w:rPr>
          <w:delText xml:space="preserve">  </w:delText>
        </w:r>
      </w:del>
      <w:r>
        <w:rPr>
          <w:rtl/>
        </w:rPr>
        <w:t>והשופנר</w:t>
      </w:r>
      <w:r w:rsidR="00AC5AE4">
        <w:rPr>
          <w:rFonts w:hint="cs"/>
          <w:rtl/>
        </w:rPr>
        <w:t xml:space="preserve">- שאין לו כסתות כל עיקר</w:t>
      </w:r>
      <w:ins w:id="97681" w:author="מנוע מכני" w:date="2026-10-05T11:32:12Z">
        <w:r>
          <w:rPr>
            <w:rFonts w:hint="cs"/>
            <w:rtl/>
          </w:rPr>
          <w:t xml:space="preserve">,</w:t>
        </w:r>
      </w:ins>
      <w:del w:id="97682" w:author="מנוע מכני" w:date="2026-10-05T11:32:12Z">
        <w:r w:rsidR="00AC5AE4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7063" w:author="מנוע מכני" w:date="2026-10-05T11:32:12Z"/>
      <w:del w:id="97064" w:author="מנוע מכני" w:date="2026-10-05T11:32:12Z">
        <w:r w:rsidR="000B5F7F">
          <w:rPr>
            <w:rtl/>
          </w:rPr>
          <w:delText xml:space="preserve">;</w:delText>
        </w:r>
      </w:del>
    </w:p>
    <w:p w14:paraId="47E83365" w14:textId="77777777" w:rsidR="0057284B" w:rsidRDefault="0057284B" w:rsidP="0057284B">
      <w:pPr>
        <w:jc w:val="center"/>
        <w:rPr>
          <w:del w:id="90248" w:author="מנוע עיצוב" w:date="2026-10-05T11:33:53Z"/>
          <w:rtl/>
        </w:rPr>
      </w:pPr>
      <w:del w:id="90245" w:author="מנוע עיצוב" w:date="2026-10-05T11:33:53Z">
        <w:r>
          <w:rPr>
            <w:rtl/>
          </w:rPr>
          <w:delText xml:space="preserve">•</w:delText>
        </w:r>
      </w:del>
      <w:ins w:id="97069" w:author="מנוע מכני" w:date="2026-10-05T11:32:12Z">
        <w:r>
          <w:rPr>
            <w:rtl/>
          </w:rPr>
          <w:t xml:space="preserve"> </w:t>
        </w:r>
      </w:ins>
      <w:del w:id="97070" w:author="מנוע מכני" w:date="2026-10-05T11:32:12Z">
        <w:r>
          <w:rPr>
            <w:rtl/>
          </w:rPr>
          <w:delText xml:space="preserve">  </w:delText>
        </w:r>
      </w:del>
      <w:del w:id="90246" w:author="מנוע עיצוב" w:date="2026-10-05T11:33:53Z">
        <w:r>
          <w:rPr>
            <w:rtl/>
          </w:rPr>
          <w:delText xml:space="preserve">•</w:delText>
        </w:r>
      </w:del>
      <w:ins w:id="97071" w:author="מנוע מכני" w:date="2026-10-05T11:32:12Z">
        <w:r>
          <w:rPr>
            <w:rtl/>
          </w:rPr>
          <w:t xml:space="preserve"> </w:t>
        </w:r>
      </w:ins>
      <w:del w:id="97072" w:author="מנוע מכני" w:date="2026-10-05T11:32:12Z">
        <w:r>
          <w:rPr>
            <w:rtl/>
          </w:rPr>
          <w:delText xml:space="preserve">  </w:delText>
        </w:r>
      </w:del>
      <w:del w:id="90247" w:author="מנוע עיצוב" w:date="2026-10-05T11:33:53Z">
        <w:r>
          <w:rPr>
            <w:rtl/>
          </w:rPr>
          <w:delText xml:space="preserve">•</w:delText>
        </w:r>
      </w:del>
    </w:p>
    <w:p w14:paraId="32087718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פיקה יוצא מגודלו ועקיבו יוצא לאחוריו</w:t>
      </w:r>
      <w:r w:rsidR="0057284B">
        <w:rPr>
          <w:rtl/>
        </w:rPr>
        <w:t>.</w:t>
      </w:r>
    </w:p>
    <w:p>
      <w:pPr>
        <w:pStyle w:val="38"/>
        <w:rPr>
          <w:ins w:id="100358" w:author="מנוע מכני" w:date="2026-10-05T11:32:12Z"/>
        </w:rPr>
      </w:pPr>
      <w:r>
        <w:t xml:space="preserve">א"ר אלעזר:</w:t>
      </w:r>
    </w:p>
    <w:p w14:paraId="09CD9F8D" w14:textId="77777777" w:rsidR="00B874E6" w:rsidRDefault="00F40753" w:rsidP="00F40753">
      <w:pPr>
        <w:rPr>
          <w:rtl/>
        </w:rPr>
      </w:pPr>
      <w:del w:id="1003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שוקו יוצא באמצע רגלו</w:t>
      </w:r>
      <w:r w:rsidR="0057284B">
        <w:rPr>
          <w:rtl/>
        </w:rPr>
        <w:t>.</w:t>
      </w:r>
    </w:p>
    <w:p w14:paraId="306E90CE" w14:textId="77777777" w:rsidR="0057284B" w:rsidRDefault="0057284B" w:rsidP="0057284B">
      <w:pPr>
        <w:jc w:val="center"/>
        <w:rPr>
          <w:del w:id="90252" w:author="מנוע עיצוב" w:date="2026-10-05T11:33:53Z"/>
          <w:rtl/>
        </w:rPr>
      </w:pPr>
      <w:del w:id="90249" w:author="מנוע עיצוב" w:date="2026-10-05T11:33:53Z">
        <w:r>
          <w:rPr>
            <w:rtl/>
          </w:rPr>
          <w:delText xml:space="preserve">•</w:delText>
        </w:r>
      </w:del>
      <w:ins w:id="97073" w:author="מנוע מכני" w:date="2026-10-05T11:32:12Z">
        <w:r>
          <w:rPr>
            <w:rtl/>
          </w:rPr>
          <w:t xml:space="preserve"> </w:t>
        </w:r>
      </w:ins>
      <w:del w:id="97074" w:author="מנוע מכני" w:date="2026-10-05T11:32:12Z">
        <w:r>
          <w:rPr>
            <w:rtl/>
          </w:rPr>
          <w:delText xml:space="preserve">  </w:delText>
        </w:r>
      </w:del>
      <w:del w:id="90250" w:author="מנוע עיצוב" w:date="2026-10-05T11:33:53Z">
        <w:r>
          <w:rPr>
            <w:rtl/>
          </w:rPr>
          <w:delText xml:space="preserve">•</w:delText>
        </w:r>
      </w:del>
      <w:ins w:id="97075" w:author="מנוע מכני" w:date="2026-10-05T11:32:12Z">
        <w:r>
          <w:rPr>
            <w:rtl/>
          </w:rPr>
          <w:t xml:space="preserve"> </w:t>
        </w:r>
      </w:ins>
      <w:del w:id="97076" w:author="מנוע מכני" w:date="2026-10-05T11:32:12Z">
        <w:r>
          <w:rPr>
            <w:rtl/>
          </w:rPr>
          <w:delText xml:space="preserve">  </w:delText>
        </w:r>
      </w:del>
      <w:del w:id="90251" w:author="מנוע עיצוב" w:date="2026-10-05T11:33:53Z">
        <w:r>
          <w:rPr>
            <w:rtl/>
          </w:rPr>
          <w:delText xml:space="preserve">•</w:delText>
        </w:r>
      </w:del>
    </w:p>
    <w:p w14:paraId="1CB60B9A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פרסותיו רחבות כשל אווז</w:t>
      </w:r>
      <w:r w:rsidR="0057284B">
        <w:rPr>
          <w:rtl/>
        </w:rPr>
        <w:t>.</w:t>
      </w:r>
    </w:p>
    <w:p>
      <w:pPr>
        <w:pStyle w:val="38"/>
        <w:rPr>
          <w:ins w:id="100360" w:author="מנוע מכני" w:date="2026-10-05T11:32:12Z"/>
        </w:rPr>
      </w:pPr>
      <w:r>
        <w:t>א</w:t>
      </w:r>
      <w:ins w:id="92137" w:author="מנוע מכני" w:date="2026-10-05T11:32:12Z">
        <w:r>
          <w:t xml:space="preserve">ר"פ</w:t>
        </w:r>
      </w:ins>
      <w:del w:id="92138" w:author="מנוע מכני" w:date="2026-10-05T11:32:12Z">
        <w:r w:rsidR="00AC5AE4">
          <w:delText xml:space="preserve">ר''פ</w:delText>
        </w:r>
      </w:del>
      <w:r>
        <w:t xml:space="preserve">:</w:t>
      </w:r>
    </w:p>
    <w:p w14:paraId="0EE7C17B" w14:textId="77777777" w:rsidR="00B874E6" w:rsidRDefault="00F40753" w:rsidP="00AC5AE4">
      <w:pPr>
        <w:rPr>
          <w:rtl/>
        </w:rPr>
      </w:pPr>
      <w:del w:id="1003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דטריפה ולא סדיקא, אלא כיון דטריפה </w:t>
      </w:r>
      <w:ins w:id="95815" w:author="מנוע מכני" w:date="2026-10-05T11:32:12Z">
        <w:r>
          <w:rPr>
            <w:rtl/>
          </w:rPr>
          <w:t xml:space="preserve">אף</w:t>
        </w:r>
      </w:ins>
      <w:del w:id="95816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דסדיקא</w:t>
      </w:r>
      <w:r w:rsidR="0057284B">
        <w:rPr>
          <w:rtl/>
        </w:rPr>
        <w:t>.</w:t>
      </w:r>
    </w:p>
    <w:p w14:paraId="6BF63770" w14:textId="77777777" w:rsidR="0057284B" w:rsidRDefault="0057284B" w:rsidP="0057284B">
      <w:pPr>
        <w:jc w:val="center"/>
        <w:rPr>
          <w:del w:id="90256" w:author="מנוע עיצוב" w:date="2026-10-05T11:33:53Z"/>
          <w:rtl/>
        </w:rPr>
      </w:pPr>
      <w:del w:id="90253" w:author="מנוע עיצוב" w:date="2026-10-05T11:33:53Z">
        <w:r>
          <w:rPr>
            <w:rtl/>
          </w:rPr>
          <w:delText xml:space="preserve">•</w:delText>
        </w:r>
      </w:del>
      <w:ins w:id="97077" w:author="מנוע מכני" w:date="2026-10-05T11:32:12Z">
        <w:r>
          <w:rPr>
            <w:rtl/>
          </w:rPr>
          <w:t xml:space="preserve"> </w:t>
        </w:r>
      </w:ins>
      <w:del w:id="97078" w:author="מנוע מכני" w:date="2026-10-05T11:32:12Z">
        <w:r>
          <w:rPr>
            <w:rtl/>
          </w:rPr>
          <w:delText xml:space="preserve">  </w:delText>
        </w:r>
      </w:del>
      <w:del w:id="90254" w:author="מנוע עיצוב" w:date="2026-10-05T11:33:53Z">
        <w:r>
          <w:rPr>
            <w:rtl/>
          </w:rPr>
          <w:delText xml:space="preserve">•</w:delText>
        </w:r>
      </w:del>
      <w:ins w:id="97079" w:author="מנוע מכני" w:date="2026-10-05T11:32:12Z">
        <w:r>
          <w:rPr>
            <w:rtl/>
          </w:rPr>
          <w:t xml:space="preserve"> </w:t>
        </w:r>
      </w:ins>
      <w:del w:id="97080" w:author="מנוע מכני" w:date="2026-10-05T11:32:12Z">
        <w:r>
          <w:rPr>
            <w:rtl/>
          </w:rPr>
          <w:delText xml:space="preserve">  </w:delText>
        </w:r>
      </w:del>
      <w:del w:id="90255" w:author="מנוע עיצוב" w:date="2026-10-05T11:33:53Z">
        <w:r>
          <w:rPr>
            <w:rtl/>
          </w:rPr>
          <w:delText xml:space="preserve">•</w:delText>
        </w:r>
      </w:del>
    </w:p>
    <w:p w14:paraId="5FB9C6E3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אצבעותיו מורכבות זו על גב זו או קלוטות</w:t>
      </w:r>
      <w:r w:rsidR="0057284B">
        <w:rPr>
          <w:rtl/>
        </w:rPr>
        <w:t>.</w:t>
      </w:r>
    </w:p>
    <w:p w14:paraId="750FCE66" w14:textId="77777777" w:rsidR="00B874E6" w:rsidRDefault="00AC5AE4" w:rsidP="008457D9">
      <w:pPr>
        <w:rPr>
          <w:rtl/>
        </w:rPr>
      </w:pPr>
      <w:r>
        <w:rPr>
          <w:rFonts w:hint="cs"/>
          <w:rtl/>
        </w:rPr>
        <w:t xml:space="preserve">'</w:t>
      </w:r>
      <w:ins w:id="90385" w:author="מנוע סמנטי" w:date="2026-10-05T11:39:44Z">
        <w:r>
          <w:rPr>
            <w:rStyle w:val="afffff0"/>
            <w:rFonts w:hint="cs"/>
            <w:rtl/>
          </w:rPr>
          <w:t xml:space="preserve">אוֹ שֶׁבֶר יָד</w:t>
        </w:r>
      </w:ins>
      <w:del w:id="90386" w:author="מנוע סמנטי" w:date="2026-10-05T11:39:44Z">
        <w:r>
          <w:rPr>
            <w:rFonts w:hint="cs"/>
            <w:rtl/>
          </w:rPr>
          <w:delText xml:space="preserve">או שבר יד</w:delText>
        </w:r>
      </w:del>
      <w:r>
        <w:rPr>
          <w:rFonts w:hint="cs"/>
          <w:rtl/>
        </w:rPr>
        <w:t xml:space="preserve">' לרבות </w:t>
      </w:r>
      <w:r>
        <w:rPr>
          <w:rtl/>
        </w:rPr>
        <w:t>אצבעות מורכבות</w:t>
      </w:r>
      <w:r w:rsidR="00F40753">
        <w:rPr>
          <w:rtl/>
        </w:rPr>
        <w:t xml:space="preserve"> או קלוטות למעלה מן הפרק וחתכן,</w:t>
      </w:r>
    </w:p>
    <w:p w14:paraId="7A6E1A62" w14:textId="77777777" w:rsidR="0057284B" w:rsidRDefault="0057284B" w:rsidP="0057284B">
      <w:pPr>
        <w:jc w:val="center"/>
        <w:rPr>
          <w:del w:id="90260" w:author="מנוע עיצוב" w:date="2026-10-05T11:33:53Z"/>
          <w:rtl/>
        </w:rPr>
      </w:pPr>
      <w:del w:id="90257" w:author="מנוע עיצוב" w:date="2026-10-05T11:33:53Z">
        <w:r>
          <w:rPr>
            <w:rtl/>
          </w:rPr>
          <w:delText xml:space="preserve">•</w:delText>
        </w:r>
      </w:del>
      <w:ins w:id="97081" w:author="מנוע מכני" w:date="2026-10-05T11:32:12Z">
        <w:r>
          <w:rPr>
            <w:rtl/>
          </w:rPr>
          <w:t xml:space="preserve"> </w:t>
        </w:r>
      </w:ins>
      <w:del w:id="97082" w:author="מנוע מכני" w:date="2026-10-05T11:32:12Z">
        <w:r>
          <w:rPr>
            <w:rtl/>
          </w:rPr>
          <w:delText xml:space="preserve">  </w:delText>
        </w:r>
      </w:del>
      <w:del w:id="90258" w:author="מנוע עיצוב" w:date="2026-10-05T11:33:53Z">
        <w:r>
          <w:rPr>
            <w:rtl/>
          </w:rPr>
          <w:delText xml:space="preserve">•</w:delText>
        </w:r>
      </w:del>
      <w:ins w:id="97083" w:author="מנוע מכני" w:date="2026-10-05T11:32:12Z">
        <w:r>
          <w:rPr>
            <w:rtl/>
          </w:rPr>
          <w:t xml:space="preserve"> </w:t>
        </w:r>
      </w:ins>
      <w:del w:id="97084" w:author="מנוע מכני" w:date="2026-10-05T11:32:12Z">
        <w:r>
          <w:rPr>
            <w:rtl/>
          </w:rPr>
          <w:delText xml:space="preserve">  </w:delText>
        </w:r>
      </w:del>
      <w:del w:id="90259" w:author="מנוע עיצוב" w:date="2026-10-05T11:33:53Z">
        <w:r>
          <w:rPr>
            <w:rtl/>
          </w:rPr>
          <w:delText xml:space="preserve">•</w:delText>
        </w:r>
      </w:del>
    </w:p>
    <w:p w14:paraId="6CF72134" w14:textId="77777777" w:rsidR="00B874E6" w:rsidRDefault="00F40753" w:rsidP="008457D9">
      <w:pPr>
        <w:pStyle w:val="afffd"/>
        <w:rPr>
          <w:rtl/>
        </w:rPr>
      </w:pPr>
      <w:r>
        <w:rPr>
          <w:rtl/>
        </w:rPr>
        <w:t>היתה בו יתרת וחתכה, אם יש בה עצם - פסול, ואם לאו - כשר</w:t>
      </w:r>
      <w:r w:rsidR="0057284B">
        <w:rPr>
          <w:rtl/>
        </w:rPr>
        <w:t>.</w:t>
      </w:r>
    </w:p>
    <w:p>
      <w:pPr>
        <w:pStyle w:val="38"/>
        <w:rPr>
          <w:ins w:id="100362" w:author="מנוע מכני" w:date="2026-10-05T11:32:12Z"/>
        </w:rPr>
      </w:pPr>
      <w:r>
        <w:t xml:space="preserve">רב</w:t>
      </w:r>
      <w:ins w:id="92139" w:author="מנוע מכני" w:date="2026-10-05T11:32:12Z">
        <w:r>
          <w:t xml:space="preserve">ב"ח</w:t>
        </w:r>
      </w:ins>
      <w:del w:id="92140" w:author="מנוע מכני" w:date="2026-10-05T11:32:12Z">
        <w:r>
          <w:delText xml:space="preserve">ב''ח</w:delText>
        </w:r>
      </w:del>
      <w:r>
        <w:t xml:space="preserve"> מר</w:t>
      </w:r>
      <w:ins w:id="92141" w:author="מנוע מכני" w:date="2026-10-05T11:32:12Z">
        <w:r>
          <w:t xml:space="preserve">י"ו</w:t>
        </w:r>
      </w:ins>
      <w:del w:id="9214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5FC1AE9E" w14:textId="77777777" w:rsidR="00B874E6" w:rsidRDefault="008457D9" w:rsidP="008457D9">
      <w:pPr>
        <w:rPr>
          <w:rtl/>
        </w:rPr>
      </w:pPr>
      <w:del w:id="10036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והוא שנספרת </w:t>
      </w:r>
      <w:r w:rsidR="00F40753">
        <w:rPr>
          <w:rtl/>
        </w:rPr>
        <w:t xml:space="preserve">ע"ג</w:t>
      </w:r>
      <w:r w:rsidR="00F40753">
        <w:rPr>
          <w:rtl/>
        </w:rPr>
        <w:t xml:space="preserve"> היד</w:t>
      </w:r>
      <w:r w:rsidR="0057284B">
        <w:rPr>
          <w:rtl/>
        </w:rPr>
        <w:t>.</w:t>
      </w:r>
    </w:p>
    <w:p>
      <w:pPr>
        <w:pStyle w:val="38"/>
        <w:rPr>
          <w:ins w:id="100364" w:author="מנוע מכני" w:date="2026-10-05T11:32:12Z"/>
        </w:rPr>
      </w:pPr>
      <w:r>
        <w:lastRenderedPageBreak/>
        <w:t xml:space="preserve">ת"ר:</w:t>
      </w:r>
    </w:p>
    <w:p w14:paraId="2454BE70" w14:textId="77777777" w:rsidR="008457D9" w:rsidRDefault="00F40753" w:rsidP="00F40753">
      <w:pPr>
        <w:rPr>
          <w:rtl/>
        </w:rPr>
      </w:pPr>
      <w:del w:id="100365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ית</w:t>
      </w:r>
      <w:r w:rsidR="008457D9">
        <w:rPr>
          <w:rtl/>
        </w:rPr>
        <w:t xml:space="preserve">ירה שיש בה עצם, ואין בה צפורן </w:t>
      </w:r>
      <w:r>
        <w:rPr>
          <w:rtl/>
        </w:rPr>
        <w:t>מטמא במגע ובמשא, ומטמא באהל, ועולה למנין קכ"ה</w:t>
      </w:r>
      <w:ins w:id="97085" w:author="מנוע מכני" w:date="2026-10-05T11:32:12Z">
        <w:r>
          <w:rPr>
            <w:rtl/>
          </w:rPr>
          <w:t xml:space="preserve">,</w:t>
        </w:r>
      </w:ins>
      <w:del w:id="970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66" w:author="מנוע מכני" w:date="2026-10-05T11:32:12Z"/>
        </w:rPr>
      </w:pPr>
      <w:r>
        <w:t xml:space="preserve">רב</w:t>
      </w:r>
      <w:ins w:id="92143" w:author="מנוע מכני" w:date="2026-10-05T11:32:12Z">
        <w:r>
          <w:t xml:space="preserve">ב"ח</w:t>
        </w:r>
      </w:ins>
      <w:del w:id="92144" w:author="מנוע מכני" w:date="2026-10-05T11:32:12Z">
        <w:r>
          <w:delText xml:space="preserve">ב''ח</w:delText>
        </w:r>
      </w:del>
      <w:r>
        <w:t xml:space="preserve"> מר</w:t>
      </w:r>
      <w:ins w:id="92145" w:author="מנוע מכני" w:date="2026-10-05T11:32:12Z">
        <w:r>
          <w:t xml:space="preserve">י"ו</w:t>
        </w:r>
      </w:ins>
      <w:del w:id="92146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621A9CC3" w14:textId="77777777" w:rsidR="00B874E6" w:rsidRDefault="008457D9" w:rsidP="00F40753">
      <w:pPr>
        <w:rPr>
          <w:rtl/>
        </w:rPr>
      </w:pPr>
      <w:del w:id="10036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ובנספרת על גב היד</w:t>
      </w:r>
      <w:r w:rsidR="0057284B">
        <w:rPr>
          <w:rtl/>
        </w:rPr>
        <w:t>.</w:t>
      </w:r>
    </w:p>
    <w:p>
      <w:pPr>
        <w:pStyle w:val="38"/>
        <w:rPr>
          <w:ins w:id="100368" w:author="מנוע מכני" w:date="2026-10-05T11:32:12Z"/>
        </w:rPr>
      </w:pPr>
      <w:r>
        <w:t xml:space="preserve">א"ר יוחנן:</w:t>
      </w:r>
    </w:p>
    <w:p w14:paraId="31FCC905" w14:textId="77777777" w:rsidR="008457D9" w:rsidRDefault="00F40753" w:rsidP="00F40753">
      <w:pPr>
        <w:rPr>
          <w:rtl/>
        </w:rPr>
      </w:pPr>
      <w:del w:id="1003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עשו דבריהם כדברי נביאות, מה נפשך, </w:t>
      </w:r>
      <w:ins w:id="97951" w:author="מנוע מכני" w:date="2026-10-05T11:32:12Z">
        <w:r>
          <w:rPr>
            <w:rtl/>
          </w:rPr>
          <w:t xml:space="preserve">אם </w:t>
        </w:r>
      </w:ins>
      <w:del w:id="9795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אבר הוא - באהל </w:t>
      </w:r>
      <w:ins w:id="94023" w:author="מנוע מכני" w:date="2026-10-05T11:32:12Z">
        <w:r>
          <w:rPr>
            <w:rtl/>
          </w:rPr>
          <w:t xml:space="preserve">גם</w:t>
        </w:r>
      </w:ins>
      <w:del w:id="9402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תטמא, </w:t>
      </w:r>
      <w:ins w:id="97953" w:author="מנוע מכני" w:date="2026-10-05T11:32:12Z">
        <w:r>
          <w:rPr>
            <w:rtl/>
          </w:rPr>
          <w:t xml:space="preserve">ואם </w:t>
        </w:r>
      </w:ins>
      <w:del w:id="97954" w:author="מנוע מכני" w:date="2026-10-05T11:32:12Z">
        <w:r>
          <w:rPr>
            <w:rtl/>
          </w:rPr>
          <w:delText xml:space="preserve">ואי </w:delText>
        </w:r>
      </w:del>
      <w:ins w:id="94027" w:author="מנוע מכני" w:date="2026-10-05T11:32:12Z">
        <w:r>
          <w:rPr>
            <w:rtl/>
          </w:rPr>
          <w:t xml:space="preserve">לא</w:t>
        </w:r>
      </w:ins>
      <w:del w:id="9402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אבר הוא - במגע ובמשא </w:t>
      </w:r>
      <w:ins w:id="94025" w:author="מנוע מכני" w:date="2026-10-05T11:32:12Z">
        <w:r>
          <w:rPr>
            <w:rtl/>
          </w:rPr>
          <w:t xml:space="preserve">גם</w:t>
        </w:r>
      </w:ins>
      <w:del w:id="9402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ליטמי! </w:t>
      </w:r>
    </w:p>
    <w:p>
      <w:pPr>
        <w:pStyle w:val="38"/>
        <w:rPr>
          <w:ins w:id="100370" w:author="מנוע מכני" w:date="2026-10-05T11:32:12Z"/>
        </w:rPr>
      </w:pPr>
      <w:r>
        <w:t xml:space="preserve">ארה</w:t>
      </w:r>
      <w:ins w:id="92147" w:author="מנוע מכני" w:date="2026-10-05T11:32:12Z">
        <w:r>
          <w:t xml:space="preserve">ב"מ</w:t>
        </w:r>
      </w:ins>
      <w:del w:id="92148" w:author="מנוע מכני" w:date="2026-10-05T11:32:12Z">
        <w:r>
          <w:delText xml:space="preserve">ב''מ</w:delText>
        </w:r>
      </w:del>
      <w:r>
        <w:t xml:space="preserve"> מדראבד</w:t>
      </w:r>
      <w:ins w:id="92149" w:author="מנוע מכני" w:date="2026-10-05T11:32:12Z">
        <w:r>
          <w:t xml:space="preserve">ר"א</w:t>
        </w:r>
      </w:ins>
      <w:del w:id="92150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49B89909" w14:textId="77777777" w:rsidR="008457D9" w:rsidRDefault="008457D9" w:rsidP="008457D9">
      <w:pPr>
        <w:rPr>
          <w:rtl/>
        </w:rPr>
      </w:pPr>
      <w:del w:id="10037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משום עצם כשעורה נגעו בה</w:t>
      </w:r>
      <w:ins w:id="97087" w:author="מנוע מכני" w:date="2026-10-05T11:32:12Z">
        <w:r>
          <w:rPr>
            <w:rtl/>
          </w:rPr>
          <w:t xml:space="preserve">,</w:t>
        </w:r>
      </w:ins>
      <w:del w:id="9708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72" w:author="מנוע מכני" w:date="2026-10-05T11:32:12Z"/>
        </w:rPr>
      </w:pPr>
      <w:ins w:id="92943" w:author="מנוע מכני" w:date="2026-10-05T11:32:12Z">
        <w:r>
          <w:t xml:space="preserve">ר"פ</w:t>
        </w:r>
      </w:ins>
      <w:del w:id="92944" w:author="מנוע מכני" w:date="2026-10-05T11:32:12Z">
        <w:r>
          <w:delText xml:space="preserve">רב פפא</w:delText>
        </w:r>
      </w:del>
      <w:del w:id="100955" w:author="מנוע מכני" w:date="2026-10-05T11:32:12Z">
        <w:r>
          <w:delText xml:space="preserve"> אמר</w:delText>
        </w:r>
      </w:del>
      <w:r>
        <w:t xml:space="preserve">:</w:t>
      </w:r>
    </w:p>
    <w:p w14:paraId="49D3CE67" w14:textId="77777777" w:rsidR="008457D9" w:rsidRDefault="00F40753" w:rsidP="008457D9">
      <w:pPr>
        <w:rPr>
          <w:rtl/>
        </w:rPr>
      </w:pPr>
      <w:del w:id="1003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גזירה שאינה נספרת אטו נספרת</w:t>
      </w:r>
      <w:ins w:id="97089" w:author="מנוע מכני" w:date="2026-10-05T11:32:12Z">
        <w:r>
          <w:rPr>
            <w:rtl/>
          </w:rPr>
          <w:t xml:space="preserve">,</w:t>
        </w:r>
      </w:ins>
      <w:del w:id="9709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62" w:author="מנוע מכני" w:date="2026-10-05T11:32:12Z"/>
        </w:rPr>
      </w:pPr>
      <w:ins w:id="94029" w:author="מנוע מכני" w:date="2026-10-05T11:32:12Z">
        <w:r>
          <w:t xml:space="preserve">א"כ</w:t>
        </w:r>
      </w:ins>
      <w:del w:id="94030" w:author="מנוע מכני" w:date="2026-10-05T11:32:12Z">
        <w:r>
          <w:delText xml:space="preserve">אי הכי</w:delText>
        </w:r>
      </w:del>
      <w:r>
        <w:t xml:space="preserve">,</w:t>
      </w:r>
    </w:p>
    <w:p w14:paraId="5DA220FB" w14:textId="77777777" w:rsidR="00B874E6" w:rsidRDefault="008457D9" w:rsidP="00C96C37">
      <w:pPr>
        <w:pStyle w:val="021"/>
        <w:rPr>
          <w:rtl/>
        </w:rPr>
      </w:pPr>
      <w:del w:id="1008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שאינה נספרת</w:t>
      </w:r>
      <w:r w:rsidR="00F40753">
        <w:rPr>
          <w:rtl/>
        </w:rPr>
        <w:t xml:space="preserve"> באהל </w:t>
      </w:r>
      <w:ins w:id="94031" w:author="מנוע מכני" w:date="2026-10-05T11:32:12Z">
        <w:r>
          <w:rPr>
            <w:rtl/>
          </w:rPr>
          <w:t xml:space="preserve">גם</w:t>
        </w:r>
      </w:ins>
      <w:del w:id="9403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תטמא! עבדו רבנן היכירא, כי </w:t>
      </w:r>
      <w:ins w:id="98633" w:author="מנוע מכני" w:date="2026-10-05T11:32:12Z">
        <w:r>
          <w:rPr>
            <w:rtl/>
          </w:rPr>
          <w:t xml:space="preserve">איך</w:t>
        </w:r>
      </w:ins>
      <w:del w:id="98634" w:author="מנוע מכני" w:date="2026-10-05T11:32:12Z">
        <w:r w:rsidR="00F40753">
          <w:rPr>
            <w:rtl/>
          </w:rPr>
          <w:delText xml:space="preserve">היכי</w:delText>
        </w:r>
      </w:del>
      <w:r w:rsidR="00F40753">
        <w:rPr>
          <w:rtl/>
        </w:rPr>
        <w:t xml:space="preserve"> דלא לישרפו </w:t>
      </w:r>
      <w:ins w:id="95407" w:author="מנוע מכני" w:date="2026-10-05T11:32:12Z">
        <w:r>
          <w:rPr>
            <w:rtl/>
          </w:rPr>
          <w:t xml:space="preserve">עליהם</w:t>
        </w:r>
      </w:ins>
      <w:del w:id="95408" w:author="מנוע מכני" w:date="2026-10-05T11:32:12Z">
        <w:r w:rsidR="00F40753">
          <w:rPr>
            <w:rtl/>
          </w:rPr>
          <w:delText xml:space="preserve">עלייהו</w:delText>
        </w:r>
      </w:del>
      <w:r w:rsidR="00F40753">
        <w:rPr>
          <w:rtl/>
        </w:rPr>
        <w:t xml:space="preserve"> תרומה וקדשים</w:t>
      </w:r>
      <w:r w:rsidR="0057284B">
        <w:rPr>
          <w:rtl/>
        </w:rPr>
        <w:t>.</w:t>
      </w:r>
    </w:p>
    <w:p>
      <w:pPr>
        <w:pStyle w:val="38"/>
        <w:rPr>
          <w:ins w:id="100374" w:author="מנוע מכני" w:date="2026-10-05T11:32:12Z"/>
        </w:rPr>
      </w:pPr>
      <w:r>
        <w:t xml:space="preserve">תנן</w:t>
      </w:r>
      <w:r>
        <w:t xml:space="preserve"> </w:t>
      </w:r>
      <w:ins w:id="94033" w:author="מנוע מכני" w:date="2026-10-05T11:32:12Z">
        <w:r>
          <w:t xml:space="preserve">שם</w:t>
        </w:r>
      </w:ins>
      <w:del w:id="94034" w:author="מנוע מכני" w:date="2026-10-05T11:32:12Z">
        <w:r>
          <w:delText xml:space="preserve">התם</w:delText>
        </w:r>
      </w:del>
      <w:r>
        <w:t xml:space="preserve">:</w:t>
      </w:r>
    </w:p>
    <w:p w14:paraId="2FD815AD" w14:textId="77777777" w:rsidR="00B874E6" w:rsidRDefault="00F40753" w:rsidP="00F40753">
      <w:pPr>
        <w:rPr>
          <w:rtl/>
        </w:rPr>
      </w:pPr>
      <w:del w:id="1003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רוב בנינו ורוב מנינו של מת, </w:t>
      </w:r>
      <w:ins w:id="95817" w:author="מנוע מכני" w:date="2026-10-05T11:32:12Z">
        <w:r>
          <w:rPr>
            <w:rtl/>
          </w:rPr>
          <w:t xml:space="preserve">אף</w:t>
        </w:r>
      </w:ins>
      <w:del w:id="9581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שאין בו רובע - טמאין</w:t>
      </w:r>
      <w:r w:rsidR="0057284B">
        <w:rPr>
          <w:rtl/>
        </w:rPr>
        <w:t>.</w:t>
      </w:r>
    </w:p>
    <w:p w14:paraId="0FC4552F" w14:textId="77777777" w:rsidR="008457D9" w:rsidRDefault="008457D9" w:rsidP="00F40753">
      <w:pPr>
        <w:rPr>
          <w:del w:id="90648" w:author="מנוע עיצוב" w:date="2026-10-05T11:33:53Z"/>
          <w:rtl/>
        </w:rPr>
      </w:pPr>
    </w:p>
    <w:p>
      <w:pPr>
        <w:pStyle w:val="38"/>
        <w:rPr>
          <w:ins w:id="100376" w:author="מנוע מכני" w:date="2026-10-05T11:32:12Z"/>
        </w:rPr>
      </w:pPr>
      <w:r>
        <w:t xml:space="preserve">ת"ר:</w:t>
      </w:r>
    </w:p>
    <w:p w14:paraId="7A049C8D" w14:textId="77777777" w:rsidR="00B874E6" w:rsidRDefault="00F40753" w:rsidP="00F40753">
      <w:pPr>
        <w:rPr>
          <w:rtl/>
        </w:rPr>
      </w:pPr>
      <w:del w:id="1003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רוב בנינו - שני שוקיים וירך אחד הואיל ורוב גובהו בגדול, איזהו רוב מנינו - קכ"ה</w:t>
      </w:r>
      <w:r w:rsidR="0057284B">
        <w:rPr>
          <w:rtl/>
        </w:rPr>
        <w:t>.</w:t>
      </w:r>
    </w:p>
    <w:p>
      <w:pPr>
        <w:pStyle w:val="38"/>
        <w:rPr>
          <w:ins w:id="100378" w:author="מנוע מכני" w:date="2026-10-05T11:32:12Z"/>
        </w:rPr>
      </w:pPr>
      <w:del w:id="100981" w:author="מנוע מכני" w:date="2026-10-05T11:32:12Z">
        <w:r>
          <w:delText xml:space="preserve">א"ל </w:delText>
        </w:r>
      </w:del>
      <w:r>
        <w:t xml:space="preserve">רבינא לרבא:</w:t>
      </w:r>
    </w:p>
    <w:p w14:paraId="1DF6BB12" w14:textId="77777777" w:rsidR="008457D9" w:rsidRDefault="00F40753" w:rsidP="00F40753">
      <w:pPr>
        <w:rPr>
          <w:rtl/>
        </w:rPr>
      </w:pPr>
      <w:del w:id="1003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תנא מניינא </w:t>
      </w:r>
      <w:ins w:id="95409" w:author="מנוע מכני" w:date="2026-10-05T11:32:12Z">
        <w:r>
          <w:rPr>
            <w:rtl/>
          </w:rPr>
          <w:t xml:space="preserve">בא</w:t>
        </w:r>
      </w:ins>
      <w:del w:id="95410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</w:t>
      </w:r>
      <w:ins w:id="90771" w:author="מנוע סמנטי" w:date="2026-10-05T11:39:44Z">
        <w:r>
          <w:rPr>
            <w:rtl/>
          </w:rPr>
          <w:t xml:space="preserve">להשמיענו</w:t>
        </w:r>
      </w:ins>
      <w:del w:id="90772" w:author="מנוע סמנטי" w:date="2026-10-05T11:39:44Z">
        <w:r>
          <w:rPr>
            <w:rtl/>
          </w:rPr>
          <w:delText xml:space="preserve">לאשמועינן</w:delText>
        </w:r>
      </w:del>
      <w:r>
        <w:rPr>
          <w:rtl/>
        </w:rPr>
        <w:t xml:space="preserve">? </w:t>
      </w:r>
    </w:p>
    <w:p>
      <w:pPr>
        <w:pStyle w:val="38"/>
        <w:rPr>
          <w:ins w:id="100380" w:author="מנוע מכני" w:date="2026-10-05T11:32:12Z"/>
        </w:rPr>
      </w:pPr>
      <w:r>
        <w:t xml:space="preserve">קמ"ל</w:t>
      </w:r>
      <w:r>
        <w:t xml:space="preserve"> כדתניא:</w:t>
      </w:r>
    </w:p>
    <w:p w14:paraId="1D73601B" w14:textId="77777777" w:rsidR="00B874E6" w:rsidRDefault="00F40753" w:rsidP="00C5567C">
      <w:pPr>
        <w:pStyle w:val="a"/>
        <w:rPr>
          <w:rtl/>
        </w:rPr>
      </w:pPr>
      <w:del w:id="1003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חסר שאין בו אלא מאתים, ויתר שיש בו מאתים ושמונים וא', כולן עולין למנין קכ"ה</w:t>
      </w:r>
      <w:ins w:id="97091" w:author="מנוע מכני" w:date="2026-10-05T11:32:12Z">
        <w:r>
          <w:rPr>
            <w:rtl/>
          </w:rPr>
          <w:t xml:space="preserve">,</w:t>
        </w:r>
      </w:ins>
      <w:del w:id="97092" w:author="מנוע מכני" w:date="2026-10-05T11:32:12Z">
        <w:r w:rsidR="000B5F7F">
          <w:rPr>
            <w:rtl/>
          </w:rPr>
          <w:delText xml:space="preserve">;</w:delText>
        </w:r>
      </w:del>
      <w:r w:rsidR="00DA02D6">
        <w:rPr>
          <w:rFonts w:hint="cs"/>
          <w:rtl/>
        </w:rPr>
        <w:t xml:space="preserve"> </w:t>
      </w:r>
      <w:r>
        <w:rPr>
          <w:rtl/>
        </w:rPr>
        <w:t xml:space="preserve">זיל בתר </w:t>
      </w:r>
      <w:ins w:id="94035" w:author="מנוע מכני" w:date="2026-10-05T11:32:12Z">
        <w:r>
          <w:rPr>
            <w:rtl/>
          </w:rPr>
          <w:t xml:space="preserve">רוב</w:t>
        </w:r>
      </w:ins>
      <w:del w:id="94036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</w:t>
      </w:r>
      <w:ins w:id="98635" w:author="מנוע מכני" w:date="2026-10-05T11:32:12Z">
        <w:r>
          <w:rPr>
            <w:rtl/>
          </w:rPr>
          <w:t xml:space="preserve">דאנשים</w:t>
        </w:r>
      </w:ins>
      <w:del w:id="98636" w:author="מנוע מכני" w:date="2026-10-05T11:32:12Z">
        <w:r>
          <w:rPr>
            <w:rtl/>
          </w:rPr>
          <w:delText xml:space="preserve">דאינשי</w:delText>
        </w:r>
      </w:del>
      <w:r w:rsidR="0057284B">
        <w:rPr>
          <w:rtl/>
        </w:rPr>
        <w:t>.</w:t>
      </w:r>
    </w:p>
    <w:p>
      <w:pPr>
        <w:pStyle w:val="38"/>
        <w:rPr>
          <w:ins w:id="100382" w:author="מנוע מכני" w:date="2026-10-05T11:32:12Z"/>
        </w:rPr>
      </w:pPr>
      <w:r>
        <w:t xml:space="preserve">ארי</w:t>
      </w:r>
      <w:ins w:id="92151" w:author="מנוע מכני" w:date="2026-10-05T11:32:12Z">
        <w:r>
          <w:t xml:space="preserve">א"ש</w:t>
        </w:r>
      </w:ins>
      <w:del w:id="92152" w:author="מנוע מכני" w:date="2026-10-05T11:32:12Z">
        <w:r>
          <w:delText xml:space="preserve">א''ש</w:delText>
        </w:r>
      </w:del>
      <w:ins w:id="97683" w:author="מנוע מכני" w:date="2026-10-05T11:32:12Z">
        <w:r>
          <w:t xml:space="preserve">:</w:t>
        </w:r>
      </w:ins>
    </w:p>
    <w:p w14:paraId="6E3AB8FB" w14:textId="77777777" w:rsidR="00B874E6" w:rsidRDefault="008457D9" w:rsidP="00DA02D6">
      <w:pPr>
        <w:rPr>
          <w:rtl/>
        </w:rPr>
      </w:pPr>
      <w:del w:id="97684" w:author="מנוע מכני" w:date="2026-10-05T11:32:12Z">
        <w:r>
          <w:rPr>
            <w:rFonts w:hint="cs"/>
            <w:rtl/>
          </w:rPr>
          <w:delText xml:space="preserve"> </w:delText>
        </w:r>
        <w:r w:rsidR="00F40753">
          <w:rPr>
            <w:rtl/>
          </w:rPr>
          <w:delText xml:space="preserve">:</w:delText>
        </w:r>
      </w:del>
      <w:del w:id="10038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מעשה בתלמידיו של </w:t>
      </w:r>
      <w:r w:rsidR="00F40753">
        <w:rPr>
          <w:rStyle w:val="2fb"/>
          <w:rtl/>
        </w:rPr>
        <w:t xml:space="preserve">ר' ישמעאל</w:t>
      </w:r>
      <w:r w:rsidR="00F40753">
        <w:rPr>
          <w:rtl/>
        </w:rPr>
        <w:t xml:space="preserve"> ששלקו זונה אחת שנתחייבה שריפה למלך, בדקו ומצאו בה </w:t>
      </w:r>
      <w:r w:rsidR="00DA02D6">
        <w:rPr>
          <w:rStyle w:val="2fb"/>
          <w:rFonts w:hint="cs"/>
          <w:rtl/>
        </w:rPr>
        <w:t xml:space="preserve">ר</w:t>
      </w:r>
      <w:ins w:id="92153" w:author="מנוע מכני" w:date="2026-10-05T11:32:12Z">
        <w:r>
          <w:rPr>
            <w:rStyle w:val="2fb"/>
            <w:rFonts w:hint="cs"/>
            <w:rtl/>
          </w:rPr>
          <w:t xml:space="preserve">נ"ב</w:t>
        </w:r>
      </w:ins>
      <w:del w:id="92154" w:author="מנוע מכני" w:date="2026-10-05T11:32:12Z">
        <w:r w:rsidR="00DA02D6">
          <w:rPr>
            <w:rFonts w:hint="cs"/>
            <w:rtl/>
          </w:rPr>
          <w:delText xml:space="preserve">נ''ב</w:delText>
        </w:r>
      </w:del>
      <w:r w:rsidR="00F40753">
        <w:rPr>
          <w:rtl/>
        </w:rPr>
        <w:t xml:space="preserve">,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להם: שמא באשה בדקתם, שהוסיף לה הכתוב שני צירים ושני דלתות</w:t>
      </w:r>
      <w:r w:rsidR="0057284B">
        <w:rPr>
          <w:rtl/>
        </w:rPr>
        <w:t>.</w:t>
      </w:r>
    </w:p>
    <w:p>
      <w:pPr>
        <w:pStyle w:val="38"/>
        <w:rPr>
          <w:ins w:id="100384" w:author="מנוע מכני" w:date="2026-10-05T11:32:12Z"/>
        </w:rPr>
      </w:pPr>
      <w:r>
        <w:t xml:space="preserve">תניא</w:t>
      </w:r>
      <w:r>
        <w:t xml:space="preserve">, </w:t>
      </w:r>
      <w:ins w:id="92945" w:author="מנוע מכני" w:date="2026-10-05T11:32:12Z">
        <w:r>
          <w:t xml:space="preserve">ר"א</w:t>
        </w:r>
      </w:ins>
      <w:del w:id="92946" w:author="מנוע מכני" w:date="2026-10-05T11:32:12Z">
        <w:r>
          <w:delText xml:space="preserve">רבי אלעזר</w:delText>
        </w:r>
      </w:del>
      <w:del w:id="100956" w:author="מנוע מכני" w:date="2026-10-05T11:32:12Z">
        <w:r>
          <w:delText xml:space="preserve"> אומר</w:delText>
        </w:r>
      </w:del>
      <w:r>
        <w:t xml:space="preserve">:</w:t>
      </w:r>
    </w:p>
    <w:p w14:paraId="5DD778D5" w14:textId="77777777" w:rsidR="00DA02D6" w:rsidRDefault="00F40753" w:rsidP="00DA02D6">
      <w:pPr>
        <w:rPr>
          <w:rtl/>
        </w:rPr>
      </w:pPr>
      <w:del w:id="1003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שצירים לבית כך צירים לאשה, </w:t>
      </w:r>
      <w:r w:rsidR="00DA02D6">
        <w:rPr>
          <w:rFonts w:hint="cs"/>
          <w:rtl/>
        </w:rPr>
        <w:t>ד'</w:t>
      </w:r>
      <w:r>
        <w:rPr>
          <w:rStyle w:val="afffff0"/>
          <w:rtl/>
        </w:rPr>
        <w:t xml:space="preserve">ותכרע ותלד כי נהפכו </w:t>
      </w:r>
      <w:ins w:id="95411" w:author="מנוע מכני" w:date="2026-10-05T11:32:12Z">
        <w:r>
          <w:rPr>
            <w:rStyle w:val="afffff0"/>
            <w:rtl/>
          </w:rPr>
          <w:t xml:space="preserve">עליו</w:t>
        </w:r>
      </w:ins>
      <w:del w:id="95412" w:author="מנוע מכני" w:date="2026-10-05T11:32:12Z">
        <w:r>
          <w:rPr>
            <w:rtl/>
          </w:rPr>
          <w:delText xml:space="preserve">עליה</w:delText>
        </w:r>
      </w:del>
      <w:r>
        <w:rPr>
          <w:rStyle w:val="afffff0"/>
          <w:rtl/>
        </w:rPr>
        <w:t xml:space="preserve"> ציריה</w:t>
      </w:r>
      <w:r w:rsidR="00DA02D6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386" w:author="מנוע מכני" w:date="2026-10-05T11:32:12Z"/>
        </w:rPr>
      </w:pPr>
      <w:r>
        <w:t xml:space="preserve">רבי יהושע</w:t>
      </w:r>
      <w:del w:id="100957" w:author="מנוע מכני" w:date="2026-10-05T11:32:12Z">
        <w:r>
          <w:delText xml:space="preserve"> אומר</w:delText>
        </w:r>
      </w:del>
      <w:r>
        <w:t xml:space="preserve">:</w:t>
      </w:r>
    </w:p>
    <w:p w14:paraId="2E4362C4" w14:textId="77777777" w:rsidR="00DA02D6" w:rsidRDefault="00F40753" w:rsidP="00DA02D6">
      <w:pPr>
        <w:rPr>
          <w:rtl/>
        </w:rPr>
      </w:pPr>
      <w:del w:id="1003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שדלתות לבית כך דלתות לאשה, שנאמר </w:t>
      </w:r>
      <w:r w:rsidR="00DA02D6">
        <w:rPr>
          <w:rFonts w:hint="cs"/>
          <w:rtl/>
        </w:rPr>
        <w:t>'</w:t>
      </w:r>
      <w:ins w:id="90387" w:author="מנוע סמנטי" w:date="2026-10-05T11:39:44Z">
        <w:r>
          <w:rPr>
            <w:rStyle w:val="afffff0"/>
            <w:rtl/>
          </w:rPr>
          <w:t xml:space="preserve">כִּי לֹא סָגַר דַּלְתֵי בִטְנִי</w:t>
        </w:r>
      </w:ins>
      <w:del w:id="90388" w:author="מנוע סמנטי" w:date="2026-10-05T11:39:44Z">
        <w:r>
          <w:rPr>
            <w:rtl/>
          </w:rPr>
          <w:delText xml:space="preserve">כי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סגר דלתי בטני</w:delText>
        </w:r>
      </w:del>
      <w:r w:rsidR="00DA02D6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388" w:author="מנוע מכני" w:date="2026-10-05T11:32:12Z"/>
        </w:rPr>
      </w:pPr>
      <w:ins w:id="92947" w:author="מנוע מכני" w:date="2026-10-05T11:32:12Z">
        <w:r>
          <w:t xml:space="preserve">ר"ע</w:t>
        </w:r>
      </w:ins>
      <w:del w:id="92948" w:author="מנוע מכני" w:date="2026-10-05T11:32:12Z">
        <w:r>
          <w:delText xml:space="preserve">רבי עקיבא</w:delText>
        </w:r>
      </w:del>
      <w:del w:id="100958" w:author="מנוע מכני" w:date="2026-10-05T11:32:12Z">
        <w:r>
          <w:delText xml:space="preserve"> אומר</w:delText>
        </w:r>
      </w:del>
      <w:r>
        <w:t xml:space="preserve">:</w:t>
      </w:r>
    </w:p>
    <w:p w14:paraId="6A30B571" w14:textId="77777777" w:rsidR="00B874E6" w:rsidRDefault="00F40753" w:rsidP="00DA02D6">
      <w:pPr>
        <w:rPr>
          <w:rtl/>
        </w:rPr>
      </w:pPr>
      <w:del w:id="1003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שמפתח לבית כך מפתח לאשה, שנאמר </w:t>
      </w:r>
      <w:r w:rsidR="00DA02D6">
        <w:rPr>
          <w:rFonts w:hint="cs"/>
          <w:rtl/>
        </w:rPr>
        <w:t>'</w:t>
      </w:r>
      <w:ins w:id="90389" w:author="מנוע סמנטי" w:date="2026-10-05T11:39:44Z">
        <w:r>
          <w:rPr>
            <w:rStyle w:val="afffff0"/>
            <w:rtl/>
          </w:rPr>
          <w:t xml:space="preserve">וַיִּפְתַּח אֶת רַחְמָהּ</w:t>
        </w:r>
      </w:ins>
      <w:del w:id="90390" w:author="מנוע סמנטי" w:date="2026-10-05T11:39:44Z">
        <w:r>
          <w:rPr>
            <w:rtl/>
          </w:rPr>
          <w:delText xml:space="preserve">ויפתח את רחמה</w:delText>
        </w:r>
      </w:del>
      <w:r w:rsidR="00DA02D6">
        <w:rPr>
          <w:rFonts w:hint="cs"/>
          <w:rtl/>
        </w:rPr>
        <w:t>'</w:t>
      </w:r>
      <w:r w:rsidR="0057284B">
        <w:rPr>
          <w:rtl/>
        </w:rPr>
        <w:t>.</w:t>
      </w:r>
    </w:p>
    <w:p w14:paraId="69ADB1C0" w14:textId="77777777" w:rsidR="00B874E6" w:rsidRDefault="00F40753" w:rsidP="00F40753">
      <w:pPr>
        <w:rPr>
          <w:rtl/>
        </w:rPr>
      </w:pPr>
      <w:ins w:id="92949" w:author="מנוע מכני" w:date="2026-10-05T11:32:12Z">
        <w:r>
          <w:rPr>
            <w:rStyle w:val="2fb"/>
            <w:rtl/>
          </w:rPr>
          <w:t xml:space="preserve">לר"ע</w:t>
        </w:r>
      </w:ins>
      <w:del w:id="92950" w:author="מנוע מכני" w:date="2026-10-05T11:32:12Z">
        <w:r>
          <w:rPr>
            <w:rtl/>
          </w:rPr>
          <w:delText xml:space="preserve">לרבי עקיבא</w:delText>
        </w:r>
      </w:del>
      <w:r>
        <w:rPr>
          <w:rtl/>
        </w:rPr>
        <w:t xml:space="preserve"> </w:t>
      </w:r>
      <w:ins w:id="97621" w:author="מנוע מכני" w:date="2026-10-05T11:32:12Z">
        <w:r>
          <w:rPr>
            <w:rtl/>
          </w:rPr>
          <w:t xml:space="preserve">קשה</w:t>
        </w:r>
      </w:ins>
      <w:del w:id="97622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דתלמידי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! </w:t>
      </w:r>
      <w:ins w:id="95413" w:author="מנוע מכני" w:date="2026-10-05T11:32:12Z">
        <w:r>
          <w:rPr>
            <w:rtl/>
          </w:rPr>
          <w:t xml:space="preserve">שמא</w:t>
        </w:r>
      </w:ins>
      <w:del w:id="95414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איידי דזוטרא - אתמוחי מתמח</w:t>
      </w:r>
      <w:r w:rsidR="0057284B">
        <w:rPr>
          <w:rtl/>
        </w:rPr>
        <w:t>.</w:t>
      </w:r>
    </w:p>
    <w:p w14:paraId="4788FCB3" w14:textId="77777777" w:rsidR="00DA02D6" w:rsidRDefault="00DA02D6" w:rsidP="00F40753">
      <w:pPr>
        <w:rPr>
          <w:del w:id="90649" w:author="מנוע עיצוב" w:date="2026-10-05T11:33:53Z"/>
          <w:rtl/>
        </w:rPr>
      </w:pPr>
    </w:p>
    <w:p>
      <w:pPr>
        <w:pStyle w:val="38"/>
        <w:rPr>
          <w:ins w:id="100390" w:author="מנוע מכני" w:date="2026-10-05T11:32:12Z"/>
        </w:rPr>
      </w:pPr>
      <w:r>
        <w:t xml:space="preserve">רב:</w:t>
      </w:r>
    </w:p>
    <w:p w14:paraId="6D5332B8" w14:textId="77777777" w:rsidR="00DA02D6" w:rsidRDefault="00F40753" w:rsidP="00F40753">
      <w:pPr>
        <w:rPr>
          <w:rtl/>
        </w:rPr>
      </w:pPr>
      <w:del w:id="1003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וכולן אין מטמאין באהל, שנאמר </w:t>
      </w:r>
      <w:r w:rsidR="00DA02D6">
        <w:rPr>
          <w:rFonts w:hint="cs"/>
          <w:rtl/>
        </w:rPr>
        <w:t>'</w:t>
      </w:r>
      <w:ins w:id="90391" w:author="מנוע סמנטי" w:date="2026-10-05T11:39:44Z">
        <w:r>
          <w:rPr>
            <w:rStyle w:val="afffff0"/>
            <w:rtl/>
          </w:rPr>
          <w:t xml:space="preserve">זֹאת הַתּוֹרָה אָדָם כִּי יָמוּת בְּאֹהֶל</w:t>
        </w:r>
      </w:ins>
      <w:del w:id="90392" w:author="מנוע סמנטי" w:date="2026-10-05T11:39:44Z">
        <w:r>
          <w:rPr>
            <w:rtl/>
          </w:rPr>
          <w:delText xml:space="preserve">זאת התורה אדם כי ימות באהל</w:delText>
        </w:r>
      </w:del>
      <w:r w:rsidR="00DA02D6">
        <w:rPr>
          <w:rFonts w:hint="cs"/>
          <w:rtl/>
        </w:rPr>
        <w:t>'</w:t>
      </w:r>
      <w:r>
        <w:rPr>
          <w:rtl/>
        </w:rPr>
        <w:t xml:space="preserve"> - דבר השוה לכל אדם</w:t>
      </w:r>
      <w:ins w:id="97093" w:author="מנוע מכני" w:date="2026-10-05T11:32:12Z">
        <w:r>
          <w:rPr>
            <w:rtl/>
          </w:rPr>
          <w:t xml:space="preserve">,</w:t>
        </w:r>
      </w:ins>
      <w:del w:id="970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92" w:author="מנוע מכני" w:date="2026-10-05T11:32:12Z"/>
        </w:rPr>
      </w:pPr>
      <w:ins w:id="92155" w:author="מנוע מכני" w:date="2026-10-05T11:32:12Z">
        <w:r>
          <w:t xml:space="preserve">א"ל</w:t>
        </w:r>
      </w:ins>
      <w:del w:id="92156" w:author="מנוע מכני" w:date="2026-10-05T11:32:12Z">
        <w:r>
          <w:delText xml:space="preserve">א''ל</w:delText>
        </w:r>
      </w:del>
      <w:r>
        <w:t xml:space="preserve"> </w:t>
      </w:r>
      <w:r w:rsidR="00F40753">
        <w:t xml:space="preserve">אביי ובאיש </w:t>
      </w:r>
      <w:ins w:id="94037" w:author="מנוע מכני" w:date="2026-10-05T11:32:12Z">
        <w:r>
          <w:t xml:space="preserve">אין</w:t>
        </w:r>
      </w:ins>
      <w:del w:id="94038" w:author="מנוע מכני" w:date="2026-10-05T11:32:12Z">
        <w:r w:rsidR="00F40753">
          <w:delText xml:space="preserve">ליכא</w:delText>
        </w:r>
      </w:del>
      <w:r w:rsidR="00F40753">
        <w:t xml:space="preserve">? והכתיב:</w:t>
      </w:r>
    </w:p>
    <w:p w14:paraId="2BCDB8ED" w14:textId="77777777" w:rsidR="00DA02D6" w:rsidRDefault="00DA02D6" w:rsidP="00F40753">
      <w:pPr>
        <w:rPr>
          <w:rtl/>
        </w:rPr>
      </w:pPr>
      <w:del w:id="100393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393" w:author="מנוע סמנטי" w:date="2026-10-05T11:39:44Z">
        <w:r>
          <w:rPr>
            <w:rStyle w:val="afffff0"/>
            <w:rtl/>
          </w:rPr>
          <w:t xml:space="preserve">צִירִים אֲחָזוּנִי כְּצִירֵי יוֹלֵדָה</w:t>
        </w:r>
      </w:ins>
      <w:del w:id="90394" w:author="מנוע סמנטי" w:date="2026-10-05T11:39:44Z">
        <w:r w:rsidR="00F40753">
          <w:rPr>
            <w:rtl/>
          </w:rPr>
          <w:delText xml:space="preserve">צירים אחזוני כצירי יולדה</w:delText>
        </w:r>
      </w:del>
      <w:r>
        <w:rPr>
          <w:rFonts w:hint="cs"/>
          <w:rtl/>
        </w:rPr>
        <w:t>'</w:t>
      </w:r>
      <w:r w:rsidR="00F40753">
        <w:rPr>
          <w:rtl/>
        </w:rPr>
        <w:t>! צירי בשר</w:t>
      </w:r>
      <w:ins w:id="97095" w:author="מנוע מכני" w:date="2026-10-05T11:32:12Z">
        <w:r>
          <w:rPr>
            <w:rtl/>
          </w:rPr>
          <w:t xml:space="preserve">,</w:t>
        </w:r>
      </w:ins>
      <w:del w:id="97096" w:author="מנוע מכני" w:date="2026-10-05T11:32:12Z">
        <w:r w:rsidR="000B5F7F">
          <w:rPr>
            <w:rtl/>
          </w:rPr>
          <w:delText xml:space="preserve">;</w:delText>
        </w:r>
      </w:del>
    </w:p>
    <w:p w14:paraId="0E3C2E26" w14:textId="77777777" w:rsidR="00B874E6" w:rsidRDefault="00F40753" w:rsidP="00DA02D6">
      <w:pPr>
        <w:rPr>
          <w:rtl/>
        </w:rPr>
      </w:pPr>
      <w:r>
        <w:rPr>
          <w:rtl/>
        </w:rPr>
        <w:t xml:space="preserve">והכתיב: אדני במראה נהפכו צירי! </w:t>
      </w:r>
      <w:ins w:id="92157" w:author="מנוע מכני" w:date="2026-10-05T11:32:12Z">
        <w:r>
          <w:rPr>
            <w:rtl/>
          </w:rPr>
          <w:t xml:space="preserve">ה"נ</w:t>
        </w:r>
      </w:ins>
      <w:del w:id="92158" w:author="מנוע מכני" w:date="2026-10-05T11:32:12Z">
        <w:r>
          <w:rPr>
            <w:rtl/>
          </w:rPr>
          <w:delText xml:space="preserve">ה</w:delText>
        </w:r>
        <w:r w:rsidR="00DA02D6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 צירי בשר, </w:t>
      </w:r>
      <w:ins w:id="92159" w:author="מנוע מכני" w:date="2026-10-05T11:32:12Z">
        <w:r>
          <w:rPr>
            <w:rtl/>
          </w:rPr>
          <w:t xml:space="preserve">ה"נ</w:t>
        </w:r>
      </w:ins>
      <w:del w:id="92160" w:author="מנוע מכני" w:date="2026-10-05T11:32:12Z">
        <w:r>
          <w:rPr>
            <w:rtl/>
          </w:rPr>
          <w:delText xml:space="preserve">ה</w:delText>
        </w:r>
        <w:r w:rsidR="00DA02D6">
          <w:rPr>
            <w:rFonts w:hint="cs"/>
            <w:rtl/>
          </w:rPr>
          <w:delText xml:space="preserve">''נ</w:delText>
        </w:r>
      </w:del>
      <w:r w:rsidR="00DA02D6">
        <w:rPr>
          <w:rFonts w:hint="cs"/>
          <w:rtl/>
        </w:rPr>
        <w:t xml:space="preserve"> </w:t>
      </w:r>
      <w:ins w:id="98637" w:author="מנוע מכני" w:date="2026-10-05T11:32:12Z">
        <w:r>
          <w:rPr>
            <w:rtl/>
          </w:rPr>
          <w:t xml:space="preserve">מסתבר</w:t>
        </w:r>
      </w:ins>
      <w:del w:id="98638" w:author="מנוע מכני" w:date="2026-10-05T11:32:12Z">
        <w:r w:rsidR="00DA02D6">
          <w:rPr>
            <w:rtl/>
          </w:rPr>
          <w:delText xml:space="preserve">מסתברא</w:delText>
        </w:r>
      </w:del>
      <w:r w:rsidR="00DA02D6">
        <w:rPr>
          <w:rtl/>
        </w:rPr>
        <w:t xml:space="preserve">, ד</w:t>
      </w:r>
      <w:r w:rsidR="00DA02D6">
        <w:rPr>
          <w:rFonts w:hint="cs"/>
          <w:rtl/>
        </w:rPr>
        <w:t xml:space="preserve">אל</w:t>
      </w:r>
      <w:ins w:id="92161" w:author="מנוע מכני" w:date="2026-10-05T11:32:12Z">
        <w:r>
          <w:rPr>
            <w:rFonts w:hint="cs"/>
            <w:rtl/>
          </w:rPr>
          <w:t xml:space="preserve">ת"ה</w:t>
        </w:r>
      </w:ins>
      <w:del w:id="92162" w:author="מנוע מכני" w:date="2026-10-05T11:32:12Z">
        <w:r w:rsidR="00DA02D6">
          <w:rPr>
            <w:rFonts w:hint="cs"/>
            <w:rtl/>
          </w:rPr>
          <w:delText xml:space="preserve">ת''ה</w:delText>
        </w:r>
      </w:del>
      <w:r w:rsidR="00DA02D6">
        <w:rPr>
          <w:rFonts w:hint="cs"/>
          <w:rtl/>
        </w:rPr>
        <w:t xml:space="preserve"> </w:t>
      </w:r>
      <w:r w:rsidR="00DA02D6">
        <w:rPr>
          <w:rStyle w:val="2fb"/>
          <w:rFonts w:hint="cs"/>
          <w:rtl/>
        </w:rPr>
        <w:t xml:space="preserve">ר</w:t>
      </w:r>
      <w:ins w:id="92163" w:author="מנוע מכני" w:date="2026-10-05T11:32:12Z">
        <w:r>
          <w:rPr>
            <w:rStyle w:val="2fb"/>
            <w:rFonts w:hint="cs"/>
            <w:rtl/>
          </w:rPr>
          <w:t xml:space="preserve">מ"ח</w:t>
        </w:r>
      </w:ins>
      <w:del w:id="92164" w:author="מנוע מכני" w:date="2026-10-05T11:32:12Z">
        <w:r w:rsidR="00DA02D6">
          <w:rPr>
            <w:rFonts w:hint="cs"/>
            <w:rtl/>
          </w:rPr>
          <w:delText xml:space="preserve">מ''ח</w:delText>
        </w:r>
      </w:del>
      <w:r>
        <w:rPr>
          <w:rtl/>
        </w:rPr>
        <w:t xml:space="preserve"> </w:t>
      </w:r>
      <w:ins w:id="98639" w:author="מנוע מכני" w:date="2026-10-05T11:32:12Z">
        <w:r>
          <w:rPr>
            <w:rtl/>
          </w:rPr>
          <w:t xml:space="preserve">איך</w:t>
        </w:r>
      </w:ins>
      <w:del w:id="98640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משכחת לה? </w:t>
      </w:r>
      <w:r>
        <w:rPr>
          <w:rtl/>
        </w:rPr>
        <w:t xml:space="preserve">לא</w:t>
      </w:r>
      <w:r>
        <w:rPr>
          <w:rtl/>
        </w:rPr>
        <w:t xml:space="preserve"> באיש ולא באשה</w:t>
      </w:r>
      <w:r w:rsidR="0057284B">
        <w:rPr>
          <w:rtl/>
        </w:rPr>
        <w:t>.</w:t>
      </w:r>
    </w:p>
    <w:p w14:paraId="35C3174F" w14:textId="77777777" w:rsidR="0057284B" w:rsidRDefault="0057284B" w:rsidP="0057284B">
      <w:pPr>
        <w:jc w:val="center"/>
        <w:rPr>
          <w:del w:id="90264" w:author="מנוע עיצוב" w:date="2026-10-05T11:33:53Z"/>
          <w:rtl/>
        </w:rPr>
      </w:pPr>
      <w:del w:id="90261" w:author="מנוע עיצוב" w:date="2026-10-05T11:33:53Z">
        <w:r>
          <w:rPr>
            <w:rtl/>
          </w:rPr>
          <w:delText xml:space="preserve">•</w:delText>
        </w:r>
      </w:del>
      <w:ins w:id="97097" w:author="מנוע מכני" w:date="2026-10-05T11:32:12Z">
        <w:r>
          <w:rPr>
            <w:rtl/>
          </w:rPr>
          <w:t xml:space="preserve"> </w:t>
        </w:r>
      </w:ins>
      <w:del w:id="97098" w:author="מנוע מכני" w:date="2026-10-05T11:32:12Z">
        <w:r>
          <w:rPr>
            <w:rtl/>
          </w:rPr>
          <w:delText xml:space="preserve">  </w:delText>
        </w:r>
      </w:del>
      <w:del w:id="90262" w:author="מנוע עיצוב" w:date="2026-10-05T11:33:53Z">
        <w:r>
          <w:rPr>
            <w:rtl/>
          </w:rPr>
          <w:delText xml:space="preserve">•</w:delText>
        </w:r>
      </w:del>
      <w:ins w:id="97099" w:author="מנוע מכני" w:date="2026-10-05T11:32:12Z">
        <w:r>
          <w:rPr>
            <w:rtl/>
          </w:rPr>
          <w:t xml:space="preserve"> </w:t>
        </w:r>
      </w:ins>
      <w:del w:id="97100" w:author="מנוע מכני" w:date="2026-10-05T11:32:12Z">
        <w:r>
          <w:rPr>
            <w:rtl/>
          </w:rPr>
          <w:delText xml:space="preserve">  </w:delText>
        </w:r>
      </w:del>
      <w:del w:id="90263" w:author="מנוע עיצוב" w:date="2026-10-05T11:33:53Z">
        <w:r>
          <w:rPr>
            <w:rtl/>
          </w:rPr>
          <w:delText xml:space="preserve">•</w:delText>
        </w:r>
      </w:del>
    </w:p>
    <w:p w14:paraId="186211AF" w14:textId="77777777" w:rsidR="00DA02D6" w:rsidRDefault="00DA02D6" w:rsidP="00DA02D6">
      <w:pPr>
        <w:pStyle w:val="afff0"/>
        <w:framePr w:wrap="around"/>
        <w:rPr>
          <w:rtl/>
        </w:rPr>
      </w:pPr>
      <w:r>
        <w:rPr>
          <w:rFonts w:hint="cs"/>
          <w:rtl/>
        </w:rPr>
        <w:t>מה:</w:t>
      </w:r>
    </w:p>
    <w:p w14:paraId="054D3434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יתר בידיו וברגליו</w:t>
      </w:r>
      <w:r w:rsidR="0057284B">
        <w:rPr>
          <w:rtl/>
        </w:rPr>
        <w:t>.</w:t>
      </w:r>
    </w:p>
    <w:p w14:paraId="7DD86942" w14:textId="77777777" w:rsidR="00B874E6" w:rsidRDefault="00DA02D6" w:rsidP="00F40753">
      <w:pPr>
        <w:rPr>
          <w:rtl/>
        </w:rPr>
      </w:pPr>
      <w:r>
        <w:rPr>
          <w:rFonts w:hint="cs"/>
          <w:rtl/>
        </w:rPr>
        <w:t>ארי''</w:t>
      </w:r>
      <w:r w:rsidR="00F40753">
        <w:rPr>
          <w:rtl/>
        </w:rPr>
        <w:t xml:space="preserve">: ושניהם מקרא אחד דרשו, ותהי עוד מלחמה, וכתי' ויהי איש מדון אצבע ידיו ואצבע רגליו שש ושש, </w:t>
      </w:r>
      <w:ins w:id="95819" w:author="מנוע מכני" w:date="2026-10-05T11:32:12Z">
        <w:r>
          <w:rPr>
            <w:rtl/>
          </w:rPr>
          <w:t xml:space="preserve">מ"ד</w:t>
        </w:r>
      </w:ins>
      <w:del w:id="95820" w:author="מנוע מכני" w:date="2026-10-05T11:32:12Z">
        <w:r w:rsidR="00F40753">
          <w:rPr>
            <w:rtl/>
          </w:rPr>
          <w:delText xml:space="preserve">מר סבר</w:delText>
        </w:r>
      </w:del>
      <w:r w:rsidR="00F40753">
        <w:rPr>
          <w:rtl/>
        </w:rPr>
        <w:t xml:space="preserve">: בגנותיה משתעי, ומר סבר: בשבחיה משתעי</w:t>
      </w:r>
      <w:r w:rsidR="0057284B">
        <w:rPr>
          <w:rtl/>
        </w:rPr>
        <w:t>.</w:t>
      </w:r>
    </w:p>
    <w:p>
      <w:pPr>
        <w:pStyle w:val="38"/>
        <w:rPr>
          <w:ins w:id="100394" w:author="מנוע מכני" w:date="2026-10-05T11:32:12Z"/>
        </w:rPr>
      </w:pPr>
      <w:r>
        <w:t xml:space="preserve">רבה:</w:t>
      </w:r>
    </w:p>
    <w:p w14:paraId="724AF5EB" w14:textId="77777777" w:rsidR="00AD25D8" w:rsidRDefault="00F40753" w:rsidP="00AD25D8">
      <w:pPr>
        <w:rPr>
          <w:rtl/>
        </w:rPr>
      </w:pPr>
      <w:del w:id="100395" w:author="מנוע מכני" w:date="2026-10-05T11:32:12Z">
        <w:r>
          <w:rPr>
            <w:rtl/>
          </w:rPr>
          <w:delText xml:space="preserve"> </w:delText>
        </w:r>
      </w:del>
      <w:r w:rsidR="00AD25D8">
        <w:rPr>
          <w:rtl/>
        </w:rPr>
        <w:tab/>
      </w:r>
      <w:r w:rsidR="00AD25D8">
        <w:rPr>
          <w:rFonts w:hint="cs"/>
          <w:rtl/>
        </w:rPr>
        <w:t xml:space="preserve">'</w:t>
      </w:r>
      <w:r w:rsidR="00AD25D8">
        <w:rPr>
          <w:rStyle w:val="afffff0"/>
          <w:rFonts w:hint="cs"/>
          <w:rtl/>
        </w:rPr>
        <w:t xml:space="preserve">עשרים וארבע</w:t>
      </w:r>
      <w:r w:rsidR="00AD25D8">
        <w:rPr>
          <w:rFonts w:hint="cs"/>
          <w:rtl/>
        </w:rPr>
        <w:t xml:space="preserve">' דלא נחשוב שית דיד, ושש דרגל </w:t>
      </w:r>
    </w:p>
    <w:p w14:paraId="40C93CC5" w14:textId="77777777" w:rsidR="00AD25D8" w:rsidRDefault="00AD25D8" w:rsidP="00AD25D8">
      <w:pPr>
        <w:rPr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 xml:space="preserve">'</w:t>
      </w:r>
      <w:r>
        <w:rPr>
          <w:rStyle w:val="afffff0"/>
          <w:rFonts w:hint="cs"/>
          <w:rtl/>
        </w:rPr>
        <w:t xml:space="preserve">שש שש</w:t>
      </w:r>
      <w:r>
        <w:rPr>
          <w:rFonts w:hint="cs"/>
          <w:rtl/>
        </w:rPr>
        <w:t xml:space="preserve">' שלא נחשוב ח</w:t>
      </w:r>
      <w:r w:rsidR="00F40753">
        <w:rPr>
          <w:rtl/>
        </w:rPr>
        <w:t xml:space="preserve">מש </w:t>
      </w:r>
      <w:r>
        <w:rPr>
          <w:rFonts w:hint="cs"/>
          <w:rtl/>
        </w:rPr>
        <w:t>מצד אחד וחמש מצד אחר</w:t>
      </w:r>
      <w:r w:rsidR="00F40753">
        <w:rPr>
          <w:rtl/>
        </w:rPr>
        <w:t xml:space="preserve"> </w:t>
      </w:r>
    </w:p>
    <w:p w14:paraId="032D29E9" w14:textId="77777777" w:rsidR="00B874E6" w:rsidRDefault="00AD25D8" w:rsidP="00AD25D8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'</w:t>
      </w:r>
      <w:ins w:id="90395" w:author="מנוע סמנטי" w:date="2026-10-05T11:39:44Z">
        <w:r>
          <w:rPr>
            <w:rStyle w:val="afffff0"/>
            <w:rtl/>
          </w:rPr>
          <w:t xml:space="preserve">מִסְפָּר</w:t>
        </w:r>
      </w:ins>
      <w:del w:id="90396" w:author="מנוע סמנטי" w:date="2026-10-05T11:39:44Z">
        <w:r w:rsidR="00F40753">
          <w:rPr>
            <w:rtl/>
          </w:rPr>
          <w:delText xml:space="preserve">מספר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בנספרת </w:t>
      </w:r>
      <w:r w:rsidR="00F40753">
        <w:rPr>
          <w:rtl/>
        </w:rPr>
        <w:t xml:space="preserve">ע"ג</w:t>
      </w:r>
      <w:r w:rsidR="00F40753">
        <w:rPr>
          <w:rtl/>
        </w:rPr>
        <w:t xml:space="preserve"> היד</w:t>
      </w:r>
      <w:r w:rsidR="0057284B">
        <w:rPr>
          <w:rtl/>
        </w:rPr>
        <w:t>.</w:t>
      </w:r>
    </w:p>
    <w:p>
      <w:pPr>
        <w:pStyle w:val="38"/>
        <w:rPr>
          <w:ins w:id="100396" w:author="מנוע מכני" w:date="2026-10-05T11:32:12Z"/>
        </w:rPr>
      </w:pPr>
      <w:r>
        <w:t>תניא</w:t>
      </w:r>
      <w:r w:rsidR="00AD25D8">
        <w:t xml:space="preserve"> א</w:t>
      </w:r>
      <w:ins w:id="92165" w:author="מנוע מכני" w:date="2026-10-05T11:32:12Z">
        <w:r>
          <w:t xml:space="preserve">ר"י</w:t>
        </w:r>
      </w:ins>
      <w:del w:id="92166" w:author="מנוע מכני" w:date="2026-10-05T11:32:12Z">
        <w:r w:rsidR="00AD25D8">
          <w:delText xml:space="preserve">ר''י</w:delText>
        </w:r>
      </w:del>
      <w:r>
        <w:t xml:space="preserve">:</w:t>
      </w:r>
    </w:p>
    <w:p w14:paraId="76AD8909" w14:textId="77777777" w:rsidR="00AD25D8" w:rsidRDefault="00F40753" w:rsidP="00AD25D8">
      <w:pPr>
        <w:rPr>
          <w:rtl/>
        </w:rPr>
      </w:pPr>
      <w:del w:id="1003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באדם אחד שבא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יתר בידיו וברגליו שש ושש עשרים וארבע, </w:t>
      </w:r>
      <w:r>
        <w:rPr>
          <w:rtl/>
        </w:rPr>
        <w:t xml:space="preserve">אמר</w:t>
      </w:r>
      <w:r>
        <w:rPr>
          <w:rtl/>
        </w:rPr>
        <w:t xml:space="preserve"> לו כמותך ירבה בישראל! </w:t>
      </w:r>
    </w:p>
    <w:p>
      <w:pPr>
        <w:pStyle w:val="38"/>
        <w:rPr>
          <w:ins w:id="100398" w:author="מנוע מכני" w:date="2026-10-05T11:32:12Z"/>
        </w:rPr>
      </w:pPr>
      <w:ins w:id="92167" w:author="מנוע מכני" w:date="2026-10-05T11:32:12Z">
        <w:r>
          <w:t xml:space="preserve">א"ל</w:t>
        </w:r>
      </w:ins>
      <w:del w:id="92168" w:author="מנוע מכני" w:date="2026-10-05T11:32:12Z">
        <w:r>
          <w:delText xml:space="preserve">א''ל</w:delText>
        </w:r>
      </w:del>
      <w:r>
        <w:t xml:space="preserve"> </w:t>
      </w:r>
      <w:r w:rsidR="00F40753">
        <w:t xml:space="preserve">ר' יוסי:</w:t>
      </w:r>
    </w:p>
    <w:p w14:paraId="7A6F23B7" w14:textId="77777777" w:rsidR="00B874E6" w:rsidRDefault="00AD25D8" w:rsidP="00AD25D8">
      <w:pPr>
        <w:rPr>
          <w:rtl/>
        </w:rPr>
      </w:pPr>
      <w:del w:id="10039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משם ראיה? כך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לו כמותך יתמעטו ממזירי ונתיני מישראל</w:t>
      </w:r>
      <w:r w:rsidR="0057284B">
        <w:rPr>
          <w:rtl/>
        </w:rPr>
        <w:t>.</w:t>
      </w:r>
      <w:r>
        <w:rPr>
          <w:rFonts w:hint="cs"/>
          <w:rtl/>
        </w:rPr>
        <w:t>[שמטיפה פסולה הן]</w:t>
      </w:r>
    </w:p>
    <w:p w14:paraId="14BA2795" w14:textId="77777777" w:rsidR="0057284B" w:rsidRDefault="0057284B" w:rsidP="0057284B">
      <w:pPr>
        <w:jc w:val="center"/>
        <w:rPr>
          <w:del w:id="90268" w:author="מנוע עיצוב" w:date="2026-10-05T11:33:53Z"/>
          <w:rtl/>
        </w:rPr>
      </w:pPr>
      <w:del w:id="90265" w:author="מנוע עיצוב" w:date="2026-10-05T11:33:53Z">
        <w:r>
          <w:rPr>
            <w:rtl/>
          </w:rPr>
          <w:delText xml:space="preserve">•</w:delText>
        </w:r>
      </w:del>
      <w:ins w:id="97101" w:author="מנוע מכני" w:date="2026-10-05T11:32:12Z">
        <w:r>
          <w:rPr>
            <w:rtl/>
          </w:rPr>
          <w:t xml:space="preserve"> </w:t>
        </w:r>
      </w:ins>
      <w:del w:id="97102" w:author="מנוע מכני" w:date="2026-10-05T11:32:12Z">
        <w:r>
          <w:rPr>
            <w:rtl/>
          </w:rPr>
          <w:delText xml:space="preserve">  </w:delText>
        </w:r>
      </w:del>
      <w:del w:id="90266" w:author="מנוע עיצוב" w:date="2026-10-05T11:33:53Z">
        <w:r>
          <w:rPr>
            <w:rtl/>
          </w:rPr>
          <w:delText xml:space="preserve">•</w:delText>
        </w:r>
      </w:del>
      <w:ins w:id="97103" w:author="מנוע מכני" w:date="2026-10-05T11:32:12Z">
        <w:r>
          <w:rPr>
            <w:rtl/>
          </w:rPr>
          <w:t xml:space="preserve"> </w:t>
        </w:r>
      </w:ins>
      <w:del w:id="97104" w:author="מנוע מכני" w:date="2026-10-05T11:32:12Z">
        <w:r>
          <w:rPr>
            <w:rtl/>
          </w:rPr>
          <w:delText xml:space="preserve">  </w:delText>
        </w:r>
      </w:del>
      <w:del w:id="90267" w:author="מנוע עיצוב" w:date="2026-10-05T11:33:53Z">
        <w:r>
          <w:rPr>
            <w:rtl/>
          </w:rPr>
          <w:delText xml:space="preserve">•</w:delText>
        </w:r>
      </w:del>
    </w:p>
    <w:p w14:paraId="448D3B99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השולט בשתי ידיו</w:t>
      </w:r>
      <w:r w:rsidR="0057284B">
        <w:rPr>
          <w:rtl/>
        </w:rPr>
        <w:t>.</w:t>
      </w:r>
    </w:p>
    <w:p>
      <w:pPr>
        <w:pStyle w:val="38"/>
        <w:rPr>
          <w:ins w:id="100400" w:author="מנוע מכני" w:date="2026-10-05T11:32:12Z"/>
        </w:rPr>
      </w:pPr>
      <w:r>
        <w:t xml:space="preserve">ת"ר:</w:t>
      </w:r>
    </w:p>
    <w:p w14:paraId="79342675" w14:textId="77777777" w:rsidR="00AD25D8" w:rsidRDefault="00F40753" w:rsidP="00F40753">
      <w:pPr>
        <w:rPr>
          <w:rtl/>
        </w:rPr>
      </w:pPr>
      <w:del w:id="1004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איטר בין ביד בין ברגל - פסול, </w:t>
      </w:r>
    </w:p>
    <w:p w14:paraId="60B45A73" w14:textId="77777777" w:rsidR="00B874E6" w:rsidRDefault="00F40753" w:rsidP="00F40753">
      <w:pPr>
        <w:rPr>
          <w:rtl/>
        </w:rPr>
      </w:pPr>
      <w:r>
        <w:rPr>
          <w:rtl/>
        </w:rPr>
        <w:t xml:space="preserve">השולט בשתי ידיו - </w:t>
      </w:r>
      <w:r>
        <w:rPr>
          <w:rStyle w:val="2fb"/>
          <w:rtl/>
        </w:rPr>
        <w:t xml:space="preserve">רבי</w:t>
      </w:r>
      <w:r>
        <w:rPr>
          <w:rtl/>
        </w:rPr>
        <w:t xml:space="preserve"> פוסל וחכמים מכשירין</w:t>
      </w:r>
      <w:r w:rsidR="0057284B">
        <w:rPr>
          <w:rtl/>
        </w:rPr>
        <w:t>.</w:t>
      </w:r>
    </w:p>
    <w:p>
      <w:pPr>
        <w:pStyle w:val="38"/>
        <w:rPr>
          <w:ins w:id="100402" w:author="מנוע מכני" w:date="2026-10-05T11:32:12Z"/>
        </w:rPr>
      </w:pPr>
      <w:ins w:id="95821" w:author="מנוע מכני" w:date="2026-10-05T11:32:12Z">
        <w:r>
          <w:t xml:space="preserve">מ"ד</w:t>
        </w:r>
      </w:ins>
      <w:del w:id="95822" w:author="מנוע מכני" w:date="2026-10-05T11:32:12Z">
        <w:r>
          <w:delText xml:space="preserve">מר סבר</w:delText>
        </w:r>
      </w:del>
      <w:r>
        <w:t xml:space="preserve">:</w:t>
      </w:r>
    </w:p>
    <w:p w14:paraId="01FEE90A" w14:textId="77777777" w:rsidR="00B874E6" w:rsidRDefault="00F40753" w:rsidP="00F40753">
      <w:pPr>
        <w:rPr>
          <w:rtl/>
        </w:rPr>
      </w:pPr>
      <w:del w:id="1004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כחישותא אתחלא בימין, ומר סבר: בריותא אתחלא בשמאל</w:t>
      </w:r>
      <w:r w:rsidR="0057284B">
        <w:rPr>
          <w:rtl/>
        </w:rPr>
        <w:t>.</w:t>
      </w:r>
    </w:p>
    <w:p w14:paraId="2B3ED064" w14:textId="77777777" w:rsidR="0057284B" w:rsidRDefault="0057284B" w:rsidP="0057284B">
      <w:pPr>
        <w:pStyle w:val="affffd"/>
        <w:jc w:val="center"/>
        <w:rPr>
          <w:rtl/>
        </w:rPr>
        <w:pPrChange w:id="9048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05" w:author="מנוע מכני" w:date="2026-10-05T11:32:12Z">
        <w:r>
          <w:rPr>
            <w:rtl/>
          </w:rPr>
          <w:t xml:space="preserve"> </w:t>
        </w:r>
      </w:ins>
      <w:del w:id="971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07" w:author="מנוע מכני" w:date="2026-10-05T11:32:12Z">
        <w:r>
          <w:rPr>
            <w:rtl/>
          </w:rPr>
          <w:t xml:space="preserve"> </w:t>
        </w:r>
      </w:ins>
      <w:del w:id="971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3CD692B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A486320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הכושי, הגיחור, והלבקן, והקפח, והננס, והחרש, והשוטה, והשיכור, ובעלי נגעים טהורים - פסולין באדם וכשרים בבהמה</w:t>
      </w:r>
      <w:r w:rsidR="0057284B">
        <w:rPr>
          <w:rtl/>
        </w:rPr>
        <w:t>.</w:t>
      </w:r>
    </w:p>
    <w:p w14:paraId="660F878F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רשב"ג אומר: שוטה מן הבהמה אינה מן המובחר</w:t>
      </w:r>
      <w:r w:rsidR="0057284B">
        <w:rPr>
          <w:rtl/>
        </w:rPr>
        <w:t>.</w:t>
      </w:r>
    </w:p>
    <w:p w14:paraId="7CD056FB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רבי אלעזר אומר: אף בעלי הדלדולין - פסולין באדם וכשרין בבהמה</w:t>
      </w:r>
      <w:r w:rsidR="0057284B">
        <w:rPr>
          <w:rtl/>
        </w:rPr>
        <w:t>.</w:t>
      </w:r>
    </w:p>
    <w:p w14:paraId="5FA5D9D0" w14:textId="77777777" w:rsidR="0057284B" w:rsidRDefault="0057284B" w:rsidP="0057284B">
      <w:pPr>
        <w:pStyle w:val="affffd"/>
        <w:jc w:val="center"/>
        <w:rPr>
          <w:rtl/>
        </w:rPr>
        <w:pPrChange w:id="9049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09" w:author="מנוע מכני" w:date="2026-10-05T11:32:12Z">
        <w:r>
          <w:rPr>
            <w:rtl/>
          </w:rPr>
          <w:t xml:space="preserve"> </w:t>
        </w:r>
      </w:ins>
      <w:del w:id="971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1" w:author="מנוע מכני" w:date="2026-10-05T11:32:12Z">
        <w:r>
          <w:rPr>
            <w:rtl/>
          </w:rPr>
          <w:t xml:space="preserve"> </w:t>
        </w:r>
      </w:ins>
      <w:del w:id="971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8A1D980" w14:textId="77777777" w:rsidR="00AD25D8" w:rsidRDefault="00F40753" w:rsidP="00F40753">
      <w:pPr>
        <w:rPr>
          <w:rtl/>
        </w:rPr>
      </w:pPr>
      <w:r w:rsidRPr="00AD25D8">
        <w:rPr>
          <w:rStyle w:val="afffe"/>
          <w:rtl/>
        </w:rPr>
        <w:t>כושי</w:t>
      </w:r>
      <w:r w:rsidR="00AD25D8" w:rsidRPr="00AD25D8">
        <w:rPr>
          <w:rStyle w:val="afffe"/>
          <w:rFonts w:hint="cs"/>
          <w:rtl/>
        </w:rPr>
        <w:t>-</w:t>
      </w:r>
      <w:r>
        <w:rPr>
          <w:rtl/>
        </w:rPr>
        <w:t xml:space="preserve"> אוכמא, </w:t>
      </w:r>
      <w:r w:rsidRPr="00AD25D8">
        <w:rPr>
          <w:rStyle w:val="afffe"/>
          <w:rtl/>
        </w:rPr>
        <w:t>גיחור</w:t>
      </w:r>
      <w:r>
        <w:rPr>
          <w:rtl/>
        </w:rPr>
        <w:t xml:space="preserve"> - סומקא, </w:t>
      </w:r>
      <w:ins w:id="94039" w:author="מנוע מכני" w:date="2026-10-05T11:32:12Z">
        <w:r>
          <w:rPr>
            <w:rtl/>
          </w:rPr>
          <w:t xml:space="preserve">כדאמרו</w:t>
        </w:r>
      </w:ins>
      <w:del w:id="94040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</w:t>
      </w:r>
      <w:ins w:id="98641" w:author="מנוע מכני" w:date="2026-10-05T11:32:12Z">
        <w:r>
          <w:rPr>
            <w:rtl/>
          </w:rPr>
          <w:t xml:space="preserve">אנשים</w:t>
        </w:r>
      </w:ins>
      <w:del w:id="98642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 סומקא גיחיא, </w:t>
      </w:r>
    </w:p>
    <w:p w14:paraId="7421F4A4" w14:textId="77777777" w:rsidR="00B874E6" w:rsidRDefault="00F40753" w:rsidP="00F40753">
      <w:pPr>
        <w:rPr>
          <w:rtl/>
        </w:rPr>
      </w:pPr>
      <w:r w:rsidRPr="00AD25D8">
        <w:rPr>
          <w:rStyle w:val="afffe"/>
          <w:rtl/>
        </w:rPr>
        <w:t xml:space="preserve">לבקן </w:t>
      </w:r>
      <w:r>
        <w:rPr>
          <w:rtl/>
        </w:rPr>
        <w:t xml:space="preserve">- חיוורא, כההוא דאמר </w:t>
      </w:r>
      <w:ins w:id="97491" w:author="מנוע מכני" w:date="2026-10-05T11:32:12Z">
        <w:r>
          <w:rPr>
            <w:rtl/>
          </w:rPr>
          <w:t xml:space="preserve">להם</w:t>
        </w:r>
      </w:ins>
      <w:del w:id="97492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מאן בעי לוקיאני ואישתכח חיוורי</w:t>
      </w:r>
      <w:r w:rsidR="0057284B">
        <w:rPr>
          <w:rtl/>
        </w:rPr>
        <w:t>.</w:t>
      </w:r>
    </w:p>
    <w:p w14:paraId="55B31C35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קפח</w:t>
      </w:r>
      <w:r w:rsidR="0057284B">
        <w:rPr>
          <w:rtl/>
        </w:rPr>
        <w:t>.</w:t>
      </w:r>
    </w:p>
    <w:p w14:paraId="534DF4FE" w14:textId="77777777" w:rsidR="00B874E6" w:rsidRDefault="00F40753" w:rsidP="00F40753">
      <w:pPr>
        <w:rPr>
          <w:rtl/>
        </w:rPr>
      </w:pPr>
      <w:r>
        <w:rPr>
          <w:rtl/>
        </w:rPr>
        <w:t xml:space="preserve">תני </w:t>
      </w:r>
      <w:r>
        <w:rPr>
          <w:rStyle w:val="2fb"/>
          <w:rtl/>
        </w:rPr>
        <w:t xml:space="preserve">רב זביד</w:t>
      </w:r>
      <w:r>
        <w:rPr>
          <w:rtl/>
        </w:rPr>
        <w:t xml:space="preserve">: גבוה</w:t>
      </w:r>
      <w:r w:rsidR="0057284B">
        <w:rPr>
          <w:rtl/>
        </w:rPr>
        <w:t>.</w:t>
      </w:r>
    </w:p>
    <w:p>
      <w:pPr>
        <w:pStyle w:val="38"/>
        <w:rPr>
          <w:ins w:id="100404" w:author="מנוע מכני" w:date="2026-10-05T11:32:12Z"/>
        </w:rPr>
      </w:pPr>
      <w:r>
        <w:t xml:space="preserve">והך דתני </w:t>
      </w:r>
      <w:r w:rsidR="00F40753">
        <w:t xml:space="preserve">התני ר' אבהו:</w:t>
      </w:r>
    </w:p>
    <w:p w14:paraId="70BCA902" w14:textId="77777777" w:rsidR="00B874E6" w:rsidRDefault="00AD25D8" w:rsidP="00AD25D8">
      <w:pPr>
        <w:rPr>
          <w:rtl/>
        </w:rPr>
      </w:pPr>
      <w:del w:id="10040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מנין שהקב"ה משתבח בבעלי קומה - שנאמר ואנכי השמדתי את האמורי מפניהם אשר כגובה ארזים גבהו! </w:t>
      </w:r>
      <w:r>
        <w:rPr>
          <w:rFonts w:hint="cs"/>
          <w:rtl/>
        </w:rPr>
        <w:t xml:space="preserve">-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ins w:id="92951" w:author="מנוע מכני" w:date="2026-10-05T11:32:12Z">
        <w:r>
          <w:rPr>
            <w:rStyle w:val="2fb"/>
            <w:rtl/>
          </w:rPr>
          <w:t xml:space="preserve">ר"פ</w:t>
        </w:r>
      </w:ins>
      <w:del w:id="92952" w:author="מנוע מכני" w:date="2026-10-05T11:32:12Z">
        <w:r w:rsidR="00F40753">
          <w:rPr>
            <w:rtl/>
          </w:rPr>
          <w:delText xml:space="preserve">רב פפא</w:delText>
        </w:r>
      </w:del>
      <w:r w:rsidR="00F40753">
        <w:rPr>
          <w:rtl/>
        </w:rPr>
        <w:t xml:space="preserve">: באר</w:t>
      </w:r>
      <w:r>
        <w:rPr>
          <w:rFonts w:hint="cs"/>
          <w:rtl/>
        </w:rPr>
        <w:t xml:space="preserve">וך </w:t>
      </w:r>
      <w:ins w:id="95415" w:author="מנוע מכני" w:date="2026-10-05T11:32:12Z">
        <w:r>
          <w:rPr>
            <w:rFonts w:hint="cs"/>
            <w:rtl/>
          </w:rPr>
          <w:t xml:space="preserve">כלום</w:t>
        </w:r>
      </w:ins>
      <w:del w:id="95416" w:author="מנוע מכני" w:date="2026-10-05T11:32:12Z">
        <w:r>
          <w:rPr>
            <w:rFonts w:hint="cs"/>
            <w:rtl/>
          </w:rPr>
          <w:delText xml:space="preserve">מידי</w:delText>
        </w:r>
      </w:del>
      <w:r>
        <w:rPr>
          <w:rFonts w:hint="cs"/>
          <w:rtl/>
        </w:rPr>
        <w:t xml:space="preserve"> שונא</w:t>
      </w:r>
      <w:r w:rsidR="0057284B">
        <w:rPr>
          <w:rtl/>
        </w:rPr>
        <w:t>.</w:t>
      </w:r>
    </w:p>
    <w:p>
      <w:pPr>
        <w:pStyle w:val="38"/>
        <w:rPr>
          <w:ins w:id="100406" w:author="מנוע מכני" w:date="2026-10-05T11:32:12Z"/>
        </w:rPr>
      </w:pPr>
      <w:r>
        <w:t>א</w:t>
      </w:r>
      <w:r w:rsidR="00F40753">
        <w:t xml:space="preserve">ר"ל:</w:t>
      </w:r>
    </w:p>
    <w:p w14:paraId="10ACB1C8" w14:textId="77777777" w:rsidR="00FC3C06" w:rsidRDefault="00AD25D8" w:rsidP="00F40753">
      <w:pPr>
        <w:rPr>
          <w:rtl/>
        </w:rPr>
      </w:pPr>
      <w:del w:id="10040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גבוה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גבוהית - שמא יצא מהן תורן, ננס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ננסת - שמא יצא מהם אצבעי, </w:t>
      </w:r>
    </w:p>
    <w:p w14:paraId="4C2D0977" w14:textId="77777777" w:rsidR="00B874E6" w:rsidRDefault="00FC3C0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לבן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לבנה - שמא יצא מהם בוהק, שחור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שחורה - שמא יצא מהן טפוח</w:t>
      </w:r>
      <w:r w:rsidR="0057284B">
        <w:rPr>
          <w:rtl/>
        </w:rPr>
        <w:t>.</w:t>
      </w:r>
    </w:p>
    <w:p w14:paraId="76D102D4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החרש השוטה והשכור</w:t>
      </w:r>
      <w:r w:rsidR="0057284B">
        <w:rPr>
          <w:rtl/>
        </w:rPr>
        <w:t>.</w:t>
      </w:r>
    </w:p>
    <w:p w14:paraId="4B666EBC" w14:textId="77777777" w:rsidR="00B874E6" w:rsidRDefault="00F40753" w:rsidP="00FC3C06">
      <w:pPr>
        <w:rPr>
          <w:rtl/>
        </w:rPr>
      </w:pPr>
      <w:r>
        <w:rPr>
          <w:rtl/>
        </w:rPr>
        <w:t xml:space="preserve">שכור </w:t>
      </w:r>
      <w:r w:rsidR="00FC3C06">
        <w:rPr>
          <w:rFonts w:hint="cs"/>
          <w:rtl/>
        </w:rPr>
        <w:t xml:space="preserve">ק</w:t>
      </w:r>
      <w:ins w:id="92169" w:author="מנוע מכני" w:date="2026-10-05T11:32:12Z">
        <w:r>
          <w:rPr>
            <w:rFonts w:hint="cs"/>
            <w:rtl/>
          </w:rPr>
          <w:t xml:space="preserve">מ"ל</w:t>
        </w:r>
      </w:ins>
      <w:del w:id="92170" w:author="מנוע מכני" w:date="2026-10-05T11:32:12Z">
        <w:r w:rsidR="00FC3C06">
          <w:rPr>
            <w:rFonts w:hint="cs"/>
            <w:rtl/>
          </w:rPr>
          <w:delText xml:space="preserve">מ''ל</w:delText>
        </w:r>
      </w:del>
      <w:r w:rsidR="00FC3C06">
        <w:rPr>
          <w:rFonts w:hint="cs"/>
          <w:rtl/>
        </w:rPr>
        <w:t xml:space="preserve"> אפי' בשאר דברים המשכרים ודלא </w:t>
      </w:r>
      <w:r w:rsidR="00FC3C06">
        <w:rPr>
          <w:rStyle w:val="2fb"/>
          <w:rFonts w:hint="cs"/>
          <w:rtl/>
        </w:rPr>
        <w:t xml:space="preserve">כ</w:t>
      </w:r>
      <w:ins w:id="9217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172" w:author="מנוע מכני" w:date="2026-10-05T11:32:12Z">
        <w:r w:rsidR="00FC3C06">
          <w:rPr>
            <w:rFonts w:hint="cs"/>
            <w:rtl/>
          </w:rPr>
          <w:delText xml:space="preserve">ר''י</w:delText>
        </w:r>
      </w:del>
      <w:r w:rsidR="00FC3C06">
        <w:rPr>
          <w:rFonts w:hint="cs"/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: אכל דבילה קעילית, ושתה חלב או דבש, נכנס למקדש - חייב</w:t>
      </w:r>
      <w:r w:rsidR="0057284B">
        <w:rPr>
          <w:rtl/>
        </w:rPr>
        <w:t>.</w:t>
      </w:r>
    </w:p>
    <w:p w14:paraId="33B2F58B" w14:textId="77777777" w:rsidR="0057284B" w:rsidRDefault="0057284B" w:rsidP="0057284B">
      <w:pPr>
        <w:pStyle w:val="affffd"/>
        <w:jc w:val="center"/>
        <w:rPr>
          <w:rtl/>
        </w:rPr>
        <w:pPrChange w:id="9049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13" w:author="מנוע מכני" w:date="2026-10-05T11:32:12Z">
        <w:r>
          <w:rPr>
            <w:rtl/>
          </w:rPr>
          <w:t xml:space="preserve"> </w:t>
        </w:r>
      </w:ins>
      <w:del w:id="971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5" w:author="מנוע מכני" w:date="2026-10-05T11:32:12Z">
        <w:r>
          <w:rPr>
            <w:rtl/>
          </w:rPr>
          <w:t xml:space="preserve"> </w:t>
        </w:r>
      </w:ins>
      <w:del w:id="971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82A7C4" w14:textId="77777777" w:rsidR="00B874E6" w:rsidRDefault="00F40753" w:rsidP="00FC3C06">
      <w:pPr>
        <w:pStyle w:val="afff5"/>
        <w:rPr>
          <w:rtl/>
        </w:rPr>
      </w:pPr>
      <w:r>
        <w:rPr>
          <w:rtl/>
        </w:rPr>
        <w:lastRenderedPageBreak/>
        <w:t>מתני'</w:t>
      </w:r>
      <w:r w:rsidR="0057284B">
        <w:rPr>
          <w:rtl/>
        </w:rPr>
        <w:t>.</w:t>
      </w:r>
    </w:p>
    <w:p w14:paraId="766AF4F9" w14:textId="77777777" w:rsidR="00FC3C06" w:rsidRDefault="00F40753" w:rsidP="00FC3C06">
      <w:pPr>
        <w:pStyle w:val="afff5"/>
        <w:rPr>
          <w:rtl/>
        </w:rPr>
      </w:pPr>
      <w:r>
        <w:rPr>
          <w:rtl/>
        </w:rPr>
        <w:t xml:space="preserve">אלו כשרין באדם ופסולין בבהמה: אותו ואת בנו, טריפה, ויוצא דופן, </w:t>
      </w:r>
    </w:p>
    <w:p w14:paraId="0044EE85" w14:textId="77777777" w:rsidR="00FC3C06" w:rsidRDefault="00F40753" w:rsidP="00FC3C06">
      <w:pPr>
        <w:pStyle w:val="afff5"/>
        <w:rPr>
          <w:rtl/>
        </w:rPr>
      </w:pPr>
      <w:r>
        <w:rPr>
          <w:rtl/>
        </w:rPr>
        <w:t xml:space="preserve">והנושא נשים בעבירה - פסול עד שידירנה הנאה, </w:t>
      </w:r>
    </w:p>
    <w:p w14:paraId="6F7F13BE" w14:textId="77777777" w:rsidR="00B874E6" w:rsidRDefault="00F40753" w:rsidP="00FC3C06">
      <w:pPr>
        <w:pStyle w:val="afff5"/>
        <w:rPr>
          <w:rtl/>
        </w:rPr>
      </w:pPr>
      <w:r>
        <w:rPr>
          <w:rtl/>
        </w:rPr>
        <w:t>והמטמא למתים - פסול עד שיקבל עליו שלא יהא מטמא למתים</w:t>
      </w:r>
      <w:r w:rsidR="0057284B">
        <w:rPr>
          <w:rtl/>
        </w:rPr>
        <w:t>.</w:t>
      </w:r>
    </w:p>
    <w:p w14:paraId="79255F66" w14:textId="77777777" w:rsidR="00B874E6" w:rsidRDefault="0057284B" w:rsidP="00FC3C06">
      <w:pPr>
        <w:pStyle w:val="affffd"/>
        <w:jc w:val="center"/>
        <w:rPr>
          <w:rtl/>
        </w:rPr>
        <w:pPrChange w:id="9049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17" w:author="מנוע מכני" w:date="2026-10-05T11:32:12Z">
        <w:r>
          <w:rPr>
            <w:rtl/>
          </w:rPr>
          <w:t xml:space="preserve"> </w:t>
        </w:r>
      </w:ins>
      <w:del w:id="971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9" w:author="מנוע מכני" w:date="2026-10-05T11:32:12Z">
        <w:r>
          <w:rPr>
            <w:rtl/>
          </w:rPr>
          <w:t xml:space="preserve"> </w:t>
        </w:r>
      </w:ins>
      <w:del w:id="971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C9D28D" w14:textId="77777777" w:rsidR="00FC3C06" w:rsidRDefault="00F40753" w:rsidP="00FC3C06">
      <w:pPr>
        <w:rPr>
          <w:rtl/>
        </w:rPr>
      </w:pPr>
      <w:r>
        <w:rPr>
          <w:rtl/>
        </w:rPr>
        <w:t xml:space="preserve">ואלו כשירין באדם, </w:t>
      </w:r>
      <w:ins w:id="95417" w:author="מנוע מכני" w:date="2026-10-05T11:32:12Z">
        <w:r>
          <w:rPr>
            <w:rtl/>
          </w:rPr>
          <w:t xml:space="preserve">מה</w:t>
        </w:r>
      </w:ins>
      <w:del w:id="9541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באותו ואת בנו? </w:t>
      </w:r>
    </w:p>
    <w:p w14:paraId="3E9F46DC" w14:textId="77777777" w:rsidR="00B874E6" w:rsidRDefault="00F40753" w:rsidP="00FC3C06">
      <w:pPr>
        <w:rPr>
          <w:rtl/>
        </w:rPr>
      </w:pPr>
      <w:r>
        <w:rPr>
          <w:rtl/>
        </w:rPr>
        <w:t xml:space="preserve">אהרן ובניו, דכוותה </w:t>
      </w:r>
      <w:ins w:id="94043" w:author="מנוע מכני" w:date="2026-10-05T11:32:12Z">
        <w:r>
          <w:rPr>
            <w:rtl/>
          </w:rPr>
          <w:t xml:space="preserve">כאן</w:t>
        </w:r>
      </w:ins>
      <w:del w:id="9404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תייש ובנו, </w:t>
      </w:r>
      <w:ins w:id="94041" w:author="מנוע מכני" w:date="2026-10-05T11:32:12Z">
        <w:r>
          <w:rPr>
            <w:rtl/>
          </w:rPr>
          <w:t xml:space="preserve">אמרו</w:t>
        </w:r>
      </w:ins>
      <w:del w:id="94042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 במערבא מ</w:t>
      </w:r>
      <w:r w:rsidR="00FC3C06">
        <w:rPr>
          <w:rFonts w:hint="cs"/>
          <w:rtl/>
        </w:rPr>
        <w:t xml:space="preserve">דריב'''א </w:t>
      </w:r>
      <w:r>
        <w:rPr>
          <w:rtl/>
        </w:rPr>
        <w:t xml:space="preserve">עדא אמרה - חנניה היא, </w:t>
      </w:r>
      <w:r>
        <w:rPr>
          <w:rtl/>
        </w:rPr>
        <w:t xml:space="preserve">דתניא</w:t>
      </w:r>
      <w:r>
        <w:rPr>
          <w:rtl/>
        </w:rPr>
        <w:t xml:space="preserve">: אותו ואת בנו נוהג בנקבות ואינו נוהג בזכרים, חנניה אומר נוהג בזכרים ובנקבות</w:t>
      </w:r>
      <w:r w:rsidR="0057284B">
        <w:rPr>
          <w:rtl/>
        </w:rPr>
        <w:t>.</w:t>
      </w:r>
    </w:p>
    <w:p w14:paraId="7F6E4561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והנושא נשים כו'</w:t>
      </w:r>
      <w:r w:rsidR="0057284B">
        <w:rPr>
          <w:rtl/>
        </w:rPr>
        <w:t>.</w:t>
      </w:r>
    </w:p>
    <w:p>
      <w:pPr>
        <w:pStyle w:val="38"/>
        <w:rPr>
          <w:ins w:id="100408" w:author="מנוע מכני" w:date="2026-10-05T11:32:12Z"/>
        </w:rPr>
      </w:pPr>
      <w:r>
        <w:t xml:space="preserve">תנא:</w:t>
      </w:r>
    </w:p>
    <w:p w14:paraId="446883D0" w14:textId="77777777" w:rsidR="00B874E6" w:rsidRDefault="00F40753" w:rsidP="00F40753">
      <w:pPr>
        <w:rPr>
          <w:rtl/>
        </w:rPr>
      </w:pPr>
      <w:del w:id="1004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נודר ועובד, יורד ומגרש</w:t>
      </w:r>
      <w:r w:rsidR="0057284B">
        <w:rPr>
          <w:rtl/>
        </w:rPr>
        <w:t>.</w:t>
      </w:r>
    </w:p>
    <w:p w14:paraId="789599DA" w14:textId="77777777" w:rsidR="00FC3C06" w:rsidRDefault="00F40753" w:rsidP="00F40753">
      <w:pPr>
        <w:rPr>
          <w:rtl/>
        </w:rPr>
      </w:pPr>
      <w:r>
        <w:rPr>
          <w:rtl/>
        </w:rPr>
        <w:t xml:space="preserve">וליחוש </w:t>
      </w:r>
      <w:ins w:id="95419" w:author="מנוע מכני" w:date="2026-10-05T11:32:12Z">
        <w:r>
          <w:rPr>
            <w:rtl/>
          </w:rPr>
          <w:t xml:space="preserve">שמא</w:t>
        </w:r>
      </w:ins>
      <w:del w:id="95420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אזיל לגבי חכם ושרי </w:t>
      </w:r>
      <w:ins w:id="95421" w:author="מנוע מכני" w:date="2026-10-05T11:32:12Z">
        <w:r>
          <w:rPr>
            <w:rtl/>
          </w:rPr>
          <w:t xml:space="preserve">לו</w:t>
        </w:r>
      </w:ins>
      <w:del w:id="954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  <w:ins w:id="94045" w:author="מנוע מכני" w:date="2026-10-05T11:32:12Z">
        <w:r>
          <w:rPr>
            <w:rtl/>
          </w:rPr>
          <w:t xml:space="preserve">סבר</w:t>
        </w:r>
      </w:ins>
      <w:del w:id="94046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צריך לפרט את הנדר, </w:t>
      </w:r>
    </w:p>
    <w:p w14:paraId="1E3C317D" w14:textId="77777777" w:rsidR="00FC3C06" w:rsidRDefault="00FC3C06" w:rsidP="00FC3C06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ins w:id="92173" w:author="מנוע מכני" w:date="2026-10-05T11:32:12Z">
        <w:r>
          <w:rPr>
            <w:rFonts w:hint="cs"/>
            <w:rtl/>
          </w:rPr>
          <w:t xml:space="preserve">מ"ד</w:t>
        </w:r>
      </w:ins>
      <w:del w:id="92174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ins w:id="92175" w:author="מנוע מכני" w:date="2026-10-05T11:32:12Z">
        <w:r>
          <w:rPr>
            <w:rFonts w:hint="cs"/>
            <w:rtl/>
          </w:rPr>
          <w:t xml:space="preserve">א"צ</w:t>
        </w:r>
      </w:ins>
      <w:del w:id="92176" w:author="מנוע מכני" w:date="2026-10-05T11:32:12Z">
        <w:r>
          <w:rPr>
            <w:rFonts w:hint="cs"/>
            <w:rtl/>
          </w:rPr>
          <w:delText xml:space="preserve">א''צ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לפרט את הנדר </w:t>
      </w:r>
      <w:r>
        <w:rPr>
          <w:rFonts w:hint="cs"/>
          <w:rtl/>
        </w:rPr>
        <w:t>-</w:t>
      </w:r>
      <w:ins w:id="90773" w:author="מנוע סמנטי" w:date="2026-10-05T11:39:44Z">
        <w:r>
          <w:rPr>
            <w:rtl/>
          </w:rPr>
          <w:t xml:space="preserve">שמדירים</w:t>
        </w:r>
      </w:ins>
      <w:del w:id="90774" w:author="מנוע סמנטי" w:date="2026-10-05T11:39:44Z">
        <w:r w:rsidR="00F40753">
          <w:rPr>
            <w:rtl/>
          </w:rPr>
          <w:delText xml:space="preserve">דמדרינן</w:delText>
        </w:r>
      </w:del>
      <w:r w:rsidR="00F40753">
        <w:rPr>
          <w:rtl/>
        </w:rPr>
        <w:t xml:space="preserve"> </w:t>
      </w:r>
      <w:ins w:id="95423" w:author="מנוע מכני" w:date="2026-10-05T11:32:12Z">
        <w:r>
          <w:rPr>
            <w:rtl/>
          </w:rPr>
          <w:t xml:space="preserve">לו</w:t>
        </w:r>
      </w:ins>
      <w:del w:id="9542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ברבים</w:t>
      </w:r>
      <w:ins w:id="97121" w:author="מנוע מכני" w:date="2026-10-05T11:32:12Z">
        <w:r>
          <w:rPr>
            <w:rtl/>
          </w:rPr>
          <w:t xml:space="preserve">,</w:t>
        </w:r>
      </w:ins>
      <w:del w:id="97122" w:author="מנוע מכני" w:date="2026-10-05T11:32:12Z">
        <w:r w:rsidR="000B5F7F">
          <w:rPr>
            <w:rtl/>
          </w:rPr>
          <w:delText xml:space="preserve">;</w:delText>
        </w:r>
      </w:del>
    </w:p>
    <w:p w14:paraId="06435477" w14:textId="77777777" w:rsidR="00B874E6" w:rsidRDefault="00FC3C06" w:rsidP="00FC3C06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ins w:id="92177" w:author="מנוע מכני" w:date="2026-10-05T11:32:12Z">
        <w:r>
          <w:rPr>
            <w:rFonts w:hint="cs"/>
            <w:rtl/>
          </w:rPr>
          <w:t xml:space="preserve">מ"ד</w:t>
        </w:r>
      </w:ins>
      <w:del w:id="92178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יש לו הפרה </w:t>
      </w:r>
      <w:r>
        <w:rPr>
          <w:rFonts w:hint="cs"/>
          <w:rtl/>
        </w:rPr>
        <w:t>-</w:t>
      </w:r>
      <w:ins w:id="90775" w:author="מנוע סמנטי" w:date="2026-10-05T11:39:44Z">
        <w:r>
          <w:rPr>
            <w:rtl/>
          </w:rPr>
          <w:t xml:space="preserve">מדירים</w:t>
        </w:r>
      </w:ins>
      <w:del w:id="90776" w:author="מנוע סמנטי" w:date="2026-10-05T11:39:44Z">
        <w:r>
          <w:rPr>
            <w:rtl/>
          </w:rPr>
          <w:delText xml:space="preserve">מדרינן</w:delText>
        </w:r>
      </w:del>
      <w:r w:rsidR="00F40753">
        <w:rPr>
          <w:rtl/>
        </w:rPr>
        <w:t xml:space="preserve"> </w:t>
      </w:r>
      <w:ins w:id="95425" w:author="מנוע מכני" w:date="2026-10-05T11:32:12Z">
        <w:r>
          <w:rPr>
            <w:rtl/>
          </w:rPr>
          <w:t xml:space="preserve">לו</w:t>
        </w:r>
      </w:ins>
      <w:del w:id="9542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אדעת רבים</w:t>
      </w:r>
      <w:r w:rsidR="0057284B">
        <w:rPr>
          <w:rtl/>
        </w:rPr>
        <w:t>.</w:t>
      </w:r>
    </w:p>
    <w:p w14:paraId="600C1AB7" w14:textId="77777777" w:rsidR="00FC3C06" w:rsidRDefault="00FC3C06" w:rsidP="00FC3C06">
      <w:pPr>
        <w:pStyle w:val="afff0"/>
        <w:framePr w:wrap="around"/>
        <w:rPr>
          <w:rtl/>
        </w:rPr>
      </w:pPr>
      <w:r>
        <w:rPr>
          <w:rFonts w:hint="cs"/>
          <w:rtl/>
        </w:rPr>
        <w:t>מו.</w:t>
      </w:r>
    </w:p>
    <w:p>
      <w:pPr>
        <w:pStyle w:val="38"/>
        <w:rPr>
          <w:ins w:id="100410" w:author="מנוע מכני" w:date="2026-10-05T11:32:12Z"/>
        </w:rPr>
      </w:pPr>
      <w:r>
        <w:t xml:space="preserve">אמימר:</w:t>
      </w:r>
    </w:p>
    <w:p w14:paraId="4B69D53E" w14:textId="77777777" w:rsidR="00B874E6" w:rsidRDefault="00F40753" w:rsidP="00F40753">
      <w:pPr>
        <w:rPr>
          <w:rtl/>
        </w:rPr>
      </w:pPr>
      <w:del w:id="1004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הלכתא, אפי' </w:t>
      </w:r>
      <w:r>
        <w:rPr>
          <w:rtl/>
        </w:rPr>
        <w:t xml:space="preserve">למ"ד</w:t>
      </w:r>
      <w:r>
        <w:rPr>
          <w:rtl/>
        </w:rPr>
        <w:t xml:space="preserve"> נדר שהודר ברבים - יש לו הפרה, על דעת הרבים - אין לו הפרה</w:t>
      </w:r>
      <w:r w:rsidR="0057284B">
        <w:rPr>
          <w:rtl/>
        </w:rPr>
        <w:t>.</w:t>
      </w:r>
    </w:p>
    <w:p w14:paraId="3626818B" w14:textId="77777777" w:rsidR="00FC3C06" w:rsidRDefault="00F40753" w:rsidP="00F40753">
      <w:pPr>
        <w:rPr>
          <w:rtl/>
        </w:rPr>
      </w:pPr>
      <w:r>
        <w:rPr>
          <w:rtl/>
        </w:rPr>
        <w:t xml:space="preserve">וה"מ</w:t>
      </w:r>
      <w:r>
        <w:rPr>
          <w:rtl/>
        </w:rPr>
        <w:t xml:space="preserve"> - לדבר הרשות, אבל לדבר מצוה - יש לו הפרה, </w:t>
      </w:r>
    </w:p>
    <w:p w14:paraId="7E44790D" w14:textId="77777777" w:rsidR="00B874E6" w:rsidRDefault="00F40753" w:rsidP="00FC3C06">
      <w:pPr>
        <w:rPr>
          <w:rtl/>
        </w:rPr>
      </w:pPr>
      <w:r>
        <w:rPr>
          <w:rtl/>
        </w:rPr>
        <w:t xml:space="preserve">כי ההוא דמקרי דרדקי אדריה </w:t>
      </w:r>
      <w:r>
        <w:rPr>
          <w:rStyle w:val="2fb"/>
          <w:rtl/>
        </w:rPr>
        <w:t xml:space="preserve">רב אחא</w:t>
      </w:r>
      <w:r>
        <w:rPr>
          <w:rtl/>
        </w:rPr>
        <w:t xml:space="preserve"> </w:t>
      </w:r>
      <w:r w:rsidR="00FC3C06">
        <w:rPr>
          <w:rtl/>
        </w:rPr>
        <w:t xml:space="preserve">דקא פשע בינוקי, ואהדריה </w:t>
      </w:r>
      <w:r w:rsidR="00FC3C06">
        <w:rPr>
          <w:rStyle w:val="2fb"/>
          <w:rtl/>
        </w:rPr>
        <w:t xml:space="preserve">רבינא</w:t>
      </w:r>
      <w:r w:rsidR="00FC3C06">
        <w:rPr>
          <w:rFonts w:hint="cs"/>
          <w:rtl/>
        </w:rPr>
        <w:t xml:space="preserve"> </w:t>
      </w:r>
      <w:r>
        <w:rPr>
          <w:rtl/>
        </w:rPr>
        <w:t xml:space="preserve">דלא </w:t>
      </w:r>
      <w:r w:rsidR="00FC3C06">
        <w:rPr>
          <w:rFonts w:hint="cs"/>
          <w:rtl/>
        </w:rPr>
        <w:t xml:space="preserve">נמצא מדקדק כמותו </w:t>
      </w:r>
    </w:p>
    <w:p w14:paraId="23E4D379" w14:textId="77777777" w:rsidR="0057284B" w:rsidRDefault="0057284B" w:rsidP="0057284B">
      <w:pPr>
        <w:jc w:val="center"/>
        <w:rPr>
          <w:del w:id="90272" w:author="מנוע עיצוב" w:date="2026-10-05T11:33:53Z"/>
          <w:rtl/>
        </w:rPr>
      </w:pPr>
      <w:del w:id="90269" w:author="מנוע עיצוב" w:date="2026-10-05T11:33:53Z">
        <w:r>
          <w:rPr>
            <w:rtl/>
          </w:rPr>
          <w:delText xml:space="preserve">•</w:delText>
        </w:r>
      </w:del>
      <w:ins w:id="97123" w:author="מנוע מכני" w:date="2026-10-05T11:32:12Z">
        <w:r>
          <w:rPr>
            <w:rtl/>
          </w:rPr>
          <w:t xml:space="preserve"> </w:t>
        </w:r>
      </w:ins>
      <w:del w:id="97124" w:author="מנוע מכני" w:date="2026-10-05T11:32:12Z">
        <w:r>
          <w:rPr>
            <w:rtl/>
          </w:rPr>
          <w:delText xml:space="preserve">  </w:delText>
        </w:r>
      </w:del>
      <w:del w:id="90270" w:author="מנוע עיצוב" w:date="2026-10-05T11:33:53Z">
        <w:r>
          <w:rPr>
            <w:rtl/>
          </w:rPr>
          <w:delText xml:space="preserve">•</w:delText>
        </w:r>
      </w:del>
      <w:ins w:id="97125" w:author="מנוע מכני" w:date="2026-10-05T11:32:12Z">
        <w:r>
          <w:rPr>
            <w:rtl/>
          </w:rPr>
          <w:t xml:space="preserve"> </w:t>
        </w:r>
      </w:ins>
      <w:del w:id="97126" w:author="מנוע מכני" w:date="2026-10-05T11:32:12Z">
        <w:r>
          <w:rPr>
            <w:rtl/>
          </w:rPr>
          <w:delText xml:space="preserve">  </w:delText>
        </w:r>
      </w:del>
      <w:del w:id="90271" w:author="מנוע עיצוב" w:date="2026-10-05T11:33:53Z">
        <w:r>
          <w:rPr>
            <w:rtl/>
          </w:rPr>
          <w:delText xml:space="preserve">•</w:delText>
        </w:r>
      </w:del>
    </w:p>
    <w:p w14:paraId="1C91843A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והמטמא למתים כו'</w:t>
      </w:r>
      <w:r w:rsidR="0057284B">
        <w:rPr>
          <w:rtl/>
        </w:rPr>
        <w:t>.</w:t>
      </w:r>
    </w:p>
    <w:p w14:paraId="158A728D" w14:textId="77777777" w:rsidR="00FC3C06" w:rsidRDefault="00FC3C06" w:rsidP="00FC3C06">
      <w:pPr>
        <w:rPr>
          <w:rtl/>
        </w:rPr>
      </w:pPr>
      <w:ins w:id="94049" w:author="מנוע מכני" w:date="2026-10-05T11:32:12Z">
        <w:r>
          <w:rPr>
            <w:rFonts w:hint="cs"/>
            <w:rtl/>
          </w:rPr>
          <w:t xml:space="preserve">כאן</w:t>
        </w:r>
      </w:ins>
      <w:del w:id="94050" w:author="מנוע מכני" w:date="2026-10-05T11:32:12Z">
        <w:r>
          <w:rPr>
            <w:rFonts w:hint="cs"/>
            <w:rtl/>
          </w:rPr>
          <w:delText xml:space="preserve">הכא</w:delText>
        </w:r>
      </w:del>
      <w:r>
        <w:rPr>
          <w:rFonts w:hint="cs"/>
          <w:rtl/>
        </w:rPr>
        <w:t xml:space="preserve"> סגי שיקבל על עצמו אבל </w:t>
      </w:r>
      <w:ins w:id="94047" w:author="מנוע מכני" w:date="2026-10-05T11:32:12Z">
        <w:r>
          <w:rPr>
            <w:rFonts w:hint="cs"/>
            <w:rtl/>
          </w:rPr>
          <w:t xml:space="preserve">שם</w:t>
        </w:r>
      </w:ins>
      <w:del w:id="94048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</w:t>
      </w:r>
      <w:ins w:id="90777" w:author="מנוע סמנטי" w:date="2026-10-05T11:39:44Z">
        <w:r>
          <w:rPr>
            <w:rFonts w:hint="cs"/>
            <w:rtl/>
          </w:rPr>
          <w:t xml:space="preserve">מדירים</w:t>
        </w:r>
      </w:ins>
      <w:del w:id="90778" w:author="מנוע סמנטי" w:date="2026-10-05T11:39:44Z">
        <w:r>
          <w:rPr>
            <w:rFonts w:hint="cs"/>
            <w:rtl/>
          </w:rPr>
          <w:delText xml:space="preserve">מדרינן</w:delText>
        </w:r>
      </w:del>
      <w:r>
        <w:rPr>
          <w:rFonts w:hint="cs"/>
          <w:rtl/>
        </w:rPr>
        <w:t xml:space="preserve"> </w:t>
      </w:r>
      <w:ins w:id="95427" w:author="מנוע מכני" w:date="2026-10-05T11:32:12Z">
        <w:r>
          <w:rPr>
            <w:rFonts w:hint="cs"/>
            <w:rtl/>
          </w:rPr>
          <w:t xml:space="preserve">לו</w:t>
        </w:r>
      </w:ins>
      <w:del w:id="95428" w:author="מנוע מכני" w:date="2026-10-05T11:32:12Z">
        <w:r>
          <w:rPr>
            <w:rFonts w:hint="cs"/>
            <w:rtl/>
          </w:rPr>
          <w:delText xml:space="preserve">ליה</w:delText>
        </w:r>
      </w:del>
      <w:r>
        <w:rPr>
          <w:rFonts w:hint="cs"/>
          <w:rtl/>
        </w:rPr>
        <w:t xml:space="preserve"> משום שיצרו תקפו </w:t>
      </w:r>
    </w:p>
    <w:p w14:paraId="7B5937A7" w14:textId="77777777" w:rsidR="00B874E6" w:rsidRDefault="00F40753" w:rsidP="00FC3C06">
      <w:pPr>
        <w:pStyle w:val="afffb"/>
        <w:rPr>
          <w:rtl/>
        </w:rPr>
      </w:pPr>
      <w:r>
        <w:rPr>
          <w:rtl/>
        </w:rPr>
        <w:t>הדרן עלך מומין אלו</w:t>
      </w:r>
      <w:r w:rsidR="0057284B">
        <w:rPr>
          <w:rtl/>
        </w:rPr>
        <w:t>.</w:t>
      </w:r>
    </w:p>
    <w:p w14:paraId="28B8F6DC" w14:textId="77777777" w:rsidR="00F40753" w:rsidRDefault="00F40753" w:rsidP="00F40753">
      <w:pPr>
        <w:rPr>
          <w:rtl/>
        </w:rPr>
        <w:sectPr w:rsidR="00F40753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5AE30CB1" w14:textId="77777777" w:rsidR="00F40753" w:rsidRDefault="00F40753" w:rsidP="008F41B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שמיני </w:t>
      </w:r>
    </w:p>
    <w:p w14:paraId="536ADA09" w14:textId="77777777" w:rsidR="00F40753" w:rsidRDefault="00F40753" w:rsidP="008F41B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יש בכור </w:t>
      </w:r>
    </w:p>
    <w:p w14:paraId="453B6F26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423E384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יש בכור לנחלה ואינו בכור לכהן, בכור לכהן ואינו בכור לנחלה, </w:t>
      </w:r>
    </w:p>
    <w:p w14:paraId="3FDC0935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בכור לנחלה ולכהן, ויש שאינו בכור לא לנחלה ולא לכהן</w:t>
      </w:r>
      <w:r w:rsidR="0057284B">
        <w:rPr>
          <w:rtl/>
        </w:rPr>
        <w:t>.</w:t>
      </w:r>
    </w:p>
    <w:p w14:paraId="775A1051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איזהו בכור לנחלה ואינו בכור לכהן: הבא אחר נפלים, </w:t>
      </w:r>
      <w:r w:rsidR="00FA1A10">
        <w:rPr>
          <w:rtl/>
        </w:rPr>
        <w:t>אע"פ</w:t>
      </w:r>
      <w:r>
        <w:rPr>
          <w:rtl/>
        </w:rPr>
        <w:t xml:space="preserve"> שיצא את ראשו חי, ובן תשעה שיצא ראשו מת, </w:t>
      </w:r>
    </w:p>
    <w:p w14:paraId="5530DA00" w14:textId="77777777" w:rsidR="00B73991" w:rsidRDefault="00F40753" w:rsidP="008F41B4">
      <w:pPr>
        <w:pStyle w:val="afff5"/>
        <w:rPr>
          <w:rtl/>
        </w:rPr>
      </w:pPr>
      <w:r>
        <w:rPr>
          <w:rtl/>
        </w:rPr>
        <w:t>המפלת כמין בהמה חיה ועוף - דברי רבי מאיר,</w:t>
      </w:r>
    </w:p>
    <w:p w14:paraId="4E282577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וחכ"א: עד שיהא בו מצורת אדם</w:t>
      </w:r>
      <w:r w:rsidR="0057284B">
        <w:rPr>
          <w:rtl/>
        </w:rPr>
        <w:t>.</w:t>
      </w:r>
    </w:p>
    <w:p w14:paraId="75321C8C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המפלת סנדל או שלי</w:t>
      </w:r>
      <w:r w:rsidR="008F41B4">
        <w:rPr>
          <w:rtl/>
        </w:rPr>
        <w:t xml:space="preserve">א או שפיר מרוקם, והיוצא מחותך </w:t>
      </w:r>
      <w:r>
        <w:rPr>
          <w:rtl/>
        </w:rPr>
        <w:t>הבא אחריהם בכור לנחלה ואין בכור לכהן</w:t>
      </w:r>
      <w:r w:rsidR="0057284B">
        <w:rPr>
          <w:rtl/>
        </w:rPr>
        <w:t>.</w:t>
      </w:r>
    </w:p>
    <w:p w14:paraId="1E7E0A4B" w14:textId="77777777" w:rsidR="00B73991" w:rsidRDefault="00B73991" w:rsidP="008F41B4">
      <w:pPr>
        <w:pStyle w:val="afff5"/>
        <w:rPr>
          <w:rtl/>
        </w:rPr>
      </w:pPr>
    </w:p>
    <w:p w14:paraId="645D9438" w14:textId="77777777" w:rsidR="00B73991" w:rsidRDefault="00F40753" w:rsidP="008F41B4">
      <w:pPr>
        <w:pStyle w:val="afff5"/>
        <w:rPr>
          <w:rtl/>
        </w:rPr>
      </w:pPr>
      <w:r>
        <w:rPr>
          <w:rtl/>
        </w:rPr>
        <w:t xml:space="preserve">מי שלא היו לו בנים, ונשא אשה שכבר ילדה עודה שפחה ונשתחררה, עודה עובדת כוכבים ונתגיירה, </w:t>
      </w:r>
    </w:p>
    <w:p w14:paraId="750C124A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משבאת לישראל ילדה - בכור לנחלה ואין בכור לכהן, </w:t>
      </w:r>
    </w:p>
    <w:p w14:paraId="6B269AF0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רבי יוסי הגלילי אומר: בכור לנחלה ולכהן, שנאמר פטר רחם בישראל - עד שיפטרו רחם מישראל</w:t>
      </w:r>
      <w:r w:rsidR="0057284B">
        <w:rPr>
          <w:rtl/>
        </w:rPr>
        <w:t>.</w:t>
      </w:r>
    </w:p>
    <w:p w14:paraId="4312E558" w14:textId="77777777" w:rsidR="00B73991" w:rsidRDefault="00B73991" w:rsidP="008F41B4">
      <w:pPr>
        <w:pStyle w:val="afff5"/>
        <w:rPr>
          <w:rtl/>
        </w:rPr>
      </w:pPr>
    </w:p>
    <w:p w14:paraId="46F53A0F" w14:textId="77777777" w:rsidR="008F41B4" w:rsidRDefault="00F40753" w:rsidP="00C96C37">
      <w:pPr>
        <w:pStyle w:val="03"/>
        <w:rPr>
          <w:rtl/>
        </w:rPr>
      </w:pPr>
      <w:r>
        <w:rPr>
          <w:rtl/>
        </w:rPr>
        <w:t>מי שהיו לו בנים ונשא אשה שלא ילדה, נתגיירה מעוברת, נשתחררה מעוברת וילדה</w:t>
      </w:r>
      <w:r w:rsidR="000B5F7F">
        <w:rPr>
          <w:rtl/>
        </w:rPr>
        <w:t>;</w:t>
      </w:r>
    </w:p>
    <w:p w14:paraId="48C12A2A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היא וכהנת, היא ולויה, היא ואשה שכבר ילדה, </w:t>
      </w:r>
    </w:p>
    <w:p w14:paraId="357B697F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וכן מי שלא שהתה לאחר בעלה שלשה חדשים ונשאת וילדה ואינו ידוע אם בן תשעה לראשון אם בן שבעה לאחרון - בכור לכהן ואינו בכור לנחלה</w:t>
      </w:r>
      <w:r w:rsidR="0057284B">
        <w:rPr>
          <w:rtl/>
        </w:rPr>
        <w:t>.</w:t>
      </w:r>
    </w:p>
    <w:p w14:paraId="5A8AF79D" w14:textId="77777777" w:rsidR="0057284B" w:rsidRDefault="0057284B" w:rsidP="0057284B">
      <w:pPr>
        <w:pStyle w:val="affffd"/>
        <w:jc w:val="center"/>
        <w:rPr>
          <w:rtl/>
        </w:rPr>
        <w:pPrChange w:id="9049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27" w:author="מנוע מכני" w:date="2026-10-05T11:32:12Z">
        <w:r>
          <w:rPr>
            <w:rtl/>
          </w:rPr>
          <w:t xml:space="preserve"> </w:t>
        </w:r>
      </w:ins>
      <w:del w:id="971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29" w:author="מנוע מכני" w:date="2026-10-05T11:32:12Z">
        <w:r>
          <w:rPr>
            <w:rtl/>
          </w:rPr>
          <w:t xml:space="preserve"> </w:t>
        </w:r>
      </w:ins>
      <w:del w:id="971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04A3102" w14:textId="77777777" w:rsidR="00B874E6" w:rsidRDefault="008F41B4" w:rsidP="008F41B4">
      <w:pPr>
        <w:pStyle w:val="afff0"/>
        <w:framePr w:wrap="around"/>
        <w:rPr>
          <w:rtl/>
        </w:rPr>
      </w:pPr>
      <w:r>
        <w:rPr>
          <w:rFonts w:hint="cs"/>
          <w:rtl/>
        </w:rPr>
        <w:t>מו:</w:t>
      </w:r>
    </w:p>
    <w:p>
      <w:pPr>
        <w:pStyle w:val="38"/>
        <w:rPr>
          <w:ins w:id="100412" w:author="מנוע מכני" w:date="2026-10-05T11:32:12Z"/>
        </w:rPr>
      </w:pPr>
      <w:r>
        <w:t xml:space="preserve">שמואל:</w:t>
      </w:r>
    </w:p>
    <w:p w14:paraId="5946CD93" w14:textId="77777777" w:rsidR="00B73991" w:rsidRDefault="00F40753" w:rsidP="00C96C37">
      <w:pPr>
        <w:pStyle w:val="011"/>
        <w:rPr>
          <w:rtl/>
        </w:rPr>
      </w:pPr>
      <w:del w:id="1004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הראש פוטר בנפלים </w:t>
      </w:r>
      <w:r w:rsidR="00B73991">
        <w:rPr>
          <w:rFonts w:hint="cs"/>
          <w:rtl/>
        </w:rPr>
        <w:t>'</w:t>
      </w:r>
      <w:ins w:id="90397" w:author="מנוע סמנטי" w:date="2026-10-05T11:39:44Z">
        <w:r>
          <w:rPr>
            <w:rStyle w:val="afffff0"/>
            <w:rtl/>
          </w:rPr>
          <w:t xml:space="preserve">כֹּל אֲשֶׁר נִשְׁמַת רוּחַ חַיִּים בְּאַפָּיו</w:t>
        </w:r>
      </w:ins>
      <w:del w:id="90398" w:author="מנוע סמנטי" w:date="2026-10-05T11:39:44Z">
        <w:r>
          <w:rPr>
            <w:rtl/>
          </w:rPr>
          <w:delText xml:space="preserve">כל אשר נשמת רוח חיים באפיו</w:delText>
        </w:r>
      </w:del>
      <w:r w:rsidR="00B73991">
        <w:rPr>
          <w:rFonts w:hint="cs"/>
          <w:rtl/>
        </w:rPr>
        <w:t>'</w:t>
      </w:r>
      <w:r>
        <w:rPr>
          <w:rtl/>
        </w:rPr>
        <w:t xml:space="preserve"> </w:t>
      </w:r>
      <w:r w:rsidR="00461FA2">
        <w:rPr>
          <w:rFonts w:hint="cs"/>
          <w:rtl/>
        </w:rPr>
        <w:t xml:space="preserve">אבל כל דבר אחר </w:t>
      </w:r>
      <w:r w:rsidR="00461FA2">
        <w:rPr>
          <w:rFonts w:hint="cs"/>
          <w:rtl/>
        </w:rPr>
        <w:t xml:space="preserve">לא</w:t>
      </w:r>
      <w:r w:rsidR="00461FA2">
        <w:rPr>
          <w:rFonts w:hint="cs"/>
          <w:rtl/>
        </w:rPr>
        <w:t xml:space="preserve"> חשיב </w:t>
      </w:r>
      <w:ins w:id="98057" w:author="מנוע מכני" w:date="2026-10-05T11:32:12Z">
        <w:r>
          <w:rPr>
            <w:rFonts w:hint="cs"/>
            <w:rtl/>
          </w:rPr>
          <w:t xml:space="preserve">ראשו</w:t>
        </w:r>
      </w:ins>
      <w:del w:id="98058" w:author="מנוע מכני" w:date="2026-10-05T11:32:12Z">
        <w:r w:rsidR="00461FA2">
          <w:rPr>
            <w:rFonts w:hint="cs"/>
            <w:rtl/>
          </w:rPr>
          <w:delText xml:space="preserve">רישיה</w:delText>
        </w:r>
      </w:del>
    </w:p>
    <w:p w14:paraId="0C4974EB" w14:textId="77777777" w:rsidR="00461FA2" w:rsidRDefault="00F40753" w:rsidP="00461FA2">
      <w:pPr>
        <w:rPr>
          <w:rtl/>
        </w:rPr>
      </w:pPr>
      <w:r>
        <w:rPr>
          <w:rtl/>
        </w:rPr>
        <w:t xml:space="preserve">תנן</w:t>
      </w:r>
      <w:r>
        <w:rPr>
          <w:rtl/>
        </w:rPr>
        <w:t xml:space="preserve"> הבא אחר נפלים שיצא ראשו חי ובן תשעה שיצא </w:t>
      </w:r>
      <w:r w:rsidRPr="00461FA2">
        <w:rPr>
          <w:b/>
          <w:bCs/>
          <w:rtl/>
        </w:rPr>
        <w:t>ראשו</w:t>
      </w:r>
      <w:r>
        <w:rPr>
          <w:rtl/>
        </w:rPr>
        <w:t xml:space="preserve"> מת</w:t>
      </w:r>
      <w:r w:rsidR="00461FA2">
        <w:rPr>
          <w:rFonts w:hint="cs"/>
          <w:rtl/>
        </w:rPr>
        <w:t>,</w:t>
      </w:r>
      <w:r>
        <w:rPr>
          <w:rtl/>
        </w:rPr>
        <w:t xml:space="preserve"> </w:t>
      </w:r>
      <w:r w:rsidR="00461FA2">
        <w:rPr>
          <w:rFonts w:hint="cs"/>
          <w:rtl/>
        </w:rPr>
        <w:t xml:space="preserve">- </w:t>
      </w:r>
      <w:r>
        <w:rPr>
          <w:rtl/>
        </w:rPr>
        <w:t xml:space="preserve">ראשו </w:t>
      </w:r>
      <w:r w:rsidR="00461FA2">
        <w:rPr>
          <w:rFonts w:hint="cs"/>
          <w:rtl/>
        </w:rPr>
        <w:t>היינו</w:t>
      </w:r>
      <w:r>
        <w:rPr>
          <w:rtl/>
        </w:rPr>
        <w:t xml:space="preserve"> רובו</w:t>
      </w:r>
      <w:ins w:id="97131" w:author="מנוע מכני" w:date="2026-10-05T11:32:12Z">
        <w:r>
          <w:rPr>
            <w:rtl/>
          </w:rPr>
          <w:t xml:space="preserve">,</w:t>
        </w:r>
      </w:ins>
      <w:del w:id="97132" w:author="מנוע מכני" w:date="2026-10-05T11:32:12Z">
        <w:r w:rsidR="000B5F7F">
          <w:rPr>
            <w:rtl/>
          </w:rPr>
          <w:delText xml:space="preserve">;</w:delText>
        </w:r>
      </w:del>
    </w:p>
    <w:p w14:paraId="79172027" w14:textId="77777777" w:rsidR="00B73991" w:rsidRDefault="00461FA2" w:rsidP="00461FA2">
      <w:pPr>
        <w:rPr>
          <w:rtl/>
        </w:rPr>
      </w:pPr>
      <w:r>
        <w:rPr>
          <w:rFonts w:hint="cs"/>
          <w:rtl/>
        </w:rPr>
        <w:t xml:space="preserve">ותני ראשו איידי דסיפא </w:t>
      </w:r>
      <w:r>
        <w:rPr>
          <w:rtl/>
        </w:rPr>
        <w:t>בן תשעה שיצא ראשו מת, טעמא</w:t>
      </w:r>
      <w:r w:rsidR="00F40753">
        <w:rPr>
          <w:rtl/>
        </w:rPr>
        <w:t xml:space="preserve"> דראשו מת, הא ראשו חי - הבא אחריו בכור לנחלה </w:t>
      </w:r>
      <w:ins w:id="94051" w:author="מנוע מכני" w:date="2026-10-05T11:32:12Z">
        <w:r>
          <w:rPr>
            <w:rtl/>
          </w:rPr>
          <w:t xml:space="preserve">גם</w:t>
        </w:r>
      </w:ins>
      <w:del w:id="9405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הוי, תנא רישא </w:t>
      </w:r>
      <w:ins w:id="94053" w:author="מנוע מכני" w:date="2026-10-05T11:32:12Z">
        <w:r>
          <w:rPr>
            <w:rtl/>
          </w:rPr>
          <w:t xml:space="preserve">גם</w:t>
        </w:r>
      </w:ins>
      <w:del w:id="94054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ראשו, </w:t>
      </w:r>
    </w:p>
    <w:p w14:paraId="07396EA2" w14:textId="77777777" w:rsidR="00257D66" w:rsidRDefault="00257D66" w:rsidP="00B73991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 xml:space="preserve">קמ"ל</w:t>
      </w:r>
      <w:r>
        <w:rPr>
          <w:rtl/>
        </w:rPr>
        <w:t xml:space="preserve"> </w:t>
      </w:r>
      <w:r w:rsidR="00F40753">
        <w:rPr>
          <w:rtl/>
        </w:rPr>
        <w:t xml:space="preserve">דכיון </w:t>
      </w:r>
      <w:ins w:id="90779" w:author="מנוע סמנטי" w:date="2026-10-05T11:39:44Z">
        <w:r>
          <w:rPr>
            <w:rtl/>
          </w:rPr>
          <w:t xml:space="preserve">שהוציא</w:t>
        </w:r>
      </w:ins>
      <w:del w:id="90780" w:author="מנוע סמנטי" w:date="2026-10-05T11:39:44Z">
        <w:r w:rsidR="00F40753">
          <w:rPr>
            <w:rtl/>
          </w:rPr>
          <w:delText xml:space="preserve">ד</w:delText>
        </w:r>
        <w:r>
          <w:rPr>
            <w:rFonts w:hint="cs"/>
            <w:rtl/>
          </w:rPr>
          <w:delText xml:space="preserve">הוציא</w:delText>
        </w:r>
      </w:del>
      <w:r>
        <w:rPr>
          <w:rFonts w:hint="cs"/>
          <w:rtl/>
        </w:rPr>
        <w:t xml:space="preserve"> ראשו </w:t>
      </w:r>
      <w:ins w:id="98169" w:author="מנוע מכני" w:date="2026-10-05T11:32:12Z">
        <w:r>
          <w:rPr>
            <w:rFonts w:hint="cs"/>
            <w:rtl/>
          </w:rPr>
          <w:t xml:space="preserve">היה</w:t>
        </w:r>
      </w:ins>
      <w:del w:id="98170" w:author="מנוע מכני" w:date="2026-10-05T11:32:12Z">
        <w:r>
          <w:rPr>
            <w:rFonts w:hint="cs"/>
            <w:rtl/>
          </w:rPr>
          <w:delText xml:space="preserve">הוה</w:delText>
        </w:r>
      </w:del>
      <w:r>
        <w:rPr>
          <w:rFonts w:hint="cs"/>
          <w:rtl/>
        </w:rPr>
        <w:t xml:space="preserve"> לידה </w:t>
      </w:r>
    </w:p>
    <w:p>
      <w:pPr>
        <w:pStyle w:val="38"/>
        <w:rPr>
          <w:ins w:id="100414" w:author="מנוע מכני" w:date="2026-10-05T11:32:12Z"/>
        </w:rPr>
      </w:pPr>
      <w:r w:rsidRPr="00257D66">
        <w:t>ויקשה</w:t>
      </w:r>
    </w:p>
    <w:p w14:paraId="4155F712" w14:textId="77777777" w:rsidR="00257D66" w:rsidRDefault="00257D66" w:rsidP="00257D66">
      <w:pPr>
        <w:rPr>
          <w:rtl/>
        </w:rPr>
      </w:pPr>
      <w:del w:id="10041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דתנינא כבר דא</w:t>
      </w:r>
      <w:ins w:id="92179" w:author="מנוע מכני" w:date="2026-10-05T11:32:12Z">
        <w:r>
          <w:rPr>
            <w:rFonts w:hint="cs"/>
            <w:rtl/>
          </w:rPr>
          <w:t xml:space="preserve">ע"פ</w:t>
        </w:r>
      </w:ins>
      <w:del w:id="92180" w:author="מנוע מכני" w:date="2026-10-05T11:32:12Z">
        <w:r>
          <w:rPr>
            <w:rFonts w:hint="cs"/>
            <w:rtl/>
          </w:rPr>
          <w:delText xml:space="preserve">ע''פ</w:delText>
        </w:r>
      </w:del>
      <w:r>
        <w:rPr>
          <w:rFonts w:hint="cs"/>
          <w:rtl/>
        </w:rPr>
        <w:t xml:space="preserve"> שהחזירו </w:t>
      </w:r>
      <w:r>
        <w:rPr>
          <w:rFonts w:hint="cs"/>
          <w:rtl/>
        </w:rPr>
        <w:t xml:space="preserve">ה</w:t>
      </w:r>
      <w:ins w:id="92181" w:author="מנוע מכני" w:date="2026-10-05T11:32:12Z">
        <w:r>
          <w:rPr>
            <w:rFonts w:hint="cs"/>
            <w:rtl/>
          </w:rPr>
          <w:t xml:space="preserve">ר"ז</w:t>
        </w:r>
      </w:ins>
      <w:del w:id="92182" w:author="מנוע מכני" w:date="2026-10-05T11:32:12Z">
        <w:r>
          <w:rPr>
            <w:rFonts w:hint="cs"/>
            <w:rtl/>
          </w:rPr>
          <w:delText xml:space="preserve">ר''ז</w:delText>
        </w:r>
      </w:del>
      <w:r>
        <w:rPr>
          <w:rFonts w:hint="cs"/>
          <w:rtl/>
        </w:rPr>
        <w:t xml:space="preserve"> כילוד </w:t>
      </w:r>
    </w:p>
    <w:p>
      <w:pPr>
        <w:pStyle w:val="38"/>
        <w:rPr>
          <w:ins w:id="100416" w:author="מנוע מכני" w:date="2026-10-05T11:32:12Z"/>
        </w:rPr>
      </w:pPr>
      <w:r>
        <w:lastRenderedPageBreak/>
        <w:t>ואין לומר</w:t>
      </w:r>
    </w:p>
    <w:p w14:paraId="19F44C8D" w14:textId="77777777" w:rsidR="00257D66" w:rsidRDefault="00257D66" w:rsidP="00257D66">
      <w:pPr>
        <w:rPr>
          <w:rtl/>
        </w:rPr>
      </w:pPr>
      <w:del w:id="10041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דק</w:t>
      </w:r>
      <w:ins w:id="92183" w:author="מנוע מכני" w:date="2026-10-05T11:32:12Z">
        <w:r>
          <w:rPr>
            <w:rFonts w:hint="cs"/>
            <w:rtl/>
          </w:rPr>
          <w:t xml:space="preserve">מ"ל</w:t>
        </w:r>
      </w:ins>
      <w:del w:id="9218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באדם ד</w:t>
      </w:r>
      <w:ins w:id="92185" w:author="מנוע מכני" w:date="2026-10-05T11:32:12Z">
        <w:r>
          <w:rPr>
            <w:rFonts w:hint="cs"/>
            <w:rtl/>
          </w:rPr>
          <w:t xml:space="preserve">א"א</w:t>
        </w:r>
      </w:ins>
      <w:del w:id="92186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מבהמה </w:t>
      </w:r>
      <w:ins w:id="95431" w:author="מנוע מכני" w:date="2026-10-05T11:32:12Z">
        <w:r>
          <w:rPr>
            <w:rFonts w:hint="cs"/>
            <w:rtl/>
          </w:rPr>
          <w:t xml:space="preserve">דאין</w:t>
        </w:r>
      </w:ins>
      <w:del w:id="95432" w:author="מנוע מכני" w:date="2026-10-05T11:32:12Z">
        <w:r>
          <w:rPr>
            <w:rFonts w:hint="cs"/>
            <w:rtl/>
          </w:rPr>
          <w:delText xml:space="preserve">דלית</w:delText>
        </w:r>
      </w:del>
      <w:r>
        <w:rPr>
          <w:rFonts w:hint="cs"/>
          <w:rtl/>
        </w:rPr>
        <w:t xml:space="preserve"> לה פרוזדור, ו</w:t>
      </w:r>
      <w:r w:rsidR="00F40753">
        <w:rPr>
          <w:rtl/>
        </w:rPr>
        <w:t xml:space="preserve">בהמה מאדם </w:t>
      </w:r>
      <w:ins w:id="92187" w:author="מנוע מכני" w:date="2026-10-05T11:32:12Z">
        <w:r>
          <w:rPr>
            <w:rFonts w:hint="cs"/>
            <w:rtl/>
          </w:rPr>
          <w:t xml:space="preserve">א"א</w:t>
        </w:r>
      </w:ins>
      <w:del w:id="9218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</w:t>
      </w:r>
      <w:r w:rsidR="00F40753">
        <w:rPr>
          <w:rtl/>
        </w:rPr>
        <w:t xml:space="preserve">דחשיב פרצוף פנים </w:t>
      </w:r>
      <w:ins w:id="95429" w:author="מנוע מכני" w:date="2026-10-05T11:32:12Z">
        <w:r>
          <w:rPr>
            <w:rtl/>
          </w:rPr>
          <w:t xml:space="preserve">שלו</w:t>
        </w:r>
      </w:ins>
      <w:del w:id="9543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, </w:t>
      </w:r>
    </w:p>
    <w:p w14:paraId="4C297CFC" w14:textId="77777777" w:rsidR="00257D66" w:rsidRDefault="00257D66" w:rsidP="00B73991">
      <w:pPr>
        <w:rPr>
          <w:rtl/>
        </w:rPr>
      </w:pPr>
      <w:ins w:id="94057" w:author="מנוע מכני" w:date="2026-10-05T11:32:12Z">
        <w:r>
          <w:rPr>
            <w:rFonts w:hint="cs"/>
            <w:rtl/>
          </w:rPr>
          <w:t xml:space="preserve">שהרי</w:t>
        </w:r>
      </w:ins>
      <w:del w:id="9405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</w:delText>
        </w:r>
      </w:del>
      <w:r w:rsidR="00F40753">
        <w:rPr>
          <w:rtl/>
        </w:rPr>
        <w:t xml:space="preserve"> </w:t>
      </w:r>
      <w:ins w:id="94055" w:author="מנוע מכני" w:date="2026-10-05T11:32:12Z">
        <w:r>
          <w:rPr>
            <w:rtl/>
          </w:rPr>
          <w:t xml:space="preserve">גם</w:t>
        </w:r>
      </w:ins>
      <w:del w:id="94056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תנינא: יצא כדרכו</w:t>
      </w:r>
      <w:r>
        <w:rPr>
          <w:rtl/>
        </w:rPr>
        <w:t xml:space="preserve"> </w:t>
      </w:r>
      <w:r w:rsidR="00F40753">
        <w:rPr>
          <w:rtl/>
        </w:rPr>
        <w:t>מש</w:t>
      </w:r>
      <w:r>
        <w:rPr>
          <w:rtl/>
        </w:rPr>
        <w:t xml:space="preserve">יצא רוב ראשו, ואיזהו רוב ראשו </w:t>
      </w:r>
      <w:r w:rsidR="00F40753">
        <w:rPr>
          <w:rtl/>
        </w:rPr>
        <w:t xml:space="preserve">משתצא פדחתו! </w:t>
      </w:r>
    </w:p>
    <w:p w14:paraId="6EACBF7D" w14:textId="77777777" w:rsidR="00B874E6" w:rsidRDefault="00F40753" w:rsidP="00B73991">
      <w:pPr>
        <w:rPr>
          <w:b/>
          <w:bCs/>
          <w:rtl/>
        </w:rPr>
      </w:pPr>
      <w:r w:rsidRPr="00257D66">
        <w:rPr>
          <w:b/>
          <w:bCs/>
          <w:rtl/>
        </w:rPr>
        <w:t xml:space="preserve">תיובתא </w:t>
      </w:r>
      <w:r w:rsidRPr="00257D66">
        <w:rPr>
          <w:rStyle w:val="2fb"/>
          <w:b/>
          <w:bCs/>
          <w:rtl/>
        </w:rPr>
        <w:t xml:space="preserve">דשמואל</w:t>
      </w:r>
      <w:r w:rsidRPr="00257D66">
        <w:rPr>
          <w:b/>
          <w:bCs/>
          <w:rtl/>
        </w:rPr>
        <w:t xml:space="preserve">, תיובתא</w:t>
      </w:r>
      <w:r w:rsidR="0057284B" w:rsidRPr="00257D66">
        <w:rPr>
          <w:b/>
          <w:bCs/>
          <w:rtl/>
        </w:rPr>
        <w:t>.</w:t>
      </w:r>
    </w:p>
    <w:p w14:paraId="743B067C" w14:textId="77777777" w:rsidR="00257D66" w:rsidRPr="00257D66" w:rsidRDefault="00257D66" w:rsidP="00B73991">
      <w:pPr>
        <w:rPr>
          <w:del w:id="90650" w:author="מנוע עיצוב" w:date="2026-10-05T11:33:53Z"/>
          <w:b/>
          <w:bCs/>
          <w:rtl/>
        </w:rPr>
      </w:pPr>
    </w:p>
    <w:p>
      <w:pPr>
        <w:pStyle w:val="38"/>
        <w:rPr>
          <w:ins w:id="100418" w:author="מנוע מכני" w:date="2026-10-05T11:32:12Z"/>
        </w:rPr>
      </w:pPr>
      <w:r>
        <w:t>א</w:t>
      </w:r>
      <w:r w:rsidR="00257D66">
        <w:t xml:space="preserve">רש</w:t>
      </w:r>
      <w:ins w:id="92189" w:author="מנוע מכני" w:date="2026-10-05T11:32:12Z">
        <w:r>
          <w:t xml:space="preserve">ב"ל</w:t>
        </w:r>
      </w:ins>
      <w:del w:id="92190" w:author="מנוע מכני" w:date="2026-10-05T11:32:12Z">
        <w:r w:rsidR="00257D66">
          <w:delText xml:space="preserve">ב''ל</w:delText>
        </w:r>
      </w:del>
      <w:r>
        <w:t xml:space="preserve">:</w:t>
      </w:r>
    </w:p>
    <w:p w14:paraId="1774A86D" w14:textId="77777777" w:rsidR="00B874E6" w:rsidRDefault="00F40753" w:rsidP="00257D66">
      <w:pPr>
        <w:rPr>
          <w:rtl/>
        </w:rPr>
      </w:pPr>
      <w:del w:id="1004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פדחת פוטרת בכל מקום, חוץ מן הנחלה, </w:t>
      </w:r>
      <w:r w:rsidR="00257D66">
        <w:rPr>
          <w:rFonts w:hint="cs"/>
          <w:rtl/>
        </w:rPr>
        <w:t>ד'</w:t>
      </w:r>
      <w:ins w:id="90399" w:author="מנוע סמנטי" w:date="2026-10-05T11:39:44Z">
        <w:r>
          <w:rPr>
            <w:rStyle w:val="afffff0"/>
            <w:rtl/>
          </w:rPr>
          <w:t xml:space="preserve">יַכִּיר</w:t>
        </w:r>
      </w:ins>
      <w:del w:id="90400" w:author="מנוע סמנטי" w:date="2026-10-05T11:39:44Z">
        <w:r>
          <w:rPr>
            <w:rtl/>
          </w:rPr>
          <w:delText xml:space="preserve">יכיר</w:delText>
        </w:r>
      </w:del>
      <w:r w:rsidR="00257D66"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433" w:author="מנוע מכני" w:date="2026-10-05T11:32:12Z">
        <w:r>
          <w:rPr>
            <w:rtl/>
          </w:rPr>
          <w:t xml:space="preserve">התורה</w:t>
        </w:r>
      </w:ins>
      <w:del w:id="9543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420" w:author="מנוע מכני" w:date="2026-10-05T11:32:12Z"/>
        </w:rPr>
      </w:pPr>
      <w:r>
        <w:t>ור</w:t>
      </w:r>
      <w:ins w:id="92191" w:author="מנוע מכני" w:date="2026-10-05T11:32:12Z">
        <w:r>
          <w:t xml:space="preserve">י"ו</w:t>
        </w:r>
      </w:ins>
      <w:del w:id="92192" w:author="מנוע מכני" w:date="2026-10-05T11:32:12Z">
        <w:r w:rsidR="00257D66">
          <w:delText xml:space="preserve">י''ו</w:delText>
        </w:r>
      </w:del>
      <w:del w:id="100959" w:author="מנוע מכני" w:date="2026-10-05T11:32:12Z">
        <w:r>
          <w:delText xml:space="preserve"> אמר</w:delText>
        </w:r>
      </w:del>
      <w:r>
        <w:t xml:space="preserve">:</w:t>
      </w:r>
    </w:p>
    <w:p w14:paraId="716E2E4B" w14:textId="77777777" w:rsidR="00B874E6" w:rsidRDefault="00F40753" w:rsidP="00257D66">
      <w:pPr>
        <w:rPr>
          <w:rtl/>
        </w:rPr>
      </w:pPr>
      <w:del w:id="1004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לנחלה</w:t>
      </w:r>
      <w:r w:rsidR="0057284B">
        <w:rPr>
          <w:rtl/>
        </w:rPr>
        <w:t>.</w:t>
      </w:r>
    </w:p>
    <w:p w14:paraId="2AF2E524" w14:textId="77777777" w:rsidR="00B874E6" w:rsidRDefault="00F40753" w:rsidP="00257D66">
      <w:pPr>
        <w:rPr>
          <w:rtl/>
        </w:rPr>
      </w:pPr>
      <w:r>
        <w:rPr>
          <w:rtl/>
        </w:rPr>
        <w:t xml:space="preserve">בכל מקום לאיתויי הא ד</w:t>
      </w:r>
      <w:ins w:id="92193" w:author="מנוע מכני" w:date="2026-10-05T11:32:12Z">
        <w:r>
          <w:rPr>
            <w:rtl/>
          </w:rPr>
          <w:t xml:space="preserve">ת"ר</w:t>
        </w:r>
      </w:ins>
      <w:del w:id="92194" w:author="מנוע מכני" w:date="2026-10-05T11:32:12Z">
        <w:r>
          <w:rPr>
            <w:rtl/>
          </w:rPr>
          <w:delText xml:space="preserve">ת</w:delText>
        </w:r>
        <w:r w:rsidR="00257D66">
          <w:rPr>
            <w:rFonts w:hint="cs"/>
            <w:rtl/>
          </w:rPr>
          <w:delText xml:space="preserve">''ר</w:delText>
        </w:r>
      </w:del>
      <w:r>
        <w:rPr>
          <w:rtl/>
        </w:rPr>
        <w:t xml:space="preserve">: גיורת שיצאה פדחת ולדה בהיותה נכרית, </w:t>
      </w:r>
      <w:r>
        <w:rPr>
          <w:rtl/>
        </w:rPr>
        <w:t xml:space="preserve">ואח"כ</w:t>
      </w:r>
      <w:r>
        <w:rPr>
          <w:rtl/>
        </w:rPr>
        <w:t xml:space="preserve"> נתגיירה - אין נותנין לה ימי טומאה וימי טהרה, ואינה מביאה קרבן לידה</w:t>
      </w:r>
      <w:r w:rsidR="0057284B">
        <w:rPr>
          <w:rtl/>
        </w:rPr>
        <w:t>.</w:t>
      </w:r>
    </w:p>
    <w:p>
      <w:pPr>
        <w:pStyle w:val="38"/>
        <w:rPr>
          <w:ins w:id="100422" w:author="מנוע מכני" w:date="2026-10-05T11:32:12Z"/>
        </w:rPr>
      </w:pPr>
      <w:r>
        <w:t xml:space="preserve">מיתיבי:</w:t>
      </w:r>
    </w:p>
    <w:p w14:paraId="434D4D27" w14:textId="77777777" w:rsidR="00B874E6" w:rsidRDefault="00F40753" w:rsidP="00994662">
      <w:pPr>
        <w:rPr>
          <w:rtl/>
        </w:rPr>
      </w:pPr>
      <w:del w:id="100423" w:author="מנוע מכני" w:date="2026-10-05T11:32:12Z">
        <w:r>
          <w:rPr>
            <w:rtl/>
          </w:rPr>
          <w:delText xml:space="preserve"> </w:delText>
        </w:r>
      </w:del>
      <w:r w:rsidR="00994662">
        <w:rPr>
          <w:rFonts w:hint="cs"/>
          <w:rtl/>
        </w:rPr>
        <w:t>'</w:t>
      </w:r>
      <w:ins w:id="90401" w:author="מנוע סמנטי" w:date="2026-10-05T11:39:44Z">
        <w:r>
          <w:rPr>
            <w:rStyle w:val="afffff0"/>
            <w:rtl/>
          </w:rPr>
          <w:t xml:space="preserve">יַכִּיר</w:t>
        </w:r>
      </w:ins>
      <w:del w:id="90402" w:author="מנוע סמנטי" w:date="2026-10-05T11:39:44Z">
        <w:r>
          <w:rPr>
            <w:rtl/>
          </w:rPr>
          <w:delText xml:space="preserve">יכיר</w:delText>
        </w:r>
      </w:del>
      <w:r w:rsidR="00994662">
        <w:rPr>
          <w:rFonts w:hint="cs"/>
          <w:rtl/>
        </w:rPr>
        <w:t>'</w:t>
      </w:r>
      <w:r>
        <w:rPr>
          <w:rtl/>
        </w:rPr>
        <w:t xml:space="preserve"> - זו הכרת פנים, - פרצוף פנים עם החוטם! תני: </w:t>
      </w:r>
      <w:r w:rsidRPr="00994662">
        <w:rPr>
          <w:b/>
          <w:bCs/>
          <w:rtl/>
        </w:rPr>
        <w:t>עד</w:t>
      </w:r>
      <w:r>
        <w:rPr>
          <w:rtl/>
        </w:rPr>
        <w:t xml:space="preserve"> החוטם</w:t>
      </w:r>
      <w:r w:rsidR="0057284B">
        <w:rPr>
          <w:rtl/>
        </w:rPr>
        <w:t>.</w:t>
      </w:r>
    </w:p>
    <w:p>
      <w:pPr>
        <w:pStyle w:val="38"/>
        <w:rPr>
          <w:ins w:id="100424" w:author="מנוע מכני" w:date="2026-10-05T11:32:12Z"/>
        </w:rPr>
      </w:pPr>
      <w:r>
        <w:t>והך</w:t>
      </w:r>
    </w:p>
    <w:p w14:paraId="0795980E" w14:textId="77777777" w:rsidR="00257D66" w:rsidRDefault="00994662" w:rsidP="00994662">
      <w:pPr>
        <w:rPr>
          <w:rtl/>
        </w:rPr>
      </w:pPr>
      <w:del w:id="100425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40753">
        <w:rPr>
          <w:rtl/>
        </w:rPr>
        <w:t>פדחת בלא פרצוף פנים, פרצוף פנים בלא פדחת - אין מעידין, עד שיהו שניהם עם החוטם</w:t>
      </w:r>
      <w:ins w:id="97133" w:author="מנוע מכני" w:date="2026-10-05T11:32:12Z">
        <w:r>
          <w:rPr>
            <w:rtl/>
          </w:rPr>
          <w:t xml:space="preserve">,</w:t>
        </w:r>
      </w:ins>
      <w:del w:id="9713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426" w:author="מנוע מכני" w:date="2026-10-05T11:32:12Z"/>
        </w:rPr>
      </w:pPr>
      <w:r>
        <w:t xml:space="preserve">אביי </w:t>
      </w:r>
      <w:r w:rsidR="00994662">
        <w:t xml:space="preserve">[</w:t>
      </w:r>
      <w:ins w:id="92195" w:author="מנוע מכני" w:date="2026-10-05T11:32:12Z">
        <w:r>
          <w:t xml:space="preserve">ר"כ</w:t>
        </w:r>
      </w:ins>
      <w:del w:id="92196" w:author="מנוע מכני" w:date="2026-10-05T11:32:12Z">
        <w:r w:rsidR="00994662">
          <w:delText xml:space="preserve">ר''כ</w:delText>
        </w:r>
      </w:del>
      <w:r w:rsidR="00994662">
        <w:t xml:space="preserve">]</w:t>
      </w:r>
      <w:r>
        <w:t xml:space="preserve">:</w:t>
      </w:r>
    </w:p>
    <w:p w14:paraId="10F6FE1F" w14:textId="77777777" w:rsidR="00B874E6" w:rsidRDefault="00F40753" w:rsidP="00C5567C">
      <w:pPr>
        <w:pStyle w:val="a"/>
        <w:rPr>
          <w:rtl/>
        </w:rPr>
      </w:pPr>
      <w:del w:id="100427" w:author="מנוע מכני" w:date="2026-10-05T11:32:12Z">
        <w:r>
          <w:rPr>
            <w:rtl/>
          </w:rPr>
          <w:delText xml:space="preserve"> </w:delText>
        </w:r>
      </w:del>
      <w:r w:rsidR="00994662">
        <w:rPr>
          <w:rFonts w:hint="cs"/>
          <w:rtl/>
        </w:rPr>
        <w:t>'</w:t>
      </w:r>
      <w:ins w:id="90403" w:author="מנוע סמנטי" w:date="2026-10-05T11:39:44Z">
        <w:r>
          <w:rPr>
            <w:rStyle w:val="afffff0"/>
            <w:rtl/>
          </w:rPr>
          <w:t xml:space="preserve">הַכָּרַת פְּנֵיהֶם עָנְתָה בָּם</w:t>
        </w:r>
      </w:ins>
      <w:del w:id="90404" w:author="מנוע סמנטי" w:date="2026-10-05T11:39:44Z">
        <w:r>
          <w:rPr>
            <w:rtl/>
          </w:rPr>
          <w:delText xml:space="preserve">הכרת פניהם ענתה בם</w:delText>
        </w:r>
      </w:del>
      <w:r w:rsidR="00994662">
        <w:rPr>
          <w:rFonts w:hint="cs"/>
          <w:rtl/>
        </w:rPr>
        <w:t>'</w:t>
      </w:r>
      <w:r>
        <w:rPr>
          <w:rtl/>
        </w:rPr>
        <w:t>! שאני עדות אשה דאחמירו בה רבנן</w:t>
      </w:r>
      <w:r w:rsidR="0057284B">
        <w:rPr>
          <w:rtl/>
        </w:rPr>
        <w:t>.</w:t>
      </w:r>
    </w:p>
    <w:p>
      <w:pPr>
        <w:pStyle w:val="38"/>
        <w:rPr>
          <w:ins w:id="100428" w:author="מנוע מכני" w:date="2026-10-05T11:32:12Z"/>
        </w:rPr>
      </w:pPr>
      <w:r>
        <w:t xml:space="preserve">והך</w:t>
      </w:r>
    </w:p>
    <w:p w14:paraId="6E7FA51B" w14:textId="77777777" w:rsidR="00B874E6" w:rsidRDefault="00994662" w:rsidP="00C96C37">
      <w:pPr>
        <w:pStyle w:val="021"/>
        <w:rPr>
          <w:rtl/>
        </w:rPr>
      </w:pPr>
      <w:del w:id="100429" w:author="מנוע מכני" w:date="2026-10-05T11:32:12Z">
        <w:r>
          <w:rPr>
            <w:rFonts w:hint="cs"/>
            <w:rtl/>
          </w:rPr>
          <w:delText xml:space="preserve"> </w:delText>
        </w:r>
      </w:del>
      <w:ins w:id="90781" w:author="מנוע סמנטי" w:date="2026-10-05T11:39:44Z">
        <w:r>
          <w:rPr>
            <w:rFonts w:hint="cs"/>
            <w:rtl/>
          </w:rPr>
          <w:t xml:space="preserve">שהוחזקו</w:t>
        </w:r>
      </w:ins>
      <w:del w:id="90782" w:author="מנוע סמנטי" w:date="2026-10-05T11:39:44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הוחזקו</w:delText>
        </w:r>
      </w:del>
      <w:r w:rsidR="00F40753">
        <w:rPr>
          <w:rtl/>
        </w:rPr>
        <w:t xml:space="preserve"> להיות משיאים עד מפי עד מפי אשה מפי עבד מפי שפחה! </w:t>
      </w:r>
      <w:r>
        <w:rPr>
          <w:rtl/>
        </w:rPr>
        <w:t xml:space="preserve">אקילו רבנן </w:t>
      </w:r>
      <w:r w:rsidR="00F40753">
        <w:rPr>
          <w:rtl/>
        </w:rPr>
        <w:t>בסופה</w:t>
      </w:r>
      <w:r>
        <w:rPr>
          <w:rFonts w:hint="cs"/>
          <w:rtl/>
        </w:rPr>
        <w:t xml:space="preserve"> ולא בתחילתה</w:t>
      </w:r>
      <w:r w:rsidR="0057284B">
        <w:rPr>
          <w:rtl/>
        </w:rPr>
        <w:t>.</w:t>
      </w:r>
    </w:p>
    <w:p w14:paraId="31EDDF57" w14:textId="77777777" w:rsidR="00994662" w:rsidRDefault="00994662" w:rsidP="00994662">
      <w:pPr>
        <w:pStyle w:val="afff0"/>
        <w:framePr w:wrap="around"/>
        <w:rPr>
          <w:rtl/>
        </w:rPr>
      </w:pPr>
      <w:r>
        <w:rPr>
          <w:rFonts w:hint="cs"/>
          <w:rtl/>
        </w:rPr>
        <w:t>מז.</w:t>
      </w:r>
    </w:p>
    <w:p>
      <w:pPr>
        <w:pStyle w:val="38"/>
        <w:rPr>
          <w:ins w:id="100430" w:author="מנוע מכני" w:date="2026-10-05T11:32:12Z"/>
        </w:rPr>
      </w:pPr>
      <w:r>
        <w:t xml:space="preserve">וא</w:t>
      </w:r>
      <w:ins w:id="92197" w:author="מנוע מכני" w:date="2026-10-05T11:32:12Z">
        <w:r>
          <w:t xml:space="preserve">ב"א</w:t>
        </w:r>
      </w:ins>
      <w:del w:id="92198" w:author="מנוע מכני" w:date="2026-10-05T11:32:12Z">
        <w:r>
          <w:delText xml:space="preserve">ב''א</w:delText>
        </w:r>
      </w:del>
      <w:r w:rsidR="00F40753">
        <w:t xml:space="preserve">:</w:t>
      </w:r>
    </w:p>
    <w:p w14:paraId="0D9DE10E" w14:textId="77777777" w:rsidR="00B874E6" w:rsidRDefault="00994662" w:rsidP="00994662">
      <w:pPr>
        <w:rPr>
          <w:rtl/>
        </w:rPr>
      </w:pPr>
      <w:del w:id="10043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יכיר לחוד, והכרת פנים לחוד</w:t>
      </w:r>
      <w:r w:rsidR="0057284B">
        <w:rPr>
          <w:rtl/>
        </w:rPr>
        <w:t>.</w:t>
      </w:r>
    </w:p>
    <w:p w14:paraId="7CCF7E65" w14:textId="77777777" w:rsidR="00994662" w:rsidRDefault="00994662" w:rsidP="00F40753">
      <w:pPr>
        <w:rPr>
          <w:del w:id="90651" w:author="מנוע עיצוב" w:date="2026-10-05T11:33:53Z"/>
          <w:rtl/>
        </w:rPr>
      </w:pPr>
    </w:p>
    <w:p w14:paraId="3F30DE41" w14:textId="77777777" w:rsidR="00994662" w:rsidRDefault="00F40753" w:rsidP="00F40753">
      <w:pPr>
        <w:rPr>
          <w:rtl/>
        </w:rPr>
      </w:pPr>
      <w:r w:rsidRPr="00994662">
        <w:rPr>
          <w:b/>
          <w:bCs/>
          <w:rtl/>
        </w:rPr>
        <w:t>איתמר</w:t>
      </w:r>
      <w:r>
        <w:rPr>
          <w:rtl/>
        </w:rPr>
        <w:t xml:space="preserve">, היו לו בנים בהיותו </w:t>
      </w:r>
      <w:ins w:id="98329" w:author="מנוע מכני" w:date="2026-10-05T11:32:12Z">
        <w:r>
          <w:rPr>
            <w:rtl/>
          </w:rPr>
          <w:t xml:space="preserve">נכרי</w:t>
        </w:r>
      </w:ins>
      <w:del w:id="98330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ונתגייר, </w:t>
      </w:r>
    </w:p>
    <w:p>
      <w:pPr>
        <w:pStyle w:val="38"/>
        <w:rPr>
          <w:ins w:id="100432" w:author="מנוע מכני" w:date="2026-10-05T11:32:12Z"/>
        </w:rPr>
      </w:pPr>
      <w:r w:rsidRPr="00994662">
        <w:t xml:space="preserve">ר</w:t>
      </w:r>
      <w:ins w:id="92199" w:author="מנוע מכני" w:date="2026-10-05T11:32:12Z">
        <w:r>
          <w:t xml:space="preserve">י"ו</w:t>
        </w:r>
      </w:ins>
      <w:del w:id="92200" w:author="מנוע מכני" w:date="2026-10-05T11:32:12Z">
        <w:r w:rsidRPr="00994662">
          <w:delText xml:space="preserve">י''ו</w:delText>
        </w:r>
      </w:del>
      <w:r w:rsidR="00F40753">
        <w:t xml:space="preserve">:</w:t>
      </w:r>
    </w:p>
    <w:p w14:paraId="50CB3D4D" w14:textId="77777777" w:rsidR="00994662" w:rsidRDefault="00994662" w:rsidP="00994662">
      <w:pPr>
        <w:rPr>
          <w:rtl/>
        </w:rPr>
      </w:pPr>
      <w:del w:id="1004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לו בכור לנחלה, </w:t>
      </w:r>
      <w:ins w:id="98171" w:author="מנוע מכני" w:date="2026-10-05T11:32:12Z">
        <w:r>
          <w:rPr>
            <w:rFonts w:hint="cs"/>
            <w:rtl/>
          </w:rPr>
          <w:t xml:space="preserve">דהיה</w:t>
        </w:r>
      </w:ins>
      <w:del w:id="98172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הוה</w:delText>
        </w:r>
      </w:del>
      <w:r w:rsidR="00F40753">
        <w:rPr>
          <w:rtl/>
        </w:rPr>
        <w:t xml:space="preserve"> </w:t>
      </w:r>
      <w:ins w:id="95435" w:author="מנוע מכני" w:date="2026-10-05T11:32:12Z">
        <w:r>
          <w:rPr>
            <w:rtl/>
          </w:rPr>
          <w:t xml:space="preserve">לו</w:t>
        </w:r>
      </w:ins>
      <w:del w:id="9543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ראשית אונו, </w:t>
      </w:r>
    </w:p>
    <w:p>
      <w:pPr>
        <w:pStyle w:val="38"/>
        <w:rPr>
          <w:ins w:id="100434" w:author="מנוע מכני" w:date="2026-10-05T11:32:12Z"/>
        </w:rPr>
      </w:pPr>
      <w:r w:rsidRPr="00994662">
        <w:t xml:space="preserve">ורש</w:t>
      </w:r>
      <w:ins w:id="92201" w:author="מנוע מכני" w:date="2026-10-05T11:32:12Z">
        <w:r>
          <w:t xml:space="preserve">ב"ל</w:t>
        </w:r>
      </w:ins>
      <w:del w:id="92202" w:author="מנוע מכני" w:date="2026-10-05T11:32:12Z">
        <w:r w:rsidRPr="00994662">
          <w:delText xml:space="preserve">ב''ל</w:delText>
        </w:r>
      </w:del>
      <w:r>
        <w:t>:</w:t>
      </w:r>
    </w:p>
    <w:p w14:paraId="1FFB9D13" w14:textId="77777777" w:rsidR="00B874E6" w:rsidRDefault="00994662" w:rsidP="00994662">
      <w:pPr>
        <w:rPr>
          <w:rtl/>
        </w:rPr>
      </w:pPr>
      <w:del w:id="10043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יש לו בכור לנחלה - </w:t>
      </w:r>
      <w:r>
        <w:rPr>
          <w:rFonts w:hint="cs"/>
          <w:rtl/>
        </w:rPr>
        <w:t>ד</w:t>
      </w:r>
      <w:r w:rsidR="00F40753">
        <w:rPr>
          <w:rtl/>
        </w:rPr>
        <w:t>גר שנתגייר כקטן שנולד דמי</w:t>
      </w:r>
      <w:r w:rsidR="0057284B">
        <w:rPr>
          <w:rtl/>
        </w:rPr>
        <w:t>.</w:t>
      </w:r>
    </w:p>
    <w:p>
      <w:pPr>
        <w:pStyle w:val="38"/>
        <w:rPr>
          <w:ins w:id="100864" w:author="מנוע מכני" w:date="2026-10-05T11:32:12Z"/>
        </w:rPr>
      </w:pPr>
      <w:r w:rsidRPr="00994662">
        <w:t xml:space="preserve">ואזדו </w:t>
      </w:r>
      <w:ins w:id="95437" w:author="מנוע מכני" w:date="2026-10-05T11:32:12Z">
        <w:r>
          <w:t xml:space="preserve">לשיטתם</w:t>
        </w:r>
      </w:ins>
      <w:del w:id="95438" w:author="מנוע מכני" w:date="2026-10-05T11:32:12Z">
        <w:r w:rsidRPr="00994662">
          <w:delText xml:space="preserve">לטעמייהו</w:delText>
        </w:r>
      </w:del>
      <w:r w:rsidRPr="00994662">
        <w:t xml:space="preserve">,</w:t>
      </w:r>
    </w:p>
    <w:p w14:paraId="12C59D2C" w14:textId="77777777" w:rsidR="00B528D6" w:rsidRDefault="00F40753" w:rsidP="00B528D6">
      <w:pPr>
        <w:rPr>
          <w:rtl/>
        </w:rPr>
      </w:pPr>
      <w:del w:id="1008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דהיו לו בנים בהיותו </w:t>
      </w:r>
      <w:ins w:id="98331" w:author="מנוע מכני" w:date="2026-10-05T11:32:12Z">
        <w:r>
          <w:rPr>
            <w:rtl/>
          </w:rPr>
          <w:t xml:space="preserve">נכרי</w:t>
        </w:r>
      </w:ins>
      <w:del w:id="9833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ונתגייר, </w:t>
      </w:r>
      <w:r w:rsidR="00994662">
        <w:rPr>
          <w:rStyle w:val="2fb"/>
          <w:rFonts w:hint="cs"/>
          <w:rtl/>
        </w:rPr>
        <w:t xml:space="preserve">ר</w:t>
      </w:r>
      <w:ins w:id="9220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04" w:author="מנוע מכני" w:date="2026-10-05T11:32:12Z">
        <w:r w:rsidR="00994662">
          <w:rPr>
            <w:rFonts w:hint="cs"/>
            <w:rtl/>
          </w:rPr>
          <w:delText xml:space="preserve">י''ו</w:delText>
        </w:r>
      </w:del>
      <w:r w:rsidR="00994662">
        <w:rPr>
          <w:rFonts w:hint="cs"/>
          <w:rtl/>
        </w:rPr>
        <w:t xml:space="preserve">:</w:t>
      </w:r>
      <w:r>
        <w:rPr>
          <w:rtl/>
        </w:rPr>
        <w:t xml:space="preserve"> קיים </w:t>
      </w:r>
      <w:r>
        <w:rPr>
          <w:rtl/>
        </w:rPr>
        <w:t xml:space="preserve">לא</w:t>
      </w:r>
      <w:r>
        <w:rPr>
          <w:rtl/>
        </w:rPr>
        <w:t xml:space="preserve"> תוהו בראה לשבת יצרה, </w:t>
      </w:r>
    </w:p>
    <w:p>
      <w:pPr>
        <w:pStyle w:val="38"/>
        <w:rPr>
          <w:ins w:id="100436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del w:id="92739" w:author="מנוע מכני" w:date="2026-10-05T11:32:12Z">
        <w:r>
          <w:delText xml:space="preserve">    </w:delText>
        </w:r>
      </w:del>
      <w:r>
        <w:tab/>
      </w:r>
      <w:r>
        <w:tab/>
      </w:r>
      <w:r w:rsidR="00F40753">
        <w:t>ור</w:t>
      </w:r>
      <w:r w:rsidR="00994662">
        <w:t xml:space="preserve">ש</w:t>
      </w:r>
      <w:ins w:id="92205" w:author="מנוע מכני" w:date="2026-10-05T11:32:12Z">
        <w:r>
          <w:t xml:space="preserve">ב"ל</w:t>
        </w:r>
      </w:ins>
      <w:del w:id="92206" w:author="מנוע מכני" w:date="2026-10-05T11:32:12Z">
        <w:r w:rsidR="00994662">
          <w:delText xml:space="preserve">ב''ל</w:delText>
        </w:r>
      </w:del>
      <w:r w:rsidR="00994662">
        <w:t xml:space="preserve">:</w:t>
      </w:r>
    </w:p>
    <w:p w14:paraId="422B6E76" w14:textId="77777777" w:rsidR="00B874E6" w:rsidRDefault="00B528D6" w:rsidP="00C96C37">
      <w:pPr>
        <w:pStyle w:val="011"/>
        <w:rPr>
          <w:rtl/>
        </w:rPr>
      </w:pPr>
      <w:del w:id="100437" w:author="מנוע מכני" w:date="2026-10-05T11:32:12Z">
        <w:r w:rsidR="00994662">
          <w:rPr>
            <w:rtl/>
          </w:rPr>
          <w:delText xml:space="preserve"> </w:delText>
        </w:r>
      </w:del>
      <w:r w:rsidR="00994662">
        <w:rPr>
          <w:rtl/>
        </w:rPr>
        <w:t xml:space="preserve">לא</w:t>
      </w:r>
      <w:r w:rsidR="00994662">
        <w:rPr>
          <w:rtl/>
        </w:rPr>
        <w:t xml:space="preserve"> קיים פ</w:t>
      </w:r>
      <w:r>
        <w:rPr>
          <w:rFonts w:hint="cs"/>
          <w:rtl/>
        </w:rPr>
        <w:t>ו"</w:t>
      </w:r>
      <w:r w:rsidR="00994662">
        <w:rPr>
          <w:rtl/>
        </w:rPr>
        <w:t>ר</w:t>
      </w:r>
      <w:r w:rsidR="00F40753">
        <w:rPr>
          <w:rtl/>
        </w:rPr>
        <w:t xml:space="preserve"> </w:t>
      </w:r>
      <w:r w:rsidR="00994662">
        <w:rPr>
          <w:rFonts w:hint="cs"/>
          <w:rtl/>
        </w:rPr>
        <w:t>ד</w:t>
      </w:r>
      <w:r w:rsidR="00F40753">
        <w:rPr>
          <w:rtl/>
        </w:rPr>
        <w:t>גר שנתגייר כקטן שנולד דמי</w:t>
      </w:r>
      <w:r w:rsidR="0057284B">
        <w:rPr>
          <w:rtl/>
        </w:rPr>
        <w:t>.</w:t>
      </w:r>
    </w:p>
    <w:p>
      <w:pPr>
        <w:pStyle w:val="38"/>
        <w:rPr>
          <w:ins w:id="100866" w:author="מנוע מכני" w:date="2026-10-05T11:32:12Z"/>
        </w:rPr>
      </w:pPr>
      <w:r w:rsidRPr="00B528D6">
        <w:t>וצריכא</w:t>
      </w:r>
      <w:r>
        <w:t xml:space="preserve">,</w:t>
      </w:r>
    </w:p>
    <w:p w14:paraId="173977AA" w14:textId="77777777" w:rsidR="00B528D6" w:rsidRDefault="00F40753" w:rsidP="00B528D6">
      <w:pPr>
        <w:rPr>
          <w:rtl/>
        </w:rPr>
      </w:pPr>
      <w:del w:id="100867" w:author="מנוע מכני" w:date="2026-10-05T11:32:12Z">
        <w:r>
          <w:rPr>
            <w:rtl/>
          </w:rPr>
          <w:delText xml:space="preserve"> </w:delText>
        </w:r>
      </w:del>
      <w:r w:rsidR="00B528D6">
        <w:rPr>
          <w:rFonts w:hint="cs"/>
          <w:rtl/>
        </w:rPr>
        <w:t xml:space="preserve">לרשב'ל אפי' </w:t>
      </w:r>
      <w:ins w:id="94059" w:author="מנוע מכני" w:date="2026-10-05T11:32:12Z">
        <w:r>
          <w:rPr>
            <w:rFonts w:hint="cs"/>
            <w:rtl/>
          </w:rPr>
          <w:t xml:space="preserve">מקום</w:t>
        </w:r>
      </w:ins>
      <w:del w:id="94060" w:author="מנוע מכני" w:date="2026-10-05T11:32:12Z">
        <w:r w:rsidR="00B528D6">
          <w:rPr>
            <w:rFonts w:hint="cs"/>
            <w:rtl/>
          </w:rPr>
          <w:delText xml:space="preserve">היכא</w:delText>
        </w:r>
      </w:del>
      <w:r w:rsidR="00B528D6">
        <w:rPr>
          <w:rFonts w:hint="cs"/>
          <w:rtl/>
        </w:rPr>
        <w:t xml:space="preserve"> </w:t>
      </w:r>
      <w:ins w:id="94061" w:author="מנוע מכני" w:date="2026-10-05T11:32:12Z">
        <w:r>
          <w:rPr>
            <w:rFonts w:hint="cs"/>
            <w:rtl/>
          </w:rPr>
          <w:t xml:space="preserve">דלא</w:t>
        </w:r>
      </w:ins>
      <w:del w:id="94062" w:author="מנוע מכני" w:date="2026-10-05T11:32:12Z">
        <w:r w:rsidR="00B528D6">
          <w:rPr>
            <w:rFonts w:hint="cs"/>
            <w:rtl/>
          </w:rPr>
          <w:delText xml:space="preserve">דלאו</w:delText>
        </w:r>
      </w:del>
      <w:r w:rsidR="00B528D6">
        <w:rPr>
          <w:rFonts w:hint="cs"/>
          <w:rtl/>
        </w:rPr>
        <w:t xml:space="preserve"> בני נחלה </w:t>
      </w:r>
      <w:r w:rsidR="00B528D6">
        <w:rPr>
          <w:rFonts w:hint="cs"/>
          <w:rtl/>
        </w:rPr>
        <w:t xml:space="preserve">לא</w:t>
      </w:r>
      <w:r w:rsidR="00B528D6">
        <w:rPr>
          <w:rFonts w:hint="cs"/>
          <w:rtl/>
        </w:rPr>
        <w:t xml:space="preserve"> מודה </w:t>
      </w:r>
      <w:r w:rsidR="00B528D6">
        <w:rPr>
          <w:rStyle w:val="2fb"/>
          <w:rFonts w:hint="cs"/>
          <w:rtl/>
        </w:rPr>
        <w:t xml:space="preserve">לר</w:t>
      </w:r>
      <w:ins w:id="922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08" w:author="מנוע מכני" w:date="2026-10-05T11:32:12Z">
        <w:r w:rsidR="00B528D6">
          <w:rPr>
            <w:rFonts w:hint="cs"/>
            <w:rtl/>
          </w:rPr>
          <w:delText xml:space="preserve">י''ו</w:delText>
        </w:r>
      </w:del>
      <w:r w:rsidR="00B528D6">
        <w:rPr>
          <w:rFonts w:hint="cs"/>
          <w:rtl/>
        </w:rPr>
        <w:t xml:space="preserve">, </w:t>
      </w:r>
      <w:r w:rsidR="00B528D6">
        <w:rPr>
          <w:rStyle w:val="2fb"/>
          <w:rFonts w:hint="cs"/>
          <w:rtl/>
        </w:rPr>
        <w:t xml:space="preserve">ול</w:t>
      </w:r>
      <w:ins w:id="92209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2210" w:author="מנוע מכני" w:date="2026-10-05T11:32:12Z">
        <w:r w:rsidR="00B528D6">
          <w:rPr>
            <w:rFonts w:hint="cs"/>
            <w:rtl/>
          </w:rPr>
          <w:delText xml:space="preserve">ר''ל</w:delText>
        </w:r>
      </w:del>
      <w:r w:rsidR="00B528D6">
        <w:rPr>
          <w:rFonts w:hint="cs"/>
          <w:rtl/>
        </w:rPr>
        <w:t xml:space="preserve"> אימא מודה </w:t>
      </w:r>
      <w:r w:rsidR="00B528D6">
        <w:rPr>
          <w:rStyle w:val="2fb"/>
          <w:rFonts w:hint="cs"/>
          <w:rtl/>
        </w:rPr>
        <w:t xml:space="preserve">לר</w:t>
      </w:r>
      <w:ins w:id="9221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12" w:author="מנוע מכני" w:date="2026-10-05T11:32:12Z">
        <w:r w:rsidR="00B528D6">
          <w:rPr>
            <w:rFonts w:hint="cs"/>
            <w:rtl/>
          </w:rPr>
          <w:delText xml:space="preserve">י''ו</w:delText>
        </w:r>
      </w:del>
      <w:r w:rsidR="00B528D6">
        <w:rPr>
          <w:rFonts w:hint="cs"/>
          <w:rtl/>
        </w:rPr>
        <w:t xml:space="preserve"> צריכא. </w:t>
      </w:r>
    </w:p>
    <w:p w14:paraId="12B08396" w14:textId="77777777" w:rsidR="00B528D6" w:rsidRDefault="00B528D6" w:rsidP="00F40753">
      <w:pPr>
        <w:rPr>
          <w:del w:id="90652" w:author="מנוע עיצוב" w:date="2026-10-05T11:33:53Z"/>
          <w:rtl/>
        </w:rPr>
      </w:pPr>
    </w:p>
    <w:p>
      <w:pPr>
        <w:pStyle w:val="38"/>
        <w:rPr>
          <w:ins w:id="100438" w:author="מנוע מכני" w:date="2026-10-05T11:32:12Z"/>
        </w:rPr>
      </w:pPr>
      <w:r>
        <w:t xml:space="preserve">תנן</w:t>
      </w:r>
      <w:r>
        <w:t xml:space="preserve">:</w:t>
      </w:r>
    </w:p>
    <w:p w14:paraId="18B4C844" w14:textId="77777777" w:rsidR="007C3ABE" w:rsidRDefault="00F40753" w:rsidP="00F40753">
      <w:pPr>
        <w:rPr>
          <w:rtl/>
        </w:rPr>
      </w:pPr>
      <w:del w:id="1004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שלא היו לו בנים, ונשא אשה שכבר ילדה עודה שפחה ונשתחררה, </w:t>
      </w:r>
    </w:p>
    <w:p w14:paraId="6A73AA13" w14:textId="77777777" w:rsidR="00B874E6" w:rsidRDefault="00F40753" w:rsidP="00F40753">
      <w:pPr>
        <w:rPr>
          <w:rtl/>
        </w:rPr>
      </w:pPr>
      <w:r>
        <w:rPr>
          <w:rtl/>
        </w:rPr>
        <w:t>עודה עובדת כוכבים ונתגיירה, ומשבאתה לישראל ילדה - ולדה בכור לנחלה ואינו בכור לכהן</w:t>
      </w:r>
      <w:r w:rsidR="0057284B">
        <w:rPr>
          <w:rtl/>
        </w:rPr>
        <w:t>.</w:t>
      </w:r>
    </w:p>
    <w:p w14:paraId="72507EC7" w14:textId="77777777" w:rsidR="00B874E6" w:rsidRDefault="00F40753" w:rsidP="007C3ABE">
      <w:pPr>
        <w:rPr>
          <w:rtl/>
        </w:rPr>
      </w:pPr>
      <w:r>
        <w:rPr>
          <w:rtl/>
        </w:rPr>
        <w:t xml:space="preserve">ילדה </w:t>
      </w:r>
      <w:r w:rsidR="007C3ABE">
        <w:rPr>
          <w:rFonts w:hint="cs"/>
          <w:rtl/>
        </w:rPr>
        <w:t xml:space="preserve">בהכרח מישראל שלא היו לו בנים ואינו בכור לכהן </w:t>
      </w:r>
      <w:r w:rsidR="007C3ABE" w:rsidRPr="00533A69">
        <w:rPr>
          <w:rFonts w:hint="cs"/>
          <w:b/>
          <w:bCs/>
          <w:rtl/>
        </w:rPr>
        <w:t>צריכא</w:t>
      </w:r>
      <w:r w:rsidR="007C3ABE">
        <w:rPr>
          <w:rFonts w:hint="cs"/>
          <w:rtl/>
        </w:rPr>
        <w:t xml:space="preserve"> </w:t>
      </w:r>
      <w:r>
        <w:rPr>
          <w:rtl/>
        </w:rPr>
        <w:t xml:space="preserve">לאפוקי </w:t>
      </w:r>
      <w:r>
        <w:rPr>
          <w:rStyle w:val="2fb"/>
          <w:rtl/>
        </w:rPr>
        <w:t xml:space="preserve">מדר</w:t>
      </w:r>
      <w:r w:rsidR="007C3ABE">
        <w:rPr>
          <w:rStyle w:val="2fb"/>
          <w:rFonts w:hint="cs"/>
          <w:rtl/>
        </w:rPr>
        <w:t xml:space="preserve">י</w:t>
      </w:r>
      <w:ins w:id="92213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214" w:author="מנוע מכני" w:date="2026-10-05T11:32:12Z">
        <w:r w:rsidR="007C3ABE">
          <w:rPr>
            <w:rFonts w:hint="cs"/>
            <w:rtl/>
          </w:rPr>
          <w:delText xml:space="preserve">ה''ג</w:delText>
        </w:r>
      </w:del>
      <w:r w:rsidR="007C3ABE">
        <w:rPr>
          <w:rFonts w:hint="cs"/>
          <w:rtl/>
        </w:rPr>
        <w:t xml:space="preserve"> ד</w:t>
      </w:r>
      <w:r>
        <w:rPr>
          <w:rtl/>
        </w:rPr>
        <w:t>בכור לנחלה ולכהן, שנא</w:t>
      </w:r>
      <w:r w:rsidR="007C3ABE">
        <w:rPr>
          <w:rFonts w:hint="cs"/>
          <w:rtl/>
        </w:rPr>
        <w:t>'</w:t>
      </w:r>
      <w:r w:rsidR="007C3ABE">
        <w:rPr>
          <w:rtl/>
        </w:rPr>
        <w:t xml:space="preserve"> פטר רחם בישראל </w:t>
      </w:r>
      <w:r>
        <w:rPr>
          <w:rtl/>
        </w:rPr>
        <w:t xml:space="preserve">עד שיפטרו רחם מישראל, </w:t>
      </w:r>
      <w:r>
        <w:rPr>
          <w:rtl/>
        </w:rPr>
        <w:t xml:space="preserve">קמ"ל</w:t>
      </w:r>
      <w:r>
        <w:rPr>
          <w:rtl/>
        </w:rPr>
        <w:t xml:space="preserve"> דלא</w:t>
      </w:r>
      <w:r w:rsidR="0057284B">
        <w:rPr>
          <w:rtl/>
        </w:rPr>
        <w:t>.</w:t>
      </w:r>
    </w:p>
    <w:p>
      <w:pPr>
        <w:pStyle w:val="38"/>
        <w:rPr>
          <w:ins w:id="100440" w:author="מנוע מכני" w:date="2026-10-05T11:32:12Z"/>
        </w:rPr>
      </w:pPr>
      <w:r>
        <w:t xml:space="preserve">ת"ש:</w:t>
      </w:r>
    </w:p>
    <w:p w14:paraId="151C9D5E" w14:textId="77777777" w:rsidR="007C3ABE" w:rsidRDefault="00F40753" w:rsidP="007C3ABE">
      <w:pPr>
        <w:rPr>
          <w:rtl/>
        </w:rPr>
      </w:pPr>
      <w:del w:id="1004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היו לו בנים בהיותו </w:t>
      </w:r>
      <w:ins w:id="98333" w:author="מנוע מכני" w:date="2026-10-05T11:32:12Z">
        <w:r>
          <w:rPr>
            <w:rtl/>
          </w:rPr>
          <w:t xml:space="preserve">נכרי</w:t>
        </w:r>
      </w:ins>
      <w:del w:id="9833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ונתגייר יש לו בכור לנחלה! </w:t>
      </w:r>
    </w:p>
    <w:p>
      <w:pPr>
        <w:pStyle w:val="38"/>
        <w:rPr>
          <w:ins w:id="100442" w:author="מנוע מכני" w:date="2026-10-05T11:32:12Z"/>
        </w:rPr>
      </w:pPr>
      <w:r>
        <w:t xml:space="preserve">רבינא </w:t>
      </w:r>
      <w:r w:rsidR="007C3ABE">
        <w:t>מר</w:t>
      </w:r>
      <w:r>
        <w:t xml:space="preserve">ב אחא:</w:t>
      </w:r>
    </w:p>
    <w:p w14:paraId="05CDE968" w14:textId="77777777" w:rsidR="00B874E6" w:rsidRDefault="00F40753" w:rsidP="00C96C37">
      <w:pPr>
        <w:pStyle w:val="021"/>
        <w:rPr>
          <w:rtl/>
        </w:rPr>
      </w:pPr>
      <w:del w:id="1004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ודאי </w:t>
      </w:r>
      <w:r>
        <w:rPr>
          <w:rStyle w:val="2fb"/>
          <w:rtl/>
        </w:rPr>
        <w:t xml:space="preserve">ר</w:t>
      </w:r>
      <w:r w:rsidR="007C3ABE">
        <w:rPr>
          <w:rStyle w:val="2fb"/>
          <w:rFonts w:hint="cs"/>
          <w:rtl/>
        </w:rPr>
        <w:t xml:space="preserve">י</w:t>
      </w:r>
      <w:ins w:id="922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216" w:author="מנוע מכני" w:date="2026-10-05T11:32:12Z">
        <w:r w:rsidR="007C3ABE">
          <w:rPr>
            <w:rFonts w:hint="cs"/>
            <w:rtl/>
          </w:rPr>
          <w:delText xml:space="preserve">ה''ג</w:delText>
        </w:r>
      </w:del>
      <w:r w:rsidR="007C3ABE">
        <w:rPr>
          <w:rFonts w:hint="cs"/>
          <w:rtl/>
        </w:rPr>
        <w:t xml:space="preserve"> </w:t>
      </w:r>
      <w:r w:rsidR="00C96C37">
        <w:rPr>
          <w:rtl/>
        </w:rPr>
        <w:t>הוא, דפטר רחם בישראל</w:t>
      </w:r>
      <w:r w:rsidR="00C96C37">
        <w:rPr>
          <w:rFonts w:hint="cs"/>
          <w:rtl/>
        </w:rPr>
        <w:t xml:space="preserve"> </w:t>
      </w:r>
      <w:r>
        <w:rPr>
          <w:rtl/>
        </w:rPr>
        <w:t xml:space="preserve">עד שיפטרו רחם מישראל, ויליף </w:t>
      </w:r>
      <w:ins w:id="98643" w:author="מנוע מכני" w:date="2026-10-05T11:32:12Z">
        <w:r>
          <w:rPr>
            <w:rtl/>
          </w:rPr>
          <w:t xml:space="preserve">הוא</w:t>
        </w:r>
      </w:ins>
      <w:del w:id="98644" w:author="מנוע מכני" w:date="2026-10-05T11:32:12Z">
        <w:r>
          <w:rPr>
            <w:rtl/>
          </w:rPr>
          <w:delText xml:space="preserve">איהו</w:delText>
        </w:r>
      </w:del>
      <w:r>
        <w:rPr>
          <w:rtl/>
        </w:rPr>
        <w:t xml:space="preserve"> מינה דידה</w:t>
      </w:r>
      <w:r w:rsidR="0057284B">
        <w:rPr>
          <w:rtl/>
        </w:rPr>
        <w:t>.</w:t>
      </w:r>
    </w:p>
    <w:p w14:paraId="477FEE7B" w14:textId="77777777" w:rsidR="00933C77" w:rsidRDefault="00933C77" w:rsidP="00F40753">
      <w:pPr>
        <w:rPr>
          <w:del w:id="90653" w:author="מנוע עיצוב" w:date="2026-10-05T11:33:53Z"/>
          <w:rtl/>
        </w:rPr>
      </w:pPr>
    </w:p>
    <w:p>
      <w:pPr>
        <w:pStyle w:val="38"/>
        <w:rPr>
          <w:ins w:id="100444" w:author="מנוע מכני" w:date="2026-10-05T11:32:12Z"/>
        </w:rPr>
      </w:pPr>
      <w:r>
        <w:lastRenderedPageBreak/>
        <w:t xml:space="preserve">רא</w:t>
      </w:r>
      <w:ins w:id="92217" w:author="מנוע מכני" w:date="2026-10-05T11:32:12Z">
        <w:r>
          <w:t xml:space="preserve">ב"א</w:t>
        </w:r>
      </w:ins>
      <w:del w:id="92218" w:author="מנוע מכני" w:date="2026-10-05T11:32:12Z">
        <w:r>
          <w:lastRenderedPageBreak/>
          <w:delText xml:space="preserve">ב''א</w:delText>
        </w:r>
      </w:del>
      <w:r w:rsidR="00F40753">
        <w:t xml:space="preserve">:</w:t>
      </w:r>
    </w:p>
    <w:p w14:paraId="11ECCB43" w14:textId="77777777" w:rsidR="00B874E6" w:rsidRDefault="007C3ABE" w:rsidP="00F40753">
      <w:pPr>
        <w:rPr>
          <w:rtl/>
        </w:rPr>
      </w:pPr>
      <w:del w:id="10044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לוייה שילדה - בנה פטור מה' סלעים</w:t>
      </w:r>
      <w:r w:rsidR="0057284B">
        <w:rPr>
          <w:rtl/>
        </w:rPr>
        <w:t>.</w:t>
      </w:r>
    </w:p>
    <w:p w14:paraId="443E965E" w14:textId="77777777" w:rsidR="00933C77" w:rsidRDefault="00933C77" w:rsidP="00933C77">
      <w:pPr>
        <w:rPr>
          <w:rtl/>
        </w:rPr>
      </w:pPr>
      <w:ins w:id="94065" w:author="מנוע מכני" w:date="2026-10-05T11:32:12Z">
        <w:r>
          <w:rPr>
            <w:rFonts w:hint="cs"/>
            <w:rtl/>
          </w:rPr>
          <w:t xml:space="preserve">לא</w:t>
        </w:r>
      </w:ins>
      <w:del w:id="94066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מכהן ולוי ד</w:t>
      </w:r>
      <w:ins w:id="92219" w:author="מנוע מכני" w:date="2026-10-05T11:32:12Z">
        <w:r>
          <w:rPr>
            <w:rFonts w:hint="cs"/>
            <w:rtl/>
          </w:rPr>
          <w:t xml:space="preserve">א"ה</w:t>
        </w:r>
      </w:ins>
      <w:del w:id="9222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אפי' ישראלית </w:t>
      </w:r>
      <w:ins w:id="94063" w:author="מנוע מכני" w:date="2026-10-05T11:32:12Z">
        <w:r>
          <w:rPr>
            <w:rFonts w:hint="cs"/>
            <w:rtl/>
          </w:rPr>
          <w:t xml:space="preserve">גם</w:t>
        </w:r>
      </w:ins>
      <w:del w:id="94064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ואלו מישראל ד'</w:t>
      </w:r>
      <w:r w:rsidR="00F40753">
        <w:rPr>
          <w:rtl/>
        </w:rPr>
        <w:t>למשפחותם לבית אבותם</w:t>
      </w:r>
      <w:r>
        <w:rPr>
          <w:rFonts w:hint="cs"/>
          <w:rtl/>
        </w:rPr>
        <w:t>'</w:t>
      </w:r>
      <w:r w:rsidR="00F40753">
        <w:rPr>
          <w:rtl/>
        </w:rPr>
        <w:t xml:space="preserve"> </w:t>
      </w:r>
    </w:p>
    <w:p>
      <w:pPr>
        <w:pStyle w:val="38"/>
        <w:rPr>
          <w:ins w:id="100446" w:author="מנוע מכני" w:date="2026-10-05T11:32:12Z"/>
        </w:rPr>
      </w:pPr>
      <w:r>
        <w:t xml:space="preserve">אלא</w:t>
      </w:r>
    </w:p>
    <w:p w14:paraId="301B6380" w14:textId="77777777" w:rsidR="00B874E6" w:rsidRDefault="00933C77" w:rsidP="00933C77">
      <w:pPr>
        <w:rPr>
          <w:rtl/>
        </w:rPr>
      </w:pPr>
      <w:del w:id="10044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40753">
        <w:rPr>
          <w:rtl/>
        </w:rPr>
        <w:t xml:space="preserve">דאיעבר </w:t>
      </w:r>
      <w:ins w:id="98335" w:author="מנוע מכני" w:date="2026-10-05T11:32:12Z">
        <w:r>
          <w:rPr>
            <w:rtl/>
          </w:rPr>
          <w:t xml:space="preserve">מנכרי</w:t>
        </w:r>
      </w:ins>
      <w:del w:id="98336" w:author="מנוע מכני" w:date="2026-10-05T11:32:12Z">
        <w:r w:rsidR="00F40753"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ins w:id="97135" w:author="מנוע מכני" w:date="2026-10-05T11:32:12Z">
        <w:r>
          <w:rPr>
            <w:rtl/>
          </w:rPr>
          <w:t xml:space="preserve">,</w:t>
        </w:r>
      </w:ins>
      <w:del w:id="97136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ואפי' </w:t>
      </w:r>
      <w:r>
        <w:rPr>
          <w:rFonts w:hint="cs"/>
          <w:rtl/>
        </w:rPr>
        <w:t xml:space="preserve">ל</w:t>
      </w:r>
      <w:ins w:id="92221" w:author="מנוע מכני" w:date="2026-10-05T11:32:12Z">
        <w:r>
          <w:rPr>
            <w:rFonts w:hint="cs"/>
            <w:rtl/>
          </w:rPr>
          <w:t xml:space="preserve">מ"ד</w:t>
        </w:r>
      </w:ins>
      <w:del w:id="92222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>מזהמין את הולד - לוי פסול מיקרי</w:t>
      </w:r>
      <w:r w:rsidR="0057284B">
        <w:rPr>
          <w:rtl/>
        </w:rPr>
        <w:t>.</w:t>
      </w:r>
    </w:p>
    <w:p w14:paraId="25C4E6B1" w14:textId="77777777" w:rsidR="00933C77" w:rsidRDefault="00933C77" w:rsidP="00F40753">
      <w:pPr>
        <w:rPr>
          <w:del w:id="90654" w:author="מנוע עיצוב" w:date="2026-10-05T11:33:53Z"/>
          <w:rtl/>
        </w:rPr>
      </w:pPr>
    </w:p>
    <w:p>
      <w:pPr>
        <w:pStyle w:val="38"/>
        <w:rPr>
          <w:ins w:id="100448" w:author="מנוע מכני" w:date="2026-10-05T11:32:12Z"/>
        </w:rPr>
      </w:pPr>
      <w:r>
        <w:t>מ</w:t>
      </w:r>
      <w:r w:rsidR="00933C77">
        <w:t xml:space="preserve">בד</w:t>
      </w:r>
      <w:ins w:id="92223" w:author="מנוע מכני" w:date="2026-10-05T11:32:12Z">
        <w:r>
          <w:t xml:space="preserve">ר"י</w:t>
        </w:r>
      </w:ins>
      <w:del w:id="92224" w:author="מנוע מכני" w:date="2026-10-05T11:32:12Z">
        <w:r w:rsidR="00933C77">
          <w:delText xml:space="preserve">ר''י</w:delText>
        </w:r>
      </w:del>
      <w:r w:rsidR="00933C77">
        <w:t xml:space="preserve">ו מדרבא:</w:t>
      </w:r>
    </w:p>
    <w:p w14:paraId="0DD2C8D4" w14:textId="77777777" w:rsidR="00B874E6" w:rsidRDefault="00F40753" w:rsidP="00933C77">
      <w:pPr>
        <w:rPr>
          <w:rtl/>
        </w:rPr>
      </w:pPr>
      <w:del w:id="1004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דאיעבר מישראל, ושאני </w:t>
      </w:r>
      <w:ins w:id="94067" w:author="מנוע מכני" w:date="2026-10-05T11:32:12Z">
        <w:r>
          <w:rPr>
            <w:rtl/>
          </w:rPr>
          <w:t xml:space="preserve">שם</w:t>
        </w:r>
      </w:ins>
      <w:del w:id="9406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</w:t>
      </w:r>
      <w:r w:rsidR="00933C77">
        <w:rPr>
          <w:rFonts w:hint="cs"/>
          <w:rtl/>
        </w:rPr>
        <w:t>'</w:t>
      </w:r>
      <w:ins w:id="90405" w:author="מנוע סמנטי" w:date="2026-10-05T11:39:44Z">
        <w:r>
          <w:rPr>
            <w:rStyle w:val="afffff0"/>
            <w:rtl/>
          </w:rPr>
          <w:t xml:space="preserve">פֶּטֶר רֶחֶם</w:t>
        </w:r>
      </w:ins>
      <w:del w:id="90406" w:author="מנוע סמנטי" w:date="2026-10-05T11:39:44Z">
        <w:r>
          <w:rPr>
            <w:rtl/>
          </w:rPr>
          <w:delText xml:space="preserve">פטר רחם</w:delText>
        </w:r>
      </w:del>
      <w:r w:rsidR="00933C77">
        <w:rPr>
          <w:rFonts w:hint="cs"/>
          <w:rtl/>
        </w:rPr>
        <w:t>'</w:t>
      </w:r>
      <w:r>
        <w:rPr>
          <w:rtl/>
        </w:rPr>
        <w:t xml:space="preserve"> - בפטר רחם תלא </w:t>
      </w:r>
      <w:ins w:id="95439" w:author="מנוע מכני" w:date="2026-10-05T11:32:12Z">
        <w:r>
          <w:rPr>
            <w:rtl/>
          </w:rPr>
          <w:t xml:space="preserve">התורה</w:t>
        </w:r>
      </w:ins>
      <w:del w:id="95440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450" w:author="מנוע מכני" w:date="2026-10-05T11:32:12Z"/>
        </w:rPr>
      </w:pPr>
      <w:r>
        <w:t xml:space="preserve">תנן</w:t>
      </w:r>
      <w:r>
        <w:t xml:space="preserve">:</w:t>
      </w:r>
    </w:p>
    <w:p w14:paraId="6A6F2D27" w14:textId="77777777" w:rsidR="00933C77" w:rsidRDefault="00F40753" w:rsidP="00F40753">
      <w:pPr>
        <w:rPr>
          <w:rtl/>
        </w:rPr>
      </w:pPr>
      <w:del w:id="1004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שהיו לו בנים ונשא אשה שלא ילדה, נתגיירה מעוברת, נשתחררה מעוברת, וילדה היא וכהנת, היא ולויה, היא ואשה שכבר ילדה, </w:t>
      </w:r>
    </w:p>
    <w:p w14:paraId="46241D97" w14:textId="77777777" w:rsidR="00933C77" w:rsidRDefault="00F40753" w:rsidP="00F40753">
      <w:pPr>
        <w:rPr>
          <w:rtl/>
        </w:rPr>
      </w:pPr>
      <w:r>
        <w:rPr>
          <w:rtl/>
        </w:rPr>
        <w:t xml:space="preserve">וכן מי שלא שהתה אחרי בעלה ג' חדשים ונשאת, וילדה ואין ידוע אם בן ט' לראשון אם בן ז' לאחרון - בכור לכהן ואינו בכור לנחלה, מכלל דכהונה ולויה פטורין, </w:t>
      </w:r>
    </w:p>
    <w:p>
      <w:pPr>
        <w:pStyle w:val="38"/>
        <w:rPr>
          <w:ins w:id="100452" w:author="מנוע מכני" w:date="2026-10-05T11:32:12Z"/>
        </w:rPr>
      </w:pPr>
      <w:r>
        <w:t xml:space="preserve">והך</w:t>
      </w:r>
    </w:p>
    <w:p w14:paraId="728FFD53" w14:textId="77777777" w:rsidR="00FB2C1A" w:rsidRDefault="00FB2C1A" w:rsidP="00FB2C1A">
      <w:pPr>
        <w:rPr>
          <w:rtl/>
        </w:rPr>
      </w:pPr>
      <w:del w:id="1004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דאיעבר</w:t>
      </w:r>
      <w:r w:rsidR="00F40753">
        <w:rPr>
          <w:rtl/>
        </w:rPr>
        <w:t xml:space="preserve">! בשלמא לויה - בקדושתה </w:t>
      </w:r>
      <w:ins w:id="98645" w:author="מנוע מכני" w:date="2026-10-05T11:32:12Z">
        <w:r>
          <w:rPr>
            <w:rtl/>
          </w:rPr>
          <w:t xml:space="preserve">עומדת</w:t>
        </w:r>
      </w:ins>
      <w:del w:id="98646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</w:t>
      </w:r>
      <w:r>
        <w:rPr>
          <w:rFonts w:hint="cs"/>
          <w:rtl/>
        </w:rPr>
        <w:t xml:space="preserve"> ד</w:t>
      </w:r>
      <w:r w:rsidR="00F40753">
        <w:rPr>
          <w:rtl/>
        </w:rPr>
        <w:t xml:space="preserve">שנשבית או שנבעלה בעילת זנות נותנין לה מן המעשר ואוכלת, </w:t>
      </w:r>
    </w:p>
    <w:p>
      <w:pPr>
        <w:pStyle w:val="38"/>
        <w:rPr>
          <w:ins w:id="100454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 w:rsidR="00F40753">
        <w:t xml:space="preserve">אלא</w:t>
      </w:r>
    </w:p>
    <w:p w14:paraId="18F64055" w14:textId="77777777" w:rsidR="00933C77" w:rsidRDefault="00FB2C1A" w:rsidP="00FB2C1A">
      <w:pPr>
        <w:rPr>
          <w:rtl/>
        </w:rPr>
      </w:pPr>
      <w:del w:id="10045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כהנת, כיון </w:t>
      </w:r>
      <w:ins w:id="97955" w:author="מנוע מכני" w:date="2026-10-05T11:32:12Z">
        <w:r>
          <w:rPr>
            <w:rtl/>
          </w:rPr>
          <w:t xml:space="preserve">דאם </w:t>
        </w:r>
      </w:ins>
      <w:del w:id="97956" w:author="מנוע מכני" w:date="2026-10-05T11:32:12Z">
        <w:r w:rsidR="00F40753">
          <w:rPr>
            <w:rtl/>
          </w:rPr>
          <w:delText xml:space="preserve">דאי </w:delText>
        </w:r>
      </w:del>
      <w:r w:rsidR="00F40753">
        <w:rPr>
          <w:rtl/>
        </w:rPr>
        <w:t xml:space="preserve">בעיל לה - הויא זרה! </w:t>
      </w:r>
    </w:p>
    <w:p w14:paraId="3A0EB500" w14:textId="77777777" w:rsidR="00FB2C1A" w:rsidRDefault="00F40753" w:rsidP="00FB2C1A">
      <w:pPr>
        <w:rPr>
          <w:rtl/>
        </w:rPr>
      </w:pPr>
      <w:r>
        <w:rPr>
          <w:rtl/>
        </w:rPr>
        <w:t xml:space="preserve">הניחא </w:t>
      </w:r>
      <w:r>
        <w:rPr>
          <w:rStyle w:val="2fb"/>
          <w:rtl/>
        </w:rPr>
        <w:t xml:space="preserve">למ</w:t>
      </w:r>
      <w:r w:rsidR="00FB2C1A">
        <w:rPr>
          <w:rStyle w:val="2fb"/>
          <w:rFonts w:hint="cs"/>
          <w:rtl/>
        </w:rPr>
        <w:t xml:space="preserve">בד</w:t>
      </w:r>
      <w:ins w:id="9222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226" w:author="מנוע מכני" w:date="2026-10-05T11:32:12Z">
        <w:r w:rsidR="00FB2C1A">
          <w:rPr>
            <w:rFonts w:hint="cs"/>
            <w:rtl/>
          </w:rPr>
          <w:delText xml:space="preserve">ר''י</w:delText>
        </w:r>
      </w:del>
      <w:r w:rsidR="00FB2C1A">
        <w:rPr>
          <w:rFonts w:hint="cs"/>
          <w:rtl/>
        </w:rPr>
        <w:t xml:space="preserve"> מדרבא ד</w:t>
      </w:r>
      <w:r>
        <w:rPr>
          <w:rtl/>
        </w:rPr>
        <w:t xml:space="preserve">איעבר מישראל - מוקי לה בדאיעבר מישראל, </w:t>
      </w:r>
    </w:p>
    <w:p w14:paraId="61429CB6" w14:textId="77777777" w:rsidR="00B874E6" w:rsidRDefault="00FB2C1A" w:rsidP="00FB2C1A">
      <w:pPr>
        <w:rPr>
          <w:rtl/>
        </w:rPr>
      </w:pPr>
      <w:r>
        <w:rPr>
          <w:rStyle w:val="2fb"/>
          <w:rFonts w:hint="cs"/>
          <w:rtl/>
        </w:rPr>
        <w:t xml:space="preserve">ול</w:t>
      </w:r>
      <w:ins w:id="9222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228" w:author="מנוע מכני" w:date="2026-10-05T11:32:12Z">
        <w:r>
          <w:rPr>
            <w:rFonts w:hint="cs"/>
            <w:rtl/>
          </w:rPr>
          <w:delText xml:space="preserve">ר''פ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>לעולם דאיעבר מכהן והיא בת ישראל, וקרי לה כהנת - דבנה כהן</w:t>
      </w:r>
      <w:r w:rsidR="0057284B">
        <w:rPr>
          <w:rtl/>
        </w:rPr>
        <w:t>.</w:t>
      </w:r>
    </w:p>
    <w:p w14:paraId="5382D88B" w14:textId="77777777" w:rsidR="00933C77" w:rsidRDefault="00FB2C1A" w:rsidP="00FB2C1A">
      <w:pPr>
        <w:pStyle w:val="afff0"/>
        <w:framePr w:wrap="around"/>
        <w:rPr>
          <w:rtl/>
        </w:rPr>
      </w:pPr>
      <w:r>
        <w:rPr>
          <w:rFonts w:hint="cs"/>
          <w:rtl/>
        </w:rPr>
        <w:t>מז:</w:t>
      </w:r>
    </w:p>
    <w:p w14:paraId="5DBA31F3" w14:textId="77777777" w:rsidR="00FB2C1A" w:rsidRDefault="00FB2C1A" w:rsidP="00F40753">
      <w:pPr>
        <w:rPr>
          <w:del w:id="90655" w:author="מנוע עיצוב" w:date="2026-10-05T11:33:53Z"/>
          <w:rtl/>
        </w:rPr>
      </w:pPr>
    </w:p>
    <w:p w14:paraId="4B1B0EDE" w14:textId="77777777" w:rsidR="00FB2C1A" w:rsidRDefault="00F40753" w:rsidP="00F40753">
      <w:pPr>
        <w:rPr>
          <w:rtl/>
        </w:rPr>
      </w:pPr>
      <w:r w:rsidRPr="00FB2C1A">
        <w:rPr>
          <w:b/>
          <w:bCs/>
          <w:rtl/>
        </w:rPr>
        <w:t>איתמר</w:t>
      </w:r>
      <w:r>
        <w:rPr>
          <w:rtl/>
        </w:rPr>
        <w:t xml:space="preserve">, כהן שמת והניח בן חלל, </w:t>
      </w:r>
    </w:p>
    <w:p>
      <w:pPr>
        <w:pStyle w:val="38"/>
        <w:rPr>
          <w:ins w:id="100456" w:author="מנוע מכני" w:date="2026-10-05T11:32:12Z"/>
        </w:rPr>
      </w:pPr>
      <w:r w:rsidRPr="00EB1A59">
        <w:t xml:space="preserve">ל</w:t>
      </w:r>
      <w:ins w:id="92229" w:author="מנוע מכני" w:date="2026-10-05T11:32:12Z">
        <w:r>
          <w:t xml:space="preserve">ר"ח</w:t>
        </w:r>
      </w:ins>
      <w:del w:id="92230" w:author="מנוע מכני" w:date="2026-10-05T11:32:12Z">
        <w:r w:rsidRPr="00EB1A59">
          <w:delText xml:space="preserve">ר''ח</w:delText>
        </w:r>
      </w:del>
      <w:r w:rsidR="00F40753">
        <w:t xml:space="preserve">:</w:t>
      </w:r>
    </w:p>
    <w:p w14:paraId="68164173" w14:textId="77777777" w:rsidR="00B874E6" w:rsidRDefault="00FB2C1A" w:rsidP="00FB2C1A">
      <w:pPr>
        <w:rPr>
          <w:rtl/>
        </w:rPr>
      </w:pPr>
      <w:del w:id="10045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הבן חייב לפדות את עצמו, </w:t>
      </w:r>
      <w:r>
        <w:rPr>
          <w:rtl/>
        </w:rPr>
        <w:tab/>
      </w:r>
      <w:r w:rsidRPr="00EB1A59">
        <w:rPr>
          <w:rStyle w:val="2fb"/>
          <w:rFonts w:hint="cs"/>
          <w:b/>
          <w:bCs/>
          <w:rtl/>
        </w:rPr>
        <w:t xml:space="preserve">לרב</w:t>
      </w:r>
      <w:ins w:id="9223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ר"ה</w:t>
        </w:r>
      </w:ins>
      <w:del w:id="92232" w:author="מנוע מכני" w:date="2026-10-05T11:32:12Z">
        <w:r w:rsidRPr="00EB1A59">
          <w:rPr>
            <w:rFonts w:hint="cs"/>
            <w:b/>
            <w:bCs/>
            <w:rtl/>
          </w:rPr>
          <w:delText xml:space="preserve">ר''ה</w:delText>
        </w:r>
      </w:del>
      <w:r w:rsidR="00F40753">
        <w:rPr>
          <w:rtl/>
        </w:rPr>
        <w:t>: אין חייב לפדות את עצמו</w:t>
      </w:r>
      <w:r w:rsidR="0057284B">
        <w:rPr>
          <w:rtl/>
        </w:rPr>
        <w:t>.</w:t>
      </w:r>
    </w:p>
    <w:p w14:paraId="38D9BAB6" w14:textId="77777777" w:rsidR="00B874E6" w:rsidRDefault="00F40753" w:rsidP="00F40753">
      <w:pPr>
        <w:rPr>
          <w:rtl/>
        </w:rPr>
      </w:pPr>
      <w:r>
        <w:rPr>
          <w:rtl/>
        </w:rPr>
        <w:t xml:space="preserve">כל </w:t>
      </w:r>
      <w:ins w:id="94069" w:author="מנוע מכני" w:date="2026-10-05T11:32:12Z">
        <w:r>
          <w:rPr>
            <w:rtl/>
          </w:rPr>
          <w:t xml:space="preserve">מקום</w:t>
        </w:r>
      </w:ins>
      <w:del w:id="9407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דמת האב לאחר שלשים</w:t>
      </w:r>
      <w:r w:rsidR="0057284B">
        <w:rPr>
          <w:rtl/>
        </w:rPr>
        <w:t>.</w:t>
      </w:r>
    </w:p>
    <w:p w14:paraId="13DC9B1B" w14:textId="77777777" w:rsidR="00B874E6" w:rsidRDefault="00FB2C1A" w:rsidP="00F40753">
      <w:pPr>
        <w:rPr>
          <w:rtl/>
        </w:rPr>
      </w:pPr>
      <w:r>
        <w:rPr>
          <w:rtl/>
        </w:rPr>
        <w:t xml:space="preserve">דכ</w:t>
      </w:r>
      <w:ins w:id="92233" w:author="מנוע מכני" w:date="2026-10-05T11:32:12Z">
        <w:r>
          <w:rPr>
            <w:rtl/>
          </w:rPr>
          <w:t xml:space="preserve">ו"ע</w:t>
        </w:r>
      </w:ins>
      <w:del w:id="92234" w:author="מנוע מכני" w:date="2026-10-05T11:32:12Z">
        <w:r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''ע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4071" w:author="מנוע מכני" w:date="2026-10-05T11:32:12Z">
        <w:r>
          <w:rPr>
            <w:rtl/>
          </w:rPr>
          <w:t xml:space="preserve">חלקו</w:t>
        </w:r>
      </w:ins>
      <w:del w:id="94072" w:author="מנוע מכני" w:date="2026-10-05T11:32:12Z">
        <w:r w:rsidR="00F40753">
          <w:rPr>
            <w:rtl/>
          </w:rPr>
          <w:delText xml:space="preserve">פליגי</w:delText>
        </w:r>
      </w:del>
      <w:r w:rsidR="00F40753">
        <w:rPr>
          <w:rtl/>
        </w:rPr>
        <w:t xml:space="preserve"> דאין הבן חייב לפדות את עצמו - שהרי זכה אביו בפדיונו</w:t>
      </w:r>
      <w:r w:rsidR="0057284B">
        <w:rPr>
          <w:rtl/>
        </w:rPr>
        <w:t>.</w:t>
      </w:r>
    </w:p>
    <w:p>
      <w:pPr>
        <w:pStyle w:val="38"/>
        <w:rPr>
          <w:ins w:id="100458" w:author="מנוע מכני" w:date="2026-10-05T11:32:12Z"/>
        </w:rPr>
      </w:pPr>
      <w:ins w:id="94073" w:author="מנוע מכני" w:date="2026-10-05T11:32:12Z">
        <w:r>
          <w:t xml:space="preserve">וחלקו</w:t>
        </w:r>
      </w:ins>
    </w:p>
    <w:p w14:paraId="11371D20" w14:textId="77777777" w:rsidR="00FB2C1A" w:rsidRDefault="00FB2C1A" w:rsidP="00FB2C1A">
      <w:pPr>
        <w:rPr>
          <w:rtl/>
        </w:rPr>
      </w:pPr>
      <w:del w:id="94074" w:author="מנוע מכני" w:date="2026-10-05T11:32:12Z">
        <w:r w:rsidRPr="00EB1A59">
          <w:rPr>
            <w:rFonts w:hint="cs"/>
            <w:b/>
            <w:bCs/>
            <w:rtl/>
          </w:rPr>
          <w:delText xml:space="preserve">ו</w:delText>
        </w:r>
        <w:r w:rsidR="00F40753" w:rsidRPr="00EB1A59">
          <w:rPr>
            <w:b/>
            <w:bCs/>
            <w:rtl/>
          </w:rPr>
          <w:delText xml:space="preserve">פליגי</w:delText>
        </w:r>
      </w:del>
      <w:del w:id="10045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- </w:t>
      </w:r>
      <w:ins w:id="94075" w:author="מנוע מכני" w:date="2026-10-05T11:32:12Z">
        <w:r>
          <w:rPr>
            <w:rtl/>
          </w:rPr>
          <w:t xml:space="preserve">מקום</w:t>
        </w:r>
      </w:ins>
      <w:del w:id="94076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דמת האב בתוך שלשים יום, </w:t>
      </w:r>
    </w:p>
    <w:p>
      <w:pPr>
        <w:pStyle w:val="38"/>
        <w:rPr>
          <w:ins w:id="100460" w:author="מנוע מכני" w:date="2026-10-05T11:32:12Z"/>
        </w:rPr>
      </w:pPr>
      <w:r>
        <w:t xml:space="preserve">ל</w:t>
      </w:r>
      <w:ins w:id="92235" w:author="מנוע מכני" w:date="2026-10-05T11:32:12Z">
        <w:r>
          <w:t xml:space="preserve">ר"ח</w:t>
        </w:r>
      </w:ins>
      <w:del w:id="92236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0A64FE97" w14:textId="77777777" w:rsidR="00FB2C1A" w:rsidRDefault="00FB2C1A" w:rsidP="00FB2C1A">
      <w:pPr>
        <w:rPr>
          <w:rtl/>
        </w:rPr>
      </w:pPr>
      <w:del w:id="10046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הבן חייב לפדות את עצמו - </w:t>
      </w:r>
      <w:ins w:id="94077" w:author="מנוע מכני" w:date="2026-10-05T11:32:12Z">
        <w:r>
          <w:rPr>
            <w:rtl/>
          </w:rPr>
          <w:t xml:space="preserve">שהרי</w:t>
        </w:r>
      </w:ins>
      <w:del w:id="94078" w:author="מנוע מכני" w:date="2026-10-05T11:32:12Z">
        <w:r w:rsidR="00F40753">
          <w:rPr>
            <w:rtl/>
          </w:rPr>
          <w:delText xml:space="preserve">דהא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זכה אביו לפדיונו, </w:t>
      </w:r>
    </w:p>
    <w:p>
      <w:pPr>
        <w:pStyle w:val="38"/>
        <w:rPr>
          <w:ins w:id="100462" w:author="מנוע מכני" w:date="2026-10-05T11:32:12Z"/>
        </w:rPr>
      </w:pPr>
      <w:r w:rsidRPr="00EB1A59">
        <w:t xml:space="preserve">רב</w:t>
      </w:r>
      <w:ins w:id="92237" w:author="מנוע מכני" w:date="2026-10-05T11:32:12Z">
        <w:r>
          <w:t xml:space="preserve">ר"ה</w:t>
        </w:r>
      </w:ins>
      <w:del w:id="92238" w:author="מנוע מכני" w:date="2026-10-05T11:32:12Z">
        <w:r w:rsidRPr="00EB1A59">
          <w:delText xml:space="preserve">ר''ה</w:delText>
        </w:r>
      </w:del>
      <w:r w:rsidR="00F40753">
        <w:t xml:space="preserve">:</w:t>
      </w:r>
    </w:p>
    <w:p w14:paraId="5F878F8A" w14:textId="77777777" w:rsidR="00FB2C1A" w:rsidRDefault="00FB2C1A" w:rsidP="00FB2C1A">
      <w:pPr>
        <w:rPr>
          <w:rtl/>
        </w:rPr>
      </w:pPr>
      <w:del w:id="10046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הבן חייב לפדות עצמו </w:t>
      </w:r>
      <w:r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דא</w:t>
      </w:r>
      <w:r>
        <w:rPr>
          <w:rFonts w:hint="cs"/>
          <w:rtl/>
        </w:rPr>
        <w:t xml:space="preserve">"ל</w:t>
      </w:r>
      <w:r>
        <w:rPr>
          <w:rFonts w:hint="cs"/>
          <w:rtl/>
        </w:rPr>
        <w:t xml:space="preserve"> באת מכח אדם שאינך יכול לבוא עמו בדין </w:t>
      </w:r>
    </w:p>
    <w:p w14:paraId="6E9A932C" w14:textId="77777777" w:rsidR="00FB2C1A" w:rsidRDefault="00FB2C1A" w:rsidP="00FB2C1A">
      <w:pPr>
        <w:rPr>
          <w:del w:id="90656" w:author="מנוע עיצוב" w:date="2026-10-05T11:33:53Z"/>
          <w:rtl/>
        </w:rPr>
      </w:pPr>
    </w:p>
    <w:p>
      <w:pPr>
        <w:pStyle w:val="38"/>
        <w:rPr>
          <w:ins w:id="100464" w:author="מנוע מכני" w:date="2026-10-05T11:32:12Z"/>
        </w:rPr>
      </w:pPr>
      <w:r>
        <w:t xml:space="preserve">תנן</w:t>
      </w:r>
      <w:r>
        <w:t xml:space="preserve">:</w:t>
      </w:r>
    </w:p>
    <w:p w14:paraId="3B0CEA5B" w14:textId="77777777" w:rsidR="00D04A22" w:rsidRDefault="00FB2C1A" w:rsidP="00FB2C1A">
      <w:pPr>
        <w:rPr>
          <w:rtl/>
        </w:rPr>
      </w:pPr>
      <w:del w:id="1004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נתגיירה מעוברת</w:t>
      </w:r>
      <w:r w:rsidR="00F40753">
        <w:rPr>
          <w:rtl/>
        </w:rPr>
        <w:t xml:space="preserve"> בכור לכהן </w:t>
      </w:r>
      <w:ins w:id="95441" w:author="מנוע מכני" w:date="2026-10-05T11:32:12Z">
        <w:r>
          <w:rPr>
            <w:rtl/>
          </w:rPr>
          <w:t xml:space="preserve">ולמה</w:t>
        </w:r>
      </w:ins>
      <w:del w:id="95442" w:author="מנוע מכני" w:date="2026-10-05T11:32:12Z">
        <w:r w:rsidR="00F40753">
          <w:rPr>
            <w:rtl/>
          </w:rPr>
          <w:delText xml:space="preserve">ואמאי</w:delText>
        </w:r>
      </w:del>
      <w:r w:rsidR="00F40753">
        <w:rPr>
          <w:rtl/>
        </w:rPr>
        <w:t xml:space="preserve">? </w:t>
      </w:r>
    </w:p>
    <w:p w14:paraId="79878A22" w14:textId="77777777" w:rsidR="00B874E6" w:rsidRDefault="00F40753" w:rsidP="00FB2C1A">
      <w:pPr>
        <w:rPr>
          <w:rtl/>
        </w:rPr>
      </w:pPr>
      <w:r>
        <w:rPr>
          <w:rtl/>
        </w:rPr>
        <w:t xml:space="preserve">לימא </w:t>
      </w:r>
      <w:ins w:id="95443" w:author="מנוע מכני" w:date="2026-10-05T11:32:12Z">
        <w:r>
          <w:rPr>
            <w:rtl/>
          </w:rPr>
          <w:t xml:space="preserve">לו</w:t>
        </w:r>
      </w:ins>
      <w:del w:id="954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אתינא מכח </w:t>
      </w:r>
      <w:ins w:id="98647" w:author="מנוע מכני" w:date="2026-10-05T11:32:12Z">
        <w:r>
          <w:rPr>
            <w:rtl/>
          </w:rPr>
          <w:t xml:space="preserve">אדם</w:t>
        </w:r>
      </w:ins>
      <w:del w:id="98648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 דלא מצית לאשתעויי דינא בהדיה! שאני </w:t>
      </w:r>
      <w:ins w:id="98337" w:author="מנוע מכני" w:date="2026-10-05T11:32:12Z">
        <w:r>
          <w:rPr>
            <w:rtl/>
          </w:rPr>
          <w:t xml:space="preserve">נכרי</w:t>
        </w:r>
      </w:ins>
      <w:del w:id="9833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- </w:t>
      </w:r>
      <w:ins w:id="95447" w:author="מנוע מכני" w:date="2026-10-05T11:32:12Z">
        <w:r>
          <w:rPr>
            <w:rtl/>
          </w:rPr>
          <w:t xml:space="preserve">דאין</w:t>
        </w:r>
      </w:ins>
      <w:del w:id="95448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445" w:author="מנוע מכני" w:date="2026-10-05T11:32:12Z">
        <w:r>
          <w:rPr>
            <w:rtl/>
          </w:rPr>
          <w:t xml:space="preserve">לו</w:t>
        </w:r>
      </w:ins>
      <w:del w:id="9544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חייס</w:t>
      </w:r>
      <w:r w:rsidR="0057284B">
        <w:rPr>
          <w:rtl/>
        </w:rPr>
        <w:t>.</w:t>
      </w:r>
    </w:p>
    <w:p>
      <w:pPr>
        <w:pStyle w:val="38"/>
        <w:rPr>
          <w:ins w:id="100466" w:author="מנוע מכני" w:date="2026-10-05T11:32:12Z"/>
        </w:rPr>
      </w:pPr>
      <w:ins w:id="92239" w:author="מנוע מכני" w:date="2026-10-05T11:32:12Z">
        <w:r>
          <w:t xml:space="preserve">ר"ש</w:t>
        </w:r>
      </w:ins>
      <w:del w:id="92240" w:author="מנוע מכני" w:date="2026-10-05T11:32:12Z">
        <w:r>
          <w:delText xml:space="preserve">ר''ש</w:delText>
        </w:r>
      </w:del>
      <w:r>
        <w:t xml:space="preserve"> י</w:t>
      </w:r>
      <w:r w:rsidR="00F40753">
        <w:t xml:space="preserve">אסיניא </w:t>
      </w:r>
      <w:r>
        <w:t xml:space="preserve">מרש</w:t>
      </w:r>
      <w:ins w:id="92241" w:author="מנוע מכני" w:date="2026-10-05T11:32:12Z">
        <w:r>
          <w:t xml:space="preserve">ב"ל</w:t>
        </w:r>
      </w:ins>
      <w:del w:id="92242" w:author="מנוע מכני" w:date="2026-10-05T11:32:12Z">
        <w:r>
          <w:delText xml:space="preserve">ב''ל</w:delText>
        </w:r>
      </w:del>
      <w:r w:rsidR="00F40753">
        <w:t xml:space="preserve">:</w:t>
      </w:r>
    </w:p>
    <w:p w14:paraId="5FCB3BD3" w14:textId="77777777" w:rsidR="00EB1A59" w:rsidRDefault="00EB1A59" w:rsidP="00EB1A59">
      <w:pPr>
        <w:rPr>
          <w:rtl/>
        </w:rPr>
      </w:pPr>
      <w:del w:id="10046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</w:t>
      </w:r>
      <w:r w:rsidR="00590B02">
        <w:rPr>
          <w:rtl/>
        </w:rPr>
        <w:t>הן שמת בתוך שלשים והניח בן חלל</w:t>
      </w:r>
      <w:r w:rsidR="00F40753">
        <w:rPr>
          <w:rtl/>
        </w:rPr>
        <w:t xml:space="preserve"> הבן חייב לפדות את עצמו שלא זכה האב בפדיונו, </w:t>
      </w:r>
    </w:p>
    <w:p w14:paraId="12C30910" w14:textId="77777777" w:rsidR="00B874E6" w:rsidRDefault="00F40753" w:rsidP="00EB1A59">
      <w:pPr>
        <w:rPr>
          <w:rtl/>
        </w:rPr>
      </w:pPr>
      <w:r>
        <w:rPr>
          <w:rtl/>
        </w:rPr>
        <w:t>מת לאחר שלשים יום - אין הבן חייב לפדות עצמו, שהרי זכה האב בפדיונו</w:t>
      </w:r>
      <w:r w:rsidR="0057284B">
        <w:rPr>
          <w:rtl/>
        </w:rPr>
        <w:t>.</w:t>
      </w:r>
    </w:p>
    <w:p w14:paraId="5F3F6481" w14:textId="77777777" w:rsidR="0057284B" w:rsidRDefault="0057284B" w:rsidP="0057284B">
      <w:pPr>
        <w:jc w:val="center"/>
        <w:rPr>
          <w:del w:id="90276" w:author="מנוע עיצוב" w:date="2026-10-05T11:33:53Z"/>
          <w:rtl/>
        </w:rPr>
      </w:pPr>
      <w:del w:id="90273" w:author="מנוע עיצוב" w:date="2026-10-05T11:33:53Z">
        <w:r>
          <w:rPr>
            <w:rtl/>
          </w:rPr>
          <w:delText xml:space="preserve">•</w:delText>
        </w:r>
      </w:del>
      <w:ins w:id="97137" w:author="מנוע מכני" w:date="2026-10-05T11:32:12Z">
        <w:r>
          <w:rPr>
            <w:rtl/>
          </w:rPr>
          <w:t xml:space="preserve"> </w:t>
        </w:r>
      </w:ins>
      <w:del w:id="97138" w:author="מנוע מכני" w:date="2026-10-05T11:32:12Z">
        <w:r>
          <w:rPr>
            <w:rtl/>
          </w:rPr>
          <w:delText xml:space="preserve">  </w:delText>
        </w:r>
      </w:del>
      <w:del w:id="90274" w:author="מנוע עיצוב" w:date="2026-10-05T11:33:53Z">
        <w:r>
          <w:rPr>
            <w:rtl/>
          </w:rPr>
          <w:delText xml:space="preserve">•</w:delText>
        </w:r>
      </w:del>
      <w:ins w:id="97139" w:author="מנוע מכני" w:date="2026-10-05T11:32:12Z">
        <w:r>
          <w:rPr>
            <w:rtl/>
          </w:rPr>
          <w:t xml:space="preserve"> </w:t>
        </w:r>
      </w:ins>
      <w:del w:id="97140" w:author="מנוע מכני" w:date="2026-10-05T11:32:12Z">
        <w:r>
          <w:rPr>
            <w:rtl/>
          </w:rPr>
          <w:delText xml:space="preserve">  </w:delText>
        </w:r>
      </w:del>
      <w:del w:id="90275" w:author="מנוע עיצוב" w:date="2026-10-05T11:33:53Z">
        <w:r>
          <w:rPr>
            <w:rtl/>
          </w:rPr>
          <w:delText xml:space="preserve">•</w:delText>
        </w:r>
      </w:del>
    </w:p>
    <w:p w14:paraId="1DFFA3D3" w14:textId="77777777" w:rsidR="00590B02" w:rsidRDefault="00F40753" w:rsidP="00D04A22">
      <w:pPr>
        <w:pStyle w:val="afffd"/>
        <w:rPr>
          <w:rtl/>
        </w:rPr>
      </w:pPr>
      <w:r>
        <w:rPr>
          <w:rtl/>
        </w:rPr>
        <w:t xml:space="preserve">וכן מי שלא שהתה אחרי בעלה ג' חדשים וכו': </w:t>
      </w:r>
    </w:p>
    <w:p w14:paraId="733C8BE6" w14:textId="77777777" w:rsidR="00EB1A59" w:rsidRDefault="00F40753" w:rsidP="00F40753">
      <w:pPr>
        <w:rPr>
          <w:rtl/>
        </w:rPr>
      </w:pPr>
      <w:r>
        <w:rPr>
          <w:rtl/>
        </w:rPr>
        <w:lastRenderedPageBreak/>
        <w:t xml:space="preserve">בכור לנחלה הוא דלא הוי, הא כפשוט שקיל! </w:t>
      </w:r>
      <w:ins w:id="95449" w:author="מנוע מכני" w:date="2026-10-05T11:32:12Z">
        <w:r>
          <w:rPr>
            <w:rtl/>
          </w:rPr>
          <w:t xml:space="preserve">ולמה</w:t>
        </w:r>
      </w:ins>
      <w:del w:id="95450" w:author="מנוע מכני" w:date="2026-10-05T11:32:12Z">
        <w:r>
          <w:rPr>
            <w:rtl/>
          </w:rPr>
          <w:lastRenderedPageBreak/>
          <w:delText xml:space="preserve">ואמאי</w:delText>
        </w:r>
      </w:del>
      <w:r>
        <w:rPr>
          <w:rtl/>
        </w:rPr>
        <w:lastRenderedPageBreak/>
        <w:t xml:space="preserve">? ליזיל </w:t>
      </w:r>
      <w:r w:rsidR="00590B02">
        <w:rPr>
          <w:rtl/>
        </w:rPr>
        <w:t xml:space="preserve">לגבי </w:t>
      </w:r>
      <w:ins w:id="95451" w:author="מנוע מכני" w:date="2026-10-05T11:32:12Z">
        <w:r>
          <w:rPr>
            <w:rtl/>
          </w:rPr>
          <w:t xml:space="preserve">זה</w:t>
        </w:r>
      </w:ins>
      <w:del w:id="95452" w:author="מנוע מכני" w:date="2026-10-05T11:32:12Z">
        <w:r w:rsidR="00590B02">
          <w:rPr>
            <w:rtl/>
          </w:rPr>
          <w:delText xml:space="preserve">האי</w:delText>
        </w:r>
      </w:del>
      <w:r w:rsidR="00590B02">
        <w:rPr>
          <w:rtl/>
        </w:rPr>
        <w:t xml:space="preserve"> ולידחייה, ולגבי </w:t>
      </w:r>
      <w:ins w:id="95453" w:author="מנוע מכני" w:date="2026-10-05T11:32:12Z">
        <w:r>
          <w:rPr>
            <w:rtl/>
          </w:rPr>
          <w:t xml:space="preserve">זה</w:t>
        </w:r>
      </w:ins>
      <w:del w:id="95454" w:author="מנוע מכני" w:date="2026-10-05T11:32:12Z">
        <w:r w:rsidR="00590B02">
          <w:rPr>
            <w:rtl/>
          </w:rPr>
          <w:delText xml:space="preserve">האי</w:delText>
        </w:r>
      </w:del>
      <w:r>
        <w:rPr>
          <w:rtl/>
        </w:rPr>
        <w:t xml:space="preserve"> ולידחייה! </w:t>
      </w:r>
    </w:p>
    <w:p w14:paraId="74CFE3DF" w14:textId="77777777" w:rsidR="00EB1A59" w:rsidRDefault="00F40753" w:rsidP="00EB1A59">
      <w:pPr>
        <w:rPr>
          <w:rtl/>
        </w:rPr>
      </w:pPr>
      <w:r>
        <w:rPr>
          <w:rStyle w:val="2fb"/>
          <w:rtl/>
        </w:rPr>
        <w:t>א</w:t>
      </w:r>
      <w:r w:rsidR="00EB1A59">
        <w:rPr>
          <w:rStyle w:val="2fb"/>
          <w:rFonts w:hint="cs"/>
          <w:rtl/>
        </w:rPr>
        <w:t xml:space="preserve">ר</w:t>
      </w:r>
      <w:ins w:id="92243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44" w:author="מנוע מכני" w:date="2026-10-05T11:32:12Z">
        <w:r w:rsidR="00EB1A59">
          <w:rPr>
            <w:rFonts w:hint="cs"/>
            <w:rtl/>
          </w:rPr>
          <w:delText xml:space="preserve">י''ר</w:delText>
        </w:r>
      </w:del>
      <w:r w:rsidR="00EB1A59">
        <w:rPr>
          <w:rFonts w:hint="cs"/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נצרכא אלא לבא אחריו, וה"ק בכור לכהן, והבא אחריו אין בכור לנחלה </w:t>
      </w:r>
    </w:p>
    <w:p w14:paraId="6665E2D0" w14:textId="77777777" w:rsidR="00EB1A59" w:rsidRDefault="00F40753" w:rsidP="00EB1A59">
      <w:pPr>
        <w:rPr>
          <w:rtl/>
        </w:rPr>
      </w:pPr>
      <w:r>
        <w:rPr>
          <w:rtl/>
        </w:rPr>
        <w:t xml:space="preserve">ולכתבו הרשאה להדדי! וכי תימא מתני' שלא בהרשאה, הא </w:t>
      </w:r>
      <w:ins w:id="95455" w:author="מנוע מכני" w:date="2026-10-05T11:32:12Z">
        <w:r>
          <w:rPr>
            <w:rtl/>
          </w:rPr>
          <w:t xml:space="preserve">מעמידים</w:t>
        </w:r>
      </w:ins>
      <w:del w:id="95456" w:author="מנוע מכני" w:date="2026-10-05T11:32:12Z">
        <w:r>
          <w:rPr>
            <w:rtl/>
          </w:rPr>
          <w:delText xml:space="preserve">מוקמינן</w:delText>
        </w:r>
      </w:del>
      <w:r>
        <w:rPr>
          <w:rtl/>
        </w:rPr>
        <w:t xml:space="preserve"> לה קמן דבהרשאה! </w:t>
      </w:r>
    </w:p>
    <w:p>
      <w:pPr>
        <w:pStyle w:val="38"/>
        <w:rPr>
          <w:ins w:id="100468" w:author="מנוע מכני" w:date="2026-10-05T11:32:12Z"/>
        </w:rPr>
      </w:pPr>
      <w:r>
        <w:t xml:space="preserve">מסייע </w:t>
      </w:r>
      <w:r w:rsidR="00EB1A59">
        <w:t>לר'</w:t>
      </w:r>
      <w:r w:rsidR="00EB1A59">
        <w:t xml:space="preserve"> ינאי:</w:t>
      </w:r>
    </w:p>
    <w:p w14:paraId="6DBB28B1" w14:textId="77777777" w:rsidR="00B874E6" w:rsidRDefault="00F40753" w:rsidP="00EB1A59">
      <w:pPr>
        <w:rPr>
          <w:rtl/>
        </w:rPr>
      </w:pPr>
      <w:del w:id="100469" w:author="מנוע מכני" w:date="2026-10-05T11:32:12Z">
        <w:r w:rsidR="00EB1A59">
          <w:rPr>
            <w:rtl/>
          </w:rPr>
          <w:delText xml:space="preserve"> </w:delText>
        </w:r>
      </w:del>
      <w:r w:rsidR="00EB1A59">
        <w:rPr>
          <w:rtl/>
        </w:rPr>
        <w:t xml:space="preserve">הוכרו ולבסוף נתערבו </w:t>
      </w:r>
      <w:r>
        <w:rPr>
          <w:rtl/>
        </w:rPr>
        <w:t xml:space="preserve">כותבין הרשאה </w:t>
      </w:r>
      <w:r w:rsidR="00EB1A59">
        <w:rPr>
          <w:rtl/>
        </w:rPr>
        <w:t xml:space="preserve">זה לזה, </w:t>
      </w:r>
      <w:r w:rsidR="00EB1A59">
        <w:rPr>
          <w:rtl/>
        </w:rPr>
        <w:t xml:space="preserve">לא</w:t>
      </w:r>
      <w:r w:rsidR="00EB1A59">
        <w:rPr>
          <w:rtl/>
        </w:rPr>
        <w:t xml:space="preserve"> הוכרו ובסוף נתערבו </w:t>
      </w:r>
      <w:r>
        <w:rPr>
          <w:rtl/>
        </w:rPr>
        <w:t>אין כותבין הרשאה זה לזה</w:t>
      </w:r>
      <w:r w:rsidR="0057284B">
        <w:rPr>
          <w:rtl/>
        </w:rPr>
        <w:t>.</w:t>
      </w:r>
    </w:p>
    <w:p w14:paraId="4014F40E" w14:textId="77777777" w:rsidR="0057284B" w:rsidRDefault="0057284B" w:rsidP="0057284B">
      <w:pPr>
        <w:pStyle w:val="affffd"/>
        <w:jc w:val="center"/>
        <w:rPr>
          <w:rtl/>
        </w:rPr>
        <w:pPrChange w:id="9049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41" w:author="מנוע מכני" w:date="2026-10-05T11:32:12Z">
        <w:r>
          <w:rPr>
            <w:rtl/>
          </w:rPr>
          <w:t xml:space="preserve"> </w:t>
        </w:r>
      </w:ins>
      <w:del w:id="971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43" w:author="מנוע מכני" w:date="2026-10-05T11:32:12Z">
        <w:r>
          <w:rPr>
            <w:rtl/>
          </w:rPr>
          <w:t xml:space="preserve"> </w:t>
        </w:r>
      </w:ins>
      <w:del w:id="9714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EE38A55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A3EE97E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אי זהו בכור לנחלה ולכהן: המפלת שפיר מלא מים, מלא דם, מלא גנינין</w:t>
      </w:r>
      <w:r w:rsidR="0057284B">
        <w:rPr>
          <w:rtl/>
        </w:rPr>
        <w:t>.</w:t>
      </w:r>
    </w:p>
    <w:p w14:paraId="5A908879" w14:textId="77777777" w:rsidR="00590B02" w:rsidRDefault="00F40753" w:rsidP="00EB1A59">
      <w:pPr>
        <w:pStyle w:val="afff5"/>
        <w:rPr>
          <w:rtl/>
        </w:rPr>
      </w:pPr>
      <w:r>
        <w:rPr>
          <w:rtl/>
        </w:rPr>
        <w:t xml:space="preserve">המפלת כמין דגים וחגבים שקצים ורמשים, והמפלת ליום ארבעים </w:t>
      </w:r>
    </w:p>
    <w:p w14:paraId="75D073FA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- הבא אחריהם בכור לנחלה ולכהן</w:t>
      </w:r>
      <w:r w:rsidR="0057284B">
        <w:rPr>
          <w:rtl/>
        </w:rPr>
        <w:t>.</w:t>
      </w:r>
    </w:p>
    <w:p w14:paraId="58FE3ED8" w14:textId="77777777" w:rsidR="00590B02" w:rsidRDefault="00F40753" w:rsidP="00EB1A59">
      <w:pPr>
        <w:pStyle w:val="afff5"/>
        <w:rPr>
          <w:rtl/>
        </w:rPr>
      </w:pPr>
      <w:r>
        <w:rPr>
          <w:rtl/>
        </w:rPr>
        <w:t xml:space="preserve">יוצא דופן והבא אחריו - שניהן אינן בכור לא לנחלה ולא לכהן, </w:t>
      </w:r>
    </w:p>
    <w:p w14:paraId="2CBDDC95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ר"ש אומר: הראשון - לנחלה, והשני - לחמש סלעים</w:t>
      </w:r>
      <w:r w:rsidR="0057284B">
        <w:rPr>
          <w:rtl/>
        </w:rPr>
        <w:t>.</w:t>
      </w:r>
    </w:p>
    <w:p w14:paraId="0AC3FA21" w14:textId="77777777" w:rsidR="0057284B" w:rsidRDefault="0057284B" w:rsidP="0057284B">
      <w:pPr>
        <w:pStyle w:val="affffd"/>
        <w:jc w:val="center"/>
        <w:rPr>
          <w:rtl/>
        </w:rPr>
        <w:pPrChange w:id="9049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45" w:author="מנוע מכני" w:date="2026-10-05T11:32:12Z">
        <w:r>
          <w:rPr>
            <w:rtl/>
          </w:rPr>
          <w:t xml:space="preserve"> </w:t>
        </w:r>
      </w:ins>
      <w:del w:id="971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47" w:author="מנוע מכני" w:date="2026-10-05T11:32:12Z">
        <w:r>
          <w:rPr>
            <w:rtl/>
          </w:rPr>
          <w:t xml:space="preserve"> </w:t>
        </w:r>
      </w:ins>
      <w:del w:id="971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B5F67BB" w14:textId="77777777" w:rsidR="00D04A22" w:rsidRDefault="00F40753" w:rsidP="00F40753">
      <w:pPr>
        <w:rPr>
          <w:rtl/>
        </w:rPr>
      </w:pPr>
      <w:r>
        <w:rPr>
          <w:rtl/>
        </w:rPr>
        <w:t xml:space="preserve">ראשון לנחלה </w:t>
      </w:r>
      <w:r>
        <w:rPr>
          <w:rtl/>
        </w:rPr>
        <w:t xml:space="preserve">לא</w:t>
      </w:r>
      <w:r>
        <w:rPr>
          <w:rtl/>
        </w:rPr>
        <w:t xml:space="preserve"> - וילדו לו </w:t>
      </w:r>
      <w:ins w:id="94079" w:author="מנוע מכני" w:date="2026-10-05T11:32:12Z">
        <w:r>
          <w:rPr>
            <w:rtl/>
          </w:rPr>
          <w:t xml:space="preserve">צריך</w:t>
        </w:r>
      </w:ins>
      <w:del w:id="94080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לחמש סלעים </w:t>
      </w:r>
      <w:ins w:id="94083" w:author="מנוע מכני" w:date="2026-10-05T11:32:12Z">
        <w:r>
          <w:rPr>
            <w:rtl/>
          </w:rPr>
          <w:t xml:space="preserve">גם</w:t>
        </w:r>
      </w:ins>
      <w:del w:id="940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- פטר רחם </w:t>
      </w:r>
      <w:ins w:id="94081" w:author="מנוע מכני" w:date="2026-10-05T11:32:12Z">
        <w:r>
          <w:rPr>
            <w:rtl/>
          </w:rPr>
          <w:t xml:space="preserve">צריך</w:t>
        </w:r>
      </w:ins>
      <w:del w:id="94082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</w:t>
      </w:r>
    </w:p>
    <w:p w14:paraId="361B3D10" w14:textId="77777777" w:rsidR="00D04A22" w:rsidRDefault="00F40753" w:rsidP="00F40753">
      <w:pPr>
        <w:rPr>
          <w:rtl/>
        </w:rPr>
      </w:pPr>
      <w:r>
        <w:rPr>
          <w:rtl/>
        </w:rPr>
        <w:t xml:space="preserve">שני לנחלה </w:t>
      </w:r>
      <w:r>
        <w:rPr>
          <w:rtl/>
        </w:rPr>
        <w:t xml:space="preserve">לא</w:t>
      </w:r>
      <w:r>
        <w:rPr>
          <w:rtl/>
        </w:rPr>
        <w:t xml:space="preserve"> - ראשית אונו </w:t>
      </w:r>
      <w:ins w:id="94085" w:author="מנוע מכני" w:date="2026-10-05T11:32:12Z">
        <w:r>
          <w:rPr>
            <w:rtl/>
          </w:rPr>
          <w:t xml:space="preserve">צריך</w:t>
        </w:r>
      </w:ins>
      <w:del w:id="94086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</w:t>
      </w:r>
    </w:p>
    <w:p w14:paraId="4E025745" w14:textId="77777777" w:rsidR="00B874E6" w:rsidRDefault="00F40753" w:rsidP="00F40753">
      <w:pPr>
        <w:rPr>
          <w:rtl/>
        </w:rPr>
      </w:pPr>
      <w:r>
        <w:rPr>
          <w:rtl/>
        </w:rPr>
        <w:t xml:space="preserve">לחמש סלעים </w:t>
      </w:r>
      <w:ins w:id="94089" w:author="מנוע מכני" w:date="2026-10-05T11:32:12Z">
        <w:r>
          <w:rPr>
            <w:rtl/>
          </w:rPr>
          <w:t xml:space="preserve">גם</w:t>
        </w:r>
      </w:ins>
      <w:del w:id="9409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4087" w:author="מנוע מכני" w:date="2026-10-05T11:32:12Z">
        <w:r>
          <w:rPr>
            <w:rtl/>
          </w:rPr>
          <w:t xml:space="preserve">סבר</w:t>
        </w:r>
      </w:ins>
      <w:del w:id="94088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בכור לדבר אחד - </w:t>
      </w:r>
      <w:r>
        <w:rPr>
          <w:rtl/>
        </w:rPr>
        <w:t xml:space="preserve">לא</w:t>
      </w:r>
      <w:r>
        <w:rPr>
          <w:rtl/>
        </w:rPr>
        <w:t xml:space="preserve"> הוי בכור</w:t>
      </w:r>
      <w:r w:rsidR="0057284B">
        <w:rPr>
          <w:rtl/>
        </w:rPr>
        <w:t>.</w:t>
      </w:r>
    </w:p>
    <w:p w14:paraId="4ADABE58" w14:textId="77777777" w:rsidR="00D04A22" w:rsidRDefault="00F40753" w:rsidP="00F40753">
      <w:pPr>
        <w:rPr>
          <w:rtl/>
        </w:rPr>
      </w:pPr>
      <w:r>
        <w:rPr>
          <w:rStyle w:val="2fb"/>
          <w:rtl/>
        </w:rPr>
        <w:t xml:space="preserve">רש"א</w:t>
      </w:r>
      <w:r>
        <w:rPr>
          <w:rtl/>
        </w:rPr>
        <w:t xml:space="preserve">: הראשון - לנחלה, והשני - לחמש סלעים</w:t>
      </w:r>
      <w:ins w:id="97149" w:author="מנוע מכני" w:date="2026-10-05T11:32:12Z">
        <w:r>
          <w:rPr>
            <w:rtl/>
          </w:rPr>
          <w:t xml:space="preserve">,</w:t>
        </w:r>
      </w:ins>
      <w:del w:id="97150" w:author="מנוע מכני" w:date="2026-10-05T11:32:12Z">
        <w:r w:rsidR="000B5F7F">
          <w:rPr>
            <w:rtl/>
          </w:rPr>
          <w:delText xml:space="preserve">;</w:delText>
        </w:r>
      </w:del>
    </w:p>
    <w:p w14:paraId="44C50C5C" w14:textId="77777777" w:rsidR="00B874E6" w:rsidRDefault="00F40753" w:rsidP="00D04A22">
      <w:pPr>
        <w:rPr>
          <w:rtl/>
        </w:rPr>
      </w:pPr>
      <w:r>
        <w:rPr>
          <w:rStyle w:val="2fb"/>
          <w:rtl/>
        </w:rPr>
        <w:t xml:space="preserve">ר"ש</w:t>
      </w:r>
      <w:r>
        <w:rPr>
          <w:rtl/>
        </w:rPr>
        <w:t xml:space="preserve"> </w:t>
      </w:r>
      <w:ins w:id="94091" w:author="מנוע מכני" w:date="2026-10-05T11:32:12Z">
        <w:r>
          <w:rPr>
            <w:rtl/>
          </w:rPr>
          <w:t xml:space="preserve">לשיטתו</w:t>
        </w:r>
      </w:ins>
      <w:del w:id="94092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ד</w:t>
      </w:r>
      <w:r w:rsidR="00D04A22">
        <w:rPr>
          <w:rFonts w:hint="cs"/>
          <w:rtl/>
        </w:rPr>
        <w:t>'</w:t>
      </w:r>
      <w:r>
        <w:rPr>
          <w:rStyle w:val="afffff0"/>
          <w:rtl/>
        </w:rPr>
        <w:t>תלד</w:t>
      </w:r>
      <w:r w:rsidR="00D04A22">
        <w:rPr>
          <w:rFonts w:hint="cs"/>
          <w:rtl/>
        </w:rPr>
        <w:t>'</w:t>
      </w:r>
      <w:r>
        <w:rPr>
          <w:rtl/>
        </w:rPr>
        <w:t xml:space="preserve"> - לרבות יוצא דופן והשני לחמש סלעים </w:t>
      </w:r>
      <w:ins w:id="94093" w:author="מנוע מכני" w:date="2026-10-05T11:32:12Z">
        <w:r>
          <w:rPr>
            <w:rtl/>
          </w:rPr>
          <w:t xml:space="preserve">סבר</w:t>
        </w:r>
      </w:ins>
      <w:del w:id="9409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בכור לדבר אחד - הוי בכור</w:t>
      </w:r>
      <w:r w:rsidR="0057284B">
        <w:rPr>
          <w:rtl/>
        </w:rPr>
        <w:t>.</w:t>
      </w:r>
    </w:p>
    <w:p w14:paraId="56780FD2" w14:textId="77777777" w:rsidR="0057284B" w:rsidRDefault="0057284B" w:rsidP="0057284B">
      <w:pPr>
        <w:pStyle w:val="affffd"/>
        <w:jc w:val="center"/>
        <w:rPr>
          <w:rtl/>
        </w:rPr>
        <w:pPrChange w:id="9049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51" w:author="מנוע מכני" w:date="2026-10-05T11:32:12Z">
        <w:r>
          <w:rPr>
            <w:rtl/>
          </w:rPr>
          <w:t xml:space="preserve"> </w:t>
        </w:r>
      </w:ins>
      <w:del w:id="971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53" w:author="מנוע מכני" w:date="2026-10-05T11:32:12Z">
        <w:r>
          <w:rPr>
            <w:rtl/>
          </w:rPr>
          <w:t xml:space="preserve"> </w:t>
        </w:r>
      </w:ins>
      <w:del w:id="971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703C26E" w14:textId="77777777" w:rsidR="00D04A22" w:rsidRDefault="00D04A22" w:rsidP="00D04A22">
      <w:pPr>
        <w:pStyle w:val="afff0"/>
        <w:framePr w:wrap="around"/>
        <w:rPr>
          <w:rtl/>
        </w:rPr>
      </w:pPr>
      <w:r>
        <w:rPr>
          <w:rFonts w:hint="cs"/>
          <w:rtl/>
        </w:rPr>
        <w:t>מח.</w:t>
      </w:r>
    </w:p>
    <w:p w14:paraId="4646D951" w14:textId="77777777" w:rsidR="00B874E6" w:rsidRDefault="00F40753" w:rsidP="00D04A2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0BCCB9" w14:textId="77777777" w:rsidR="008E0BCD" w:rsidRDefault="00F40753" w:rsidP="00D04A22">
      <w:pPr>
        <w:pStyle w:val="afff5"/>
        <w:rPr>
          <w:rtl/>
        </w:rPr>
      </w:pPr>
      <w:r>
        <w:rPr>
          <w:rtl/>
        </w:rPr>
        <w:t xml:space="preserve">מי שלא בכרה אשתו, וילדה שני זכרים - נותן ה' סלעים לכהן, </w:t>
      </w:r>
    </w:p>
    <w:p w14:paraId="0AB995F3" w14:textId="77777777" w:rsidR="00B874E6" w:rsidRDefault="00F40753" w:rsidP="00D04A22">
      <w:pPr>
        <w:pStyle w:val="afff5"/>
        <w:rPr>
          <w:rtl/>
        </w:rPr>
      </w:pPr>
      <w:r>
        <w:rPr>
          <w:rtl/>
        </w:rPr>
        <w:t>מת אחד מהן בתוך שלשים יום - האב פטור</w:t>
      </w:r>
      <w:r w:rsidR="0057284B">
        <w:rPr>
          <w:rtl/>
        </w:rPr>
        <w:t>.</w:t>
      </w:r>
    </w:p>
    <w:p w14:paraId="0CBA3C5C" w14:textId="77777777" w:rsidR="008E0BCD" w:rsidRDefault="00F40753" w:rsidP="00D04A22">
      <w:pPr>
        <w:pStyle w:val="afff5"/>
        <w:rPr>
          <w:rtl/>
        </w:rPr>
      </w:pPr>
      <w:r>
        <w:rPr>
          <w:rtl/>
        </w:rPr>
        <w:t xml:space="preserve">מת האב והבנים קיימים, </w:t>
      </w:r>
    </w:p>
    <w:p w14:paraId="5FAA47EC" w14:textId="77777777" w:rsidR="00D04A22" w:rsidRDefault="00F40753" w:rsidP="00D04A22">
      <w:pPr>
        <w:pStyle w:val="afff5"/>
        <w:rPr>
          <w:rtl/>
        </w:rPr>
      </w:pPr>
      <w:r>
        <w:rPr>
          <w:rtl/>
        </w:rPr>
        <w:t>ר"מ אומר: אם נתנו עד שלא חלקו - נתנו, ואם לאו - פטורין</w:t>
      </w:r>
      <w:r w:rsidR="000B5F7F">
        <w:rPr>
          <w:rtl/>
        </w:rPr>
        <w:t>;</w:t>
      </w:r>
    </w:p>
    <w:p w14:paraId="229612E9" w14:textId="77777777" w:rsidR="00B874E6" w:rsidRDefault="00F40753" w:rsidP="008E0BCD">
      <w:pPr>
        <w:pStyle w:val="afff5"/>
        <w:rPr>
          <w:rtl/>
        </w:rPr>
      </w:pPr>
      <w:r>
        <w:rPr>
          <w:rtl/>
        </w:rPr>
        <w:t>ר' יהודה אומר: נתחייבו נכסים</w:t>
      </w:r>
      <w:r w:rsidR="0057284B">
        <w:rPr>
          <w:rtl/>
        </w:rPr>
        <w:t>.</w:t>
      </w:r>
      <w:r w:rsidR="008E0BCD">
        <w:rPr>
          <w:rFonts w:hint="cs"/>
          <w:rtl/>
        </w:rPr>
        <w:t xml:space="preserve"> </w:t>
      </w: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726036E1" w14:textId="77777777" w:rsidR="0057284B" w:rsidRDefault="0057284B" w:rsidP="0057284B">
      <w:pPr>
        <w:pStyle w:val="affffd"/>
        <w:jc w:val="center"/>
        <w:rPr>
          <w:rtl/>
        </w:rPr>
        <w:pPrChange w:id="9049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55" w:author="מנוע מכני" w:date="2026-10-05T11:32:12Z">
        <w:r>
          <w:rPr>
            <w:rtl/>
          </w:rPr>
          <w:t xml:space="preserve"> </w:t>
        </w:r>
      </w:ins>
      <w:del w:id="971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57" w:author="מנוע מכני" w:date="2026-10-05T11:32:12Z">
        <w:r>
          <w:rPr>
            <w:rtl/>
          </w:rPr>
          <w:t xml:space="preserve"> </w:t>
        </w:r>
      </w:ins>
      <w:del w:id="971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0264574" w14:textId="77777777" w:rsidR="008E0BCD" w:rsidRDefault="00F40753" w:rsidP="008E0BCD">
      <w:pPr>
        <w:rPr>
          <w:rtl/>
        </w:rPr>
      </w:pPr>
      <w:r>
        <w:rPr>
          <w:rtl/>
        </w:rPr>
        <w:t xml:space="preserve">דמית האב </w:t>
      </w:r>
      <w:ins w:id="90783" w:author="מנוע סמנטי" w:date="2026-10-05T11:39:44Z">
        <w:r>
          <w:rPr>
            <w:rtl/>
          </w:rPr>
          <w:t xml:space="preserve">מתי</w:t>
        </w:r>
      </w:ins>
      <w:del w:id="90784" w:author="מנוע סמנטי" w:date="2026-10-05T11:39:44Z">
        <w:r>
          <w:rPr>
            <w:rtl/>
          </w:rPr>
          <w:delText xml:space="preserve">אימת</w:delText>
        </w:r>
      </w:del>
      <w:r>
        <w:rPr>
          <w:rtl/>
        </w:rPr>
        <w:t xml:space="preserve">? אילימא דמית לאחר ל' יום - </w:t>
      </w:r>
      <w:ins w:id="98173" w:author="מנוע מכני" w:date="2026-10-05T11:32:12Z">
        <w:r>
          <w:rPr>
            <w:rtl/>
          </w:rPr>
          <w:t xml:space="preserve">בזה</w:t>
        </w:r>
      </w:ins>
      <w:del w:id="98174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אר"מ</w:t>
      </w:r>
      <w:r>
        <w:rPr>
          <w:rtl/>
        </w:rPr>
        <w:t xml:space="preserve"> כי חלקו פטורין? </w:t>
      </w:r>
    </w:p>
    <w:p w14:paraId="07436CC1" w14:textId="77777777" w:rsidR="008E0BCD" w:rsidRDefault="00F40753" w:rsidP="008E0BCD">
      <w:pPr>
        <w:rPr>
          <w:rtl/>
        </w:rPr>
      </w:pPr>
      <w:r>
        <w:rPr>
          <w:rtl/>
        </w:rPr>
        <w:t xml:space="preserve">והא אשתעבדן </w:t>
      </w:r>
      <w:ins w:id="97493" w:author="מנוע מכני" w:date="2026-10-05T11:32:12Z">
        <w:r>
          <w:rPr>
            <w:rtl/>
          </w:rPr>
          <w:t xml:space="preserve">להם</w:t>
        </w:r>
      </w:ins>
      <w:del w:id="97494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לנכסי! אלא דמית בתוך ל' יום, </w:t>
      </w:r>
      <w:r>
        <w:rPr>
          <w:rtl/>
        </w:rPr>
        <w:t xml:space="preserve">מ"ש</w:t>
      </w:r>
      <w:r>
        <w:rPr>
          <w:rtl/>
        </w:rPr>
        <w:t xml:space="preserve"> כי חלקו - דאזיל לגבי </w:t>
      </w:r>
      <w:ins w:id="95459" w:author="מנוע מכני" w:date="2026-10-05T11:32:12Z">
        <w:r>
          <w:rPr>
            <w:rtl/>
          </w:rPr>
          <w:t xml:space="preserve">זה</w:t>
        </w:r>
      </w:ins>
      <w:del w:id="95460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ומדחי </w:t>
      </w:r>
      <w:ins w:id="95457" w:author="מנוע מכני" w:date="2026-10-05T11:32:12Z">
        <w:r>
          <w:rPr>
            <w:rtl/>
          </w:rPr>
          <w:t xml:space="preserve">לו</w:t>
        </w:r>
      </w:ins>
      <w:del w:id="954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40AFD419" w14:textId="77777777" w:rsidR="008E0BCD" w:rsidRDefault="00F40753" w:rsidP="008E0BCD">
      <w:pPr>
        <w:rPr>
          <w:rtl/>
        </w:rPr>
      </w:pPr>
      <w:r>
        <w:rPr>
          <w:rtl/>
        </w:rPr>
        <w:lastRenderedPageBreak/>
        <w:t xml:space="preserve">דאזיל לגבי </w:t>
      </w:r>
      <w:ins w:id="95463" w:author="מנוע מכני" w:date="2026-10-05T11:32:12Z">
        <w:r>
          <w:rPr>
            <w:rtl/>
          </w:rPr>
          <w:t xml:space="preserve">זה</w:t>
        </w:r>
      </w:ins>
      <w:del w:id="95464" w:author="מנוע מכני" w:date="2026-10-05T11:32:12Z">
        <w:r>
          <w:rPr>
            <w:rtl/>
          </w:rPr>
          <w:lastRenderedPageBreak/>
          <w:delText xml:space="preserve">האי</w:delText>
        </w:r>
      </w:del>
      <w:r>
        <w:rPr>
          <w:rtl/>
        </w:rPr>
        <w:lastRenderedPageBreak/>
        <w:t xml:space="preserve"> - ומדחי </w:t>
      </w:r>
      <w:ins w:id="95461" w:author="מנוע מכני" w:date="2026-10-05T11:32:12Z">
        <w:r>
          <w:rPr>
            <w:rtl/>
          </w:rPr>
          <w:t xml:space="preserve">לו</w:t>
        </w:r>
      </w:ins>
      <w:del w:id="95462" w:author="מנוע מכני" w:date="2026-10-05T11:32:12Z">
        <w:r>
          <w:rPr>
            <w:rtl/>
          </w:rPr>
          <w:lastRenderedPageBreak/>
          <w:delText xml:space="preserve">ליה</w:delText>
        </w:r>
      </w:del>
      <w:r>
        <w:rPr>
          <w:rtl/>
        </w:rPr>
        <w:lastRenderedPageBreak/>
        <w:t xml:space="preserve">, כי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חלקו </w:t>
      </w:r>
      <w:ins w:id="94095" w:author="מנוע מכני" w:date="2026-10-05T11:32:12Z">
        <w:r>
          <w:rPr>
            <w:rtl/>
          </w:rPr>
          <w:t xml:space="preserve">גם</w:t>
        </w:r>
      </w:ins>
      <w:del w:id="94096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, </w:t>
      </w:r>
      <w:r w:rsidR="008E0BCD">
        <w:rPr>
          <w:rtl/>
        </w:rPr>
        <w:t xml:space="preserve">ליזיל לגבי </w:t>
      </w:r>
      <w:ins w:id="95465" w:author="מנוע מכני" w:date="2026-10-05T11:32:12Z">
        <w:r>
          <w:rPr>
            <w:rtl/>
          </w:rPr>
          <w:t xml:space="preserve">זה</w:t>
        </w:r>
      </w:ins>
      <w:del w:id="95466" w:author="מנוע מכני" w:date="2026-10-05T11:32:12Z">
        <w:r w:rsidR="008E0BCD">
          <w:rPr>
            <w:rtl/>
          </w:rPr>
          <w:delText xml:space="preserve">האי</w:delText>
        </w:r>
      </w:del>
      <w:r>
        <w:rPr>
          <w:rtl/>
        </w:rPr>
        <w:t xml:space="preserve"> ולידחייה, וליזיל לגבי </w:t>
      </w:r>
      <w:ins w:id="95467" w:author="מנוע מכני" w:date="2026-10-05T11:32:12Z">
        <w:r>
          <w:rPr>
            <w:rtl/>
          </w:rPr>
          <w:t xml:space="preserve">זה</w:t>
        </w:r>
      </w:ins>
      <w:del w:id="95468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ולידחייה! </w:t>
      </w:r>
    </w:p>
    <w:p w14:paraId="34688E76" w14:textId="77777777" w:rsidR="008E0BCD" w:rsidRDefault="008E0BCD" w:rsidP="008E0BCD">
      <w:pPr>
        <w:rPr>
          <w:del w:id="90657" w:author="מנוע עיצוב" w:date="2026-10-05T11:33:53Z"/>
          <w:rtl/>
        </w:rPr>
      </w:pPr>
    </w:p>
    <w:p>
      <w:pPr>
        <w:pStyle w:val="38"/>
        <w:rPr>
          <w:ins w:id="100470" w:author="מנוע מכני" w:date="2026-10-05T11:32:12Z"/>
        </w:rPr>
      </w:pPr>
      <w:r w:rsidRPr="00C96C37">
        <w:t xml:space="preserve">א"ר ירמיה:</w:t>
      </w:r>
    </w:p>
    <w:p w14:paraId="2A2E145E" w14:textId="77777777" w:rsidR="008E0BCD" w:rsidRDefault="00F40753" w:rsidP="008E0BCD">
      <w:pPr>
        <w:rPr>
          <w:rtl/>
        </w:rPr>
      </w:pPr>
      <w:del w:id="100471" w:author="מנוע מכני" w:date="2026-10-05T11:32:12Z">
        <w:r w:rsidRPr="00C96C37">
          <w:rPr>
            <w:b/>
            <w:bCs/>
            <w:rtl/>
          </w:rPr>
          <w:delText xml:space="preserve"> </w:delText>
        </w:r>
      </w:del>
      <w:r w:rsidRPr="00C96C37">
        <w:rPr>
          <w:b/>
          <w:bCs/>
          <w:rtl/>
        </w:rPr>
        <w:t xml:space="preserve">זאת אומרת</w:t>
      </w:r>
      <w:r>
        <w:rPr>
          <w:rtl/>
        </w:rPr>
        <w:t>, שני יוסף בן שמעון שה</w:t>
      </w:r>
      <w:r w:rsidR="008E0BCD">
        <w:rPr>
          <w:rtl/>
        </w:rPr>
        <w:t xml:space="preserve">יו בעיר אחת ולקחו שדה בשותפות </w:t>
      </w:r>
      <w:r>
        <w:rPr>
          <w:rtl/>
        </w:rPr>
        <w:t xml:space="preserve">ב</w:t>
      </w:r>
      <w:ins w:id="92245" w:author="מנוע מכני" w:date="2026-10-05T11:32:12Z">
        <w:r>
          <w:rPr>
            <w:rtl/>
          </w:rPr>
          <w:t xml:space="preserve">ע"ח</w:t>
        </w:r>
      </w:ins>
      <w:del w:id="92246" w:author="מנוע מכני" w:date="2026-10-05T11:32:12Z">
        <w:r>
          <w:rPr>
            <w:rtl/>
          </w:rPr>
          <w:delText xml:space="preserve">ע</w:delText>
        </w:r>
        <w:r w:rsidR="008E0BCD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גובה אותה מהם, </w:t>
      </w:r>
    </w:p>
    <w:p w14:paraId="44D02946" w14:textId="77777777" w:rsidR="00532DDB" w:rsidRDefault="00F40753" w:rsidP="00532DDB">
      <w:pPr>
        <w:rPr>
          <w:rtl/>
        </w:rPr>
      </w:pPr>
      <w:r>
        <w:rPr>
          <w:rtl/>
        </w:rPr>
        <w:t xml:space="preserve">ד</w:t>
      </w:r>
      <w:ins w:id="92247" w:author="מנוע מכני" w:date="2026-10-05T11:32:12Z">
        <w:r>
          <w:rPr>
            <w:rtl/>
          </w:rPr>
          <w:t xml:space="preserve">א"ל</w:t>
        </w:r>
      </w:ins>
      <w:del w:id="92248" w:author="מנוע מכני" w:date="2026-10-05T11:32:12Z">
        <w:r>
          <w:rPr>
            <w:rtl/>
          </w:rPr>
          <w:delText xml:space="preserve">א</w:delText>
        </w:r>
        <w:r w:rsidR="008E0BCD">
          <w:rPr>
            <w:rFonts w:hint="cs"/>
            <w:rtl/>
          </w:rPr>
          <w:delText xml:space="preserve">''ל</w:delText>
        </w:r>
      </w:del>
      <w:r w:rsidR="008E0BCD">
        <w:rPr>
          <w:rtl/>
        </w:rPr>
        <w:t xml:space="preserve">, </w:t>
      </w:r>
      <w:ins w:id="97957" w:author="מנוע מכני" w:date="2026-10-05T11:32:12Z">
        <w:r>
          <w:rPr>
            <w:rtl/>
          </w:rPr>
          <w:t xml:space="preserve">אם </w:t>
        </w:r>
      </w:ins>
      <w:del w:id="97958" w:author="מנוע מכני" w:date="2026-10-05T11:32:12Z">
        <w:r w:rsidR="008E0BCD">
          <w:rPr>
            <w:rtl/>
          </w:rPr>
          <w:delText xml:space="preserve">אי </w:delText>
        </w:r>
      </w:del>
      <w:r w:rsidR="008E0BCD">
        <w:rPr>
          <w:rtl/>
        </w:rPr>
        <w:t xml:space="preserve">בך מסיקנא</w:t>
      </w:r>
      <w:r w:rsidR="00532DDB">
        <w:rPr>
          <w:rtl/>
        </w:rPr>
        <w:t xml:space="preserve"> </w:t>
      </w:r>
      <w:r w:rsidR="00532DDB">
        <w:rPr>
          <w:rFonts w:hint="cs"/>
          <w:rtl/>
        </w:rPr>
        <w:t xml:space="preserve">את שלך לקחתי </w:t>
      </w:r>
      <w:ins w:id="97959" w:author="מנוע מכני" w:date="2026-10-05T11:32:12Z">
        <w:r>
          <w:rPr>
            <w:rFonts w:hint="cs"/>
            <w:rtl/>
          </w:rPr>
          <w:t xml:space="preserve">ואם </w:t>
        </w:r>
      </w:ins>
      <w:del w:id="97960" w:author="מנוע מכני" w:date="2026-10-05T11:32:12Z">
        <w:r w:rsidR="00532DDB">
          <w:rPr>
            <w:rFonts w:hint="cs"/>
            <w:rtl/>
          </w:rPr>
          <w:delText xml:space="preserve">ואי </w:delText>
        </w:r>
      </w:del>
      <w:r w:rsidR="00532DDB">
        <w:rPr>
          <w:rFonts w:hint="cs"/>
          <w:rtl/>
        </w:rPr>
        <w:t xml:space="preserve">בחברך מסיקנא מחברך לקחתי </w:t>
      </w:r>
    </w:p>
    <w:p>
      <w:pPr>
        <w:pStyle w:val="38"/>
        <w:rPr>
          <w:ins w:id="100472" w:author="מנוע מכני" w:date="2026-10-05T11:32:12Z"/>
        </w:rPr>
      </w:pPr>
      <w:r>
        <w:t xml:space="preserve">רבא:</w:t>
      </w:r>
    </w:p>
    <w:p w14:paraId="00CC3514" w14:textId="77777777" w:rsidR="008E0BCD" w:rsidRDefault="00F40753" w:rsidP="00532DDB">
      <w:pPr>
        <w:rPr>
          <w:rtl/>
        </w:rPr>
      </w:pPr>
      <w:del w:id="1004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מכדי, נכסי </w:t>
      </w:r>
      <w:r w:rsidR="00532DDB">
        <w:rPr>
          <w:rFonts w:hint="cs"/>
          <w:rtl/>
        </w:rPr>
        <w:t>אדם ערבין עליו</w:t>
      </w:r>
      <w:r>
        <w:rPr>
          <w:rtl/>
        </w:rPr>
        <w:t xml:space="preserve">, מי </w:t>
      </w:r>
      <w:ins w:id="94097" w:author="מנוע מכני" w:date="2026-10-05T11:32:12Z">
        <w:r>
          <w:rPr>
            <w:rtl/>
          </w:rPr>
          <w:t xml:space="preserve">יש</w:t>
        </w:r>
      </w:ins>
      <w:del w:id="9409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5471" w:author="מנוע מכני" w:date="2026-10-05T11:32:12Z">
        <w:r>
          <w:rPr>
            <w:rtl/>
          </w:rPr>
          <w:t xml:space="preserve">כלום</w:t>
        </w:r>
      </w:ins>
      <w:del w:id="9547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</w:t>
      </w:r>
      <w:ins w:id="95469" w:author="מנוע מכני" w:date="2026-10-05T11:32:12Z">
        <w:r>
          <w:rPr>
            <w:rtl/>
          </w:rPr>
          <w:t xml:space="preserve">דלו</w:t>
        </w:r>
      </w:ins>
      <w:del w:id="95470" w:author="מנוע מכני" w:date="2026-10-05T11:32:12Z">
        <w:r>
          <w:rPr>
            <w:rtl/>
          </w:rPr>
          <w:delText xml:space="preserve">דלדידיה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 תבע </w:t>
      </w:r>
      <w:ins w:id="95473" w:author="מנוע מכני" w:date="2026-10-05T11:32:12Z">
        <w:r>
          <w:rPr>
            <w:rtl/>
          </w:rPr>
          <w:t xml:space="preserve">לו</w:t>
        </w:r>
      </w:ins>
      <w:del w:id="9547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ולערב מצי תבע </w:t>
      </w:r>
      <w:ins w:id="95475" w:author="מנוע מכני" w:date="2026-10-05T11:32:12Z">
        <w:r>
          <w:rPr>
            <w:rtl/>
          </w:rPr>
          <w:t xml:space="preserve">לו</w:t>
        </w:r>
      </w:ins>
      <w:del w:id="9547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</w:t>
      </w:r>
    </w:p>
    <w:p>
      <w:pPr>
        <w:pStyle w:val="38"/>
        <w:rPr>
          <w:ins w:id="100474" w:author="מנוע מכני" w:date="2026-10-05T11:32:12Z"/>
        </w:rPr>
      </w:pPr>
      <w:r>
        <w:t xml:space="preserve">והתנן:</w:t>
      </w:r>
    </w:p>
    <w:p w14:paraId="351D0128" w14:textId="77777777" w:rsidR="008E0BCD" w:rsidRDefault="00F40753" w:rsidP="00F40753">
      <w:pPr>
        <w:rPr>
          <w:rtl/>
        </w:rPr>
      </w:pPr>
      <w:del w:id="1004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המלוה את חבירו על ידי ערב - </w:t>
      </w:r>
      <w:r>
        <w:rPr>
          <w:rtl/>
        </w:rPr>
        <w:t xml:space="preserve">לא</w:t>
      </w:r>
      <w:r>
        <w:rPr>
          <w:rtl/>
        </w:rPr>
        <w:t xml:space="preserve"> יפרע מן הערב, וקי"ל: דלא יתבע מן הערב תחלה! </w:t>
      </w:r>
    </w:p>
    <w:p>
      <w:pPr>
        <w:pStyle w:val="38"/>
        <w:rPr>
          <w:ins w:id="10047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34C21A8C" w14:textId="77777777" w:rsidR="00532DDB" w:rsidRDefault="00F40753" w:rsidP="00165FBC">
      <w:pPr>
        <w:rPr>
          <w:rtl/>
        </w:rPr>
      </w:pPr>
      <w:del w:id="1004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שמת לאחר ל' יום, </w:t>
      </w:r>
      <w:ins w:id="97961" w:author="מנוע מכני" w:date="2026-10-05T11:32:12Z">
        <w:r>
          <w:rPr>
            <w:rtl/>
          </w:rPr>
          <w:t xml:space="preserve">ואם </w:t>
        </w:r>
      </w:ins>
      <w:del w:id="97962" w:author="מנוע מכני" w:date="2026-10-05T11:32:12Z">
        <w:r>
          <w:rPr>
            <w:rtl/>
          </w:rPr>
          <w:delText xml:space="preserve">ואי </w:delText>
        </w:r>
      </w:del>
      <w:ins w:id="94099" w:author="מנוע מכני" w:date="2026-10-05T11:32:12Z">
        <w:r>
          <w:rPr>
            <w:rtl/>
          </w:rPr>
          <w:t xml:space="preserve">דיש</w:t>
        </w:r>
      </w:ins>
      <w:del w:id="94100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נכסי </w:t>
      </w:r>
      <w:ins w:id="94101" w:author="מנוע מכני" w:date="2026-10-05T11:32:12Z">
        <w:r>
          <w:rPr>
            <w:rtl/>
          </w:rPr>
          <w:t xml:space="preserve">הרבה</w:t>
        </w:r>
      </w:ins>
      <w:del w:id="94102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 - </w:t>
      </w:r>
      <w:r>
        <w:rPr>
          <w:rtl/>
        </w:rPr>
        <w:t xml:space="preserve">ה"נ</w:t>
      </w:r>
      <w:r>
        <w:rPr>
          <w:rtl/>
        </w:rPr>
        <w:t xml:space="preserve"> דשקיל, </w:t>
      </w:r>
    </w:p>
    <w:p w14:paraId="158148FD" w14:textId="77777777" w:rsidR="00165FBC" w:rsidRDefault="00F40753" w:rsidP="00165FBC">
      <w:pPr>
        <w:rPr>
          <w:rtl/>
        </w:rPr>
      </w:pPr>
      <w:ins w:id="94103" w:author="מנוע מכני" w:date="2026-10-05T11:32:12Z">
        <w:r>
          <w:rPr>
            <w:rtl/>
          </w:rPr>
          <w:t xml:space="preserve">וכאן</w:t>
        </w:r>
      </w:ins>
      <w:del w:id="94104" w:author="מנוע מכני" w:date="2026-10-05T11:32:12Z">
        <w:r>
          <w:rPr>
            <w:rtl/>
          </w:rPr>
          <w:delText xml:space="preserve">וה</w:delText>
        </w:r>
        <w:r w:rsidR="008E0BCD">
          <w:rPr>
            <w:rFonts w:hint="cs"/>
            <w:rtl/>
          </w:rPr>
          <w:delText xml:space="preserve">כא</w:delText>
        </w:r>
      </w:del>
      <w:r w:rsidR="008E0BCD">
        <w:rPr>
          <w:rFonts w:hint="cs"/>
          <w:rtl/>
        </w:rPr>
        <w:t xml:space="preserve"> אין לו אלא חמש סלעים ולכ</w:t>
      </w:r>
      <w:ins w:id="92249" w:author="מנוע מכני" w:date="2026-10-05T11:32:12Z">
        <w:r>
          <w:rPr>
            <w:rFonts w:hint="cs"/>
            <w:rtl/>
          </w:rPr>
          <w:t xml:space="preserve">ו"ע</w:t>
        </w:r>
      </w:ins>
      <w:del w:id="92250" w:author="מנוע מכני" w:date="2026-10-05T11:32:12Z">
        <w:r w:rsidR="008E0BCD">
          <w:rPr>
            <w:rFonts w:hint="cs"/>
            <w:rtl/>
          </w:rPr>
          <w:delText xml:space="preserve">ו''ע</w:delText>
        </w:r>
      </w:del>
      <w:r w:rsidR="008E0BCD">
        <w:rPr>
          <w:rFonts w:hint="cs"/>
          <w:rtl/>
        </w:rPr>
        <w:t xml:space="preserve"> </w:t>
      </w:r>
      <w:ins w:id="95477" w:author="מנוע מכני" w:date="2026-10-05T11:32:12Z">
        <w:r>
          <w:rPr>
            <w:rFonts w:hint="cs"/>
            <w:rtl/>
          </w:rPr>
          <w:t xml:space="preserve">יש</w:t>
        </w:r>
      </w:ins>
      <w:del w:id="95478" w:author="מנוע מכני" w:date="2026-10-05T11:32:12Z">
        <w:r w:rsidR="008E0BCD">
          <w:rPr>
            <w:rFonts w:hint="cs"/>
            <w:rtl/>
          </w:rPr>
          <w:delText xml:space="preserve">אית</w:delText>
        </w:r>
      </w:del>
      <w:r w:rsidR="008E0BCD">
        <w:rPr>
          <w:rFonts w:hint="cs"/>
          <w:rtl/>
        </w:rPr>
        <w:t xml:space="preserve"> </w:t>
      </w:r>
      <w:r w:rsidR="008E0BCD">
        <w:rPr>
          <w:rStyle w:val="2fb"/>
          <w:rFonts w:hint="cs"/>
          <w:rtl/>
        </w:rPr>
        <w:t xml:space="preserve">דרב אסי</w:t>
      </w:r>
      <w:r w:rsidR="008E0BCD">
        <w:rPr>
          <w:rFonts w:hint="cs"/>
          <w:rtl/>
        </w:rPr>
        <w:t xml:space="preserve"> ד</w:t>
      </w:r>
      <w:r w:rsidR="00532DDB">
        <w:rPr>
          <w:rtl/>
        </w:rPr>
        <w:t xml:space="preserve">האחין שחלקו </w:t>
      </w:r>
      <w:r>
        <w:rPr>
          <w:rtl/>
        </w:rPr>
        <w:t xml:space="preserve">מחצה יורשין ומחצה לקוחות, </w:t>
      </w:r>
    </w:p>
    <w:p w14:paraId="1BD9BEC2" w14:textId="77777777" w:rsidR="00165FBC" w:rsidRDefault="00165FBC" w:rsidP="00165FBC">
      <w:pPr>
        <w:pStyle w:val="afff0"/>
        <w:framePr w:wrap="around"/>
        <w:rPr>
          <w:rtl/>
        </w:rPr>
      </w:pPr>
      <w:r>
        <w:rPr>
          <w:rFonts w:hint="cs"/>
          <w:rtl/>
        </w:rPr>
        <w:t>מח:</w:t>
      </w:r>
    </w:p>
    <w:p w14:paraId="0B77D416" w14:textId="77777777" w:rsidR="00165FBC" w:rsidRDefault="00F40753" w:rsidP="00165FBC">
      <w:pPr>
        <w:rPr>
          <w:rtl/>
        </w:rPr>
      </w:pPr>
      <w:r>
        <w:rPr>
          <w:rtl/>
        </w:rPr>
        <w:t xml:space="preserve">ודכ</w:t>
      </w:r>
      <w:ins w:id="92251" w:author="מנוע מכני" w:date="2026-10-05T11:32:12Z">
        <w:r>
          <w:rPr>
            <w:rtl/>
          </w:rPr>
          <w:t xml:space="preserve">ו"ע</w:t>
        </w:r>
      </w:ins>
      <w:del w:id="92252" w:author="מנוע מכני" w:date="2026-10-05T11:32:12Z">
        <w:r>
          <w:rPr>
            <w:rtl/>
          </w:rPr>
          <w:delText xml:space="preserve">ו</w:delText>
        </w:r>
        <w:r w:rsidR="008E0BCD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: מלוה הכתובה בתורה </w:t>
      </w:r>
      <w:ins w:id="94105" w:author="מנוע מכני" w:date="2026-10-05T11:32:12Z">
        <w:r>
          <w:rPr>
            <w:rtl/>
          </w:rPr>
          <w:t xml:space="preserve">לא</w:t>
        </w:r>
      </w:ins>
      <w:del w:id="9410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ככתובה בשטר דמיא: ודכ</w:t>
      </w:r>
      <w:ins w:id="92253" w:author="מנוע מכני" w:date="2026-10-05T11:32:12Z">
        <w:r>
          <w:rPr>
            <w:rtl/>
          </w:rPr>
          <w:t xml:space="preserve">ו"ע</w:t>
        </w:r>
      </w:ins>
      <w:del w:id="92254" w:author="מנוע מכני" w:date="2026-10-05T11:32:12Z">
        <w:r>
          <w:rPr>
            <w:rtl/>
          </w:rPr>
          <w:delText xml:space="preserve">ו</w:delText>
        </w:r>
        <w:r w:rsidR="00165FBC">
          <w:rPr>
            <w:rFonts w:hint="cs"/>
            <w:rtl/>
          </w:rPr>
          <w:delText xml:space="preserve">''ע</w:delText>
        </w:r>
      </w:del>
      <w:r w:rsidR="00165FBC">
        <w:rPr>
          <w:rFonts w:hint="cs"/>
          <w:rtl/>
        </w:rPr>
        <w:t xml:space="preserve"> </w:t>
      </w:r>
      <w:ins w:id="95479" w:author="מנוע מכני" w:date="2026-10-05T11:32:12Z">
        <w:r>
          <w:rPr>
            <w:rFonts w:hint="cs"/>
            <w:rtl/>
          </w:rPr>
          <w:t xml:space="preserve">יש</w:t>
        </w:r>
      </w:ins>
      <w:del w:id="95480" w:author="מנוע מכני" w:date="2026-10-05T11:32:12Z">
        <w:r w:rsidR="00165FBC">
          <w:rPr>
            <w:rFonts w:hint="cs"/>
            <w:rtl/>
          </w:rPr>
          <w:delText xml:space="preserve">אי</w:delText>
        </w:r>
        <w:r>
          <w:rPr>
            <w:rtl/>
          </w:rPr>
          <w:delText xml:space="preserve">ת</w:delText>
        </w:r>
      </w:del>
      <w:r>
        <w:rPr>
          <w:rtl/>
        </w:rPr>
        <w:t xml:space="preserve"> </w:t>
      </w:r>
      <w:r w:rsidR="00165FBC">
        <w:rPr>
          <w:rStyle w:val="2fb"/>
          <w:rFonts w:hint="cs"/>
          <w:rtl/>
        </w:rPr>
        <w:t>ל</w:t>
      </w:r>
      <w:r w:rsidR="00165FBC">
        <w:rPr>
          <w:rStyle w:val="2fb"/>
          <w:rtl/>
        </w:rPr>
        <w:t xml:space="preserve">ד</w:t>
      </w:r>
      <w:ins w:id="92255" w:author="מנוע מכני" w:date="2026-10-05T11:32:12Z">
        <w:r>
          <w:rPr>
            <w:rStyle w:val="2fb"/>
            <w:rtl/>
          </w:rPr>
          <w:t xml:space="preserve">ר"פ</w:t>
        </w:r>
      </w:ins>
      <w:del w:id="92256" w:author="מנוע מכני" w:date="2026-10-05T11:32:12Z">
        <w:r w:rsidR="00165FBC">
          <w:rPr>
            <w:rtl/>
          </w:rPr>
          <w:delText xml:space="preserve">ר</w:delText>
        </w:r>
        <w:r w:rsidR="00165FBC">
          <w:rPr>
            <w:rFonts w:hint="cs"/>
            <w:rtl/>
          </w:rPr>
          <w:delText xml:space="preserve">''פ</w:delText>
        </w:r>
      </w:del>
      <w:r>
        <w:rPr>
          <w:rtl/>
        </w:rPr>
        <w:t xml:space="preserve"> </w:t>
      </w:r>
    </w:p>
    <w:p>
      <w:pPr>
        <w:pStyle w:val="38"/>
        <w:rPr>
          <w:ins w:id="100478" w:author="מנוע מכני" w:date="2026-10-05T11:32:12Z"/>
        </w:rPr>
      </w:pPr>
      <w:r>
        <w:t>דא</w:t>
      </w:r>
      <w:ins w:id="92257" w:author="מנוע מכני" w:date="2026-10-05T11:32:12Z">
        <w:r>
          <w:t xml:space="preserve">ר"פ</w:t>
        </w:r>
      </w:ins>
      <w:del w:id="92258" w:author="מנוע מכני" w:date="2026-10-05T11:32:12Z">
        <w:r w:rsidR="00165FBC">
          <w:delText xml:space="preserve">ר''פ</w:delText>
        </w:r>
      </w:del>
      <w:r>
        <w:t xml:space="preserve">:</w:t>
      </w:r>
    </w:p>
    <w:p w14:paraId="0F100349" w14:textId="77777777" w:rsidR="00B874E6" w:rsidRDefault="00F40753" w:rsidP="00165FBC">
      <w:pPr>
        <w:rPr>
          <w:rtl/>
        </w:rPr>
      </w:pPr>
      <w:del w:id="1004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מלוה על פה - גובה מן היורשין, ואינו גובה מן הלקוחות</w:t>
      </w:r>
      <w:r w:rsidR="0057284B">
        <w:rPr>
          <w:rtl/>
        </w:rPr>
        <w:t>.</w:t>
      </w:r>
    </w:p>
    <w:p w14:paraId="745AB496" w14:textId="77777777" w:rsidR="00B874E6" w:rsidRDefault="00F40753" w:rsidP="00C96C37">
      <w:pPr>
        <w:pStyle w:val="021"/>
        <w:rPr>
          <w:rtl/>
        </w:rPr>
      </w:pPr>
      <w:ins w:id="94107" w:author="מנוע מכני" w:date="2026-10-05T11:32:12Z">
        <w:r>
          <w:rPr>
            <w:rtl/>
          </w:rPr>
          <w:t xml:space="preserve">וכאן</w:t>
        </w:r>
      </w:ins>
      <w:del w:id="94108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בחמש ולא בחצי חמש </w:t>
      </w:r>
      <w:ins w:id="98175" w:author="מנוע מכני" w:date="2026-10-05T11:32:12Z">
        <w:r>
          <w:rPr>
            <w:rtl/>
          </w:rPr>
          <w:t xml:space="preserve">חלקו</w:t>
        </w:r>
      </w:ins>
      <w:del w:id="98176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סבר: חמש ולא חצי חמש, ור' יהודה סבר: חמש ואפי' חצי חמש</w:t>
      </w:r>
    </w:p>
    <w:p w14:paraId="56CED55D" w14:textId="77777777" w:rsidR="00CB40BD" w:rsidRDefault="00F40753" w:rsidP="00CB40BD">
      <w:pPr>
        <w:rPr>
          <w:rtl/>
        </w:rPr>
      </w:pPr>
      <w:ins w:id="94109" w:author="מנוע מכני" w:date="2026-10-05T11:32:12Z">
        <w:r>
          <w:rPr>
            <w:rtl/>
          </w:rPr>
          <w:t xml:space="preserve">א"כ</w:t>
        </w:r>
      </w:ins>
      <w:del w:id="94110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</w:t>
      </w:r>
      <w:ins w:id="92259" w:author="מנוע מכני" w:date="2026-10-05T11:32:12Z">
        <w:r>
          <w:rPr>
            <w:rStyle w:val="2fb"/>
            <w:rtl/>
          </w:rPr>
          <w:t xml:space="preserve">ר"י</w:t>
        </w:r>
      </w:ins>
      <w:del w:id="92260" w:author="מנוע מכני" w:date="2026-10-05T11:32:12Z">
        <w:r>
          <w:rPr>
            <w:rtl/>
          </w:rPr>
          <w:delText xml:space="preserve">ר</w:delText>
        </w:r>
        <w:r w:rsidR="00165FBC">
          <w:rPr>
            <w:rFonts w:hint="cs"/>
            <w:rtl/>
          </w:rPr>
          <w:delText xml:space="preserve">''י</w:delText>
        </w:r>
      </w:del>
      <w:r w:rsidR="00165FBC">
        <w:rPr>
          <w:rFonts w:hint="cs"/>
          <w:rtl/>
        </w:rPr>
        <w:t xml:space="preserve"> </w:t>
      </w:r>
      <w:r>
        <w:rPr>
          <w:rtl/>
        </w:rPr>
        <w:t xml:space="preserve">אומר נתחייבו נכסים, נתחייב </w:t>
      </w:r>
      <w:ins w:id="98651" w:author="מנוע מכני" w:date="2026-10-05T11:32:12Z">
        <w:r>
          <w:rPr>
            <w:rtl/>
          </w:rPr>
          <w:t xml:space="preserve">אדם</w:t>
        </w:r>
      </w:ins>
      <w:del w:id="98652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 </w:t>
      </w:r>
      <w:ins w:id="98649" w:author="מנוע מכני" w:date="2026-10-05T11:32:12Z">
        <w:r>
          <w:rPr>
            <w:rtl/>
          </w:rPr>
          <w:t xml:space="preserve">צריך</w:t>
        </w:r>
      </w:ins>
      <w:del w:id="9865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481" w:author="מנוע מכני" w:date="2026-10-05T11:32:12Z">
        <w:r>
          <w:rPr>
            <w:rtl/>
          </w:rPr>
          <w:t xml:space="preserve">לו</w:t>
        </w:r>
      </w:ins>
      <w:del w:id="954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480" w:author="מנוע מכני" w:date="2026-10-05T11:32:12Z"/>
        </w:rPr>
      </w:pPr>
      <w:r>
        <w:t xml:space="preserve">ועוד, </w:t>
      </w:r>
      <w:r>
        <w:t xml:space="preserve">תניא</w:t>
      </w:r>
      <w:r>
        <w:t xml:space="preserve"> </w:t>
      </w:r>
      <w:ins w:id="92261" w:author="מנוע מכני" w:date="2026-10-05T11:32:12Z">
        <w:r>
          <w:t xml:space="preserve">ר"י</w:t>
        </w:r>
      </w:ins>
      <w:del w:id="92262" w:author="מנוע מכני" w:date="2026-10-05T11:32:12Z">
        <w:r>
          <w:delText xml:space="preserve">ר</w:delText>
        </w:r>
        <w:r w:rsidR="00D0256F">
          <w:delText xml:space="preserve">'</w:delText>
        </w:r>
        <w:r>
          <w:delText xml:space="preserve">'</w:delText>
        </w:r>
        <w:r w:rsidR="00D0256F">
          <w:delText xml:space="preserve">י</w:delText>
        </w:r>
      </w:del>
      <w:del w:id="100960" w:author="מנוע מכני" w:date="2026-10-05T11:32:12Z">
        <w:r>
          <w:delText xml:space="preserve"> אומר</w:delText>
        </w:r>
      </w:del>
      <w:r>
        <w:t xml:space="preserve">:</w:t>
      </w:r>
    </w:p>
    <w:p w14:paraId="57DC448C" w14:textId="77777777" w:rsidR="00CB40BD" w:rsidRDefault="00F40753" w:rsidP="00D0256F">
      <w:pPr>
        <w:rPr>
          <w:rtl/>
        </w:rPr>
      </w:pPr>
      <w:del w:id="1004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האחין שחלקו, אם </w:t>
      </w:r>
      <w:r w:rsidR="00D0256F">
        <w:rPr>
          <w:rtl/>
        </w:rPr>
        <w:t xml:space="preserve">יש עשרה זוז לזה ועשרה זוז לזה </w:t>
      </w:r>
      <w:r>
        <w:rPr>
          <w:rtl/>
        </w:rPr>
        <w:t xml:space="preserve">חייבין, ואם </w:t>
      </w:r>
      <w:ins w:id="94111" w:author="מנוע מכני" w:date="2026-10-05T11:32:12Z">
        <w:r>
          <w:rPr>
            <w:rtl/>
          </w:rPr>
          <w:t xml:space="preserve">לא</w:t>
        </w:r>
      </w:ins>
      <w:del w:id="9411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פטורין</w:t>
      </w:r>
      <w:ins w:id="97159" w:author="מנוע מכני" w:date="2026-10-05T11:32:12Z">
        <w:r>
          <w:rPr>
            <w:rtl/>
          </w:rPr>
          <w:t xml:space="preserve">,</w:t>
        </w:r>
      </w:ins>
      <w:del w:id="97160" w:author="מנוע מכני" w:date="2026-10-05T11:32:12Z">
        <w:r w:rsidR="000B5F7F">
          <w:rPr>
            <w:rtl/>
          </w:rPr>
          <w:delText xml:space="preserve">;</w:delText>
        </w:r>
      </w:del>
    </w:p>
    <w:p w14:paraId="383EA10D" w14:textId="77777777" w:rsidR="00CB40BD" w:rsidRDefault="00F40753" w:rsidP="00CB40BD">
      <w:pPr>
        <w:rPr>
          <w:rtl/>
        </w:rPr>
      </w:pPr>
      <w:ins w:id="95483" w:author="מנוע מכני" w:date="2026-10-05T11:32:12Z">
        <w:r>
          <w:rPr>
            <w:rtl/>
          </w:rPr>
          <w:t xml:space="preserve">מה</w:t>
        </w:r>
      </w:ins>
      <w:del w:id="95484" w:author="מנוע מכני" w:date="2026-10-05T11:32:12Z">
        <w:r>
          <w:rPr>
            <w:rtl/>
          </w:rPr>
          <w:delText xml:space="preserve">מ</w:delText>
        </w:r>
        <w:r w:rsidR="00CB40BD">
          <w:rPr>
            <w:rtl/>
          </w:rPr>
          <w:delText xml:space="preserve">אי</w:delText>
        </w:r>
      </w:del>
      <w:r w:rsidR="00CB40BD">
        <w:rPr>
          <w:rtl/>
        </w:rPr>
        <w:t xml:space="preserve"> עשרה זוז לזה ועשרה זוז לזה? </w:t>
      </w:r>
      <w:r w:rsidR="00CB40BD">
        <w:rPr>
          <w:rFonts w:hint="cs"/>
          <w:rtl/>
        </w:rPr>
        <w:t>א</w:t>
      </w:r>
      <w:r>
        <w:rPr>
          <w:rtl/>
        </w:rPr>
        <w:t xml:space="preserve">ילימא בין דירושה בין דלקוחות, וחמש </w:t>
      </w:r>
      <w:ins w:id="92953" w:author="מנוע מכני" w:date="2026-10-05T11:32:12Z">
        <w:r>
          <w:rPr>
            <w:rtl/>
          </w:rPr>
          <w:t xml:space="preserve">ואפי'</w:t>
        </w:r>
      </w:ins>
      <w:del w:id="92954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חצי חמש, </w:t>
      </w:r>
      <w:ins w:id="94113" w:author="מנוע מכני" w:date="2026-10-05T11:32:12Z">
        <w:r>
          <w:rPr>
            <w:rtl/>
          </w:rPr>
          <w:t xml:space="preserve">א"כ</w:t>
        </w:r>
      </w:ins>
      <w:del w:id="94114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- </w:t>
      </w:r>
      <w:ins w:id="95485" w:author="מנוע מכני" w:date="2026-10-05T11:32:12Z">
        <w:r>
          <w:rPr>
            <w:rtl/>
          </w:rPr>
          <w:t xml:space="preserve">מה</w:t>
        </w:r>
      </w:ins>
      <w:del w:id="954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איריא עשרה? </w:t>
      </w:r>
      <w:ins w:id="92955" w:author="מנוע מכני" w:date="2026-10-05T11:32:12Z">
        <w:r>
          <w:rPr>
            <w:rtl/>
          </w:rPr>
          <w:t xml:space="preserve">אפי'</w:t>
        </w:r>
      </w:ins>
      <w:del w:id="929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בציר מעשרה </w:t>
      </w:r>
      <w:ins w:id="94115" w:author="מנוע מכני" w:date="2026-10-05T11:32:12Z">
        <w:r>
          <w:rPr>
            <w:rtl/>
          </w:rPr>
          <w:t xml:space="preserve">גם</w:t>
        </w:r>
      </w:ins>
      <w:del w:id="941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>
      <w:pPr>
        <w:pStyle w:val="38"/>
        <w:rPr>
          <w:ins w:id="100482" w:author="מנוע מכני" w:date="2026-10-05T11:32:12Z"/>
        </w:rPr>
      </w:pPr>
      <w:r>
        <w:t xml:space="preserve">אלא</w:t>
      </w:r>
    </w:p>
    <w:p w14:paraId="55B542AB" w14:textId="77777777" w:rsidR="00CB40BD" w:rsidRDefault="00F40753" w:rsidP="00CB40BD">
      <w:pPr>
        <w:rPr>
          <w:rtl/>
        </w:rPr>
      </w:pPr>
      <w:del w:id="1004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פשיטא עשרה זוז דירושה לזה, ועשרה זוז דירושה לזה, </w:t>
      </w:r>
    </w:p>
    <w:p w14:paraId="25CB76E2" w14:textId="77777777" w:rsidR="00D0256F" w:rsidRDefault="00F40753" w:rsidP="00CB40BD">
      <w:pPr>
        <w:rPr>
          <w:rtl/>
        </w:rPr>
      </w:pPr>
      <w:r>
        <w:rPr>
          <w:rtl/>
        </w:rPr>
        <w:t xml:space="preserve">אלמא: חמש ולא חצי חמש סבירא </w:t>
      </w:r>
      <w:ins w:id="95487" w:author="מנוע מכני" w:date="2026-10-05T11:32:12Z">
        <w:r>
          <w:rPr>
            <w:rtl/>
          </w:rPr>
          <w:t xml:space="preserve">לו</w:t>
        </w:r>
      </w:ins>
      <w:del w:id="9548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484" w:author="מנוע מכני" w:date="2026-10-05T11:32:12Z"/>
        </w:rPr>
      </w:pPr>
      <w:r w:rsidRPr="00532DDB">
        <w:t>אלא</w:t>
      </w:r>
    </w:p>
    <w:p w14:paraId="099C9100" w14:textId="77777777" w:rsidR="00CB40BD" w:rsidRDefault="00F40753" w:rsidP="00CB40BD">
      <w:pPr>
        <w:rPr>
          <w:rtl/>
        </w:rPr>
      </w:pPr>
      <w:del w:id="1004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2263" w:author="מנוע מכני" w:date="2026-10-05T11:32:12Z">
        <w:r>
          <w:rPr>
            <w:rtl/>
          </w:rPr>
          <w:t xml:space="preserve">ו"ע</w:t>
        </w:r>
      </w:ins>
      <w:del w:id="92264" w:author="מנוע מכני" w:date="2026-10-05T11:32:12Z">
        <w:r>
          <w:rPr>
            <w:rtl/>
          </w:rPr>
          <w:delText xml:space="preserve">ו</w:delText>
        </w:r>
        <w:r w:rsidR="00CB40BD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 חמש ולא חצי חמש, </w:t>
      </w:r>
      <w:ins w:id="94119" w:author="מנוע מכני" w:date="2026-10-05T11:32:12Z">
        <w:r>
          <w:rPr>
            <w:rtl/>
          </w:rPr>
          <w:t xml:space="preserve">וכאן</w:t>
        </w:r>
      </w:ins>
      <w:del w:id="9412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בד</w:t>
      </w:r>
      <w:ins w:id="92265" w:author="מנוע מכני" w:date="2026-10-05T11:32:12Z">
        <w:r>
          <w:rPr>
            <w:rStyle w:val="2fb"/>
            <w:rtl/>
          </w:rPr>
          <w:t xml:space="preserve">ר"א</w:t>
        </w:r>
      </w:ins>
      <w:del w:id="92266" w:author="מנוע מכני" w:date="2026-10-05T11:32:12Z">
        <w:r>
          <w:rPr>
            <w:rtl/>
          </w:rPr>
          <w:delText xml:space="preserve">ר</w:delText>
        </w:r>
        <w:r w:rsidR="00CB40BD">
          <w:rPr>
            <w:rFonts w:hint="cs"/>
            <w:rtl/>
          </w:rPr>
          <w:delText xml:space="preserve">''א</w:delText>
        </w:r>
      </w:del>
      <w:r w:rsidR="00CB40BD">
        <w:rPr>
          <w:rFonts w:hint="cs"/>
          <w:rtl/>
        </w:rPr>
        <w:t xml:space="preserve"> </w:t>
      </w:r>
      <w:r w:rsidR="00CB40BD">
        <w:rPr>
          <w:rStyle w:val="2fb"/>
          <w:rFonts w:hint="cs"/>
          <w:rtl/>
        </w:rPr>
        <w:t xml:space="preserve">ו</w:t>
      </w:r>
      <w:ins w:id="9226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268" w:author="מנוע מכני" w:date="2026-10-05T11:32:12Z">
        <w:r w:rsidR="00CB40BD">
          <w:rPr>
            <w:rFonts w:hint="cs"/>
            <w:rtl/>
          </w:rPr>
          <w:delText xml:space="preserve">ר''פ</w:delText>
        </w:r>
      </w:del>
      <w:r w:rsidR="00CB40BD">
        <w:rPr>
          <w:rFonts w:hint="cs"/>
          <w:rtl/>
        </w:rPr>
        <w:t xml:space="preserve"> </w:t>
      </w:r>
      <w:ins w:id="94117" w:author="מנוע מכני" w:date="2026-10-05T11:32:12Z">
        <w:r>
          <w:rPr>
            <w:rFonts w:hint="cs"/>
            <w:rtl/>
          </w:rPr>
          <w:t xml:space="preserve">חלקו</w:t>
        </w:r>
      </w:ins>
      <w:del w:id="94118" w:author="מנוע מכני" w:date="2026-10-05T11:32:12Z">
        <w:r w:rsidR="00CB40BD">
          <w:rPr>
            <w:rFonts w:hint="cs"/>
            <w:rtl/>
          </w:rPr>
          <w:delText xml:space="preserve">פליגי</w:delText>
        </w:r>
      </w:del>
      <w:r w:rsidR="00CB40BD">
        <w:rPr>
          <w:rFonts w:hint="cs"/>
          <w:rtl/>
        </w:rPr>
        <w:t xml:space="preserve"> </w:t>
      </w:r>
    </w:p>
    <w:p w14:paraId="567358C2" w14:textId="77777777" w:rsidR="00D0256F" w:rsidRDefault="00CB40BD" w:rsidP="00532DDB">
      <w:pPr>
        <w:rPr>
          <w:rtl/>
        </w:rPr>
      </w:pPr>
      <w:ins w:id="94121" w:author="מנוע מכני" w:date="2026-10-05T11:32:12Z">
        <w:r>
          <w:rPr>
            <w:rFonts w:hint="cs"/>
            <w:rtl/>
          </w:rPr>
          <w:t xml:space="preserve">ויש</w:t>
        </w:r>
      </w:ins>
      <w:del w:id="94122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דמת</w:t>
      </w:r>
      <w:r w:rsidR="00532DDB">
        <w:rPr>
          <w:rtl/>
        </w:rPr>
        <w:t xml:space="preserve">ני </w:t>
      </w:r>
      <w:r w:rsidR="00F40753">
        <w:rPr>
          <w:rtl/>
        </w:rPr>
        <w:t xml:space="preserve">אסיפא: נתחייבו הנכסים, דמית האב </w:t>
      </w:r>
      <w:ins w:id="90785" w:author="מנוע סמנטי" w:date="2026-10-05T11:39:44Z">
        <w:r>
          <w:rPr>
            <w:rtl/>
          </w:rPr>
          <w:t xml:space="preserve">מתי</w:t>
        </w:r>
      </w:ins>
      <w:del w:id="90786" w:author="מנוע סמנטי" w:date="2026-10-05T11:39:44Z">
        <w:r w:rsidR="00F40753">
          <w:rPr>
            <w:rtl/>
          </w:rPr>
          <w:delText xml:space="preserve">אימת</w:delText>
        </w:r>
      </w:del>
      <w:r w:rsidR="00F40753">
        <w:rPr>
          <w:rtl/>
        </w:rPr>
        <w:t xml:space="preserve">? </w:t>
      </w:r>
    </w:p>
    <w:p w14:paraId="2220E751" w14:textId="77777777" w:rsidR="00D0256F" w:rsidRDefault="00F40753" w:rsidP="00CB40BD">
      <w:pPr>
        <w:rPr>
          <w:rtl/>
        </w:rPr>
      </w:pPr>
      <w:r>
        <w:rPr>
          <w:rtl/>
        </w:rPr>
        <w:t xml:space="preserve">אילימא דמית לאחר שלשים - מכלל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סבר כי חלקו פטורין? הא אישתעבדי </w:t>
      </w:r>
      <w:ins w:id="97495" w:author="מנוע מכני" w:date="2026-10-05T11:32:12Z">
        <w:r>
          <w:rPr>
            <w:rtl/>
          </w:rPr>
          <w:t xml:space="preserve">להם</w:t>
        </w:r>
      </w:ins>
      <w:del w:id="97496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נכסי! </w:t>
      </w:r>
    </w:p>
    <w:p>
      <w:pPr>
        <w:pStyle w:val="38"/>
        <w:rPr>
          <w:ins w:id="100486" w:author="מנוע מכני" w:date="2026-10-05T11:32:12Z"/>
        </w:rPr>
      </w:pPr>
      <w:r>
        <w:t xml:space="preserve">אלא</w:t>
      </w:r>
    </w:p>
    <w:p w14:paraId="6356C3EC" w14:textId="77777777" w:rsidR="00D0256F" w:rsidRDefault="00F40753" w:rsidP="00CB40BD">
      <w:pPr>
        <w:rPr>
          <w:rtl/>
        </w:rPr>
      </w:pPr>
      <w:del w:id="1004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בתוך שלשים כי חלקו </w:t>
      </w:r>
      <w:ins w:id="95489" w:author="מנוע מכני" w:date="2026-10-05T11:32:12Z">
        <w:r>
          <w:rPr>
            <w:rtl/>
          </w:rPr>
          <w:t xml:space="preserve">למה</w:t>
        </w:r>
      </w:ins>
      <w:del w:id="95490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מחייב ר' יהודה? ליזיל לגבי </w:t>
      </w:r>
      <w:ins w:id="95491" w:author="מנוע מכני" w:date="2026-10-05T11:32:12Z">
        <w:r>
          <w:rPr>
            <w:rtl/>
          </w:rPr>
          <w:t xml:space="preserve">זה</w:t>
        </w:r>
      </w:ins>
      <w:del w:id="95492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לידחייה, וגבי </w:t>
      </w:r>
      <w:ins w:id="95493" w:author="מנוע מכני" w:date="2026-10-05T11:32:12Z">
        <w:r>
          <w:rPr>
            <w:rtl/>
          </w:rPr>
          <w:t xml:space="preserve">זה</w:t>
        </w:r>
      </w:ins>
      <w:del w:id="9549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ולידחייה! </w:t>
      </w:r>
    </w:p>
    <w:p w14:paraId="12A7291A" w14:textId="77777777" w:rsidR="00532DDB" w:rsidRDefault="00532DDB" w:rsidP="00D0256F">
      <w:pPr>
        <w:rPr>
          <w:del w:id="90658" w:author="מנוע עיצוב" w:date="2026-10-05T11:33:53Z"/>
          <w:rtl/>
        </w:rPr>
      </w:pPr>
    </w:p>
    <w:p w14:paraId="31E0814B" w14:textId="77777777" w:rsidR="00D0256F" w:rsidRDefault="00532DDB" w:rsidP="00C96C37">
      <w:pPr>
        <w:pStyle w:val="021"/>
        <w:rPr>
          <w:rtl/>
        </w:rPr>
      </w:pPr>
      <w:r>
        <w:rPr>
          <w:rStyle w:val="2fb"/>
          <w:rFonts w:hint="cs"/>
          <w:rtl/>
        </w:rPr>
        <w:t xml:space="preserve">אר</w:t>
      </w:r>
      <w:ins w:id="92269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70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40753">
        <w:rPr>
          <w:rtl/>
        </w:rPr>
        <w:t xml:space="preserve">: זאת אומרת, שני יוסף בן שמעון שהיו בעיר אחת </w:t>
      </w:r>
      <w:r>
        <w:rPr>
          <w:rtl/>
        </w:rPr>
        <w:t xml:space="preserve">ולקח אחד מהם שדה מחבירו, ב</w:t>
      </w:r>
      <w:ins w:id="92271" w:author="מנוע מכני" w:date="2026-10-05T11:32:12Z">
        <w:r>
          <w:rPr>
            <w:rtl/>
          </w:rPr>
          <w:t xml:space="preserve">ע"ח</w:t>
        </w:r>
      </w:ins>
      <w:del w:id="92272" w:author="מנוע מכני" w:date="2026-10-05T11:32:12Z">
        <w:r>
          <w:rPr>
            <w:rtl/>
          </w:rPr>
          <w:delText xml:space="preserve">ע</w:delText>
        </w:r>
        <w:r>
          <w:rPr>
            <w:rFonts w:hint="cs"/>
            <w:rtl/>
          </w:rPr>
          <w:delText xml:space="preserve">''ח</w:delText>
        </w:r>
      </w:del>
      <w:r w:rsidR="00F40753">
        <w:rPr>
          <w:rtl/>
        </w:rPr>
        <w:t xml:space="preserve"> גובה ממנו, </w:t>
      </w:r>
    </w:p>
    <w:p w14:paraId="0CCCF297" w14:textId="77777777" w:rsidR="00B874E6" w:rsidRDefault="00F40753" w:rsidP="00D0256F">
      <w:pPr>
        <w:rPr>
          <w:rtl/>
        </w:rPr>
      </w:pPr>
      <w:r>
        <w:rPr>
          <w:rtl/>
        </w:rPr>
        <w:t>דא</w:t>
      </w:r>
      <w:r w:rsidR="00D0256F">
        <w:rPr>
          <w:rFonts w:hint="cs"/>
          <w:rtl/>
        </w:rPr>
        <w:t>"ל</w:t>
      </w:r>
      <w:r w:rsidR="00D0256F">
        <w:rPr>
          <w:rtl/>
        </w:rPr>
        <w:t xml:space="preserve"> </w:t>
      </w:r>
      <w:ins w:id="97963" w:author="מנוע מכני" w:date="2026-10-05T11:32:12Z">
        <w:r>
          <w:rPr>
            <w:rtl/>
          </w:rPr>
          <w:t xml:space="preserve">אם </w:t>
        </w:r>
      </w:ins>
      <w:del w:id="97964" w:author="מנוע מכני" w:date="2026-10-05T11:32:12Z">
        <w:r w:rsidR="00D0256F">
          <w:rPr>
            <w:rtl/>
          </w:rPr>
          <w:delText xml:space="preserve">אי </w:delText>
        </w:r>
      </w:del>
      <w:r w:rsidR="00D0256F">
        <w:rPr>
          <w:rtl/>
        </w:rPr>
        <w:t xml:space="preserve">בדידך מסיקנ</w:t>
      </w:r>
      <w:r w:rsidR="00D0256F">
        <w:rPr>
          <w:rFonts w:hint="cs"/>
          <w:rtl/>
        </w:rPr>
        <w:t>א</w:t>
      </w:r>
      <w:r>
        <w:rPr>
          <w:rtl/>
        </w:rPr>
        <w:t xml:space="preserve"> </w:t>
      </w:r>
      <w:ins w:id="90787" w:author="מנוע סמנטי" w:date="2026-10-05T11:39:44Z">
        <w:r>
          <w:rPr>
            <w:rtl/>
          </w:rPr>
          <w:t xml:space="preserve">חלק</w:t>
        </w:r>
      </w:ins>
      <w:del w:id="90788" w:author="מנוע סמנטי" w:date="2026-10-05T11:39:44Z">
        <w:r>
          <w:rPr>
            <w:rtl/>
          </w:rPr>
          <w:delText xml:space="preserve">מנתא</w:delText>
        </w:r>
      </w:del>
      <w:r>
        <w:rPr>
          <w:rtl/>
        </w:rPr>
        <w:t xml:space="preserve"> די</w:t>
      </w:r>
      <w:r w:rsidR="00D0256F">
        <w:rPr>
          <w:rtl/>
        </w:rPr>
        <w:t xml:space="preserve">דך קא שקילנא, </w:t>
      </w:r>
      <w:ins w:id="97965" w:author="מנוע מכני" w:date="2026-10-05T11:32:12Z">
        <w:r>
          <w:rPr>
            <w:rtl/>
          </w:rPr>
          <w:t xml:space="preserve">ואם </w:t>
        </w:r>
      </w:ins>
      <w:del w:id="97966" w:author="מנוע מכני" w:date="2026-10-05T11:32:12Z">
        <w:r w:rsidR="00D0256F">
          <w:rPr>
            <w:rtl/>
          </w:rPr>
          <w:delText xml:space="preserve">ואי </w:delText>
        </w:r>
      </w:del>
      <w:r w:rsidR="00D0256F">
        <w:rPr>
          <w:rtl/>
        </w:rPr>
        <w:t xml:space="preserve">בחברך מסיקנא</w:t>
      </w:r>
      <w:ins w:id="97161" w:author="מנוע מכני" w:date="2026-10-05T11:32:12Z">
        <w:r>
          <w:rPr>
            <w:rtl/>
          </w:rPr>
          <w:t xml:space="preserve"> </w:t>
        </w:r>
      </w:ins>
      <w:del w:id="97162" w:author="מנוע מכני" w:date="2026-10-05T11:32:12Z">
        <w:r w:rsidR="00D0256F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משתעבדא לי מקמי דידך</w:t>
      </w:r>
      <w:r w:rsidR="0057284B">
        <w:rPr>
          <w:rtl/>
        </w:rPr>
        <w:t>.</w:t>
      </w:r>
    </w:p>
    <w:p>
      <w:pPr>
        <w:pStyle w:val="38"/>
        <w:rPr>
          <w:ins w:id="100488" w:author="מנוע מכני" w:date="2026-10-05T11:32:12Z"/>
        </w:rPr>
      </w:pPr>
      <w:del w:id="100961" w:author="מנוע מכני" w:date="2026-10-05T11:32:12Z">
        <w:r>
          <w:delText xml:space="preserve">אמר </w:delText>
        </w:r>
      </w:del>
      <w:r>
        <w:t xml:space="preserve">רבא:</w:t>
      </w:r>
    </w:p>
    <w:p w14:paraId="2D834441" w14:textId="77777777" w:rsidR="00B874E6" w:rsidRDefault="00F40753" w:rsidP="00532DDB">
      <w:pPr>
        <w:rPr>
          <w:rtl/>
        </w:rPr>
      </w:pPr>
      <w:del w:id="1004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 נכס</w:t>
      </w:r>
      <w:r w:rsidR="00532DDB">
        <w:rPr>
          <w:rFonts w:hint="cs"/>
          <w:rtl/>
        </w:rPr>
        <w:t>י אדם ערבין עליו</w:t>
      </w:r>
      <w:r>
        <w:rPr>
          <w:rtl/>
        </w:rPr>
        <w:t xml:space="preserve">, וכולה כלישנא </w:t>
      </w:r>
      <w:ins w:id="97623" w:author="מנוע מכני" w:date="2026-10-05T11:32:12Z">
        <w:r>
          <w:rPr>
            <w:rtl/>
          </w:rPr>
          <w:t xml:space="preserve">ראשון</w:t>
        </w:r>
      </w:ins>
      <w:del w:id="97624" w:author="מנוע מכני" w:date="2026-10-05T11:32:12Z">
        <w:r>
          <w:rPr>
            <w:rtl/>
          </w:rPr>
          <w:delText xml:space="preserve">קמא</w:delText>
        </w:r>
      </w:del>
      <w:r w:rsidR="0057284B">
        <w:rPr>
          <w:rtl/>
        </w:rPr>
        <w:t>.</w:t>
      </w:r>
    </w:p>
    <w:p w14:paraId="1FDE2A56" w14:textId="77777777" w:rsidR="0057284B" w:rsidRDefault="0057284B" w:rsidP="0057284B">
      <w:pPr>
        <w:pStyle w:val="affffd"/>
        <w:jc w:val="center"/>
        <w:rPr>
          <w:rtl/>
        </w:rPr>
        <w:pPrChange w:id="9049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63" w:author="מנוע מכני" w:date="2026-10-05T11:32:12Z">
        <w:r>
          <w:rPr>
            <w:rtl/>
          </w:rPr>
          <w:t xml:space="preserve"> </w:t>
        </w:r>
      </w:ins>
      <w:del w:id="971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65" w:author="מנוע מכני" w:date="2026-10-05T11:32:12Z">
        <w:r>
          <w:rPr>
            <w:rtl/>
          </w:rPr>
          <w:t xml:space="preserve"> </w:t>
        </w:r>
      </w:ins>
      <w:del w:id="971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0AEBFA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30B9B48" w14:textId="77777777" w:rsidR="00CD7CEA" w:rsidRDefault="00F40753" w:rsidP="00CD7CEA">
      <w:pPr>
        <w:pStyle w:val="afff5"/>
        <w:rPr>
          <w:rtl/>
        </w:rPr>
      </w:pPr>
      <w:r>
        <w:rPr>
          <w:rtl/>
        </w:rPr>
        <w:t>שתי נ</w:t>
      </w:r>
      <w:r w:rsidR="00CD7CEA">
        <w:rPr>
          <w:rtl/>
        </w:rPr>
        <w:t xml:space="preserve">שים שלא בכרו, וילדו שני זכרים </w:t>
      </w:r>
      <w:r>
        <w:rPr>
          <w:rtl/>
        </w:rPr>
        <w:t>נותן י' סלעים לכהן</w:t>
      </w:r>
      <w:r w:rsidR="000B5F7F">
        <w:rPr>
          <w:rtl/>
        </w:rPr>
        <w:t>;</w:t>
      </w:r>
      <w:r w:rsidR="00CD7CEA">
        <w:rPr>
          <w:rFonts w:hint="cs"/>
          <w:rtl/>
        </w:rPr>
        <w:t xml:space="preserve"> </w:t>
      </w:r>
    </w:p>
    <w:p w14:paraId="0F50DB3F" w14:textId="77777777" w:rsidR="00CD7CEA" w:rsidRDefault="00F40753" w:rsidP="00CD7CEA">
      <w:pPr>
        <w:pStyle w:val="afff5"/>
        <w:rPr>
          <w:rtl/>
        </w:rPr>
      </w:pPr>
      <w:r>
        <w:rPr>
          <w:rtl/>
        </w:rPr>
        <w:lastRenderedPageBreak/>
        <w:t xml:space="preserve">מת אחד מהן בתוך שלשים יום, אם לכהן אחד נתן יחזיר לו חמש סלעים, </w:t>
      </w:r>
    </w:p>
    <w:p w14:paraId="2BF7BB4E" w14:textId="77777777" w:rsidR="00B874E6" w:rsidRDefault="00CD7CEA" w:rsidP="00CD7CEA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</w:t>
      </w:r>
      <w:r w:rsidR="00F40753">
        <w:rPr>
          <w:rtl/>
        </w:rPr>
        <w:t>ואם לשני כהנים נתן - אינו יכול להוציא מידם</w:t>
      </w:r>
      <w:r w:rsidR="0057284B">
        <w:rPr>
          <w:rtl/>
        </w:rPr>
        <w:t>.</w:t>
      </w:r>
    </w:p>
    <w:p w14:paraId="59D97ABF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ונקבה, או שני זכרים ונקבה נותן חמש סלעים לכהן</w:t>
      </w:r>
      <w:r w:rsidR="0057284B">
        <w:rPr>
          <w:rtl/>
        </w:rPr>
        <w:t>.</w:t>
      </w:r>
    </w:p>
    <w:p w14:paraId="0746E24F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נקבות וזכר, או שני זכרים ושתי נקבות - אין כאן לכהן כלום</w:t>
      </w:r>
      <w:r w:rsidR="0057284B">
        <w:rPr>
          <w:rtl/>
        </w:rPr>
        <w:t>.</w:t>
      </w:r>
    </w:p>
    <w:p w14:paraId="456499E9" w14:textId="77777777" w:rsidR="00CD7CEA" w:rsidRDefault="00F40753" w:rsidP="00CD7CEA">
      <w:pPr>
        <w:pStyle w:val="afff5"/>
        <w:rPr>
          <w:rtl/>
        </w:rPr>
      </w:pPr>
      <w:r>
        <w:rPr>
          <w:rtl/>
        </w:rPr>
        <w:t>אחת בכרה ו</w:t>
      </w:r>
      <w:r w:rsidR="00CD7CEA">
        <w:rPr>
          <w:rtl/>
        </w:rPr>
        <w:t xml:space="preserve">אחת שלא בכרה, וילדו שני זכרים </w:t>
      </w:r>
      <w:r>
        <w:rPr>
          <w:rtl/>
        </w:rPr>
        <w:t>נותן חמש סלעים לכהן</w:t>
      </w:r>
      <w:r w:rsidR="000B5F7F">
        <w:rPr>
          <w:rtl/>
        </w:rPr>
        <w:t>;</w:t>
      </w:r>
    </w:p>
    <w:p w14:paraId="3F7155BD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 אחד מהן בתוך שלשים יום - האב פטור</w:t>
      </w:r>
      <w:r w:rsidR="0057284B">
        <w:rPr>
          <w:rtl/>
        </w:rPr>
        <w:t>.</w:t>
      </w:r>
    </w:p>
    <w:p w14:paraId="79F3022F" w14:textId="77777777" w:rsidR="00CD7CEA" w:rsidRDefault="00F40753" w:rsidP="00C96C37">
      <w:pPr>
        <w:pStyle w:val="01"/>
        <w:rPr>
          <w:rtl/>
        </w:rPr>
      </w:pPr>
      <w:r>
        <w:rPr>
          <w:rtl/>
        </w:rPr>
        <w:t xml:space="preserve">מת האב והבנים קיימים, </w:t>
      </w:r>
      <w:r w:rsidR="00CD7CEA">
        <w:rPr>
          <w:rtl/>
        </w:rPr>
        <w:t>ר"מ אומר: אם נתנו עד שלא חלקו נתנו, ואם לאו</w:t>
      </w:r>
      <w:r>
        <w:rPr>
          <w:rtl/>
        </w:rPr>
        <w:t xml:space="preserve"> פטורין, </w:t>
      </w:r>
    </w:p>
    <w:p w14:paraId="7AA7ACB2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ר' יהודה אומר: נתחייבו נכסים</w:t>
      </w:r>
      <w:r w:rsidR="0057284B">
        <w:rPr>
          <w:rtl/>
        </w:rPr>
        <w:t>.</w:t>
      </w:r>
    </w:p>
    <w:p w14:paraId="0D9930F6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אין לכהן כלום</w:t>
      </w:r>
      <w:r w:rsidR="0057284B">
        <w:rPr>
          <w:rtl/>
        </w:rPr>
        <w:t>.</w:t>
      </w:r>
    </w:p>
    <w:p w14:paraId="48F8106E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נשים של שני א</w:t>
      </w:r>
      <w:r w:rsidR="00CD7CEA">
        <w:rPr>
          <w:rtl/>
        </w:rPr>
        <w:t xml:space="preserve">נשים שלא בכרו, וילדו ב' זכרים </w:t>
      </w:r>
      <w:r>
        <w:rPr>
          <w:rtl/>
        </w:rPr>
        <w:t>זה נותן חמש סלעים לכהן וזה נותן חמש סלעים</w:t>
      </w:r>
      <w:r w:rsidR="0057284B">
        <w:rPr>
          <w:rtl/>
        </w:rPr>
        <w:t>.</w:t>
      </w:r>
    </w:p>
    <w:p w14:paraId="6F9B153D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 אחד מהם</w:t>
      </w:r>
      <w:r w:rsidR="00CD7CEA">
        <w:rPr>
          <w:rtl/>
        </w:rPr>
        <w:t xml:space="preserve"> בתוך שלשים, אם לכהן אחד נתנו </w:t>
      </w:r>
      <w:r>
        <w:rPr>
          <w:rtl/>
        </w:rPr>
        <w:t>יחזיר להם חמש סלעים, אם לשני כהנים נתנו - אינן יכולין להוציא מידם</w:t>
      </w:r>
      <w:r w:rsidR="0057284B">
        <w:rPr>
          <w:rtl/>
        </w:rPr>
        <w:t>.</w:t>
      </w:r>
    </w:p>
    <w:p w14:paraId="2B8AB7BA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האבות פטורין, והבן חייב לפדות את עצמו</w:t>
      </w:r>
      <w:r w:rsidR="0057284B">
        <w:rPr>
          <w:rtl/>
        </w:rPr>
        <w:t>.</w:t>
      </w:r>
    </w:p>
    <w:p w14:paraId="03B72A13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נקבות וזכר, או שתי נקבות ושני זכרים - אין כאן לכהן כלום</w:t>
      </w:r>
      <w:r w:rsidR="0057284B">
        <w:rPr>
          <w:rtl/>
        </w:rPr>
        <w:t>.</w:t>
      </w:r>
    </w:p>
    <w:p w14:paraId="24D5C3AA" w14:textId="77777777" w:rsidR="00551453" w:rsidRDefault="00F40753" w:rsidP="00CD7CEA">
      <w:pPr>
        <w:pStyle w:val="afff5"/>
        <w:rPr>
          <w:rtl/>
        </w:rPr>
      </w:pPr>
      <w:r>
        <w:rPr>
          <w:rtl/>
        </w:rPr>
        <w:t xml:space="preserve">אחת בכרה ואחת שלא בכרה של שני אנשים, וילדו שני זכרים </w:t>
      </w:r>
    </w:p>
    <w:p w14:paraId="37C02368" w14:textId="77777777" w:rsidR="00551453" w:rsidRDefault="00551453" w:rsidP="00551453">
      <w:pPr>
        <w:pStyle w:val="afff5"/>
        <w:rPr>
          <w:rtl/>
        </w:rPr>
      </w:pPr>
      <w:r>
        <w:rPr>
          <w:rtl/>
        </w:rPr>
        <w:tab/>
        <w:t>–</w:t>
      </w:r>
      <w:r w:rsidR="00F40753">
        <w:rPr>
          <w:rtl/>
        </w:rPr>
        <w:t xml:space="preserve"> זה שלא בכרה אשתו נותן חמש סלעים לכהן, </w:t>
      </w:r>
    </w:p>
    <w:p w14:paraId="611B0DAB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65E83E7F" w14:textId="77777777" w:rsidR="0057284B" w:rsidRDefault="0057284B" w:rsidP="0057284B">
      <w:pPr>
        <w:pStyle w:val="affffd"/>
        <w:jc w:val="center"/>
        <w:rPr>
          <w:rtl/>
        </w:rPr>
        <w:pPrChange w:id="9049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67" w:author="מנוע מכני" w:date="2026-10-05T11:32:12Z">
        <w:r>
          <w:rPr>
            <w:rtl/>
          </w:rPr>
          <w:t xml:space="preserve"> </w:t>
        </w:r>
      </w:ins>
      <w:del w:id="971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69" w:author="מנוע מכני" w:date="2026-10-05T11:32:12Z">
        <w:r>
          <w:rPr>
            <w:rtl/>
          </w:rPr>
          <w:t xml:space="preserve"> </w:t>
        </w:r>
      </w:ins>
      <w:del w:id="971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9B28520" w14:textId="77777777" w:rsidR="00551453" w:rsidRDefault="00551453" w:rsidP="00F40753">
      <w:pPr>
        <w:rPr>
          <w:rtl/>
        </w:rPr>
      </w:pPr>
      <w:r>
        <w:rPr>
          <w:rFonts w:hint="cs"/>
          <w:rtl/>
        </w:rPr>
        <w:t>ב</w:t>
      </w:r>
      <w:r w:rsidR="00F40753">
        <w:rPr>
          <w:rtl/>
        </w:rPr>
        <w:t>שני כהנים, ד</w:t>
      </w:r>
      <w:r>
        <w:rPr>
          <w:rFonts w:hint="cs"/>
          <w:rtl/>
        </w:rPr>
        <w:t xml:space="preserve">כל אחד דוחהו אצל השני </w:t>
      </w:r>
    </w:p>
    <w:p w14:paraId="70A9E12F" w14:textId="77777777" w:rsidR="00551453" w:rsidRDefault="00551453" w:rsidP="00F40753">
      <w:pPr>
        <w:rPr>
          <w:rtl/>
        </w:rPr>
      </w:pPr>
      <w:r>
        <w:rPr>
          <w:rFonts w:hint="cs"/>
          <w:rtl/>
        </w:rPr>
        <w:t xml:space="preserve">אבל בכהן אחד מיירי בבא בהרשאה </w:t>
      </w:r>
    </w:p>
    <w:p w14:paraId="4030A9A2" w14:textId="77777777" w:rsidR="00551453" w:rsidRDefault="00551453" w:rsidP="00551453">
      <w:pPr>
        <w:pStyle w:val="afff0"/>
        <w:framePr w:wrap="around"/>
        <w:rPr>
          <w:rtl/>
        </w:rPr>
      </w:pPr>
      <w:r>
        <w:rPr>
          <w:rFonts w:hint="cs"/>
          <w:rtl/>
        </w:rPr>
        <w:t>מט.</w:t>
      </w:r>
    </w:p>
    <w:p>
      <w:pPr>
        <w:pStyle w:val="38"/>
        <w:rPr>
          <w:ins w:id="100490" w:author="מנוע מכני" w:date="2026-10-05T11:32:12Z"/>
        </w:rPr>
      </w:pPr>
      <w:r>
        <w:t xml:space="preserve">והך</w:t>
      </w:r>
    </w:p>
    <w:p w14:paraId="25E87283" w14:textId="77777777" w:rsidR="00B874E6" w:rsidRDefault="00551453" w:rsidP="00551453">
      <w:pPr>
        <w:rPr>
          <w:rtl/>
        </w:rPr>
      </w:pPr>
      <w:del w:id="100491" w:author="מנוע מכני" w:date="2026-10-05T11:32:12Z">
        <w:r>
          <w:rPr>
            <w:rFonts w:hint="cs"/>
            <w:rtl/>
          </w:rPr>
          <w:delText xml:space="preserve"> </w:delText>
        </w:r>
      </w:del>
      <w:ins w:id="94123" w:author="מנוע מכני" w:date="2026-10-05T11:32:12Z">
        <w:r>
          <w:rPr>
            <w:rFonts w:hint="cs"/>
            <w:rtl/>
          </w:rPr>
          <w:t xml:space="preserve">דאמרו</w:t>
        </w:r>
      </w:ins>
      <w:del w:id="94124" w:author="מנוע מכני" w:date="2026-10-05T11:32:12Z">
        <w:r>
          <w:rPr>
            <w:rFonts w:hint="cs"/>
            <w:rtl/>
          </w:rPr>
          <w:delText xml:space="preserve">דאמרי</w:delText>
        </w:r>
      </w:del>
      <w:r>
        <w:rPr>
          <w:rFonts w:hint="cs"/>
          <w:rtl/>
        </w:rPr>
        <w:t xml:space="preserve"> נהרדעא ד</w:t>
      </w:r>
      <w:r>
        <w:rPr>
          <w:rtl/>
        </w:rPr>
        <w:t xml:space="preserve">לא </w:t>
      </w:r>
      <w:ins w:id="90791" w:author="מנוע סמנטי" w:date="2026-10-05T11:39:44Z">
        <w:r>
          <w:rPr>
            <w:rtl/>
          </w:rPr>
          <w:t xml:space="preserve">כותבים</w:t>
        </w:r>
      </w:ins>
      <w:del w:id="90792" w:author="מנוע סמנטי" w:date="2026-10-05T11:39:44Z">
        <w:r>
          <w:rPr>
            <w:rtl/>
          </w:rPr>
          <w:delText xml:space="preserve">כתבינן</w:delText>
        </w:r>
      </w:del>
      <w:r>
        <w:rPr>
          <w:rtl/>
        </w:rPr>
        <w:t xml:space="preserve"> אדרכתא אמטלטלי! </w:t>
      </w:r>
      <w:r>
        <w:rPr>
          <w:rtl/>
        </w:rPr>
        <w:t xml:space="preserve">ה"מ</w:t>
      </w:r>
      <w:r w:rsidR="00F40753">
        <w:rPr>
          <w:rtl/>
        </w:rPr>
        <w:t xml:space="preserve"> </w:t>
      </w:r>
      <w:ins w:id="94125" w:author="מנוע מכני" w:date="2026-10-05T11:32:12Z">
        <w:r>
          <w:rPr>
            <w:rtl/>
          </w:rPr>
          <w:t xml:space="preserve">מקום</w:t>
        </w:r>
      </w:ins>
      <w:del w:id="94126" w:author="מנוע מכני" w:date="2026-10-05T11:32:12Z">
        <w:r w:rsidR="00F40753">
          <w:rPr>
            <w:rtl/>
          </w:rPr>
          <w:delText xml:space="preserve">הי</w:delText>
        </w:r>
        <w:r>
          <w:rPr>
            <w:rtl/>
          </w:rPr>
          <w:delText xml:space="preserve">כא</w:delText>
        </w:r>
      </w:del>
      <w:r>
        <w:rPr>
          <w:rtl/>
        </w:rPr>
        <w:t xml:space="preserve"> דכפריה, אבל </w:t>
      </w:r>
      <w:ins w:id="94127" w:author="מנוע מכני" w:date="2026-10-05T11:32:12Z">
        <w:r>
          <w:rPr>
            <w:rtl/>
          </w:rPr>
          <w:t xml:space="preserve">מקום</w:t>
        </w:r>
      </w:ins>
      <w:del w:id="9412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כפריה </w:t>
      </w:r>
      <w:ins w:id="90789" w:author="מנוע סמנטי" w:date="2026-10-05T11:39:44Z">
        <w:r>
          <w:rPr>
            <w:rtl/>
          </w:rPr>
          <w:t xml:space="preserve">כותבים</w:t>
        </w:r>
      </w:ins>
      <w:del w:id="90790" w:author="מנוע סמנטי" w:date="2026-10-05T11:39:44Z">
        <w:r w:rsidR="00F40753">
          <w:rPr>
            <w:rtl/>
          </w:rPr>
          <w:delText xml:space="preserve">כתבינן</w:delText>
        </w:r>
      </w:del>
      <w:r w:rsidR="0057284B">
        <w:rPr>
          <w:rtl/>
        </w:rPr>
        <w:t>.</w:t>
      </w:r>
    </w:p>
    <w:p w14:paraId="617DCA14" w14:textId="77777777" w:rsidR="0057284B" w:rsidRDefault="0057284B" w:rsidP="0057284B">
      <w:pPr>
        <w:jc w:val="center"/>
        <w:rPr>
          <w:del w:id="90280" w:author="מנוע עיצוב" w:date="2026-10-05T11:33:53Z"/>
          <w:rtl/>
        </w:rPr>
      </w:pPr>
      <w:del w:id="90277" w:author="מנוע עיצוב" w:date="2026-10-05T11:33:53Z">
        <w:r>
          <w:rPr>
            <w:rtl/>
          </w:rPr>
          <w:delText xml:space="preserve">•</w:delText>
        </w:r>
      </w:del>
      <w:ins w:id="97171" w:author="מנוע מכני" w:date="2026-10-05T11:32:12Z">
        <w:r>
          <w:rPr>
            <w:rtl/>
          </w:rPr>
          <w:t xml:space="preserve"> </w:t>
        </w:r>
      </w:ins>
      <w:del w:id="97172" w:author="מנוע מכני" w:date="2026-10-05T11:32:12Z">
        <w:r>
          <w:rPr>
            <w:rtl/>
          </w:rPr>
          <w:delText xml:space="preserve">  </w:delText>
        </w:r>
      </w:del>
      <w:del w:id="90278" w:author="מנוע עיצוב" w:date="2026-10-05T11:33:53Z">
        <w:r>
          <w:rPr>
            <w:rtl/>
          </w:rPr>
          <w:delText xml:space="preserve">•</w:delText>
        </w:r>
      </w:del>
      <w:ins w:id="97173" w:author="מנוע מכני" w:date="2026-10-05T11:32:12Z">
        <w:r>
          <w:rPr>
            <w:rtl/>
          </w:rPr>
          <w:t xml:space="preserve"> </w:t>
        </w:r>
      </w:ins>
      <w:del w:id="97174" w:author="מנוע מכני" w:date="2026-10-05T11:32:12Z">
        <w:r>
          <w:rPr>
            <w:rtl/>
          </w:rPr>
          <w:delText xml:space="preserve">  </w:delText>
        </w:r>
      </w:del>
      <w:del w:id="90279" w:author="מנוע עיצוב" w:date="2026-10-05T11:33:53Z">
        <w:r>
          <w:rPr>
            <w:rtl/>
          </w:rPr>
          <w:delText xml:space="preserve">•</w:delText>
        </w:r>
      </w:del>
    </w:p>
    <w:p w14:paraId="31BE4DD7" w14:textId="77777777" w:rsidR="00B874E6" w:rsidRDefault="00F40753" w:rsidP="00551453">
      <w:pPr>
        <w:pStyle w:val="afffd"/>
        <w:rPr>
          <w:rtl/>
        </w:rPr>
      </w:pPr>
      <w:r>
        <w:rPr>
          <w:rtl/>
        </w:rPr>
        <w:t>זכר ונקבה אין כאן לכהן כלום</w:t>
      </w:r>
      <w:r w:rsidR="0057284B">
        <w:rPr>
          <w:rtl/>
        </w:rPr>
        <w:t>.</w:t>
      </w:r>
    </w:p>
    <w:p>
      <w:pPr>
        <w:pStyle w:val="38"/>
        <w:rPr>
          <w:ins w:id="100492" w:author="מנוע מכני" w:date="2026-10-05T11:32:12Z"/>
        </w:rPr>
      </w:pPr>
      <w:r>
        <w:t xml:space="preserve">תנא </w:t>
      </w:r>
      <w:ins w:id="92957" w:author="מנוע מכני" w:date="2026-10-05T11:32:12Z">
        <w:r>
          <w:t xml:space="preserve">ר"ה</w:t>
        </w:r>
      </w:ins>
      <w:del w:id="92958" w:author="מנוע מכני" w:date="2026-10-05T11:32:12Z">
        <w:r>
          <w:delText xml:space="preserve">רב הונא</w:delText>
        </w:r>
      </w:del>
      <w:r>
        <w:t xml:space="preserve">:</w:t>
      </w:r>
    </w:p>
    <w:p w14:paraId="6CBCEC26" w14:textId="77777777" w:rsidR="00B874E6" w:rsidRDefault="00F40753" w:rsidP="00F40753">
      <w:pPr>
        <w:rPr>
          <w:rtl/>
        </w:rPr>
      </w:pPr>
      <w:del w:id="1004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שני זכרים ונקבה - אין כאן לכהן כלום</w:t>
      </w:r>
      <w:r w:rsidR="0057284B">
        <w:rPr>
          <w:rtl/>
        </w:rPr>
        <w:t>.</w:t>
      </w:r>
    </w:p>
    <w:p w14:paraId="26BC4CBE" w14:textId="77777777" w:rsidR="00B874E6" w:rsidRDefault="00551453" w:rsidP="00551453">
      <w:pPr>
        <w:rPr>
          <w:rtl/>
        </w:rPr>
      </w:pPr>
      <w:r>
        <w:rPr>
          <w:rtl/>
        </w:rPr>
        <w:t xml:space="preserve">ותנא דידן </w:t>
      </w:r>
      <w:r w:rsidR="00F40753">
        <w:rPr>
          <w:rtl/>
        </w:rPr>
        <w:t xml:space="preserve">כיון דבשני אנשים הוא דמשכ</w:t>
      </w:r>
      <w:ins w:id="92273" w:author="מנוע מכני" w:date="2026-10-05T11:32:12Z">
        <w:r>
          <w:rPr>
            <w:rtl/>
          </w:rPr>
          <w:t xml:space="preserve">ח"ל</w:t>
        </w:r>
      </w:ins>
      <w:del w:id="92274" w:author="מנוע מכני" w:date="2026-10-05T11:32:12Z">
        <w:r w:rsidR="00F40753">
          <w:rPr>
            <w:rtl/>
          </w:rPr>
          <w:delText xml:space="preserve">ח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, באיש אחד ושתי נשים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משכ</w:t>
      </w:r>
      <w:ins w:id="92275" w:author="מנוע מכני" w:date="2026-10-05T11:32:12Z">
        <w:r>
          <w:rPr>
            <w:rtl/>
          </w:rPr>
          <w:t xml:space="preserve">ח"ל</w:t>
        </w:r>
      </w:ins>
      <w:del w:id="92276" w:author="מנוע מכני" w:date="2026-10-05T11:32:12Z">
        <w:r w:rsidR="00F40753">
          <w:rPr>
            <w:rtl/>
          </w:rPr>
          <w:delText xml:space="preserve">ח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מתני </w:t>
      </w:r>
      <w:ins w:id="95495" w:author="מנוע מכני" w:date="2026-10-05T11:32:12Z">
        <w:r>
          <w:rPr>
            <w:rtl/>
          </w:rPr>
          <w:t xml:space="preserve">לו</w:t>
        </w:r>
      </w:ins>
      <w:del w:id="95496" w:author="מנוע מכני" w:date="2026-10-05T11:32:12Z">
        <w:r w:rsidR="00F40753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20D8CDE5" w14:textId="77777777" w:rsidR="0057284B" w:rsidRDefault="0057284B" w:rsidP="0057284B">
      <w:pPr>
        <w:pStyle w:val="affffd"/>
        <w:jc w:val="center"/>
        <w:rPr>
          <w:rtl/>
        </w:rPr>
        <w:pPrChange w:id="9050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75" w:author="מנוע מכני" w:date="2026-10-05T11:32:12Z">
        <w:r>
          <w:rPr>
            <w:rtl/>
          </w:rPr>
          <w:t xml:space="preserve"> </w:t>
        </w:r>
      </w:ins>
      <w:del w:id="971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77" w:author="מנוע מכני" w:date="2026-10-05T11:32:12Z">
        <w:r>
          <w:rPr>
            <w:rtl/>
          </w:rPr>
          <w:t xml:space="preserve"> </w:t>
        </w:r>
      </w:ins>
      <w:del w:id="971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85F9EDC" w14:textId="77777777" w:rsidR="00B874E6" w:rsidRDefault="00F40753" w:rsidP="00590B02">
      <w:pPr>
        <w:pStyle w:val="afff5"/>
        <w:rPr>
          <w:rtl/>
        </w:rPr>
      </w:pPr>
      <w:r>
        <w:rPr>
          <w:rtl/>
        </w:rPr>
        <w:lastRenderedPageBreak/>
        <w:t>מתני'</w:t>
      </w:r>
      <w:r w:rsidR="0057284B">
        <w:rPr>
          <w:rtl/>
        </w:rPr>
        <w:t>.</w:t>
      </w:r>
    </w:p>
    <w:p w14:paraId="475E4180" w14:textId="77777777" w:rsidR="00551453" w:rsidRDefault="00F40753" w:rsidP="00590B02">
      <w:pPr>
        <w:pStyle w:val="afff5"/>
        <w:rPr>
          <w:rtl/>
        </w:rPr>
      </w:pPr>
      <w:r>
        <w:rPr>
          <w:rtl/>
        </w:rPr>
        <w:t xml:space="preserve">מת הבן בתוך שלשים יום - </w:t>
      </w:r>
      <w:r w:rsidR="00FA1A10">
        <w:rPr>
          <w:rtl/>
        </w:rPr>
        <w:t>אע"פ</w:t>
      </w:r>
      <w:r w:rsidR="00551453">
        <w:rPr>
          <w:rtl/>
        </w:rPr>
        <w:t xml:space="preserve"> שנתן לכהן יחזיר, </w:t>
      </w:r>
    </w:p>
    <w:p w14:paraId="0603B4B4" w14:textId="77777777" w:rsidR="00B874E6" w:rsidRDefault="00551453" w:rsidP="00590B02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לאחר ל' יום </w:t>
      </w:r>
      <w:r w:rsidR="00FA1A10">
        <w:rPr>
          <w:rtl/>
        </w:rPr>
        <w:t>אע"פ</w:t>
      </w:r>
      <w:r w:rsidR="00F40753">
        <w:rPr>
          <w:rtl/>
        </w:rPr>
        <w:t xml:space="preserve"> שלא נתן יתן</w:t>
      </w:r>
      <w:r w:rsidR="0057284B">
        <w:rPr>
          <w:rtl/>
        </w:rPr>
        <w:t>.</w:t>
      </w:r>
    </w:p>
    <w:p w14:paraId="573811C4" w14:textId="77777777" w:rsidR="00551453" w:rsidRDefault="00F40753" w:rsidP="00590B02">
      <w:pPr>
        <w:pStyle w:val="afff5"/>
        <w:rPr>
          <w:rtl/>
        </w:rPr>
      </w:pPr>
      <w:r>
        <w:rPr>
          <w:rtl/>
        </w:rPr>
        <w:t xml:space="preserve">מת ביום שלשים - כיום שלפניו, </w:t>
      </w:r>
    </w:p>
    <w:p w14:paraId="1D0E64C5" w14:textId="77777777" w:rsidR="0057284B" w:rsidRDefault="00F40753" w:rsidP="00551453">
      <w:pPr>
        <w:pStyle w:val="afff5"/>
        <w:rPr>
          <w:rtl/>
        </w:rPr>
      </w:pPr>
      <w:r>
        <w:rPr>
          <w:rtl/>
        </w:rPr>
        <w:t xml:space="preserve">ר' עקיבא אומר: אם נתן - לא יטול, ואם לא נתן - לא יתן: </w:t>
      </w:r>
    </w:p>
    <w:p>
      <w:pPr>
        <w:pStyle w:val="38"/>
        <w:rPr>
          <w:ins w:id="100494" w:author="מנוע מכני" w:date="2026-10-05T11:32:12Z"/>
        </w:rPr>
      </w:pPr>
      <w:ins w:id="90793" w:author="מנוע סמנטי" w:date="2026-10-05T11:39:44Z">
        <w:r>
          <w:t xml:space="preserve">טעמם</w:t>
        </w:r>
      </w:ins>
      <w:del w:id="90794" w:author="מנוע סמנטי" w:date="2026-10-05T11:39:44Z">
        <w:r>
          <w:delText xml:space="preserve">טעמייהו</w:delText>
        </w:r>
      </w:del>
      <w:r>
        <w:t xml:space="preserve"> ד</w:t>
      </w:r>
      <w:r>
        <w:t>ר</w:t>
      </w:r>
      <w:r w:rsidR="00C94E8B">
        <w:t>בנן</w:t>
      </w:r>
      <w:r w:rsidR="00C94E8B">
        <w:t>:</w:t>
      </w:r>
    </w:p>
    <w:p w14:paraId="4C3CA7DE" w14:textId="77777777" w:rsidR="00551453" w:rsidRDefault="00551453" w:rsidP="00F40753">
      <w:pPr>
        <w:rPr>
          <w:rtl/>
        </w:rPr>
      </w:pPr>
      <w:del w:id="10049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גמרי </w:t>
      </w:r>
      <w:r w:rsidR="00C94E8B">
        <w:rPr>
          <w:rFonts w:hint="cs"/>
          <w:rtl/>
        </w:rPr>
        <w:t>'</w:t>
      </w:r>
      <w:r w:rsidR="00F40753">
        <w:rPr>
          <w:rtl/>
        </w:rPr>
        <w:t>חדש חדש</w:t>
      </w:r>
      <w:r w:rsidR="00C94E8B">
        <w:rPr>
          <w:rFonts w:hint="cs"/>
          <w:rtl/>
        </w:rPr>
        <w:t>'</w:t>
      </w:r>
      <w:r w:rsidR="00F40753">
        <w:rPr>
          <w:rtl/>
        </w:rPr>
        <w:t xml:space="preserve"> ממדבר, מה </w:t>
      </w:r>
      <w:ins w:id="94129" w:author="מנוע מכני" w:date="2026-10-05T11:32:12Z">
        <w:r>
          <w:rPr>
            <w:rtl/>
          </w:rPr>
          <w:t xml:space="preserve">שם</w:t>
        </w:r>
      </w:ins>
      <w:del w:id="94130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- ומעלה, אף </w:t>
      </w:r>
      <w:ins w:id="94131" w:author="מנוע מכני" w:date="2026-10-05T11:32:12Z">
        <w:r>
          <w:rPr>
            <w:rtl/>
          </w:rPr>
          <w:t xml:space="preserve">כאן</w:t>
        </w:r>
      </w:ins>
      <w:del w:id="94132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</w:t>
      </w:r>
      <w:ins w:id="94133" w:author="מנוע מכני" w:date="2026-10-05T11:32:12Z">
        <w:r>
          <w:rPr>
            <w:rtl/>
          </w:rPr>
          <w:t xml:space="preserve">גם</w:t>
        </w:r>
      </w:ins>
      <w:del w:id="94134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- ומעלה</w:t>
      </w:r>
      <w:ins w:id="97179" w:author="מנוע מכני" w:date="2026-10-05T11:32:12Z">
        <w:r>
          <w:rPr>
            <w:rtl/>
          </w:rPr>
          <w:t xml:space="preserve">,</w:t>
        </w:r>
      </w:ins>
      <w:del w:id="97180" w:author="מנוע מכני" w:date="2026-10-05T11:32:12Z">
        <w:r w:rsidR="000B5F7F">
          <w:rPr>
            <w:rtl/>
          </w:rPr>
          <w:delText xml:space="preserve">;</w:delText>
        </w:r>
      </w:del>
    </w:p>
    <w:p w14:paraId="4E00C25E" w14:textId="77777777" w:rsidR="00551453" w:rsidRDefault="00F40753" w:rsidP="00C94E8B">
      <w:pPr>
        <w:rPr>
          <w:rtl/>
        </w:rPr>
      </w:pPr>
      <w:r>
        <w:rPr>
          <w:rStyle w:val="2fb"/>
          <w:rtl/>
        </w:rPr>
        <w:t xml:space="preserve">ור"ע</w:t>
      </w:r>
      <w:r>
        <w:rPr>
          <w:rtl/>
        </w:rPr>
        <w:t xml:space="preserve"> </w:t>
      </w:r>
      <w:r>
        <w:rPr>
          <w:rtl/>
        </w:rPr>
        <w:t xml:space="preserve">מספ</w:t>
      </w:r>
      <w:ins w:id="92277" w:author="מנוע מכני" w:date="2026-10-05T11:32:12Z">
        <w:r>
          <w:rPr>
            <w:rtl/>
          </w:rPr>
          <w:t xml:space="preserve">ק"ל</w:t>
        </w:r>
      </w:ins>
      <w:del w:id="92278" w:author="מנוע מכני" w:date="2026-10-05T11:32:12Z">
        <w:r>
          <w:rPr>
            <w:rtl/>
          </w:rPr>
          <w:delText xml:space="preserve">ק</w:delText>
        </w:r>
        <w:r w:rsidR="00551453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, מדאיצטריך למכתב </w:t>
      </w:r>
      <w:r w:rsidR="00C94E8B">
        <w:rPr>
          <w:rFonts w:hint="cs"/>
          <w:rtl/>
        </w:rPr>
        <w:t>'</w:t>
      </w:r>
      <w:ins w:id="90407" w:author="מנוע סמנטי" w:date="2026-10-05T11:39:44Z">
        <w:r>
          <w:rPr>
            <w:rStyle w:val="afffff0"/>
            <w:rtl/>
          </w:rPr>
          <w:t xml:space="preserve">וָמַעְלָה</w:t>
        </w:r>
      </w:ins>
      <w:del w:id="90408" w:author="מנוע סמנטי" w:date="2026-10-05T11:39:44Z">
        <w:r>
          <w:rPr>
            <w:rtl/>
          </w:rPr>
          <w:delText xml:space="preserve">ומעלה</w:delText>
        </w:r>
      </w:del>
      <w:r w:rsidR="00C94E8B">
        <w:rPr>
          <w:rFonts w:hint="cs"/>
          <w:rtl/>
        </w:rPr>
        <w:t>'</w:t>
      </w:r>
      <w:r>
        <w:rPr>
          <w:rtl/>
        </w:rPr>
        <w:t xml:space="preserve"> גבי ערכין, ולא גמרי ממדבר, </w:t>
      </w:r>
      <w:r>
        <w:rPr>
          <w:rtl/>
        </w:rPr>
        <w:t xml:space="preserve">הו</w:t>
      </w:r>
      <w:r w:rsidR="00C94E8B">
        <w:rPr>
          <w:rFonts w:hint="cs"/>
          <w:rtl/>
        </w:rPr>
        <w:t xml:space="preserve">"ל</w:t>
      </w:r>
      <w:r w:rsidR="00C94E8B">
        <w:rPr>
          <w:rFonts w:hint="cs"/>
          <w:rtl/>
        </w:rPr>
        <w:t xml:space="preserve"> </w:t>
      </w:r>
      <w:r>
        <w:rPr>
          <w:rtl/>
        </w:rPr>
        <w:t>שני כתובים הבאים כאחד</w:t>
      </w:r>
      <w:r w:rsidR="00C94E8B">
        <w:rPr>
          <w:rFonts w:hint="cs"/>
          <w:rtl/>
        </w:rPr>
        <w:t xml:space="preserve"> ד</w:t>
      </w:r>
      <w:r>
        <w:rPr>
          <w:rtl/>
        </w:rPr>
        <w:t>אין מלמדין</w:t>
      </w:r>
      <w:ins w:id="97181" w:author="מנוע מכני" w:date="2026-10-05T11:32:12Z">
        <w:r>
          <w:rPr>
            <w:rtl/>
          </w:rPr>
          <w:t xml:space="preserve">,</w:t>
        </w:r>
      </w:ins>
      <w:del w:id="971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496" w:author="מנוע מכני" w:date="2026-10-05T11:32:12Z"/>
        </w:rPr>
      </w:pPr>
      <w:r>
        <w:tab/>
      </w:r>
      <w:r>
        <w:tab/>
      </w:r>
      <w:r w:rsidR="00002A62" w:rsidRPr="00D25F87">
        <w:t>או"ד</w:t>
      </w:r>
      <w:r w:rsidR="00F40753">
        <w:t xml:space="preserve">:</w:t>
      </w:r>
    </w:p>
    <w:p w14:paraId="0E2D7E5F" w14:textId="77777777" w:rsidR="00B874E6" w:rsidRDefault="00C94E8B" w:rsidP="00551453">
      <w:pPr>
        <w:rPr>
          <w:rtl/>
        </w:rPr>
      </w:pPr>
      <w:del w:id="10049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כי אין מלמדין - </w:t>
      </w:r>
      <w:ins w:id="97625" w:author="מנוע מכני" w:date="2026-10-05T11:32:12Z">
        <w:r>
          <w:rPr>
            <w:rtl/>
          </w:rPr>
          <w:t xml:space="preserve">לעולם</w:t>
        </w:r>
      </w:ins>
      <w:del w:id="97626" w:author="מנוע מכני" w:date="2026-10-05T11:32:12Z">
        <w:r w:rsidR="00F40753">
          <w:rPr>
            <w:rtl/>
          </w:rPr>
          <w:delText xml:space="preserve">לעלמא</w:delText>
        </w:r>
      </w:del>
      <w:r w:rsidR="00F40753">
        <w:rPr>
          <w:rtl/>
        </w:rPr>
        <w:t xml:space="preserve">, אבל </w:t>
      </w:r>
      <w:ins w:id="90797" w:author="מנוע סמנטי" w:date="2026-10-05T11:39:44Z">
        <w:r>
          <w:rPr>
            <w:rtl/>
          </w:rPr>
          <w:t xml:space="preserve">לעצמם</w:t>
        </w:r>
      </w:ins>
      <w:del w:id="90798" w:author="מנוע סמנטי" w:date="2026-10-05T11:39:44Z">
        <w:r w:rsidR="00F40753">
          <w:rPr>
            <w:rtl/>
          </w:rPr>
          <w:delText xml:space="preserve">לגופייהו</w:delText>
        </w:r>
      </w:del>
      <w:r w:rsidR="00F40753">
        <w:rPr>
          <w:rtl/>
        </w:rPr>
        <w:t xml:space="preserve"> - מלמדין? ומשום </w:t>
      </w:r>
      <w:ins w:id="95499" w:author="מנוע מכני" w:date="2026-10-05T11:32:12Z">
        <w:r>
          <w:rPr>
            <w:rtl/>
          </w:rPr>
          <w:t xml:space="preserve">כך</w:t>
        </w:r>
      </w:ins>
      <w:del w:id="95500" w:author="מנוע מכני" w:date="2026-10-05T11:32:12Z">
        <w:r w:rsidR="00F40753">
          <w:rPr>
            <w:rtl/>
          </w:rPr>
          <w:delText xml:space="preserve">הכי</w:delText>
        </w:r>
      </w:del>
      <w:r w:rsidR="00F40753">
        <w:rPr>
          <w:rtl/>
        </w:rPr>
        <w:t xml:space="preserve">: </w:t>
      </w:r>
      <w:ins w:id="90795" w:author="מנוע סמנטי" w:date="2026-10-05T11:39:44Z">
        <w:r>
          <w:rPr>
            <w:rtl/>
          </w:rPr>
          <w:t xml:space="preserve">מספקים</w:t>
        </w:r>
      </w:ins>
      <w:del w:id="90796" w:author="מנוע סמנטי" w:date="2026-10-05T11:39:44Z">
        <w:r w:rsidR="00F40753">
          <w:rPr>
            <w:rtl/>
          </w:rPr>
          <w:delText xml:space="preserve">מספקינן</w:delText>
        </w:r>
      </w:del>
      <w:r w:rsidR="00F40753">
        <w:rPr>
          <w:rtl/>
        </w:rPr>
        <w:t xml:space="preserve"> </w:t>
      </w:r>
      <w:ins w:id="95497" w:author="מנוע מכני" w:date="2026-10-05T11:32:12Z">
        <w:r>
          <w:rPr>
            <w:rtl/>
          </w:rPr>
          <w:t xml:space="preserve">לו</w:t>
        </w:r>
      </w:ins>
      <w:del w:id="95498" w:author="מנוע מכני" w:date="2026-10-05T11:32:12Z">
        <w:r w:rsidR="00F40753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100498" w:author="מנוע מכני" w:date="2026-10-05T11:32:12Z"/>
        </w:rPr>
      </w:pPr>
      <w:r>
        <w:t>א</w:t>
      </w:r>
      <w:ins w:id="92279" w:author="מנוע מכני" w:date="2026-10-05T11:32:12Z">
        <w:r>
          <w:t xml:space="preserve">ר"א</w:t>
        </w:r>
      </w:ins>
      <w:del w:id="92280" w:author="מנוע מכני" w:date="2026-10-05T11:32:12Z">
        <w:r w:rsidR="00C94E8B">
          <w:delText xml:space="preserve">ר''א</w:delText>
        </w:r>
      </w:del>
      <w:r>
        <w:t xml:space="preserve">:</w:t>
      </w:r>
    </w:p>
    <w:p w14:paraId="0255BD69" w14:textId="77777777" w:rsidR="00B874E6" w:rsidRDefault="00F40753" w:rsidP="00C96C37">
      <w:pPr>
        <w:pStyle w:val="011"/>
        <w:rPr>
          <w:rtl/>
        </w:rPr>
      </w:pPr>
      <w:del w:id="1004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</w:t>
      </w:r>
      <w:r w:rsidR="00C94E8B">
        <w:rPr>
          <w:rtl/>
        </w:rPr>
        <w:t xml:space="preserve"> מודים לענין אבילות יום שלשים</w:t>
      </w:r>
      <w:r w:rsidR="00C94E8B">
        <w:rPr>
          <w:rFonts w:hint="cs"/>
          <w:rtl/>
        </w:rPr>
        <w:t xml:space="preserve"> </w:t>
      </w:r>
      <w:r>
        <w:rPr>
          <w:rtl/>
        </w:rPr>
        <w:t xml:space="preserve">כיום שלפניו, ואמר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: הלכה כדברי המיקל באבל</w:t>
      </w:r>
      <w:r w:rsidR="0057284B">
        <w:rPr>
          <w:rtl/>
        </w:rPr>
        <w:t>.</w:t>
      </w:r>
    </w:p>
    <w:p w14:paraId="2E500FC8" w14:textId="77777777" w:rsidR="0057284B" w:rsidRDefault="0057284B" w:rsidP="0057284B">
      <w:pPr>
        <w:pStyle w:val="affffd"/>
        <w:jc w:val="center"/>
        <w:rPr>
          <w:rtl/>
        </w:rPr>
        <w:pPrChange w:id="9050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83" w:author="מנוע מכני" w:date="2026-10-05T11:32:12Z">
        <w:r>
          <w:rPr>
            <w:rtl/>
          </w:rPr>
          <w:t xml:space="preserve"> </w:t>
        </w:r>
      </w:ins>
      <w:del w:id="971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85" w:author="מנוע מכני" w:date="2026-10-05T11:32:12Z">
        <w:r>
          <w:rPr>
            <w:rtl/>
          </w:rPr>
          <w:t xml:space="preserve"> </w:t>
        </w:r>
      </w:ins>
      <w:del w:id="971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07A2CB2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A118C9D" w14:textId="77777777" w:rsidR="00C94E8B" w:rsidRDefault="00C94E8B" w:rsidP="00C94E8B">
      <w:pPr>
        <w:pStyle w:val="afff5"/>
        <w:rPr>
          <w:rtl/>
        </w:rPr>
      </w:pPr>
      <w:r>
        <w:rPr>
          <w:rtl/>
        </w:rPr>
        <w:t xml:space="preserve">מת האב בתוך שלשים </w:t>
      </w:r>
      <w:r w:rsidR="00F40753">
        <w:rPr>
          <w:rtl/>
        </w:rPr>
        <w:t>בחזקת שלא נפדה, עד שיביא ראיה שנפדה</w:t>
      </w:r>
      <w:r w:rsidR="000B5F7F">
        <w:rPr>
          <w:rtl/>
        </w:rPr>
        <w:t>;</w:t>
      </w:r>
    </w:p>
    <w:p w14:paraId="0E4C6F14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לאחר שלשים יום - בחזקת שנפדה, עד שיאמרו לו שלא נפדה</w:t>
      </w:r>
      <w:r w:rsidR="0057284B">
        <w:rPr>
          <w:rtl/>
        </w:rPr>
        <w:t>.</w:t>
      </w:r>
    </w:p>
    <w:p w14:paraId="254E187A" w14:textId="77777777" w:rsidR="00872B76" w:rsidRDefault="00F40753" w:rsidP="00C94E8B">
      <w:pPr>
        <w:pStyle w:val="afff5"/>
        <w:rPr>
          <w:rtl/>
        </w:rPr>
      </w:pPr>
      <w:r>
        <w:rPr>
          <w:rtl/>
        </w:rPr>
        <w:t xml:space="preserve">הוא לפדות ובנו לפדות - הוא קודם לבנו, </w:t>
      </w:r>
    </w:p>
    <w:p w14:paraId="400DBB5D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רבי יהודה אומר: בנו קודמו, שמצותו - על אביו, ומצות בנו - עליו</w:t>
      </w:r>
      <w:r w:rsidR="0057284B">
        <w:rPr>
          <w:rtl/>
        </w:rPr>
        <w:t>.</w:t>
      </w:r>
    </w:p>
    <w:p w14:paraId="69D9BDB8" w14:textId="77777777" w:rsidR="0057284B" w:rsidRDefault="0057284B" w:rsidP="0057284B">
      <w:pPr>
        <w:pStyle w:val="affffd"/>
        <w:jc w:val="center"/>
        <w:rPr>
          <w:rtl/>
        </w:rPr>
        <w:pPrChange w:id="9050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87" w:author="מנוע מכני" w:date="2026-10-05T11:32:12Z">
        <w:r>
          <w:rPr>
            <w:rtl/>
          </w:rPr>
          <w:t xml:space="preserve"> </w:t>
        </w:r>
      </w:ins>
      <w:del w:id="971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89" w:author="מנוע מכני" w:date="2026-10-05T11:32:12Z">
        <w:r>
          <w:rPr>
            <w:rtl/>
          </w:rPr>
          <w:t xml:space="preserve"> </w:t>
        </w:r>
      </w:ins>
      <w:del w:id="971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501B00" w14:textId="77777777" w:rsidR="00B874E6" w:rsidRDefault="00F40753" w:rsidP="00F40753">
      <w:pPr>
        <w:rPr>
          <w:rtl/>
        </w:rPr>
      </w:pPr>
      <w:r>
        <w:rPr>
          <w:rtl/>
        </w:rPr>
        <w:t xml:space="preserve">איתמר, הפודה את בנו בתוך שלשים יום,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בנו פדוי, </w:t>
      </w:r>
      <w:r>
        <w:rPr>
          <w:rStyle w:val="2fb"/>
          <w:rtl/>
        </w:rPr>
        <w:t xml:space="preserve">ושמואל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אין בנו פדוי</w:t>
      </w:r>
      <w:r w:rsidR="0057284B">
        <w:rPr>
          <w:rtl/>
        </w:rPr>
        <w:t>.</w:t>
      </w:r>
    </w:p>
    <w:p w14:paraId="5928C310" w14:textId="77777777" w:rsidR="00872B76" w:rsidRDefault="00872B76" w:rsidP="00F40753">
      <w:pPr>
        <w:rPr>
          <w:rtl/>
        </w:rPr>
      </w:pPr>
      <w:r>
        <w:rPr>
          <w:rFonts w:hint="cs"/>
          <w:rtl/>
        </w:rPr>
        <w:t xml:space="preserve">לכ</w:t>
      </w:r>
      <w:ins w:id="92281" w:author="מנוע מכני" w:date="2026-10-05T11:32:12Z">
        <w:r>
          <w:rPr>
            <w:rFonts w:hint="cs"/>
            <w:rtl/>
          </w:rPr>
          <w:t xml:space="preserve">ו"ע</w:t>
        </w:r>
      </w:ins>
      <w:del w:id="92282" w:author="מנוע מכני" w:date="2026-10-05T11:32:12Z">
        <w:r>
          <w:rPr>
            <w:rFonts w:hint="cs"/>
            <w:rtl/>
          </w:rPr>
          <w:delText xml:space="preserve">ו''ע</w:delText>
        </w:r>
      </w:del>
      <w:r w:rsidR="00F40753">
        <w:rPr>
          <w:rtl/>
        </w:rPr>
        <w:t xml:space="preserve">: מעכשיו - אין בנו פדוי, לאחר שלשים יום </w:t>
      </w:r>
      <w:ins w:id="98653" w:author="מנוע מכני" w:date="2026-10-05T11:32:12Z">
        <w:r>
          <w:rPr>
            <w:rtl/>
          </w:rPr>
          <w:t xml:space="preserve">וישנם</w:t>
        </w:r>
      </w:ins>
      <w:del w:id="98654" w:author="מנוע מכני" w:date="2026-10-05T11:32:12Z">
        <w:r w:rsidR="00F40753">
          <w:rPr>
            <w:rtl/>
          </w:rPr>
          <w:delText xml:space="preserve">ואיתנהו</w:delText>
        </w:r>
      </w:del>
      <w:r w:rsidR="00F40753">
        <w:rPr>
          <w:rtl/>
        </w:rPr>
        <w:t xml:space="preserve"> למעות - ודאי בנו פדוי, </w:t>
      </w:r>
    </w:p>
    <w:p w14:paraId="0BD02484" w14:textId="77777777" w:rsidR="00872B76" w:rsidRDefault="00F40753" w:rsidP="00F40753">
      <w:pPr>
        <w:rPr>
          <w:rtl/>
        </w:rPr>
      </w:pPr>
      <w:r>
        <w:rPr>
          <w:rtl/>
        </w:rPr>
        <w:t xml:space="preserve">כי </w:t>
      </w:r>
      <w:ins w:id="94135" w:author="מנוע מכני" w:date="2026-10-05T11:32:12Z">
        <w:r>
          <w:rPr>
            <w:rtl/>
          </w:rPr>
          <w:t xml:space="preserve">חלקו</w:t>
        </w:r>
      </w:ins>
      <w:del w:id="9413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לאחר שלשים יום ונתעכלו המעות</w:t>
      </w:r>
      <w:ins w:id="97191" w:author="מנוע מכני" w:date="2026-10-05T11:32:12Z">
        <w:r>
          <w:rPr>
            <w:rtl/>
          </w:rPr>
          <w:t xml:space="preserve">,</w:t>
        </w:r>
      </w:ins>
      <w:del w:id="9719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500" w:author="מנוע מכני" w:date="2026-10-05T11:32:12Z"/>
        </w:rPr>
      </w:pPr>
      <w:r>
        <w:tab/>
      </w:r>
      <w:r>
        <w:t>ל</w:t>
      </w:r>
      <w:r w:rsidR="00F40753">
        <w:t xml:space="preserve">רב</w:t>
      </w:r>
      <w:del w:id="100962" w:author="מנוע מכני" w:date="2026-10-05T11:32:12Z">
        <w:r w:rsidR="00F40753">
          <w:delText xml:space="preserve"> אמר</w:delText>
        </w:r>
      </w:del>
      <w:r w:rsidR="00F40753">
        <w:t xml:space="preserve">:</w:t>
      </w:r>
    </w:p>
    <w:p w14:paraId="4B159E6A" w14:textId="77777777" w:rsidR="00872B76" w:rsidRDefault="00872B76" w:rsidP="00872B76">
      <w:pPr>
        <w:rPr>
          <w:rtl/>
        </w:rPr>
      </w:pPr>
      <w:del w:id="10050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בנו פדוי </w:t>
      </w:r>
      <w:r>
        <w:rPr>
          <w:rtl/>
        </w:rPr>
        <w:t>–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כקידושי אשה דמהני בכ</w:t>
      </w:r>
      <w:ins w:id="92283" w:author="מנוע מכני" w:date="2026-10-05T11:32:12Z">
        <w:r>
          <w:rPr>
            <w:rFonts w:hint="cs"/>
            <w:rtl/>
          </w:rPr>
          <w:t xml:space="preserve">ה"ג</w:t>
        </w:r>
      </w:ins>
      <w:del w:id="92284" w:author="מנוע מכני" w:date="2026-10-05T11:32:12Z">
        <w:r>
          <w:rPr>
            <w:rFonts w:hint="cs"/>
            <w:rtl/>
          </w:rPr>
          <w:delText xml:space="preserve">ה''ג</w:delText>
        </w:r>
      </w:del>
    </w:p>
    <w:p w14:paraId="176B26C5" w14:textId="77777777" w:rsidR="00B874E6" w:rsidRDefault="00872B76" w:rsidP="00872B76">
      <w:pPr>
        <w:pStyle w:val="afff0"/>
        <w:framePr w:wrap="around"/>
        <w:rPr>
          <w:rtl/>
        </w:rPr>
      </w:pPr>
      <w:r>
        <w:rPr>
          <w:rFonts w:hint="cs"/>
          <w:rtl/>
        </w:rPr>
        <w:t>מט:</w:t>
      </w:r>
    </w:p>
    <w:p>
      <w:pPr>
        <w:pStyle w:val="38"/>
        <w:rPr>
          <w:ins w:id="100502" w:author="מנוע מכני" w:date="2026-10-05T11:32:12Z"/>
        </w:rPr>
      </w:pPr>
      <w:r>
        <w:tab/>
      </w:r>
      <w:r w:rsidR="00F40753">
        <w:t>ו</w:t>
      </w:r>
      <w:r>
        <w:t>ל</w:t>
      </w:r>
      <w:r w:rsidR="00F40753">
        <w:t xml:space="preserve">שמואל:</w:t>
      </w:r>
    </w:p>
    <w:p w14:paraId="04BB1A61" w14:textId="77777777" w:rsidR="00B874E6" w:rsidRDefault="00872B76" w:rsidP="00872B76">
      <w:pPr>
        <w:rPr>
          <w:rtl/>
        </w:rPr>
      </w:pPr>
      <w:del w:id="100503" w:author="מנוע מכני" w:date="2026-10-05T11:32:12Z">
        <w:r w:rsidR="00F40753">
          <w:rPr>
            <w:rtl/>
          </w:rPr>
          <w:delText xml:space="preserve"> </w:delText>
        </w:r>
      </w:del>
      <w:ins w:id="94137" w:author="מנוע מכני" w:date="2026-10-05T11:32:12Z">
        <w:r>
          <w:rPr>
            <w:rtl/>
          </w:rPr>
          <w:t xml:space="preserve">שם</w:t>
        </w:r>
      </w:ins>
      <w:del w:id="94138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- בידו לקדשה מעכשיו, </w:t>
      </w:r>
      <w:ins w:id="94139" w:author="מנוע מכני" w:date="2026-10-05T11:32:12Z">
        <w:r>
          <w:rPr>
            <w:rtl/>
          </w:rPr>
          <w:t xml:space="preserve">כאן</w:t>
        </w:r>
      </w:ins>
      <w:del w:id="94140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- אין בידו לפדותו מעכשיו</w:t>
      </w:r>
      <w:r w:rsidR="0057284B">
        <w:rPr>
          <w:rtl/>
        </w:rPr>
        <w:t>.</w:t>
      </w:r>
    </w:p>
    <w:p w14:paraId="18EFA14E" w14:textId="77777777" w:rsidR="00B323CF" w:rsidRDefault="00F40753" w:rsidP="00872B76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אע"ג</w:t>
      </w:r>
      <w:r>
        <w:rPr>
          <w:rtl/>
        </w:rPr>
        <w:t xml:space="preserve"> דקיימ</w:t>
      </w:r>
      <w:r w:rsidR="00872B76">
        <w:rPr>
          <w:rFonts w:hint="cs"/>
          <w:rtl/>
        </w:rPr>
        <w:t xml:space="preserve">"ל </w:t>
      </w:r>
      <w:r w:rsidR="001E07F0">
        <w:rPr>
          <w:rtl/>
        </w:rPr>
        <w:t xml:space="preserve">דכל </w:t>
      </w:r>
      <w:ins w:id="94143" w:author="מנוע מכני" w:date="2026-10-05T11:32:12Z">
        <w:r>
          <w:rPr>
            <w:rtl/>
          </w:rPr>
          <w:t xml:space="preserve">מקום</w:t>
        </w:r>
      </w:ins>
      <w:del w:id="94144" w:author="מנוע מכני" w:date="2026-10-05T11:32:12Z">
        <w:r w:rsidR="001E07F0">
          <w:rPr>
            <w:rtl/>
          </w:rPr>
          <w:delText xml:space="preserve">היכא</w:delText>
        </w:r>
      </w:del>
      <w:r w:rsidR="001E07F0">
        <w:rPr>
          <w:rtl/>
        </w:rPr>
        <w:t xml:space="preserve"> </w:t>
      </w:r>
      <w:ins w:id="94141" w:author="מנוע מכני" w:date="2026-10-05T11:32:12Z">
        <w:r>
          <w:rPr>
            <w:rtl/>
          </w:rPr>
          <w:t xml:space="preserve">דחלקו</w:t>
        </w:r>
      </w:ins>
      <w:del w:id="94142" w:author="מנוע מכני" w:date="2026-10-05T11:32:12Z">
        <w:r w:rsidR="001E07F0">
          <w:rPr>
            <w:rtl/>
          </w:rPr>
          <w:delText xml:space="preserve">דפליגי</w:delText>
        </w:r>
      </w:del>
      <w:r w:rsidR="001E07F0">
        <w:rPr>
          <w:rtl/>
        </w:rPr>
        <w:t xml:space="preserve"> </w:t>
      </w:r>
      <w:r w:rsidR="001E07F0">
        <w:rPr>
          <w:rStyle w:val="2fb"/>
          <w:rtl/>
        </w:rPr>
        <w:t xml:space="preserve">רב</w:t>
      </w:r>
      <w:r w:rsidR="001E07F0">
        <w:rPr>
          <w:rtl/>
        </w:rPr>
        <w:t xml:space="preserve"> </w:t>
      </w:r>
      <w:r w:rsidR="001E07F0">
        <w:rPr>
          <w:rStyle w:val="2fb"/>
          <w:rtl/>
        </w:rPr>
        <w:t xml:space="preserve">ושמואל</w:t>
      </w:r>
      <w:r w:rsidR="001E07F0">
        <w:rPr>
          <w:rtl/>
        </w:rPr>
        <w:t xml:space="preserve"> </w:t>
      </w:r>
      <w:r>
        <w:rPr>
          <w:rtl/>
        </w:rPr>
        <w:t xml:space="preserve">הלכתא </w:t>
      </w:r>
      <w:r>
        <w:rPr>
          <w:rStyle w:val="2fb"/>
          <w:rtl/>
        </w:rPr>
        <w:t xml:space="preserve">כרב</w:t>
      </w:r>
      <w:r>
        <w:rPr>
          <w:rtl/>
        </w:rPr>
        <w:t xml:space="preserve"> באיסורי </w:t>
      </w:r>
      <w:r>
        <w:rPr>
          <w:rStyle w:val="2fb"/>
          <w:rtl/>
        </w:rPr>
        <w:t xml:space="preserve">וכשמואל</w:t>
      </w:r>
      <w:r>
        <w:rPr>
          <w:rtl/>
        </w:rPr>
        <w:t xml:space="preserve"> בדיני, </w:t>
      </w:r>
    </w:p>
    <w:p w14:paraId="3C0BEB4D" w14:textId="77777777" w:rsidR="00B874E6" w:rsidRPr="00B323CF" w:rsidRDefault="00F40753" w:rsidP="00872B76">
      <w:pPr>
        <w:rPr>
          <w:b/>
          <w:bCs/>
          <w:rtl/>
        </w:rPr>
      </w:pPr>
      <w:ins w:id="94145" w:author="מנוע מכני" w:date="2026-10-05T11:32:12Z">
        <w:r>
          <w:rPr>
            <w:b/>
            <w:bCs/>
            <w:rtl/>
          </w:rPr>
          <w:t xml:space="preserve">כאן</w:t>
        </w:r>
      </w:ins>
      <w:del w:id="94146" w:author="מנוע מכני" w:date="2026-10-05T11:32:12Z">
        <w:r w:rsidRPr="00B323CF">
          <w:rPr>
            <w:b/>
            <w:bCs/>
            <w:rtl/>
          </w:rPr>
          <w:delText xml:space="preserve">הכא</w:delText>
        </w:r>
      </w:del>
      <w:r w:rsidRPr="00B323CF">
        <w:rPr>
          <w:b/>
          <w:bCs/>
          <w:rtl/>
        </w:rPr>
        <w:t xml:space="preserve"> הלכתא </w:t>
      </w:r>
      <w:ins w:id="95501" w:author="מנוע מכני" w:date="2026-10-05T11:32:12Z">
        <w:r>
          <w:rPr>
            <w:b/>
            <w:bCs/>
            <w:rtl/>
          </w:rPr>
          <w:t xml:space="preserve">כמותו</w:t>
        </w:r>
      </w:ins>
      <w:del w:id="95502" w:author="מנוע מכני" w:date="2026-10-05T11:32:12Z">
        <w:r w:rsidRPr="00B323CF">
          <w:rPr>
            <w:b/>
            <w:bCs/>
            <w:rtl/>
          </w:rPr>
          <w:delText xml:space="preserve">כוותיה</w:delText>
        </w:r>
      </w:del>
      <w:r w:rsidRPr="00B323CF">
        <w:rPr>
          <w:b/>
          <w:bCs/>
          <w:rtl/>
        </w:rPr>
        <w:t xml:space="preserve"> </w:t>
      </w:r>
      <w:r w:rsidRPr="00B323CF">
        <w:rPr>
          <w:rStyle w:val="2fb"/>
          <w:b/>
          <w:bCs/>
          <w:rtl/>
        </w:rPr>
        <w:t xml:space="preserve">דשמואל</w:t>
      </w:r>
      <w:r w:rsidR="0057284B" w:rsidRPr="00B323CF">
        <w:rPr>
          <w:b/>
          <w:bCs/>
          <w:rtl/>
        </w:rPr>
        <w:t>.</w:t>
      </w:r>
    </w:p>
    <w:p>
      <w:pPr>
        <w:pStyle w:val="38"/>
        <w:rPr>
          <w:ins w:id="100504" w:author="מנוע מכני" w:date="2026-10-05T11:32:12Z"/>
        </w:rPr>
      </w:pPr>
      <w:r>
        <w:t xml:space="preserve">תנן</w:t>
      </w:r>
      <w:r>
        <w:t xml:space="preserve">:</w:t>
      </w:r>
    </w:p>
    <w:p w14:paraId="304ECB21" w14:textId="77777777" w:rsidR="00B874E6" w:rsidRDefault="00D674D8" w:rsidP="00872B76">
      <w:pPr>
        <w:rPr>
          <w:rtl/>
        </w:rPr>
      </w:pPr>
      <w:del w:id="1005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מת בתוך ל' יום</w:t>
      </w:r>
      <w:r w:rsidR="00F40753">
        <w:rPr>
          <w:rtl/>
        </w:rPr>
        <w:t xml:space="preserve"> </w:t>
      </w:r>
      <w:ins w:id="95823" w:author="מנוע מכני" w:date="2026-10-05T11:32:12Z">
        <w:r>
          <w:rPr>
            <w:rtl/>
          </w:rPr>
          <w:t xml:space="preserve">אף</w:t>
        </w:r>
      </w:ins>
      <w:del w:id="95824" w:author="מנוע מכני" w:date="2026-10-05T11:32:12Z">
        <w:r w:rsidR="00FA1A10">
          <w:rPr>
            <w:rtl/>
          </w:rPr>
          <w:delText xml:space="preserve">אע"פ</w:delText>
        </w:r>
      </w:del>
      <w:r w:rsidR="00F40753">
        <w:rPr>
          <w:rtl/>
        </w:rPr>
        <w:t xml:space="preserve"> שנתן</w:t>
      </w:r>
      <w:r w:rsidR="00872B76">
        <w:rPr>
          <w:rtl/>
        </w:rPr>
        <w:t xml:space="preserve"> לכהן יחזיר לו חמש סלעים, טעמא דמת, הא </w:t>
      </w:r>
      <w:r w:rsidR="00872B76">
        <w:rPr>
          <w:rtl/>
        </w:rPr>
        <w:t xml:space="preserve">לא</w:t>
      </w:r>
      <w:r w:rsidR="00872B76">
        <w:rPr>
          <w:rtl/>
        </w:rPr>
        <w:t xml:space="preserve"> מת </w:t>
      </w:r>
      <w:r w:rsidR="00F40753">
        <w:rPr>
          <w:rtl/>
        </w:rPr>
        <w:t xml:space="preserve">בנו פדוי! </w:t>
      </w:r>
      <w:ins w:id="94147" w:author="מנוע מכני" w:date="2026-10-05T11:32:12Z">
        <w:r>
          <w:rPr>
            <w:rFonts w:hint="cs"/>
            <w:rtl/>
          </w:rPr>
          <w:t xml:space="preserve">כאן</w:t>
        </w:r>
      </w:ins>
      <w:del w:id="94148" w:author="מנוע מכני" w:date="2026-10-05T11:32:12Z">
        <w:r w:rsidR="00872B76">
          <w:rPr>
            <w:rFonts w:hint="cs"/>
            <w:rtl/>
          </w:rPr>
          <w:delText xml:space="preserve">הכא</w:delText>
        </w:r>
      </w:del>
      <w:r w:rsidR="00872B76">
        <w:rPr>
          <w:rFonts w:hint="cs"/>
          <w:rtl/>
        </w:rPr>
        <w:t xml:space="preserve"> מיירי </w:t>
      </w:r>
      <w:ins w:id="98655" w:author="מנוע מכני" w:date="2026-10-05T11:32:12Z">
        <w:r>
          <w:rPr>
            <w:rtl/>
          </w:rPr>
          <w:t xml:space="preserve">דישנם</w:t>
        </w:r>
      </w:ins>
      <w:del w:id="98656" w:author="מנוע מכני" w:date="2026-10-05T11:32:12Z">
        <w:r w:rsidR="00F40753">
          <w:rPr>
            <w:rtl/>
          </w:rPr>
          <w:delText xml:space="preserve">דאיתנהו</w:delText>
        </w:r>
      </w:del>
      <w:r w:rsidR="00F40753">
        <w:rPr>
          <w:rtl/>
        </w:rPr>
        <w:t xml:space="preserve"> למעות</w:t>
      </w:r>
      <w:r w:rsidR="0057284B">
        <w:rPr>
          <w:rtl/>
        </w:rPr>
        <w:t>.</w:t>
      </w:r>
    </w:p>
    <w:p w14:paraId="59D388E1" w14:textId="77777777" w:rsidR="00D674D8" w:rsidRDefault="00D674D8" w:rsidP="00F40753">
      <w:pPr>
        <w:rPr>
          <w:del w:id="90659" w:author="מנוע עיצוב" w:date="2026-10-05T11:33:53Z"/>
          <w:rtl/>
        </w:rPr>
      </w:pPr>
    </w:p>
    <w:p>
      <w:pPr>
        <w:pStyle w:val="38"/>
        <w:rPr>
          <w:ins w:id="100506" w:author="מנוע מכני" w:date="2026-10-05T11:32:12Z"/>
        </w:rPr>
      </w:pPr>
      <w:r>
        <w:t>ת"ש</w:t>
      </w:r>
      <w:r w:rsidR="00F40753">
        <w:t xml:space="preserve">:</w:t>
      </w:r>
    </w:p>
    <w:p w14:paraId="2336FC0D" w14:textId="77777777" w:rsidR="00B874E6" w:rsidRDefault="00AC43C5" w:rsidP="001E07F0">
      <w:pPr>
        <w:rPr>
          <w:rtl/>
        </w:rPr>
      </w:pPr>
      <w:del w:id="10050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בחזקת שלא נפדה עד שיביא ראיה שנפדה! </w:t>
      </w:r>
      <w:ins w:id="94149" w:author="מנוע מכני" w:date="2026-10-05T11:32:12Z">
        <w:r>
          <w:rPr>
            <w:rtl/>
          </w:rPr>
          <w:t xml:space="preserve">שם</w:t>
        </w:r>
      </w:ins>
      <w:del w:id="94150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</w:t>
      </w:r>
      <w:ins w:id="94151" w:author="מנוע מכני" w:date="2026-10-05T11:32:12Z">
        <w:r>
          <w:rPr>
            <w:rtl/>
          </w:rPr>
          <w:t xml:space="preserve">גם</w:t>
        </w:r>
      </w:ins>
      <w:del w:id="9415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- </w:t>
      </w:r>
      <w:ins w:id="98657" w:author="מנוע מכני" w:date="2026-10-05T11:32:12Z">
        <w:r>
          <w:rPr>
            <w:rtl/>
          </w:rPr>
          <w:t xml:space="preserve">דישנם</w:t>
        </w:r>
      </w:ins>
      <w:del w:id="98658" w:author="מנוע מכני" w:date="2026-10-05T11:32:12Z">
        <w:r w:rsidR="00F40753">
          <w:rPr>
            <w:rtl/>
          </w:rPr>
          <w:delText xml:space="preserve">דאיתנהו</w:delText>
        </w:r>
      </w:del>
      <w:r w:rsidR="00F40753">
        <w:rPr>
          <w:rtl/>
        </w:rPr>
        <w:t xml:space="preserve"> למעות </w:t>
      </w:r>
      <w:ins w:id="90799" w:author="מנוע סמנטי" w:date="2026-10-05T11:39:44Z">
        <w:r>
          <w:rPr>
            <w:rtl/>
          </w:rPr>
          <w:t xml:space="preserve">בעינם</w:t>
        </w:r>
      </w:ins>
      <w:del w:id="90800" w:author="מנוע סמנטי" w:date="2026-10-05T11:39:44Z">
        <w:r w:rsidR="00F40753">
          <w:rPr>
            <w:rtl/>
          </w:rPr>
          <w:delText xml:space="preserve">בעינייהו</w:delText>
        </w:r>
      </w:del>
      <w:r w:rsidR="0057284B">
        <w:rPr>
          <w:rtl/>
        </w:rPr>
        <w:t>.</w:t>
      </w:r>
    </w:p>
    <w:p>
      <w:pPr>
        <w:pStyle w:val="38"/>
        <w:rPr>
          <w:ins w:id="100508" w:author="מנוע מכני" w:date="2026-10-05T11:32:12Z"/>
        </w:rPr>
      </w:pPr>
      <w:r>
        <w:lastRenderedPageBreak/>
        <w:t xml:space="preserve">תני תנא </w:t>
      </w:r>
      <w:ins w:id="95503" w:author="מנוע מכני" w:date="2026-10-05T11:32:12Z">
        <w:r>
          <w:t xml:space="preserve">לפניו</w:t>
        </w:r>
      </w:ins>
      <w:del w:id="95504" w:author="מנוע מכני" w:date="2026-10-05T11:32:12Z">
        <w:r>
          <w:lastRenderedPageBreak/>
          <w:delText xml:space="preserve">קמיה</w:delText>
        </w:r>
      </w:del>
      <w:r>
        <w:lastRenderedPageBreak/>
        <w:t xml:space="preserve"> ד</w:t>
      </w:r>
      <w:ins w:id="92285" w:author="מנוע מכני" w:date="2026-10-05T11:32:12Z">
        <w:r>
          <w:t xml:space="preserve">ר"י</w:t>
        </w:r>
      </w:ins>
      <w:del w:id="92286" w:author="מנוע מכני" w:date="2026-10-05T11:32:12Z">
        <w:r>
          <w:lastRenderedPageBreak/>
          <w:delText xml:space="preserve">ר</w:delText>
        </w:r>
        <w:r w:rsidR="00B323CF">
          <w:delText xml:space="preserve">''י</w:delText>
        </w:r>
      </w:del>
      <w:r>
        <w:t xml:space="preserve">:</w:t>
      </w:r>
    </w:p>
    <w:p w14:paraId="0F70502C" w14:textId="77777777" w:rsidR="00B874E6" w:rsidRDefault="00F40753" w:rsidP="00A52C26">
      <w:pPr>
        <w:rPr>
          <w:rtl/>
        </w:rPr>
      </w:pPr>
      <w:del w:id="1005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הפודה את בנו בתוך </w:t>
      </w:r>
      <w:r w:rsidR="00A52C26">
        <w:rPr>
          <w:rFonts w:hint="cs"/>
          <w:rtl/>
        </w:rPr>
        <w:t>ל'</w:t>
      </w:r>
      <w:r w:rsidR="00073928">
        <w:rPr>
          <w:rtl/>
        </w:rPr>
        <w:t xml:space="preserve"> יום </w:t>
      </w:r>
      <w:r>
        <w:rPr>
          <w:rtl/>
        </w:rPr>
        <w:t xml:space="preserve">בנו פדוי, </w:t>
      </w:r>
      <w:r>
        <w:rPr>
          <w:rtl/>
        </w:rPr>
        <w:t xml:space="preserve">א</w:t>
      </w:r>
      <w:r w:rsidR="00A52C26">
        <w:rPr>
          <w:rFonts w:hint="cs"/>
          <w:rtl/>
        </w:rPr>
        <w:t>"ל</w:t>
      </w:r>
      <w:r>
        <w:rPr>
          <w:rtl/>
        </w:rPr>
        <w:t xml:space="preserve">: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אין בנו פדוי ואת אמרת בנו פדוי? ו</w:t>
      </w:r>
      <w:r w:rsidR="00FA1A10">
        <w:rPr>
          <w:rtl/>
        </w:rPr>
        <w:t>אע"ג</w:t>
      </w:r>
      <w:r>
        <w:rPr>
          <w:rtl/>
        </w:rPr>
        <w:t xml:space="preserve"> </w:t>
      </w:r>
      <w:ins w:id="98659" w:author="מנוע מכני" w:date="2026-10-05T11:32:12Z">
        <w:r>
          <w:rPr>
            <w:rtl/>
          </w:rPr>
          <w:t xml:space="preserve">דעומדת</w:t>
        </w:r>
      </w:ins>
      <w:del w:id="98660" w:author="מנוע מכני" w:date="2026-10-05T11:32:12Z">
        <w:r>
          <w:rPr>
            <w:rtl/>
          </w:rPr>
          <w:delText xml:space="preserve">דקיימא</w:delText>
        </w:r>
      </w:del>
      <w:r>
        <w:rPr>
          <w:rtl/>
        </w:rPr>
        <w:t xml:space="preserve"> לן </w:t>
      </w:r>
      <w:r>
        <w:rPr>
          <w:rStyle w:val="2fb"/>
          <w:rtl/>
        </w:rPr>
        <w:t xml:space="preserve">כרב</w:t>
      </w:r>
      <w:r>
        <w:rPr>
          <w:rtl/>
        </w:rPr>
        <w:t xml:space="preserve"> באיסורי </w:t>
      </w:r>
      <w:r>
        <w:rPr>
          <w:rStyle w:val="2fb"/>
          <w:rtl/>
        </w:rPr>
        <w:t xml:space="preserve">וכשמואל</w:t>
      </w:r>
      <w:r>
        <w:rPr>
          <w:rtl/>
        </w:rPr>
        <w:t xml:space="preserve"> בדיני, </w:t>
      </w:r>
      <w:ins w:id="94153" w:author="מנוע מכני" w:date="2026-10-05T11:32:12Z">
        <w:r>
          <w:rPr>
            <w:rtl/>
          </w:rPr>
          <w:t xml:space="preserve">כאן</w:t>
        </w:r>
      </w:ins>
      <w:del w:id="9415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הלכתא כותיה </w:t>
      </w:r>
      <w:r>
        <w:rPr>
          <w:rStyle w:val="2fb"/>
          <w:rtl/>
        </w:rPr>
        <w:t xml:space="preserve">דשמואל</w:t>
      </w:r>
      <w:r w:rsidR="0057284B">
        <w:rPr>
          <w:rtl/>
        </w:rPr>
        <w:t>.</w:t>
      </w:r>
    </w:p>
    <w:p w14:paraId="62C06C78" w14:textId="77777777" w:rsidR="0057284B" w:rsidRDefault="0057284B" w:rsidP="0057284B">
      <w:pPr>
        <w:jc w:val="center"/>
        <w:rPr>
          <w:del w:id="90284" w:author="מנוע עיצוב" w:date="2026-10-05T11:33:53Z"/>
          <w:rtl/>
        </w:rPr>
      </w:pPr>
      <w:del w:id="90281" w:author="מנוע עיצוב" w:date="2026-10-05T11:33:53Z">
        <w:r>
          <w:rPr>
            <w:rtl/>
          </w:rPr>
          <w:delText xml:space="preserve">•</w:delText>
        </w:r>
      </w:del>
      <w:ins w:id="97193" w:author="מנוע מכני" w:date="2026-10-05T11:32:12Z">
        <w:r>
          <w:rPr>
            <w:rtl/>
          </w:rPr>
          <w:t xml:space="preserve"> </w:t>
        </w:r>
      </w:ins>
      <w:del w:id="97194" w:author="מנוע מכני" w:date="2026-10-05T11:32:12Z">
        <w:r>
          <w:rPr>
            <w:rtl/>
          </w:rPr>
          <w:delText xml:space="preserve">  </w:delText>
        </w:r>
      </w:del>
      <w:del w:id="90282" w:author="מנוע עיצוב" w:date="2026-10-05T11:33:53Z">
        <w:r>
          <w:rPr>
            <w:rtl/>
          </w:rPr>
          <w:delText xml:space="preserve">•</w:delText>
        </w:r>
      </w:del>
      <w:ins w:id="97195" w:author="מנוע מכני" w:date="2026-10-05T11:32:12Z">
        <w:r>
          <w:rPr>
            <w:rtl/>
          </w:rPr>
          <w:t xml:space="preserve"> </w:t>
        </w:r>
      </w:ins>
      <w:del w:id="97196" w:author="מנוע מכני" w:date="2026-10-05T11:32:12Z">
        <w:r>
          <w:rPr>
            <w:rtl/>
          </w:rPr>
          <w:delText xml:space="preserve">  </w:delText>
        </w:r>
      </w:del>
      <w:del w:id="90283" w:author="מנוע עיצוב" w:date="2026-10-05T11:33:53Z">
        <w:r>
          <w:rPr>
            <w:rtl/>
          </w:rPr>
          <w:delText xml:space="preserve">•</w:delText>
        </w:r>
      </w:del>
    </w:p>
    <w:p w14:paraId="0B0E1230" w14:textId="77777777" w:rsidR="00B874E6" w:rsidRDefault="00F40753" w:rsidP="00092C04">
      <w:pPr>
        <w:pStyle w:val="afffd"/>
        <w:rPr>
          <w:rtl/>
        </w:rPr>
      </w:pPr>
      <w:r>
        <w:rPr>
          <w:rtl/>
        </w:rPr>
        <w:t>הוא לפדות ובנו לפדות הוא קודם לבנו וכו'</w:t>
      </w:r>
      <w:r w:rsidR="0057284B">
        <w:rPr>
          <w:rtl/>
        </w:rPr>
        <w:t>.</w:t>
      </w:r>
    </w:p>
    <w:p w14:paraId="35DC5FB4" w14:textId="77777777" w:rsidR="00401830" w:rsidRDefault="0054454F" w:rsidP="00F40753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2287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88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40753">
        <w:rPr>
          <w:rtl/>
        </w:rPr>
        <w:t xml:space="preserve">: הכל מודים </w:t>
      </w:r>
      <w:ins w:id="94155" w:author="מנוע מכני" w:date="2026-10-05T11:32:12Z">
        <w:r>
          <w:rPr>
            <w:rtl/>
          </w:rPr>
          <w:t xml:space="preserve">מקום</w:t>
        </w:r>
      </w:ins>
      <w:del w:id="94156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</w:t>
      </w:r>
      <w:ins w:id="94157" w:author="מנוע מכני" w:date="2026-10-05T11:32:12Z">
        <w:r>
          <w:rPr>
            <w:rtl/>
          </w:rPr>
          <w:t xml:space="preserve">דאין</w:t>
        </w:r>
      </w:ins>
      <w:del w:id="94158" w:author="מנוע מכני" w:date="2026-10-05T11:32:12Z">
        <w:r w:rsidR="00F40753">
          <w:rPr>
            <w:rtl/>
          </w:rPr>
          <w:delText xml:space="preserve">דליכא</w:delText>
        </w:r>
      </w:del>
      <w:r w:rsidR="00F40753">
        <w:rPr>
          <w:rtl/>
        </w:rPr>
        <w:t xml:space="preserve"> אלא חמש סלעים - </w:t>
      </w:r>
      <w:r w:rsidR="00970EF3">
        <w:rPr>
          <w:rtl/>
        </w:rPr>
        <w:t xml:space="preserve">הוא קודם לבנו, </w:t>
      </w:r>
      <w:r w:rsidR="00F40753">
        <w:rPr>
          <w:rtl/>
        </w:rPr>
        <w:t xml:space="preserve">דמצוה </w:t>
      </w:r>
      <w:ins w:id="95505" w:author="מנוע מכני" w:date="2026-10-05T11:32:12Z">
        <w:r>
          <w:rPr>
            <w:rtl/>
          </w:rPr>
          <w:t xml:space="preserve">שלו</w:t>
        </w:r>
      </w:ins>
      <w:del w:id="95506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עדיף, </w:t>
      </w:r>
    </w:p>
    <w:p>
      <w:pPr>
        <w:pStyle w:val="38"/>
        <w:rPr>
          <w:ins w:id="100510" w:author="מנוע מכני" w:date="2026-10-05T11:32:12Z"/>
        </w:rPr>
      </w:pPr>
      <w:ins w:id="94159" w:author="מנוע מכני" w:date="2026-10-05T11:32:12Z">
        <w:r>
          <w:t xml:space="preserve">וחלקו</w:t>
        </w:r>
      </w:ins>
    </w:p>
    <w:p w14:paraId="625052EE" w14:textId="77777777" w:rsidR="00401830" w:rsidRDefault="00401830" w:rsidP="00401830">
      <w:pPr>
        <w:rPr>
          <w:rtl/>
        </w:rPr>
      </w:pPr>
      <w:del w:id="94160" w:author="מנוע מכני" w:date="2026-10-05T11:32:12Z">
        <w:r>
          <w:rPr>
            <w:rFonts w:hint="cs"/>
            <w:rtl/>
          </w:rPr>
          <w:delText xml:space="preserve">ופליגי</w:delText>
        </w:r>
      </w:del>
      <w:del w:id="100511" w:author="מנוע מכני" w:date="2026-10-05T11:32:12Z">
        <w:r>
          <w:rPr>
            <w:rFonts w:hint="cs"/>
            <w:rtl/>
          </w:rPr>
          <w:delText xml:space="preserve"> </w:delText>
        </w:r>
      </w:del>
      <w:ins w:id="94161" w:author="מנוע מכני" w:date="2026-10-05T11:32:12Z">
        <w:r>
          <w:rPr>
            <w:rtl/>
          </w:rPr>
          <w:t xml:space="preserve">מקום</w:t>
        </w:r>
      </w:ins>
      <w:del w:id="94162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</w:t>
      </w:r>
      <w:ins w:id="94163" w:author="מנוע מכני" w:date="2026-10-05T11:32:12Z">
        <w:r>
          <w:rPr>
            <w:rtl/>
          </w:rPr>
          <w:t xml:space="preserve">דיש</w:t>
        </w:r>
      </w:ins>
      <w:del w:id="94164" w:author="מנוע מכני" w:date="2026-10-05T11:32:12Z">
        <w:r w:rsidR="00F40753">
          <w:rPr>
            <w:rtl/>
          </w:rPr>
          <w:delText xml:space="preserve">דאיכא</w:delText>
        </w:r>
      </w:del>
      <w:r w:rsidR="00F40753">
        <w:rPr>
          <w:rtl/>
        </w:rPr>
        <w:t xml:space="preserve"> חמש משועבדות וחמש בני חורין</w:t>
      </w:r>
      <w:ins w:id="97197" w:author="מנוע מכני" w:date="2026-10-05T11:32:12Z">
        <w:r>
          <w:rPr>
            <w:rtl/>
          </w:rPr>
          <w:t xml:space="preserve">,</w:t>
        </w:r>
      </w:ins>
      <w:del w:id="9719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512" w:author="מנוע מכני" w:date="2026-10-05T11:32:12Z"/>
        </w:rPr>
      </w:pPr>
      <w:r>
        <w:t xml:space="preserve">ל</w:t>
      </w:r>
      <w:ins w:id="92289" w:author="מנוע מכני" w:date="2026-10-05T11:32:12Z">
        <w:r>
          <w:t xml:space="preserve">ר"י</w:t>
        </w:r>
      </w:ins>
      <w:del w:id="92290" w:author="מנוע מכני" w:date="2026-10-05T11:32:12Z">
        <w:r>
          <w:delText xml:space="preserve">ר''י</w:delText>
        </w:r>
      </w:del>
      <w:r w:rsidR="00C14B58">
        <w:t xml:space="preserve">:</w:t>
      </w:r>
    </w:p>
    <w:p w14:paraId="3E8A6CCC" w14:textId="77777777" w:rsidR="00B874E6" w:rsidRDefault="00401830" w:rsidP="00C14B58">
      <w:pPr>
        <w:rPr>
          <w:rtl/>
        </w:rPr>
      </w:pPr>
      <w:del w:id="100513" w:author="מנוע מכני" w:date="2026-10-05T11:32:12Z">
        <w:r w:rsidR="00C14B58">
          <w:rPr>
            <w:rtl/>
          </w:rPr>
          <w:delText xml:space="preserve"> </w:delText>
        </w:r>
      </w:del>
      <w:r w:rsidR="00C14B58">
        <w:rPr>
          <w:rtl/>
        </w:rPr>
        <w:t xml:space="preserve">מלוה הכתובה בתורה ככתובה בשטר דמיא, </w:t>
      </w:r>
      <w:ins w:id="95507" w:author="מנוע מכני" w:date="2026-10-05T11:32:12Z">
        <w:r>
          <w:rPr>
            <w:rtl/>
          </w:rPr>
          <w:t xml:space="preserve">ושלו</w:t>
        </w:r>
      </w:ins>
      <w:del w:id="95508" w:author="מנוע מכני" w:date="2026-10-05T11:32:12Z">
        <w:r w:rsidR="00C14B58">
          <w:rPr>
            <w:rtl/>
          </w:rPr>
          <w:delText xml:space="preserve">ודידיה</w:delText>
        </w:r>
      </w:del>
      <w:r w:rsidR="00C14B58">
        <w:rPr>
          <w:rtl/>
        </w:rPr>
        <w:t xml:space="preserve"> </w:t>
      </w:r>
      <w:r w:rsidR="00F40753">
        <w:rPr>
          <w:rtl/>
        </w:rPr>
        <w:t xml:space="preserve">אזיל וטריף ממשעבדי, ובהני חמש בני חורין </w:t>
      </w:r>
      <w:r w:rsidR="00C14B58">
        <w:rPr>
          <w:rtl/>
        </w:rPr>
        <w:t>–</w:t>
      </w:r>
      <w:r w:rsidR="00F40753">
        <w:rPr>
          <w:rtl/>
        </w:rPr>
        <w:t xml:space="preserve"> פ</w:t>
      </w:r>
      <w:r w:rsidR="00C14B58">
        <w:rPr>
          <w:rFonts w:hint="cs"/>
          <w:rtl/>
        </w:rPr>
        <w:t>ודה לבנו</w:t>
      </w:r>
      <w:r w:rsidR="0057284B">
        <w:rPr>
          <w:rtl/>
        </w:rPr>
        <w:t>.</w:t>
      </w:r>
    </w:p>
    <w:p>
      <w:pPr>
        <w:pStyle w:val="38"/>
        <w:rPr>
          <w:ins w:id="100514" w:author="מנוע מכני" w:date="2026-10-05T11:32:12Z"/>
        </w:rPr>
      </w:pPr>
      <w:r>
        <w:t xml:space="preserve">ורבנן סברי:</w:t>
      </w:r>
    </w:p>
    <w:p w14:paraId="5F7C9D02" w14:textId="77777777" w:rsidR="00B874E6" w:rsidRDefault="00C14B58" w:rsidP="00F40753">
      <w:pPr>
        <w:rPr>
          <w:rtl/>
        </w:rPr>
      </w:pPr>
      <w:del w:id="1005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מלוה הכתובה בתורה </w:t>
      </w:r>
      <w:ins w:id="94165" w:author="מנוע מכני" w:date="2026-10-05T11:32:12Z">
        <w:r>
          <w:rPr>
            <w:rtl/>
          </w:rPr>
          <w:t xml:space="preserve">לא</w:t>
        </w:r>
      </w:ins>
      <w:del w:id="94166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ככתובה בשטר דמיא, הלכך - מצוה </w:t>
      </w:r>
      <w:ins w:id="95509" w:author="מנוע מכני" w:date="2026-10-05T11:32:12Z">
        <w:r>
          <w:rPr>
            <w:rtl/>
          </w:rPr>
          <w:t xml:space="preserve">שלו</w:t>
        </w:r>
      </w:ins>
      <w:del w:id="9551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עדיף</w:t>
      </w:r>
      <w:r w:rsidR="0057284B">
        <w:rPr>
          <w:rtl/>
        </w:rPr>
        <w:t>.</w:t>
      </w:r>
    </w:p>
    <w:p w14:paraId="4AA039D5" w14:textId="77777777" w:rsidR="0057284B" w:rsidRDefault="0057284B" w:rsidP="0057284B">
      <w:pPr>
        <w:pStyle w:val="affffd"/>
        <w:jc w:val="center"/>
        <w:rPr>
          <w:rtl/>
        </w:rPr>
        <w:pPrChange w:id="9050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99" w:author="מנוע מכני" w:date="2026-10-05T11:32:12Z">
        <w:r>
          <w:rPr>
            <w:rtl/>
          </w:rPr>
          <w:t xml:space="preserve"> </w:t>
        </w:r>
      </w:ins>
      <w:del w:id="972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01" w:author="מנוע מכני" w:date="2026-10-05T11:32:12Z">
        <w:r>
          <w:rPr>
            <w:rtl/>
          </w:rPr>
          <w:t xml:space="preserve"> </w:t>
        </w:r>
      </w:ins>
      <w:del w:id="972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FD76DA0" w14:textId="77777777" w:rsidR="00B874E6" w:rsidRDefault="00F40753" w:rsidP="00C14B5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6959DBF" w14:textId="77777777" w:rsidR="00C14B58" w:rsidRDefault="00F40753" w:rsidP="00C14B58">
      <w:pPr>
        <w:pStyle w:val="afff5"/>
        <w:rPr>
          <w:rtl/>
        </w:rPr>
      </w:pPr>
      <w:r>
        <w:rPr>
          <w:rtl/>
        </w:rPr>
        <w:t>חמש סלעים של בן - במנה צורי</w:t>
      </w:r>
      <w:r w:rsidR="000B5F7F">
        <w:rPr>
          <w:rtl/>
        </w:rPr>
        <w:t>;</w:t>
      </w:r>
      <w:r w:rsidR="00092C04">
        <w:rPr>
          <w:rFonts w:hint="cs"/>
          <w:rtl/>
        </w:rPr>
        <w:t xml:space="preserve"> </w:t>
      </w:r>
    </w:p>
    <w:p w14:paraId="34D15D5D" w14:textId="77777777" w:rsidR="00C14B58" w:rsidRDefault="00F40753" w:rsidP="00C14B58">
      <w:pPr>
        <w:pStyle w:val="afff5"/>
        <w:rPr>
          <w:rtl/>
        </w:rPr>
      </w:pPr>
      <w:r>
        <w:rPr>
          <w:rtl/>
        </w:rPr>
        <w:t xml:space="preserve">שלשים של עבד, חמשים של אונס ושל מפתה, ומאה של מוציא שם רע </w:t>
      </w:r>
    </w:p>
    <w:p w14:paraId="5EF77C5E" w14:textId="77777777" w:rsidR="00B874E6" w:rsidRDefault="00F40753" w:rsidP="00C14B58">
      <w:pPr>
        <w:pStyle w:val="afff5"/>
        <w:rPr>
          <w:rtl/>
        </w:rPr>
      </w:pPr>
      <w:r>
        <w:rPr>
          <w:rtl/>
        </w:rPr>
        <w:t>כולם בשקל הקדש במנה צורי, וכולן נפדין בכסף ובשוה כסף חוץ משקלים</w:t>
      </w:r>
      <w:r w:rsidR="0057284B">
        <w:rPr>
          <w:rtl/>
        </w:rPr>
        <w:t>.</w:t>
      </w:r>
    </w:p>
    <w:p w14:paraId="576B1C35" w14:textId="77777777" w:rsidR="0057284B" w:rsidRDefault="0057284B" w:rsidP="0057284B">
      <w:pPr>
        <w:pStyle w:val="affffd"/>
        <w:jc w:val="center"/>
        <w:rPr>
          <w:rtl/>
        </w:rPr>
        <w:pPrChange w:id="9050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03" w:author="מנוע מכני" w:date="2026-10-05T11:32:12Z">
        <w:r>
          <w:rPr>
            <w:rtl/>
          </w:rPr>
          <w:t xml:space="preserve"> </w:t>
        </w:r>
      </w:ins>
      <w:del w:id="972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05" w:author="מנוע מכני" w:date="2026-10-05T11:32:12Z">
        <w:r>
          <w:rPr>
            <w:rtl/>
          </w:rPr>
          <w:t xml:space="preserve"> </w:t>
        </w:r>
      </w:ins>
      <w:del w:id="972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516" w:author="מנוע מכני" w:date="2026-10-05T11:32:12Z"/>
        </w:rPr>
      </w:pPr>
      <w:r w:rsidRPr="00C14B58">
        <w:t>מנה צורי</w:t>
      </w:r>
      <w:ins w:id="97207" w:author="מנוע מכני" w:date="2026-10-05T11:32:12Z">
        <w:r>
          <w:t xml:space="preserve"> </w:t>
        </w:r>
      </w:ins>
      <w:del w:id="97208" w:author="מנוע מכני" w:date="2026-10-05T11:32:12Z">
        <w:r w:rsidR="00C14B58">
          <w:delText xml:space="preserve"> </w:delText>
        </w:r>
        <w:r>
          <w:delText xml:space="preserve"> </w:delText>
        </w:r>
      </w:del>
      <w:r>
        <w:t xml:space="preserve">אמר</w:t>
      </w:r>
      <w:r>
        <w:t xml:space="preserve"> רבי אסי:</w:t>
      </w:r>
    </w:p>
    <w:p w14:paraId="4325F2F9" w14:textId="77777777" w:rsidR="00C14B58" w:rsidRDefault="00F40753" w:rsidP="00F40753">
      <w:pPr>
        <w:rPr>
          <w:rtl/>
        </w:rPr>
      </w:pPr>
      <w:del w:id="1005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מנה של צורי, </w:t>
      </w:r>
      <w:r>
        <w:rPr>
          <w:rStyle w:val="2fb"/>
          <w:rtl/>
        </w:rPr>
        <w:t xml:space="preserve">רבי אמי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דינרא ערבא, </w:t>
      </w:r>
    </w:p>
    <w:p>
      <w:pPr>
        <w:pStyle w:val="38"/>
        <w:rPr>
          <w:ins w:id="100518" w:author="מנוע מכני" w:date="2026-10-05T11:32:12Z"/>
        </w:rPr>
      </w:pPr>
      <w:ins w:id="92291" w:author="מנוע מכני" w:date="2026-10-05T11:32:12Z">
        <w:r>
          <w:t xml:space="preserve">ר"ח</w:t>
        </w:r>
      </w:ins>
      <w:del w:id="92292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21E70C81" w14:textId="77777777" w:rsidR="00B874E6" w:rsidRDefault="00C14B58" w:rsidP="00C14B58">
      <w:pPr>
        <w:rPr>
          <w:rtl/>
        </w:rPr>
      </w:pPr>
      <w:del w:id="1005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איסתרא סרסיא דמיזדבנא </w:t>
      </w:r>
      <w:r>
        <w:rPr>
          <w:rFonts w:hint="cs"/>
          <w:rtl/>
        </w:rPr>
        <w:t>שמונה בדינר</w:t>
      </w:r>
      <w:r w:rsidR="00F40753">
        <w:rPr>
          <w:rtl/>
        </w:rPr>
        <w:t xml:space="preserve">, חמש </w:t>
      </w:r>
      <w:ins w:id="95511" w:author="מנוע מכני" w:date="2026-10-05T11:32:12Z">
        <w:r>
          <w:rPr>
            <w:rtl/>
          </w:rPr>
          <w:t xml:space="preserve">מהם</w:t>
        </w:r>
      </w:ins>
      <w:del w:id="95512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לפדיון הבן</w:t>
      </w:r>
      <w:r w:rsidR="0057284B">
        <w:rPr>
          <w:rtl/>
        </w:rPr>
        <w:t>.</w:t>
      </w:r>
    </w:p>
    <w:p w14:paraId="37D786BB" w14:textId="77777777" w:rsidR="00C14B58" w:rsidRDefault="00C14B58" w:rsidP="00C14B58">
      <w:pPr>
        <w:pStyle w:val="afff0"/>
        <w:framePr w:wrap="around"/>
        <w:rPr>
          <w:rtl/>
        </w:rPr>
      </w:pPr>
      <w:r>
        <w:rPr>
          <w:rFonts w:hint="cs"/>
          <w:rtl/>
        </w:rPr>
        <w:t>נ.</w:t>
      </w:r>
    </w:p>
    <w:p>
      <w:pPr>
        <w:pStyle w:val="38"/>
        <w:rPr>
          <w:ins w:id="100520" w:author="מנוע מכני" w:date="2026-10-05T11:32:12Z"/>
        </w:rPr>
      </w:pPr>
      <w:r>
        <w:t>ר</w:t>
      </w:r>
      <w:ins w:id="92293" w:author="מנוע מכני" w:date="2026-10-05T11:32:12Z">
        <w:r>
          <w:t xml:space="preserve">י"ו</w:t>
        </w:r>
      </w:ins>
      <w:del w:id="92294" w:author="מנוע מכני" w:date="2026-10-05T11:32:12Z">
        <w:r w:rsidR="00C14B58">
          <w:delText xml:space="preserve">י''ו</w:delText>
        </w:r>
      </w:del>
      <w:r>
        <w:t xml:space="preserve">:</w:t>
      </w:r>
    </w:p>
    <w:p w14:paraId="625893EA" w14:textId="77777777" w:rsidR="00B874E6" w:rsidRDefault="00F40753" w:rsidP="00C14B58">
      <w:pPr>
        <w:rPr>
          <w:rtl/>
        </w:rPr>
      </w:pPr>
      <w:del w:id="1005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דינרא הדריינא טריינא שייפא, </w:t>
      </w:r>
      <w:r w:rsidR="00C14B58">
        <w:rPr>
          <w:rFonts w:hint="cs"/>
          <w:rtl/>
        </w:rPr>
        <w:t xml:space="preserve">הנמכר ב</w:t>
      </w:r>
      <w:ins w:id="92295" w:author="מנוע מכני" w:date="2026-10-05T11:32:12Z">
        <w:r>
          <w:rPr>
            <w:rFonts w:hint="cs"/>
            <w:rtl/>
          </w:rPr>
          <w:t xml:space="preserve">כ"ה</w:t>
        </w:r>
      </w:ins>
      <w:del w:id="92296" w:author="מנוע מכני" w:date="2026-10-05T11:32:12Z">
        <w:r w:rsidR="00C14B58">
          <w:rPr>
            <w:rFonts w:hint="cs"/>
            <w:rtl/>
          </w:rPr>
          <w:delText xml:space="preserve">כ''ה</w:delText>
        </w:r>
      </w:del>
      <w:r w:rsidR="00C14B58">
        <w:rPr>
          <w:rtl/>
        </w:rPr>
        <w:t xml:space="preserve"> זוז, דל </w:t>
      </w:r>
      <w:ins w:id="95513" w:author="מנוע מכני" w:date="2026-10-05T11:32:12Z">
        <w:r>
          <w:rPr>
            <w:rtl/>
          </w:rPr>
          <w:t xml:space="preserve">מהם</w:t>
        </w:r>
      </w:ins>
      <w:del w:id="95514" w:author="מנוע מכני" w:date="2026-10-05T11:32:12Z">
        <w:r w:rsidR="00C14B58">
          <w:rPr>
            <w:rtl/>
          </w:rPr>
          <w:delText xml:space="preserve">מינייהו</w:delText>
        </w:r>
      </w:del>
      <w:r w:rsidR="00C14B58">
        <w:rPr>
          <w:rtl/>
        </w:rPr>
        <w:t xml:space="preserve"> </w:t>
      </w:r>
      <w:ins w:id="90801" w:author="מנוע סמנטי" w:date="2026-10-05T11:39:44Z">
        <w:r>
          <w:rPr>
            <w:rtl/>
          </w:rPr>
          <w:t xml:space="preserve">שתות</w:t>
        </w:r>
      </w:ins>
      <w:del w:id="90802" w:author="מנוע סמנטי" w:date="2026-10-05T11:39:44Z">
        <w:r w:rsidR="00C14B58">
          <w:rPr>
            <w:rtl/>
          </w:rPr>
          <w:delText xml:space="preserve">שתותא</w:delText>
        </w:r>
      </w:del>
      <w:r w:rsidR="00C14B58">
        <w:rPr>
          <w:rtl/>
        </w:rPr>
        <w:t xml:space="preserve"> </w:t>
      </w:r>
      <w:r>
        <w:rPr>
          <w:rtl/>
        </w:rPr>
        <w:t>והנך לפדיון הבן</w:t>
      </w:r>
      <w:r w:rsidR="0057284B">
        <w:rPr>
          <w:rtl/>
        </w:rPr>
        <w:t>.</w:t>
      </w:r>
    </w:p>
    <w:p w14:paraId="7B2F6BFE" w14:textId="77777777" w:rsidR="00C14B58" w:rsidRDefault="00C14B58" w:rsidP="00F40753">
      <w:pPr>
        <w:rPr>
          <w:del w:id="90660" w:author="מנוע עיצוב" w:date="2026-10-05T11:33:53Z"/>
          <w:rtl/>
        </w:rPr>
      </w:pPr>
    </w:p>
    <w:p w14:paraId="654EF65E" w14:textId="77777777" w:rsidR="00C14B58" w:rsidRDefault="00F40753" w:rsidP="00F40753">
      <w:pPr>
        <w:rPr>
          <w:rtl/>
        </w:rPr>
      </w:pPr>
      <w:ins w:id="95515" w:author="מנוע מכני" w:date="2026-10-05T11:32:12Z">
        <w:r>
          <w:rPr>
            <w:rtl/>
          </w:rPr>
          <w:t xml:space="preserve">אלו</w:t>
        </w:r>
      </w:ins>
      <w:del w:id="95516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עשרין וחד נכי דנקא הוי! אלא: דל </w:t>
      </w:r>
      <w:ins w:id="90803" w:author="מנוע סמנטי" w:date="2026-10-05T11:39:44Z">
        <w:r>
          <w:rPr>
            <w:rtl/>
          </w:rPr>
          <w:t xml:space="preserve">שתות</w:t>
        </w:r>
      </w:ins>
      <w:del w:id="90804" w:author="מנוע סמנטי" w:date="2026-10-05T11:39:44Z">
        <w:r>
          <w:rPr>
            <w:rtl/>
          </w:rPr>
          <w:delText xml:space="preserve">שתותא</w:delText>
        </w:r>
      </w:del>
      <w:r>
        <w:rPr>
          <w:rtl/>
        </w:rPr>
        <w:t xml:space="preserve"> וזוזא, והנך לפדיון הבן</w:t>
      </w:r>
      <w:ins w:id="97209" w:author="מנוע מכני" w:date="2026-10-05T11:32:12Z">
        <w:r>
          <w:rPr>
            <w:rtl/>
          </w:rPr>
          <w:t xml:space="preserve">,</w:t>
        </w:r>
      </w:ins>
      <w:del w:id="97210" w:author="מנוע מכני" w:date="2026-10-05T11:32:12Z">
        <w:r w:rsidR="000B5F7F">
          <w:rPr>
            <w:rtl/>
          </w:rPr>
          <w:delText xml:space="preserve">;</w:delText>
        </w:r>
      </w:del>
    </w:p>
    <w:p w14:paraId="214E612C" w14:textId="77777777" w:rsidR="00C14B58" w:rsidRDefault="00F40753" w:rsidP="00F40753">
      <w:pPr>
        <w:rPr>
          <w:rtl/>
        </w:rPr>
      </w:pPr>
      <w:r>
        <w:rPr>
          <w:rtl/>
        </w:rPr>
        <w:t xml:space="preserve">אכתי עשרין נכי דנקא הוי! </w:t>
      </w:r>
    </w:p>
    <w:p>
      <w:pPr>
        <w:pStyle w:val="38"/>
        <w:rPr>
          <w:ins w:id="100868" w:author="מנוע מכני" w:date="2026-10-05T11:32:12Z"/>
        </w:rPr>
      </w:pPr>
      <w:r>
        <w:t xml:space="preserve">אלא,</w:t>
      </w:r>
    </w:p>
    <w:p w14:paraId="56F29379" w14:textId="77777777" w:rsidR="00B874E6" w:rsidRDefault="00F40753" w:rsidP="00C96C37">
      <w:pPr>
        <w:pStyle w:val="021"/>
        <w:rPr>
          <w:rtl/>
        </w:rPr>
      </w:pPr>
      <w:del w:id="1008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דל זוז ושתות, והנך לפדיון הבן, דהוי </w:t>
      </w:r>
      <w:ins w:id="97497" w:author="מנוע מכני" w:date="2026-10-05T11:32:12Z">
        <w:r>
          <w:rPr>
            <w:rtl/>
          </w:rPr>
          <w:t xml:space="preserve">להם</w:t>
        </w:r>
      </w:ins>
      <w:del w:id="9749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</w:t>
      </w:r>
      <w:r w:rsidR="00D025F3">
        <w:rPr>
          <w:rFonts w:hint="cs"/>
          <w:rtl/>
        </w:rPr>
        <w:t xml:space="preserve">כ' שקלים בשקל דינר שהם</w:t>
      </w:r>
      <w:ins w:id="97211" w:author="מנוע מכני" w:date="2026-10-05T11:32:12Z">
        <w:r>
          <w:rPr>
            <w:rFonts w:hint="cs"/>
            <w:rtl/>
          </w:rPr>
          <w:t xml:space="preserve"> </w:t>
        </w:r>
      </w:ins>
      <w:del w:id="97212" w:author="מנוע מכני" w:date="2026-10-05T11:32:12Z">
        <w:r w:rsidR="00D025F3">
          <w:rPr>
            <w:rFonts w:hint="cs"/>
            <w:rtl/>
          </w:rPr>
          <w:delText xml:space="preserve"> </w:delText>
        </w:r>
        <w:r w:rsidR="00C14B58">
          <w:rPr>
            <w:rtl/>
          </w:rPr>
          <w:delText xml:space="preserve"> </w:delText>
        </w:r>
      </w:del>
      <w:ins w:id="92297" w:author="מנוע מכני" w:date="2026-10-05T11:32:12Z">
        <w:r>
          <w:rPr>
            <w:rFonts w:hint="cs"/>
            <w:rtl/>
          </w:rPr>
          <w:t xml:space="preserve">כ"ח</w:t>
        </w:r>
      </w:ins>
      <w:del w:id="92298" w:author="מנוע מכני" w:date="2026-10-05T11:32:12Z">
        <w:r w:rsidR="00C14B58">
          <w:rPr>
            <w:rFonts w:hint="cs"/>
            <w:rtl/>
          </w:rPr>
          <w:delText xml:space="preserve">כ''ח</w:delText>
        </w:r>
      </w:del>
      <w:r w:rsidR="00C14B58">
        <w:rPr>
          <w:rFonts w:hint="cs"/>
          <w:rtl/>
        </w:rPr>
        <w:t xml:space="preserve"> </w:t>
      </w:r>
      <w:r>
        <w:rPr>
          <w:rtl/>
        </w:rPr>
        <w:t>זוזי ופלגי ופלגא דנקא</w:t>
      </w:r>
      <w:r w:rsidR="0057284B">
        <w:rPr>
          <w:rtl/>
        </w:rPr>
        <w:t>.</w:t>
      </w:r>
    </w:p>
    <w:p w14:paraId="33107587" w14:textId="77777777" w:rsidR="00C14B58" w:rsidRDefault="00C14B58" w:rsidP="00F40753">
      <w:pPr>
        <w:rPr>
          <w:del w:id="90661" w:author="מנוע עיצוב" w:date="2026-10-05T11:33:53Z"/>
          <w:rtl/>
        </w:rPr>
      </w:pPr>
    </w:p>
    <w:p>
      <w:pPr>
        <w:pStyle w:val="38"/>
        <w:rPr>
          <w:ins w:id="100522" w:author="מנוע מכני" w:date="2026-10-05T11:32:12Z"/>
        </w:rPr>
      </w:pPr>
      <w:r>
        <w:t>ר</w:t>
      </w:r>
      <w:r w:rsidR="00F40753">
        <w:t xml:space="preserve">בא:</w:t>
      </w:r>
    </w:p>
    <w:p w14:paraId="19799D74" w14:textId="77777777" w:rsidR="00B874E6" w:rsidRDefault="00C14B58" w:rsidP="00C96C37">
      <w:pPr>
        <w:pStyle w:val="021"/>
        <w:rPr>
          <w:rtl/>
        </w:rPr>
      </w:pPr>
      <w:del w:id="10052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סילעים דאורייתא </w:t>
      </w:r>
      <w:ins w:id="92299" w:author="מנוע מכני" w:date="2026-10-05T11:32:12Z">
        <w:r>
          <w:rPr>
            <w:rFonts w:hint="cs"/>
            <w:rtl/>
          </w:rPr>
          <w:t xml:space="preserve">ל"ג</w:t>
        </w:r>
      </w:ins>
      <w:del w:id="92300" w:author="מנוע מכני" w:date="2026-10-05T11:32:12Z">
        <w:r>
          <w:rPr>
            <w:rFonts w:hint="cs"/>
            <w:rtl/>
          </w:rPr>
          <w:delText xml:space="preserve">ל''ג</w:delText>
        </w:r>
      </w:del>
      <w:r w:rsidR="00F40753">
        <w:rPr>
          <w:rtl/>
        </w:rPr>
        <w:t xml:space="preserve"> הוי, דעשרים גרה השקל</w:t>
      </w:r>
      <w:r w:rsidR="00D025F3">
        <w:rPr>
          <w:rFonts w:hint="cs"/>
          <w:rtl/>
        </w:rPr>
        <w:t>'</w:t>
      </w:r>
      <w:r w:rsidR="00F40753">
        <w:rPr>
          <w:rtl/>
        </w:rPr>
        <w:t xml:space="preserve"> </w:t>
      </w:r>
      <w:ins w:id="90805" w:author="מנוע סמנטי" w:date="2026-10-05T11:39:44Z">
        <w:r>
          <w:rPr>
            <w:rtl/>
          </w:rPr>
          <w:t xml:space="preserve">ומתרגמים</w:t>
        </w:r>
      </w:ins>
      <w:del w:id="90806" w:author="מנוע סמנטי" w:date="2026-10-05T11:39:44Z">
        <w:r w:rsidR="00F40753">
          <w:rPr>
            <w:rtl/>
          </w:rPr>
          <w:delText xml:space="preserve">ומתרגמינן</w:delText>
        </w:r>
      </w:del>
      <w:r w:rsidR="00F40753">
        <w:rPr>
          <w:rtl/>
        </w:rPr>
        <w:t xml:space="preserve"> עשרין מעין, ותניא שש מעה כסף - דינר</w:t>
      </w:r>
      <w:r w:rsidR="0057284B">
        <w:rPr>
          <w:rtl/>
        </w:rPr>
        <w:t>.</w:t>
      </w:r>
    </w:p>
    <w:p>
      <w:pPr>
        <w:pStyle w:val="38"/>
        <w:rPr>
          <w:ins w:id="100524" w:author="מנוע מכני" w:date="2026-10-05T11:32:12Z"/>
        </w:rPr>
      </w:pPr>
      <w:r>
        <w:t xml:space="preserve">מיתיבי:</w:t>
      </w:r>
    </w:p>
    <w:p w14:paraId="699A23B6" w14:textId="77777777" w:rsidR="00B874E6" w:rsidRDefault="00F40753" w:rsidP="00F40753">
      <w:pPr>
        <w:rPr>
          <w:rtl/>
        </w:rPr>
      </w:pPr>
      <w:del w:id="1005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והלא סלע של קדש ארבעים ושמנה פונדיונין, פונדיון זה מה טיבו - קילבון לפרוטרוט! בתר דאוסיפו </w:t>
      </w:r>
      <w:ins w:id="90807" w:author="מנוע סמנטי" w:date="2026-10-05T11:39:44Z">
        <w:r>
          <w:rPr>
            <w:rtl/>
          </w:rPr>
          <w:t xml:space="preserve">עליהם</w:t>
        </w:r>
      </w:ins>
      <w:del w:id="90808" w:author="מנוע סמנטי" w:date="2026-10-05T11:39:44Z">
        <w:r>
          <w:rPr>
            <w:rtl/>
          </w:rPr>
          <w:delText xml:space="preserve">עילוייהו</w:delText>
        </w:r>
      </w:del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: עשרים גרה השקל, למדנו לשקל שהוא עשרים גרה, ומנין שאם רצה להוסיף יוסיף - </w:t>
      </w:r>
      <w:r>
        <w:rPr>
          <w:rtl/>
        </w:rPr>
        <w:t xml:space="preserve">ת"ל</w:t>
      </w:r>
      <w:r>
        <w:rPr>
          <w:rtl/>
        </w:rPr>
        <w:t xml:space="preserve"> יהיה, יכול יפחות - </w:t>
      </w:r>
      <w:r>
        <w:rPr>
          <w:rtl/>
        </w:rPr>
        <w:t xml:space="preserve">ת"ל</w:t>
      </w:r>
      <w:r>
        <w:rPr>
          <w:rtl/>
        </w:rPr>
        <w:t xml:space="preserve"> הוא</w:t>
      </w:r>
      <w:r w:rsidR="0057284B">
        <w:rPr>
          <w:rtl/>
        </w:rPr>
        <w:t>.</w:t>
      </w:r>
    </w:p>
    <w:p w14:paraId="5958DC46" w14:textId="77777777" w:rsidR="00D025F3" w:rsidRDefault="00F40753" w:rsidP="00D025F3">
      <w:pPr>
        <w:rPr>
          <w:rtl/>
        </w:rPr>
      </w:pPr>
      <w:ins w:id="92301" w:author="מנוע מכני" w:date="2026-10-05T11:32:12Z">
        <w:r>
          <w:rPr>
            <w:rStyle w:val="2fb"/>
            <w:rtl/>
          </w:rPr>
          <w:t xml:space="preserve">ר"א</w:t>
        </w:r>
      </w:ins>
      <w:del w:id="92302" w:author="מנוע מכני" w:date="2026-10-05T11:32:12Z">
        <w:r>
          <w:rPr>
            <w:rtl/>
          </w:rPr>
          <w:delText xml:space="preserve">ר</w:delText>
        </w:r>
        <w:r w:rsidR="00D025F3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שדר </w:t>
      </w:r>
      <w:ins w:id="95519" w:author="מנוע מכני" w:date="2026-10-05T11:32:12Z">
        <w:r>
          <w:rPr>
            <w:rtl/>
          </w:rPr>
          <w:t xml:space="preserve">לו</w:t>
        </w:r>
      </w:ins>
      <w:del w:id="955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2303" w:author="מנוע מכני" w:date="2026-10-05T11:32:12Z">
        <w:r>
          <w:rPr>
            <w:rFonts w:hint="cs"/>
            <w:rtl/>
          </w:rPr>
          <w:t xml:space="preserve">י"ז</w:t>
        </w:r>
      </w:ins>
      <w:del w:id="92304" w:author="מנוע מכני" w:date="2026-10-05T11:32:12Z">
        <w:r w:rsidR="00D025F3">
          <w:rPr>
            <w:rFonts w:hint="cs"/>
            <w:rtl/>
          </w:rPr>
          <w:delText xml:space="preserve">י''ז</w:delText>
        </w:r>
      </w:del>
      <w:r w:rsidR="00D025F3">
        <w:rPr>
          <w:rtl/>
        </w:rPr>
        <w:t xml:space="preserve"> זוז</w:t>
      </w:r>
      <w:r>
        <w:rPr>
          <w:rtl/>
        </w:rPr>
        <w:t xml:space="preserve"> </w:t>
      </w:r>
      <w:r>
        <w:rPr>
          <w:rStyle w:val="2fb"/>
          <w:rtl/>
        </w:rPr>
        <w:t xml:space="preserve">לר</w:t>
      </w:r>
      <w:r w:rsidR="00D025F3">
        <w:rPr>
          <w:rStyle w:val="2fb"/>
          <w:rFonts w:hint="cs"/>
          <w:rtl/>
        </w:rPr>
        <w:t xml:space="preserve">אב</w:t>
      </w:r>
      <w:ins w:id="92305" w:author="מנוע מכני" w:date="2026-10-05T11:32:12Z">
        <w:r>
          <w:rPr>
            <w:rStyle w:val="2fb"/>
            <w:rFonts w:hint="cs"/>
            <w:rtl/>
          </w:rPr>
          <w:t xml:space="preserve">ד"ר</w:t>
        </w:r>
      </w:ins>
      <w:del w:id="92306" w:author="מנוע מכני" w:date="2026-10-05T11:32:12Z">
        <w:r w:rsidR="00D025F3">
          <w:rPr>
            <w:rFonts w:hint="cs"/>
            <w:rtl/>
          </w:rPr>
          <w:delText xml:space="preserve">ד''ר</w:delText>
        </w:r>
      </w:del>
      <w:r w:rsidR="00D025F3">
        <w:rPr>
          <w:rFonts w:hint="cs"/>
          <w:rtl/>
        </w:rPr>
        <w:t xml:space="preserve"> </w:t>
      </w:r>
      <w:r>
        <w:rPr>
          <w:rtl/>
        </w:rPr>
        <w:t xml:space="preserve">בפדיון הבן, שלח </w:t>
      </w:r>
      <w:ins w:id="95521" w:author="מנוע מכני" w:date="2026-10-05T11:32:12Z">
        <w:r>
          <w:rPr>
            <w:rtl/>
          </w:rPr>
          <w:t xml:space="preserve">לו</w:t>
        </w:r>
      </w:ins>
      <w:del w:id="955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לישדר לי מר </w:t>
      </w:r>
      <w:ins w:id="95517" w:author="מנוע מכני" w:date="2026-10-05T11:32:12Z">
        <w:r>
          <w:rPr>
            <w:rtl/>
          </w:rPr>
          <w:t xml:space="preserve">שלושה</w:t>
        </w:r>
      </w:ins>
      <w:del w:id="95518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</w:t>
      </w:r>
      <w:ins w:id="90811" w:author="מנוע סמנטי" w:date="2026-10-05T11:39:44Z">
        <w:r>
          <w:rPr>
            <w:rtl/>
          </w:rPr>
          <w:t xml:space="preserve">יתרים</w:t>
        </w:r>
      </w:ins>
      <w:del w:id="90812" w:author="מנוע סמנטי" w:date="2026-10-05T11:39:44Z">
        <w:r>
          <w:rPr>
            <w:rtl/>
          </w:rPr>
          <w:delText xml:space="preserve">יתירתא</w:delText>
        </w:r>
      </w:del>
      <w:r>
        <w:rPr>
          <w:rtl/>
        </w:rPr>
        <w:t xml:space="preserve"> </w:t>
      </w:r>
      <w:ins w:id="94167" w:author="מנוע מכני" w:date="2026-10-05T11:32:12Z">
        <w:r>
          <w:rPr>
            <w:rtl/>
          </w:rPr>
          <w:t xml:space="preserve">דיש</w:t>
        </w:r>
      </w:ins>
      <w:del w:id="9416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0809" w:author="מנוע סמנטי" w:date="2026-10-05T11:39:44Z">
        <w:r>
          <w:rPr>
            <w:rtl/>
          </w:rPr>
          <w:t xml:space="preserve">עליהם</w:t>
        </w:r>
      </w:ins>
      <w:del w:id="90810" w:author="מנוע סמנטי" w:date="2026-10-05T11:39:44Z">
        <w:r>
          <w:rPr>
            <w:rtl/>
          </w:rPr>
          <w:delText xml:space="preserve">עלוייהו</w:delText>
        </w:r>
      </w:del>
      <w:r>
        <w:rPr>
          <w:rtl/>
        </w:rPr>
        <w:t xml:space="preserve">! </w:t>
      </w:r>
    </w:p>
    <w:p>
      <w:pPr>
        <w:pStyle w:val="38"/>
        <w:rPr>
          <w:ins w:id="100526" w:author="מנוע מכני" w:date="2026-10-05T11:32:12Z"/>
        </w:rPr>
      </w:pPr>
      <w:r>
        <w:lastRenderedPageBreak/>
        <w:t xml:space="preserve">שלח </w:t>
      </w:r>
      <w:ins w:id="95525" w:author="מנוע מכני" w:date="2026-10-05T11:32:12Z">
        <w:r>
          <w:t xml:space="preserve">לו</w:t>
        </w:r>
      </w:ins>
      <w:del w:id="95526" w:author="מנוע מכני" w:date="2026-10-05T11:32:12Z">
        <w:r>
          <w:lastRenderedPageBreak/>
          <w:delText xml:space="preserve">ליה</w:delText>
        </w:r>
      </w:del>
      <w:r>
        <w:lastRenderedPageBreak/>
        <w:t xml:space="preserve">:</w:t>
      </w:r>
    </w:p>
    <w:p w14:paraId="41075D7E" w14:textId="77777777" w:rsidR="00D025F3" w:rsidRDefault="00F40753" w:rsidP="00D025F3">
      <w:pPr>
        <w:rPr>
          <w:rtl/>
        </w:rPr>
      </w:pPr>
      <w:del w:id="10052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לשדר לי מר </w:t>
      </w:r>
      <w:ins w:id="95523" w:author="מנוע מכני" w:date="2026-10-05T11:32:12Z">
        <w:r>
          <w:rPr>
            <w:rtl/>
          </w:rPr>
          <w:t xml:space="preserve">שלושה</w:t>
        </w:r>
      </w:ins>
      <w:del w:id="95524" w:author="מנוע מכני" w:date="2026-10-05T11:32:12Z">
        <w:r>
          <w:rPr>
            <w:rtl/>
          </w:rPr>
          <w:lastRenderedPageBreak/>
          <w:delText xml:space="preserve">תלתא</w:delText>
        </w:r>
      </w:del>
      <w:r>
        <w:rPr>
          <w:rtl/>
        </w:rPr>
        <w:lastRenderedPageBreak/>
        <w:t xml:space="preserve"> אחרינא דאוסיפו </w:t>
      </w:r>
      <w:ins w:id="90813" w:author="מנוע סמנטי" w:date="2026-10-05T11:39:44Z">
        <w:r>
          <w:rPr>
            <w:rtl/>
          </w:rPr>
          <w:t xml:space="preserve">עליהם</w:t>
        </w:r>
      </w:ins>
      <w:del w:id="90814" w:author="מנוע סמנטי" w:date="2026-10-05T11:39:44Z">
        <w:r>
          <w:rPr>
            <w:rtl/>
          </w:rPr>
          <w:lastRenderedPageBreak/>
          <w:delText xml:space="preserve">עילוייהו</w:delText>
        </w:r>
      </w:del>
      <w:r>
        <w:rPr>
          <w:rtl/>
        </w:rPr>
        <w:lastRenderedPageBreak/>
        <w:t xml:space="preserve">! </w:t>
      </w:r>
      <w:r w:rsidR="00D025F3">
        <w:rPr>
          <w:rStyle w:val="2fb"/>
          <w:rFonts w:hint="cs"/>
          <w:rtl/>
        </w:rPr>
        <w:t xml:space="preserve">א</w:t>
      </w:r>
      <w:ins w:id="92307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2308" w:author="מנוע מכני" w:date="2026-10-05T11:32:12Z">
        <w:r w:rsidR="00D025F3">
          <w:rPr>
            <w:rFonts w:hint="cs"/>
            <w:rtl/>
          </w:rPr>
          <w:delText xml:space="preserve">ר''ח</w:delText>
        </w:r>
      </w:del>
      <w:r>
        <w:rPr>
          <w:rtl/>
        </w:rPr>
        <w:t>: כל כסף האמור בתורה סתם - סלע, דנביאים - ליטרין, דכתובין - קינטרין</w:t>
      </w:r>
      <w:ins w:id="97213" w:author="מנוע מכני" w:date="2026-10-05T11:32:12Z">
        <w:r>
          <w:rPr>
            <w:rtl/>
          </w:rPr>
          <w:t xml:space="preserve">,</w:t>
        </w:r>
      </w:ins>
      <w:del w:id="97214" w:author="מנוע מכני" w:date="2026-10-05T11:32:12Z">
        <w:r w:rsidR="000B5F7F">
          <w:rPr>
            <w:rtl/>
          </w:rPr>
          <w:delText xml:space="preserve">;</w:delText>
        </w:r>
      </w:del>
    </w:p>
    <w:p w14:paraId="529A9279" w14:textId="77777777" w:rsidR="00B874E6" w:rsidRDefault="00F40753" w:rsidP="00D025F3">
      <w:pPr>
        <w:rPr>
          <w:rtl/>
        </w:rPr>
      </w:pPr>
      <w:r>
        <w:rPr>
          <w:rtl/>
        </w:rPr>
        <w:t>חוץ מן כספו של עפרון, שאע"פ שכתוב בתורה סתם - קינטרין, דארבע מאות שקל כסף עובר לסוחר</w:t>
      </w:r>
      <w:r w:rsidR="00D025F3">
        <w:rPr>
          <w:rFonts w:hint="cs"/>
          <w:rtl/>
        </w:rPr>
        <w:t>'</w:t>
      </w:r>
      <w:r>
        <w:rPr>
          <w:rtl/>
        </w:rPr>
        <w:t xml:space="preserve">, </w:t>
      </w:r>
      <w:ins w:id="94169" w:author="מנוע מכני" w:date="2026-10-05T11:32:12Z">
        <w:r>
          <w:rPr>
            <w:rtl/>
          </w:rPr>
          <w:t xml:space="preserve">ויש</w:t>
        </w:r>
      </w:ins>
      <w:del w:id="94170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</w:t>
      </w:r>
      <w:ins w:id="90815" w:author="מנוע סמנטי" w:date="2026-10-05T11:39:44Z">
        <w:r>
          <w:rPr>
            <w:rtl/>
          </w:rPr>
          <w:t xml:space="preserve">מקום</w:t>
        </w:r>
      </w:ins>
      <w:del w:id="90816" w:author="מנוע סמנטי" w:date="2026-10-05T11:39:44Z">
        <w:r>
          <w:rPr>
            <w:rtl/>
          </w:rPr>
          <w:delText xml:space="preserve">דוכתא</w:delText>
        </w:r>
      </w:del>
      <w:r>
        <w:rPr>
          <w:rtl/>
        </w:rPr>
        <w:t xml:space="preserve"> דקא קרו לקינטרא תיקלא</w:t>
      </w:r>
      <w:r w:rsidR="0057284B">
        <w:rPr>
          <w:rtl/>
        </w:rPr>
        <w:t>.</w:t>
      </w:r>
    </w:p>
    <w:p>
      <w:pPr>
        <w:pStyle w:val="38"/>
        <w:rPr>
          <w:ins w:id="100528" w:author="מנוע מכני" w:date="2026-10-05T11:32:12Z"/>
        </w:rPr>
      </w:pPr>
      <w:r>
        <w:t>א</w:t>
      </w:r>
      <w:ins w:id="92309" w:author="מנוע מכני" w:date="2026-10-05T11:32:12Z">
        <w:r>
          <w:t xml:space="preserve">ר"א</w:t>
        </w:r>
      </w:ins>
      <w:del w:id="92310" w:author="מנוע מכני" w:date="2026-10-05T11:32:12Z">
        <w:r w:rsidR="00D025F3">
          <w:delText xml:space="preserve">ר''א</w:delText>
        </w:r>
      </w:del>
      <w:r>
        <w:t xml:space="preserve">:</w:t>
      </w:r>
    </w:p>
    <w:p w14:paraId="0EF214C9" w14:textId="77777777" w:rsidR="00B874E6" w:rsidRDefault="00F40753" w:rsidP="00D025F3">
      <w:pPr>
        <w:rPr>
          <w:rtl/>
        </w:rPr>
      </w:pPr>
      <w:del w:id="1005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ביקשו לגנוז כל כסף וזהב שבעולם מפני כספה וזהבה של ירושלים, עד שמצאו ל</w:t>
      </w:r>
      <w:r w:rsidR="00D025F3">
        <w:rPr>
          <w:rtl/>
        </w:rPr>
        <w:t>ו מקרא מן התורה שהוא מותר, שנא</w:t>
      </w:r>
      <w:r w:rsidR="00D025F3">
        <w:rPr>
          <w:rFonts w:hint="cs"/>
          <w:rtl/>
        </w:rPr>
        <w:t>'</w:t>
      </w:r>
      <w:r>
        <w:rPr>
          <w:rtl/>
        </w:rPr>
        <w:t xml:space="preserve"> ובאו בה פריצים וחללוה</w:t>
      </w:r>
      <w:r w:rsidR="0057284B">
        <w:rPr>
          <w:rtl/>
        </w:rPr>
        <w:t>.</w:t>
      </w:r>
    </w:p>
    <w:p w14:paraId="78141AEA" w14:textId="77777777" w:rsidR="00D025F3" w:rsidRDefault="00F40753" w:rsidP="00F40753">
      <w:pPr>
        <w:rPr>
          <w:rtl/>
        </w:rPr>
      </w:pPr>
      <w:r>
        <w:rPr>
          <w:rtl/>
        </w:rPr>
        <w:t xml:space="preserve">וירושלים הויא </w:t>
      </w:r>
      <w:ins w:id="94171" w:author="מנוע מכני" w:date="2026-10-05T11:32:12Z">
        <w:r>
          <w:rPr>
            <w:rtl/>
          </w:rPr>
          <w:t xml:space="preserve">רוב</w:t>
        </w:r>
      </w:ins>
      <w:del w:id="94172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</w:t>
      </w:r>
      <w:ins w:id="97627" w:author="מנוע מכני" w:date="2026-10-05T11:32:12Z">
        <w:r>
          <w:rPr>
            <w:rtl/>
          </w:rPr>
          <w:t xml:space="preserve">דעולם</w:t>
        </w:r>
      </w:ins>
      <w:del w:id="97628" w:author="מנוע מכני" w:date="2026-10-05T11:32:12Z">
        <w:r>
          <w:rPr>
            <w:rtl/>
          </w:rPr>
          <w:delText xml:space="preserve">דעלמא</w:delText>
        </w:r>
      </w:del>
      <w:r>
        <w:rPr>
          <w:rtl/>
        </w:rPr>
        <w:t xml:space="preserve">? </w:t>
      </w:r>
    </w:p>
    <w:p>
      <w:pPr>
        <w:pStyle w:val="38"/>
        <w:rPr>
          <w:ins w:id="100530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אביי:</w:t>
      </w:r>
    </w:p>
    <w:p w14:paraId="3659702E" w14:textId="77777777" w:rsidR="00B874E6" w:rsidRDefault="00F40753" w:rsidP="00F40753">
      <w:pPr>
        <w:rPr>
          <w:rtl/>
        </w:rPr>
      </w:pPr>
      <w:del w:id="1005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בקשו לגנוז דינרא הדריינא טירייאנא שייאפא מפני טבעה של ירושלים, עד שמצאו לה מקרא מן התורה שהוא מותר, שנאמר ובאו בה פריצים וחללוה</w:t>
      </w:r>
      <w:r w:rsidR="0057284B">
        <w:rPr>
          <w:rtl/>
        </w:rPr>
        <w:t>.</w:t>
      </w:r>
    </w:p>
    <w:p w14:paraId="20316137" w14:textId="77777777" w:rsidR="00D025F3" w:rsidRDefault="00D025F3" w:rsidP="00D025F3">
      <w:pPr>
        <w:pStyle w:val="afff0"/>
        <w:framePr w:wrap="around"/>
        <w:rPr>
          <w:rtl/>
        </w:rPr>
      </w:pPr>
      <w:r>
        <w:rPr>
          <w:rFonts w:hint="cs"/>
          <w:rtl/>
        </w:rPr>
        <w:t>נ:</w:t>
      </w:r>
    </w:p>
    <w:p>
      <w:pPr>
        <w:pStyle w:val="38"/>
        <w:rPr>
          <w:ins w:id="100532" w:author="מנוע מכני" w:date="2026-10-05T11:32:12Z"/>
        </w:rPr>
      </w:pPr>
      <w:ins w:id="92311" w:author="מנוע מכני" w:date="2026-10-05T11:32:12Z">
        <w:r>
          <w:t xml:space="preserve">ר"י</w:t>
        </w:r>
      </w:ins>
      <w:del w:id="92312" w:author="מנוע מכני" w:date="2026-10-05T11:32:12Z">
        <w:r>
          <w:delText xml:space="preserve">ר''י</w:delText>
        </w:r>
      </w:del>
      <w:r>
        <w:t xml:space="preserve"> מ</w:t>
      </w:r>
      <w:ins w:id="92313" w:author="מנוע מכני" w:date="2026-10-05T11:32:12Z">
        <w:r>
          <w:t xml:space="preserve">ר"א</w:t>
        </w:r>
      </w:ins>
      <w:del w:id="92314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216B3FEB" w14:textId="77777777" w:rsidR="00B874E6" w:rsidRDefault="00D025F3" w:rsidP="00F40753">
      <w:pPr>
        <w:rPr>
          <w:rtl/>
        </w:rPr>
      </w:pPr>
      <w:del w:id="1005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כסף האמור בתורה סתם - כסף צורי, ושל דבריהם - כסף מדינה</w:t>
      </w:r>
      <w:r w:rsidR="0057284B">
        <w:rPr>
          <w:rtl/>
        </w:rPr>
        <w:t>.</w:t>
      </w:r>
    </w:p>
    <w:p w14:paraId="2A7FD20B" w14:textId="77777777" w:rsidR="00D025F3" w:rsidRDefault="00F40753" w:rsidP="00D025F3">
      <w:pPr>
        <w:rPr>
          <w:rtl/>
        </w:rPr>
      </w:pPr>
      <w:r>
        <w:rPr>
          <w:rtl/>
        </w:rPr>
        <w:t>וכללא הוא? והרי</w:t>
      </w:r>
      <w:r w:rsidR="00D025F3">
        <w:rPr>
          <w:rtl/>
        </w:rPr>
        <w:t xml:space="preserve"> טענה, </w:t>
      </w:r>
      <w:r w:rsidR="00D025F3">
        <w:rPr>
          <w:rFonts w:hint="cs"/>
          <w:rtl/>
        </w:rPr>
        <w:t>'</w:t>
      </w:r>
      <w:ins w:id="90409" w:author="מנוע סמנטי" w:date="2026-10-05T11:39:44Z">
        <w:r>
          <w:rPr>
            <w:rStyle w:val="afffff0"/>
            <w:rtl/>
          </w:rPr>
          <w:t xml:space="preserve">כִּי יִתֵּן אִישׁ אֶל רֵעֵהוּ כֶּסֶף אוֹ כֵלִים לִשְׁמוֹר</w:t>
        </w:r>
      </w:ins>
      <w:del w:id="90410" w:author="מנוע סמנטי" w:date="2026-10-05T11:39:44Z">
        <w:r>
          <w:rPr>
            <w:rtl/>
          </w:rPr>
          <w:delText xml:space="preserve">כי יתן איש אל רעהו כסף או כלים לשמור</w:delText>
        </w:r>
      </w:del>
      <w:r w:rsidR="00D025F3">
        <w:rPr>
          <w:rFonts w:hint="cs"/>
          <w:rtl/>
        </w:rPr>
        <w:t>'</w:t>
      </w:r>
      <w:r>
        <w:rPr>
          <w:rtl/>
        </w:rPr>
        <w:t xml:space="preserve">, ותנן: שבועת הדיינין, הטענה שתי כסף? </w:t>
      </w:r>
    </w:p>
    <w:p>
      <w:pPr>
        <w:pStyle w:val="38"/>
        <w:rPr>
          <w:ins w:id="100870" w:author="מנוע מכני" w:date="2026-10-05T11:32:12Z"/>
        </w:rPr>
      </w:pPr>
      <w:r>
        <w:t xml:space="preserve">שאני </w:t>
      </w:r>
      <w:ins w:id="94173" w:author="מנוע מכני" w:date="2026-10-05T11:32:12Z">
        <w:r>
          <w:t xml:space="preserve">שם</w:t>
        </w:r>
      </w:ins>
      <w:del w:id="94174" w:author="מנוע מכני" w:date="2026-10-05T11:32:12Z">
        <w:r>
          <w:delText xml:space="preserve">התם</w:delText>
        </w:r>
      </w:del>
      <w:r>
        <w:t xml:space="preserve"> ד</w:t>
      </w:r>
      <w:r w:rsidR="00F40753">
        <w:t xml:space="preserve">כסף או כלים,</w:t>
      </w:r>
    </w:p>
    <w:p w14:paraId="04A9C844" w14:textId="77777777" w:rsidR="00B874E6" w:rsidRDefault="00D025F3" w:rsidP="00C5567C">
      <w:pPr>
        <w:pStyle w:val="a"/>
        <w:rPr>
          <w:rtl/>
        </w:rPr>
      </w:pPr>
      <w:del w:id="10087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מה כלים - שנים, אף כסף - שנים, ומה כסף - דבר חשוב, אף כלים - דבר חשוב</w:t>
      </w:r>
      <w:r w:rsidR="0057284B">
        <w:rPr>
          <w:rtl/>
        </w:rPr>
        <w:t>.</w:t>
      </w:r>
    </w:p>
    <w:p w14:paraId="00748B22" w14:textId="77777777" w:rsidR="00D025F3" w:rsidRDefault="00F40753" w:rsidP="00D025F3">
      <w:pPr>
        <w:rPr>
          <w:rtl/>
        </w:rPr>
      </w:pPr>
      <w:r>
        <w:rPr>
          <w:rtl/>
        </w:rPr>
        <w:t>והרי מעשר, ד</w:t>
      </w:r>
      <w:r w:rsidR="00D025F3">
        <w:rPr>
          <w:rFonts w:hint="cs"/>
          <w:rtl/>
        </w:rPr>
        <w:t>'</w:t>
      </w:r>
      <w:ins w:id="90411" w:author="מנוע סמנטי" w:date="2026-10-05T11:39:44Z">
        <w:r>
          <w:rPr>
            <w:rStyle w:val="afffff0"/>
            <w:rtl/>
          </w:rPr>
          <w:t xml:space="preserve">וְצַרְתָּ הַכֶּסֶף בְּיָדֶךָ</w:t>
        </w:r>
      </w:ins>
      <w:del w:id="90412" w:author="מנוע סמנטי" w:date="2026-10-05T11:39:44Z">
        <w:r>
          <w:rPr>
            <w:rtl/>
          </w:rPr>
          <w:delText xml:space="preserve">וצרת הכסף בידך</w:delText>
        </w:r>
      </w:del>
      <w:r w:rsidR="00D025F3">
        <w:rPr>
          <w:rFonts w:hint="cs"/>
          <w:rtl/>
        </w:rPr>
        <w:t>'</w:t>
      </w:r>
      <w:r>
        <w:rPr>
          <w:rtl/>
        </w:rPr>
        <w:t xml:space="preserve">, ותנן: הפורט סלע </w:t>
      </w:r>
      <w:r w:rsidR="00D025F3">
        <w:rPr>
          <w:rtl/>
        </w:rPr>
        <w:t>ממעות</w:t>
      </w:r>
      <w:r>
        <w:rPr>
          <w:rtl/>
        </w:rPr>
        <w:t xml:space="preserve"> מעשר שני, כסף כסף ריבה</w:t>
      </w:r>
      <w:ins w:id="97215" w:author="מנוע מכני" w:date="2026-10-05T11:32:12Z">
        <w:r>
          <w:rPr>
            <w:rtl/>
          </w:rPr>
          <w:t xml:space="preserve">,</w:t>
        </w:r>
      </w:ins>
      <w:del w:id="97216" w:author="מנוע מכני" w:date="2026-10-05T11:32:12Z">
        <w:r w:rsidR="000B5F7F">
          <w:rPr>
            <w:rtl/>
          </w:rPr>
          <w:delText xml:space="preserve">;</w:delText>
        </w:r>
      </w:del>
    </w:p>
    <w:p w14:paraId="120A5432" w14:textId="77777777" w:rsidR="00D025F3" w:rsidRDefault="00F40753" w:rsidP="00D025F3">
      <w:pPr>
        <w:rPr>
          <w:rtl/>
        </w:rPr>
      </w:pPr>
      <w:r>
        <w:rPr>
          <w:rtl/>
        </w:rPr>
        <w:t>והרי הקדש, ד</w:t>
      </w:r>
      <w:r w:rsidR="00D025F3">
        <w:rPr>
          <w:rFonts w:hint="cs"/>
          <w:rtl/>
        </w:rPr>
        <w:t>'</w:t>
      </w:r>
      <w:ins w:id="90413" w:author="מנוע סמנטי" w:date="2026-10-05T11:39:44Z">
        <w:r>
          <w:rPr>
            <w:rStyle w:val="afffff0"/>
            <w:rtl/>
          </w:rPr>
          <w:t xml:space="preserve">וְנָתַן הַכֶּסֶף וְקָם לוֹ</w:t>
        </w:r>
      </w:ins>
      <w:del w:id="90414" w:author="מנוע סמנטי" w:date="2026-10-05T11:39:44Z">
        <w:r>
          <w:rPr>
            <w:rtl/>
          </w:rPr>
          <w:delText xml:space="preserve">ונתן הכסף וקם לו</w:delText>
        </w:r>
      </w:del>
      <w:r w:rsidR="00D025F3">
        <w:rPr>
          <w:rFonts w:hint="cs"/>
          <w:rtl/>
        </w:rPr>
        <w:t xml:space="preserve">' </w:t>
      </w:r>
    </w:p>
    <w:p>
      <w:pPr>
        <w:pStyle w:val="38"/>
        <w:rPr>
          <w:ins w:id="100534" w:author="מנוע מכני" w:date="2026-10-05T11:32:12Z"/>
        </w:rPr>
      </w:pPr>
      <w:r>
        <w:t xml:space="preserve">ואמר שמואל:</w:t>
      </w:r>
    </w:p>
    <w:p w14:paraId="314CC886" w14:textId="77777777" w:rsidR="00B874E6" w:rsidRDefault="00F40753" w:rsidP="00D025F3">
      <w:pPr>
        <w:rPr>
          <w:rtl/>
        </w:rPr>
      </w:pPr>
      <w:del w:id="1005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הקדש שוה מנה שחיללו על שוה פרוטה מחולל! הקדש </w:t>
      </w:r>
      <w:ins w:id="94175" w:author="מנוע מכני" w:date="2026-10-05T11:32:12Z">
        <w:r>
          <w:rPr>
            <w:rtl/>
          </w:rPr>
          <w:t xml:space="preserve">גם</w:t>
        </w:r>
      </w:ins>
      <w:del w:id="9417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יליף קדש קדש ממעשר</w:t>
      </w:r>
      <w:r w:rsidR="0057284B">
        <w:rPr>
          <w:rtl/>
        </w:rPr>
        <w:t>.</w:t>
      </w:r>
    </w:p>
    <w:p w14:paraId="69B59129" w14:textId="77777777" w:rsidR="00D025F3" w:rsidRDefault="00F40753" w:rsidP="00D025F3">
      <w:pPr>
        <w:rPr>
          <w:rtl/>
        </w:rPr>
      </w:pPr>
      <w:r>
        <w:rPr>
          <w:rtl/>
        </w:rPr>
        <w:t>והרי קידושי אשה, ד</w:t>
      </w:r>
      <w:r w:rsidR="00D025F3">
        <w:rPr>
          <w:rFonts w:hint="cs"/>
          <w:rtl/>
        </w:rPr>
        <w:t>'</w:t>
      </w:r>
      <w:ins w:id="90415" w:author="מנוע סמנטי" w:date="2026-10-05T11:39:44Z">
        <w:r>
          <w:rPr>
            <w:rStyle w:val="afffff0"/>
            <w:rtl/>
          </w:rPr>
          <w:t xml:space="preserve">וְיָצְאָה חִנָּם אֵין כָּסֶף</w:t>
        </w:r>
      </w:ins>
      <w:del w:id="90416" w:author="מנוע סמנטי" w:date="2026-10-05T11:39:44Z">
        <w:r>
          <w:rPr>
            <w:rtl/>
          </w:rPr>
          <w:delText xml:space="preserve">ויצאה חנם אין כסף</w:delText>
        </w:r>
      </w:del>
      <w:r w:rsidR="00D025F3">
        <w:rPr>
          <w:rFonts w:hint="cs"/>
          <w:rtl/>
        </w:rPr>
        <w:t>'</w:t>
      </w:r>
      <w:r>
        <w:rPr>
          <w:rtl/>
        </w:rPr>
        <w:t xml:space="preserve">, ותנן: בש"א בדינר ובשוה דינר, </w:t>
      </w:r>
      <w:r>
        <w:rPr>
          <w:rtl/>
        </w:rPr>
        <w:t xml:space="preserve">וב"ה</w:t>
      </w:r>
      <w:r>
        <w:rPr>
          <w:rtl/>
        </w:rPr>
        <w:t xml:space="preserve"> אומרים בפרוטה ובשוה פרוטה, </w:t>
      </w:r>
    </w:p>
    <w:p w14:paraId="758EB73B" w14:textId="77777777" w:rsidR="00D025F3" w:rsidRDefault="00F40753" w:rsidP="00D025F3">
      <w:pPr>
        <w:rPr>
          <w:rtl/>
        </w:rPr>
      </w:pPr>
      <w:r>
        <w:rPr>
          <w:rtl/>
        </w:rPr>
        <w:t xml:space="preserve">לימא </w:t>
      </w:r>
      <w:r>
        <w:rPr>
          <w:rStyle w:val="2fb"/>
          <w:rtl/>
        </w:rPr>
        <w:t xml:space="preserve">רב אסי</w:t>
      </w:r>
      <w:r>
        <w:rPr>
          <w:rtl/>
        </w:rPr>
        <w:t xml:space="preserve"> דאמר כב"ש? אלא, </w:t>
      </w:r>
      <w:ins w:id="97967" w:author="מנוע מכני" w:date="2026-10-05T11:32:12Z">
        <w:r>
          <w:rPr>
            <w:rtl/>
          </w:rPr>
          <w:t xml:space="preserve">אם </w:t>
        </w:r>
      </w:ins>
      <w:del w:id="9796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איתמר </w:t>
      </w:r>
      <w:ins w:id="95527" w:author="מנוע מכני" w:date="2026-10-05T11:32:12Z">
        <w:r>
          <w:rPr>
            <w:rtl/>
          </w:rPr>
          <w:t xml:space="preserve">כך</w:t>
        </w:r>
      </w:ins>
      <w:del w:id="95528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איתמר, </w:t>
      </w:r>
    </w:p>
    <w:p>
      <w:pPr>
        <w:pStyle w:val="38"/>
        <w:rPr>
          <w:ins w:id="100536" w:author="מנוע מכני" w:date="2026-10-05T11:32:12Z"/>
        </w:rPr>
      </w:pPr>
      <w:r>
        <w:t xml:space="preserve">א</w:t>
      </w:r>
      <w:ins w:id="92315" w:author="מנוע מכני" w:date="2026-10-05T11:32:12Z">
        <w:r>
          <w:t xml:space="preserve">ר"י</w:t>
        </w:r>
      </w:ins>
      <w:del w:id="92316" w:author="מנוע מכני" w:date="2026-10-05T11:32:12Z">
        <w:r>
          <w:delText xml:space="preserve">ר''י</w:delText>
        </w:r>
      </w:del>
      <w:r>
        <w:t xml:space="preserve"> מ</w:t>
      </w:r>
      <w:ins w:id="92317" w:author="מנוע מכני" w:date="2026-10-05T11:32:12Z">
        <w:r>
          <w:t xml:space="preserve">ר"א</w:t>
        </w:r>
      </w:ins>
      <w:del w:id="92318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7F185927" w14:textId="77777777" w:rsidR="00B874E6" w:rsidRDefault="00D025F3" w:rsidP="00D025F3">
      <w:pPr>
        <w:rPr>
          <w:rtl/>
        </w:rPr>
      </w:pPr>
      <w:del w:id="10053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כסף קצוב האמור בתורה - כסף צורי, ושל דבריהם - כסף מדינה</w:t>
      </w:r>
      <w:r w:rsidR="0057284B">
        <w:rPr>
          <w:rtl/>
        </w:rPr>
        <w:t>.</w:t>
      </w:r>
    </w:p>
    <w:p>
      <w:pPr>
        <w:pStyle w:val="38"/>
        <w:rPr>
          <w:ins w:id="100538" w:author="מנוע מכני" w:date="2026-10-05T11:32:12Z"/>
        </w:rPr>
      </w:pPr>
      <w:r>
        <w:t xml:space="preserve">וק</w:t>
      </w:r>
      <w:ins w:id="92319" w:author="מנוע מכני" w:date="2026-10-05T11:32:12Z">
        <w:r>
          <w:t xml:space="preserve">מ"ל</w:t>
        </w:r>
      </w:ins>
      <w:del w:id="92320" w:author="מנוע מכני" w:date="2026-10-05T11:32:12Z">
        <w:r>
          <w:delText xml:space="preserve">מ''ל</w:delText>
        </w:r>
      </w:del>
      <w:r w:rsidR="00F40753">
        <w:t xml:space="preserve"> </w:t>
      </w:r>
      <w:r>
        <w:t>ד</w:t>
      </w:r>
      <w:r w:rsidR="00F40753">
        <w:t xml:space="preserve">תנינא:</w:t>
      </w:r>
    </w:p>
    <w:p w14:paraId="64211DC9" w14:textId="77777777" w:rsidR="00D025F3" w:rsidRDefault="00D025F3" w:rsidP="00F40753">
      <w:pPr>
        <w:rPr>
          <w:rtl/>
        </w:rPr>
      </w:pPr>
      <w:del w:id="10053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חמש סלעים של בן וכו', ושל דבריהם - כסף מדינה! </w:t>
      </w:r>
    </w:p>
    <w:p w14:paraId="65808228" w14:textId="77777777" w:rsidR="00B874E6" w:rsidRDefault="00037F3B" w:rsidP="00F40753">
      <w:pPr>
        <w:rPr>
          <w:rtl/>
        </w:rPr>
      </w:pPr>
      <w:ins w:id="98661" w:author="מנוע מכני" w:date="2026-10-05T11:32:12Z">
        <w:r>
          <w:rPr>
            <w:rtl/>
          </w:rPr>
          <w:t xml:space="preserve">הוצרך</w:t>
        </w:r>
      </w:ins>
      <w:del w:id="98662" w:author="מנוע מכני" w:date="2026-10-05T11:32:12Z">
        <w:r>
          <w:rPr>
            <w:rtl/>
          </w:rPr>
          <w:delText xml:space="preserve">איצטרי</w:delText>
        </w:r>
        <w:r>
          <w:rPr>
            <w:rFonts w:hint="cs"/>
            <w:rtl/>
          </w:rPr>
          <w:delText xml:space="preserve">ך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דתנן</w:t>
      </w:r>
      <w:r w:rsidR="00F40753">
        <w:rPr>
          <w:rtl/>
        </w:rPr>
        <w:t xml:space="preserve">: התוקע לחבירו - נותן לו סלע, ולא תימא סלע - ארבע זוזי, אלא פלגא דזוזא, דקרי </w:t>
      </w:r>
      <w:ins w:id="98663" w:author="מנוע מכני" w:date="2026-10-05T11:32:12Z">
        <w:r>
          <w:rPr>
            <w:rtl/>
          </w:rPr>
          <w:t xml:space="preserve">אנשים</w:t>
        </w:r>
      </w:ins>
      <w:del w:id="98664" w:author="מנוע מכני" w:date="2026-10-05T11:32:12Z">
        <w:r w:rsidR="00F40753">
          <w:rPr>
            <w:rtl/>
          </w:rPr>
          <w:delText xml:space="preserve">אינשי</w:delText>
        </w:r>
      </w:del>
      <w:r w:rsidR="00F40753">
        <w:rPr>
          <w:rtl/>
        </w:rPr>
        <w:t xml:space="preserve"> סלע - פלגא דזוזא</w:t>
      </w:r>
      <w:r w:rsidR="0057284B">
        <w:rPr>
          <w:rtl/>
        </w:rPr>
        <w:t>.</w:t>
      </w:r>
    </w:p>
    <w:p w14:paraId="0E0E2614" w14:textId="77777777" w:rsidR="00D025F3" w:rsidRDefault="00F40753" w:rsidP="00D025F3">
      <w:pPr>
        <w:rPr>
          <w:rtl/>
        </w:rPr>
      </w:pPr>
      <w:r>
        <w:rPr>
          <w:rtl/>
        </w:rPr>
        <w:t>חנן בישא תקע</w:t>
      </w:r>
      <w:r w:rsidR="00D025F3">
        <w:rPr>
          <w:rFonts w:hint="cs"/>
          <w:rtl/>
        </w:rPr>
        <w:t xml:space="preserve"> </w:t>
      </w:r>
      <w:r>
        <w:rPr>
          <w:rtl/>
        </w:rPr>
        <w:t xml:space="preserve">לההוא </w:t>
      </w:r>
      <w:ins w:id="98665" w:author="מנוע מכני" w:date="2026-10-05T11:32:12Z">
        <w:r>
          <w:rPr>
            <w:rtl/>
          </w:rPr>
          <w:t xml:space="preserve">אדם</w:t>
        </w:r>
      </w:ins>
      <w:del w:id="98666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, </w:t>
      </w:r>
      <w:ins w:id="95531" w:author="מנוע מכני" w:date="2026-10-05T11:32:12Z">
        <w:r>
          <w:rPr>
            <w:rtl/>
          </w:rPr>
          <w:t xml:space="preserve">בא</w:t>
        </w:r>
      </w:ins>
      <w:del w:id="95532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</w:t>
      </w:r>
      <w:ins w:id="95529" w:author="מנוע מכני" w:date="2026-10-05T11:32:12Z">
        <w:r>
          <w:rPr>
            <w:rtl/>
          </w:rPr>
          <w:t xml:space="preserve">ללפניו</w:t>
        </w:r>
      </w:ins>
      <w:del w:id="95530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</w:t>
      </w:r>
      <w:ins w:id="92321" w:author="מנוע מכני" w:date="2026-10-05T11:32:12Z">
        <w:r>
          <w:rPr>
            <w:rStyle w:val="2fb"/>
            <w:rtl/>
          </w:rPr>
          <w:t xml:space="preserve">ר"ה</w:t>
        </w:r>
      </w:ins>
      <w:del w:id="92322" w:author="מנוע מכני" w:date="2026-10-05T11:32:12Z">
        <w:r>
          <w:rPr>
            <w:rtl/>
          </w:rPr>
          <w:delText xml:space="preserve">ר</w:delText>
        </w:r>
        <w:r w:rsidR="00D025F3">
          <w:rPr>
            <w:rFonts w:hint="cs"/>
            <w:rtl/>
          </w:rPr>
          <w:delText xml:space="preserve">''ה</w:delText>
        </w:r>
      </w:del>
    </w:p>
    <w:p w14:paraId="4FD7962C" w14:textId="77777777" w:rsidR="00D025F3" w:rsidRDefault="00D025F3" w:rsidP="00D025F3">
      <w:pPr>
        <w:pStyle w:val="afff0"/>
        <w:framePr w:wrap="around"/>
        <w:rPr>
          <w:rtl/>
        </w:rPr>
      </w:pPr>
      <w:r>
        <w:rPr>
          <w:rFonts w:hint="cs"/>
          <w:rtl/>
        </w:rPr>
        <w:t>נא.</w:t>
      </w:r>
    </w:p>
    <w:p>
      <w:pPr>
        <w:pStyle w:val="38"/>
        <w:rPr>
          <w:ins w:id="100540" w:author="מנוע מכני" w:date="2026-10-05T11:32:12Z"/>
        </w:rPr>
      </w:pPr>
      <w:ins w:id="92323" w:author="מנוע מכני" w:date="2026-10-05T11:32:12Z">
        <w:r>
          <w:t xml:space="preserve">א"ל</w:t>
        </w:r>
      </w:ins>
      <w:del w:id="92324" w:author="מנוע מכני" w:date="2026-10-05T11:32:12Z">
        <w:r>
          <w:delText xml:space="preserve">א''ל</w:delText>
        </w:r>
      </w:del>
      <w:r w:rsidR="00F40753">
        <w:t xml:space="preserve">:</w:t>
      </w:r>
    </w:p>
    <w:p w14:paraId="1CA8E5B6" w14:textId="77777777" w:rsidR="00B874E6" w:rsidRDefault="00D025F3" w:rsidP="00037F3B">
      <w:pPr>
        <w:rPr>
          <w:rtl/>
        </w:rPr>
      </w:pPr>
      <w:del w:id="10054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 </w:t>
      </w:r>
      <w:ins w:id="95533" w:author="מנוע מכני" w:date="2026-10-05T11:32:12Z">
        <w:r>
          <w:rPr>
            <w:rtl/>
          </w:rPr>
          <w:t xml:space="preserve">לו</w:t>
        </w:r>
      </w:ins>
      <w:del w:id="9553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r w:rsidR="00037F3B">
        <w:rPr>
          <w:rFonts w:hint="cs"/>
          <w:rtl/>
        </w:rPr>
        <w:t xml:space="preserve">חצי </w:t>
      </w:r>
      <w:r w:rsidR="00F40753">
        <w:rPr>
          <w:rtl/>
        </w:rPr>
        <w:t xml:space="preserve">זוז, </w:t>
      </w:r>
      <w:r>
        <w:rPr>
          <w:rFonts w:hint="cs"/>
          <w:rtl/>
        </w:rPr>
        <w:t xml:space="preserve">ה</w:t>
      </w:r>
      <w:ins w:id="92325" w:author="מנוע מכני" w:date="2026-10-05T11:32:12Z">
        <w:r>
          <w:rPr>
            <w:rFonts w:hint="cs"/>
            <w:rtl/>
          </w:rPr>
          <w:t xml:space="preserve">ו"ל</w:t>
        </w:r>
      </w:ins>
      <w:del w:id="92326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</w:t>
      </w:r>
      <w:r w:rsidR="00037F3B">
        <w:rPr>
          <w:rtl/>
        </w:rPr>
        <w:t>זוז</w:t>
      </w:r>
      <w:r w:rsidR="00F40753">
        <w:rPr>
          <w:rtl/>
        </w:rPr>
        <w:t xml:space="preserve"> מאכא בהדיה דלא נפיק, תקע </w:t>
      </w:r>
      <w:ins w:id="95535" w:author="מנוע מכני" w:date="2026-10-05T11:32:12Z">
        <w:r>
          <w:rPr>
            <w:rtl/>
          </w:rPr>
          <w:t xml:space="preserve">לו</w:t>
        </w:r>
      </w:ins>
      <w:del w:id="9553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אחרינא ו</w:t>
      </w:r>
      <w:r w:rsidR="00037F3B">
        <w:rPr>
          <w:rFonts w:hint="cs"/>
          <w:rtl/>
        </w:rPr>
        <w:t xml:space="preserve">הביא לו שלם </w:t>
      </w:r>
    </w:p>
    <w:p w14:paraId="168134C9" w14:textId="77777777" w:rsidR="00D025F3" w:rsidRDefault="00D025F3" w:rsidP="00F40753">
      <w:pPr>
        <w:rPr>
          <w:del w:id="90662" w:author="מנוע עיצוב" w:date="2026-10-05T11:33:53Z"/>
          <w:rtl/>
        </w:rPr>
      </w:pPr>
    </w:p>
    <w:p w14:paraId="75D2C94D" w14:textId="77777777" w:rsidR="00B874E6" w:rsidRDefault="00F40753" w:rsidP="00D025F3">
      <w:pPr>
        <w:pStyle w:val="afffd"/>
        <w:rPr>
          <w:rtl/>
        </w:rPr>
      </w:pPr>
      <w:r>
        <w:rPr>
          <w:rtl/>
        </w:rPr>
        <w:t>שלשים של עבד חמשים של אונס ושל מפתה וכו'</w:t>
      </w:r>
      <w:r w:rsidR="0057284B">
        <w:rPr>
          <w:rtl/>
        </w:rPr>
        <w:t>.</w:t>
      </w:r>
    </w:p>
    <w:p w14:paraId="32817759" w14:textId="77777777" w:rsidR="00B874E6" w:rsidRDefault="00037F3B" w:rsidP="00037F3B">
      <w:pPr>
        <w:rPr>
          <w:rtl/>
        </w:rPr>
      </w:pPr>
      <w:r>
        <w:rPr>
          <w:rFonts w:hint="cs"/>
          <w:rtl/>
        </w:rPr>
        <w:t xml:space="preserve">ואפי' דתני אונס ומוציא </w:t>
      </w:r>
      <w:ins w:id="92327" w:author="מנוע מכני" w:date="2026-10-05T11:32:12Z">
        <w:r>
          <w:rPr>
            <w:rFonts w:hint="cs"/>
            <w:rtl/>
          </w:rPr>
          <w:t xml:space="preserve">ש"ר</w:t>
        </w:r>
      </w:ins>
      <w:del w:id="92328" w:author="מנוע מכני" w:date="2026-10-05T11:32:12Z">
        <w:r>
          <w:rPr>
            <w:rFonts w:hint="cs"/>
            <w:rtl/>
          </w:rPr>
          <w:delText xml:space="preserve">ש''ר</w:delText>
        </w:r>
      </w:del>
      <w:r>
        <w:rPr>
          <w:rFonts w:hint="cs"/>
          <w:rtl/>
        </w:rPr>
        <w:t xml:space="preserve"> </w:t>
      </w:r>
      <w:ins w:id="98667" w:author="מנוע מכני" w:date="2026-10-05T11:32:12Z">
        <w:r>
          <w:rPr>
            <w:rtl/>
          </w:rPr>
          <w:t xml:space="preserve">הוצרך</w:t>
        </w:r>
      </w:ins>
      <w:del w:id="98668" w:author="מנוע מכני" w:date="2026-10-05T11:32:12Z">
        <w:r w:rsidR="00F40753">
          <w:rPr>
            <w:rtl/>
          </w:rPr>
          <w:delText xml:space="preserve">איצטריך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ס</w:t>
      </w:r>
      <w:ins w:id="92329" w:author="מנוע מכני" w:date="2026-10-05T11:32:12Z">
        <w:r>
          <w:rPr>
            <w:rFonts w:hint="cs"/>
            <w:rtl/>
          </w:rPr>
          <w:t xml:space="preserve">ד"א</w:t>
        </w:r>
      </w:ins>
      <w:del w:id="92330" w:author="מנוע מכני" w:date="2026-10-05T11:32:12Z">
        <w:r>
          <w:rPr>
            <w:rFonts w:hint="cs"/>
            <w:rtl/>
          </w:rPr>
          <w:delText xml:space="preserve">ד''א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כיון דלא כתיב </w:t>
      </w:r>
      <w:ins w:id="95539" w:author="מנוע מכני" w:date="2026-10-05T11:32:12Z">
        <w:r>
          <w:rPr>
            <w:rtl/>
          </w:rPr>
          <w:t xml:space="preserve">בהם</w:t>
        </w:r>
      </w:ins>
      <w:del w:id="95540" w:author="מנוע מכני" w:date="2026-10-05T11:32:12Z">
        <w:r w:rsidR="00F40753">
          <w:rPr>
            <w:rtl/>
          </w:rPr>
          <w:delText xml:space="preserve">בהו</w:delText>
        </w:r>
      </w:del>
      <w:r w:rsidR="00F40753">
        <w:rPr>
          <w:rtl/>
        </w:rPr>
        <w:t xml:space="preserve"> שקלים אימא זוזי </w:t>
      </w:r>
      <w:ins w:id="95537" w:author="מנוע מכני" w:date="2026-10-05T11:32:12Z">
        <w:r>
          <w:rPr>
            <w:rtl/>
          </w:rPr>
          <w:t xml:space="preserve">סתם</w:t>
        </w:r>
      </w:ins>
      <w:del w:id="95538" w:author="מנוע מכני" w:date="2026-10-05T11:32:12Z">
        <w:r w:rsidR="00F40753">
          <w:rPr>
            <w:rtl/>
          </w:rPr>
          <w:delText xml:space="preserve">בעלמא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קמ"ל</w:t>
      </w:r>
      <w:r w:rsidR="00F40753">
        <w:rPr>
          <w:rtl/>
        </w:rPr>
        <w:t xml:space="preserve"> דמילף קא ילפי מהדדי</w:t>
      </w:r>
      <w:r w:rsidR="0057284B">
        <w:rPr>
          <w:rtl/>
        </w:rPr>
        <w:t>.</w:t>
      </w:r>
    </w:p>
    <w:p w14:paraId="2BCC6C39" w14:textId="77777777" w:rsidR="00B874E6" w:rsidRDefault="00F40753" w:rsidP="00037F3B">
      <w:pPr>
        <w:pStyle w:val="afffd"/>
        <w:rPr>
          <w:rtl/>
        </w:rPr>
      </w:pPr>
      <w:r>
        <w:rPr>
          <w:rtl/>
        </w:rPr>
        <w:t>חוץ מן השקלים</w:t>
      </w:r>
      <w:r w:rsidR="0057284B">
        <w:rPr>
          <w:rtl/>
        </w:rPr>
        <w:t>.</w:t>
      </w:r>
    </w:p>
    <w:p>
      <w:pPr>
        <w:pStyle w:val="38"/>
        <w:rPr>
          <w:ins w:id="100542" w:author="מנוע מכני" w:date="2026-10-05T11:32:12Z"/>
        </w:rPr>
      </w:pPr>
      <w:r>
        <w:lastRenderedPageBreak/>
        <w:t xml:space="preserve">תנא:</w:t>
      </w:r>
    </w:p>
    <w:p w14:paraId="5C6086D8" w14:textId="77777777" w:rsidR="00B874E6" w:rsidRDefault="00F40753" w:rsidP="00F40753">
      <w:pPr>
        <w:rPr>
          <w:rtl/>
        </w:rPr>
      </w:pPr>
      <w:del w:id="100543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חוץ מן השקלים ומעשר והראיון</w:t>
      </w:r>
      <w:r w:rsidR="0057284B">
        <w:rPr>
          <w:rtl/>
        </w:rPr>
        <w:t>.</w:t>
      </w:r>
    </w:p>
    <w:p w14:paraId="7E21F8E3" w14:textId="77777777" w:rsidR="00B874E6" w:rsidRDefault="00F40753" w:rsidP="00F40753">
      <w:pPr>
        <w:rPr>
          <w:rtl/>
        </w:rPr>
      </w:pPr>
      <w:r w:rsidRPr="00037F3B">
        <w:rPr>
          <w:b/>
          <w:bCs/>
          <w:rtl/>
        </w:rPr>
        <w:t>שקלים</w:t>
      </w:r>
      <w:r>
        <w:rPr>
          <w:rtl/>
        </w:rPr>
        <w:t xml:space="preserve"> </w:t>
      </w:r>
      <w:r>
        <w:rPr>
          <w:rtl/>
        </w:rPr>
        <w:t xml:space="preserve">דתנן</w:t>
      </w:r>
      <w:r>
        <w:rPr>
          <w:rtl/>
        </w:rPr>
        <w:t xml:space="preserve">: מצרפין שקלים לדרבונות - מפני משאוי הדרך</w:t>
      </w:r>
      <w:r w:rsidR="0057284B">
        <w:rPr>
          <w:rtl/>
        </w:rPr>
        <w:t>.</w:t>
      </w:r>
    </w:p>
    <w:p w14:paraId="7856164C" w14:textId="77777777" w:rsidR="00B874E6" w:rsidRDefault="00F40753" w:rsidP="00037F3B">
      <w:pPr>
        <w:rPr>
          <w:rtl/>
        </w:rPr>
      </w:pPr>
      <w:r w:rsidRPr="00037F3B">
        <w:rPr>
          <w:b/>
          <w:bCs/>
          <w:rtl/>
        </w:rPr>
        <w:t>מעשר</w:t>
      </w:r>
      <w:r>
        <w:rPr>
          <w:rtl/>
        </w:rPr>
        <w:t>, ד</w:t>
      </w:r>
      <w:r w:rsidR="00037F3B">
        <w:rPr>
          <w:rFonts w:hint="cs"/>
          <w:rtl/>
        </w:rPr>
        <w:t>'</w:t>
      </w:r>
      <w:ins w:id="90417" w:author="מנוע סמנטי" w:date="2026-10-05T11:39:44Z">
        <w:r>
          <w:rPr>
            <w:rStyle w:val="afffff0"/>
            <w:rtl/>
          </w:rPr>
          <w:t xml:space="preserve">וְצַרְתָּ הַכֶּסֶף בְּיָדֶךָ</w:t>
        </w:r>
      </w:ins>
      <w:del w:id="90418" w:author="מנוע סמנטי" w:date="2026-10-05T11:39:44Z">
        <w:r>
          <w:rPr>
            <w:rtl/>
          </w:rPr>
          <w:delText xml:space="preserve">וצרת הכסף בידך</w:delText>
        </w:r>
      </w:del>
      <w:r w:rsidR="00037F3B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100544" w:author="מנוע מכני" w:date="2026-10-05T11:32:12Z"/>
        </w:rPr>
      </w:pPr>
      <w:r w:rsidRPr="00037F3B">
        <w:t>והראיון</w:t>
      </w:r>
      <w:r>
        <w:t xml:space="preserve"> - תני רב יוסף:</w:t>
      </w:r>
    </w:p>
    <w:p w14:paraId="19A248F0" w14:textId="77777777" w:rsidR="00B874E6" w:rsidRDefault="00F40753" w:rsidP="00F40753">
      <w:pPr>
        <w:rPr>
          <w:rtl/>
        </w:rPr>
      </w:pPr>
      <w:del w:id="1005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שלא יביא סיגה לעזרה</w:t>
      </w:r>
      <w:r w:rsidR="0057284B">
        <w:rPr>
          <w:rtl/>
        </w:rPr>
        <w:t>.</w:t>
      </w:r>
    </w:p>
    <w:p w14:paraId="01D4E540" w14:textId="77777777" w:rsidR="0057284B" w:rsidRDefault="0057284B" w:rsidP="0057284B">
      <w:pPr>
        <w:pStyle w:val="affffd"/>
        <w:jc w:val="center"/>
        <w:rPr>
          <w:rtl/>
        </w:rPr>
        <w:pPrChange w:id="9050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17" w:author="מנוע מכני" w:date="2026-10-05T11:32:12Z">
        <w:r>
          <w:rPr>
            <w:rtl/>
          </w:rPr>
          <w:t xml:space="preserve"> </w:t>
        </w:r>
      </w:ins>
      <w:del w:id="972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19" w:author="מנוע מכני" w:date="2026-10-05T11:32:12Z">
        <w:r>
          <w:rPr>
            <w:rtl/>
          </w:rPr>
          <w:t xml:space="preserve"> </w:t>
        </w:r>
      </w:ins>
      <w:del w:id="972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F6B755B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8820B3D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אין פודין לא בעבדים ולא בשטרות ולא בקרקעות ולא בהקדשות</w:t>
      </w:r>
      <w:r w:rsidR="0057284B">
        <w:rPr>
          <w:rtl/>
        </w:rPr>
        <w:t>.</w:t>
      </w:r>
    </w:p>
    <w:p w14:paraId="6FF5F235" w14:textId="77777777" w:rsidR="00037F3B" w:rsidRDefault="00F40753" w:rsidP="00037F3B">
      <w:pPr>
        <w:pStyle w:val="afff5"/>
        <w:rPr>
          <w:rtl/>
        </w:rPr>
      </w:pPr>
      <w:r>
        <w:rPr>
          <w:rtl/>
        </w:rPr>
        <w:t xml:space="preserve">כתב לכהן שהוא חייב ליתן חמשה סלעים - חייב ליתן לו, ובנו אינו פדוי, </w:t>
      </w:r>
    </w:p>
    <w:p w14:paraId="4959CD4B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לפיכך אם רצה הכהן ליתן לו במתנה רשאי</w:t>
      </w:r>
      <w:r w:rsidR="0057284B">
        <w:rPr>
          <w:rtl/>
        </w:rPr>
        <w:t>.</w:t>
      </w:r>
    </w:p>
    <w:p w14:paraId="1525A1C5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המפריש פדיון בנו ואבד - חייב באחריותו, שנאמר: יהיה לך ופדה תפדה</w:t>
      </w:r>
      <w:r w:rsidR="0057284B">
        <w:rPr>
          <w:rtl/>
        </w:rPr>
        <w:t>.</w:t>
      </w:r>
    </w:p>
    <w:p w14:paraId="5FBBCF24" w14:textId="77777777" w:rsidR="0057284B" w:rsidRDefault="0057284B" w:rsidP="0057284B">
      <w:pPr>
        <w:pStyle w:val="affffd"/>
        <w:jc w:val="center"/>
        <w:rPr>
          <w:rtl/>
        </w:rPr>
        <w:pPrChange w:id="9050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21" w:author="מנוע מכני" w:date="2026-10-05T11:32:12Z">
        <w:r>
          <w:rPr>
            <w:rtl/>
          </w:rPr>
          <w:t xml:space="preserve"> </w:t>
        </w:r>
      </w:ins>
      <w:del w:id="972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23" w:author="מנוע מכני" w:date="2026-10-05T11:32:12Z">
        <w:r>
          <w:rPr>
            <w:rtl/>
          </w:rPr>
          <w:t xml:space="preserve"> </w:t>
        </w:r>
      </w:ins>
      <w:del w:id="972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3068A58" w14:textId="77777777" w:rsidR="00B874E6" w:rsidRDefault="00F40753" w:rsidP="00F40753">
      <w:pPr>
        <w:rPr>
          <w:rtl/>
        </w:rPr>
      </w:pPr>
      <w:r>
        <w:rPr>
          <w:rtl/>
        </w:rPr>
        <w:t xml:space="preserve">מתני' דלא </w:t>
      </w:r>
      <w:r>
        <w:rPr>
          <w:rStyle w:val="2fb"/>
          <w:rtl/>
        </w:rPr>
        <w:t xml:space="preserve">כרבי</w:t>
      </w:r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אומר: בכל פודין בכור אדם, חוץ מן השטרות</w:t>
      </w:r>
      <w:r w:rsidR="0057284B">
        <w:rPr>
          <w:rtl/>
        </w:rPr>
        <w:t>.</w:t>
      </w:r>
    </w:p>
    <w:p>
      <w:pPr>
        <w:pStyle w:val="38"/>
        <w:rPr>
          <w:ins w:id="100546" w:author="מנוע מכני" w:date="2026-10-05T11:32:12Z"/>
        </w:rPr>
      </w:pPr>
      <w:ins w:id="92331" w:author="מנוע מכני" w:date="2026-10-05T11:32:12Z">
        <w:r>
          <w:t xml:space="preserve">מ"ט</w:t>
        </w:r>
      </w:ins>
      <w:del w:id="92332" w:author="מנוע מכני" w:date="2026-10-05T11:32:12Z">
        <w:r>
          <w:delText xml:space="preserve">מ''ט</w:delText>
        </w:r>
      </w:del>
      <w:r w:rsidR="00F40753">
        <w:t xml:space="preserve"> דרבי?</w:t>
      </w:r>
    </w:p>
    <w:p w14:paraId="6CF62BE1" w14:textId="77777777" w:rsidR="00EE07CF" w:rsidRDefault="00EE07CF" w:rsidP="00F40753">
      <w:pPr>
        <w:rPr>
          <w:rtl/>
        </w:rPr>
      </w:pPr>
      <w:del w:id="10054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דריש ריבויי ומיעוטי, </w:t>
      </w:r>
      <w:r>
        <w:rPr>
          <w:rFonts w:hint="cs"/>
          <w:rtl/>
        </w:rPr>
        <w:t>'</w:t>
      </w:r>
      <w:ins w:id="90419" w:author="מנוע סמנטי" w:date="2026-10-05T11:39:44Z">
        <w:r>
          <w:rPr>
            <w:rStyle w:val="afffff0"/>
            <w:rtl/>
          </w:rPr>
          <w:t xml:space="preserve">וּפְדוּיָו מִבֶּן חֹדֶשׁ תִּפְדֶּה</w:t>
        </w:r>
      </w:ins>
      <w:del w:id="90420" w:author="מנוע סמנטי" w:date="2026-10-05T11:39:44Z">
        <w:r w:rsidR="00F40753">
          <w:rPr>
            <w:rtl/>
          </w:rPr>
          <w:delText xml:space="preserve">ופדויו מבן חדש תפדה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ריבה, </w:t>
      </w:r>
    </w:p>
    <w:p w14:paraId="3AFE55BE" w14:textId="77777777" w:rsidR="00EE07CF" w:rsidRDefault="00EE07CF" w:rsidP="00F40753">
      <w:pPr>
        <w:rPr>
          <w:rtl/>
        </w:rPr>
      </w:pPr>
      <w:r>
        <w:rPr>
          <w:rFonts w:hint="cs"/>
          <w:rtl/>
        </w:rPr>
        <w:t>'</w:t>
      </w:r>
      <w:ins w:id="90423" w:author="מנוע סמנטי" w:date="2026-10-05T11:39:44Z">
        <w:r>
          <w:rPr>
            <w:rStyle w:val="afffff0"/>
            <w:rtl/>
          </w:rPr>
          <w:t xml:space="preserve">בְּעֶרְכְּךָ כֶּסֶף חֲמֵשֶׁת שְׁקָלִים</w:t>
        </w:r>
      </w:ins>
      <w:del w:id="90424" w:author="מנוע סמנטי" w:date="2026-10-05T11:39:44Z">
        <w:r w:rsidR="00F40753">
          <w:rPr>
            <w:rtl/>
          </w:rPr>
          <w:delText xml:space="preserve">בערכך כסף חמשת שקלים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מיעט, </w:t>
      </w:r>
      <w:r>
        <w:rPr>
          <w:rFonts w:hint="cs"/>
          <w:rtl/>
        </w:rPr>
        <w:t>'</w:t>
      </w:r>
      <w:ins w:id="90421" w:author="מנוע סמנטי" w:date="2026-10-05T11:39:44Z">
        <w:r>
          <w:rPr>
            <w:rStyle w:val="afffff0"/>
            <w:rtl/>
          </w:rPr>
          <w:t xml:space="preserve">תִּפְדֶּה</w:t>
        </w:r>
      </w:ins>
      <w:del w:id="90422" w:author="מנוע סמנטי" w:date="2026-10-05T11:39:44Z">
        <w:r w:rsidR="00F40753">
          <w:rPr>
            <w:rtl/>
          </w:rPr>
          <w:delText xml:space="preserve">תפדה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ריבה, </w:t>
      </w:r>
    </w:p>
    <w:p w14:paraId="4A2C2F5E" w14:textId="77777777" w:rsidR="00B874E6" w:rsidRDefault="00EE07CF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ריבה ומיעט וריבה</w:t>
      </w:r>
      <w:r>
        <w:rPr>
          <w:rFonts w:hint="cs"/>
          <w:rtl/>
        </w:rPr>
        <w:t>'</w:t>
      </w:r>
      <w:r w:rsidR="00F40753">
        <w:rPr>
          <w:rtl/>
        </w:rPr>
        <w:t xml:space="preserve"> - ריבה הכל, </w:t>
      </w:r>
      <w:ins w:id="95543" w:author="מנוע מכני" w:date="2026-10-05T11:32:12Z">
        <w:r>
          <w:rPr>
            <w:rtl/>
          </w:rPr>
          <w:t xml:space="preserve">מה</w:t>
        </w:r>
      </w:ins>
      <w:del w:id="95544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-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כל </w:t>
      </w:r>
      <w:ins w:id="95541" w:author="מנוע מכני" w:date="2026-10-05T11:32:12Z">
        <w:r>
          <w:rPr>
            <w:rtl/>
          </w:rPr>
          <w:t xml:space="preserve">דברים</w:t>
        </w:r>
      </w:ins>
      <w:del w:id="95542" w:author="מנוע מכני" w:date="2026-10-05T11:32:12Z">
        <w:r w:rsidR="00F40753">
          <w:rPr>
            <w:rtl/>
          </w:rPr>
          <w:delText xml:space="preserve">מילי</w:delText>
        </w:r>
      </w:del>
      <w:r w:rsidR="00F40753">
        <w:rPr>
          <w:rtl/>
        </w:rPr>
        <w:t xml:space="preserve">, </w:t>
      </w:r>
      <w:ins w:id="95545" w:author="מנוע מכני" w:date="2026-10-05T11:32:12Z">
        <w:r>
          <w:rPr>
            <w:rtl/>
          </w:rPr>
          <w:t xml:space="preserve">ומה</w:t>
        </w:r>
      </w:ins>
      <w:del w:id="95546" w:author="מנוע מכני" w:date="2026-10-05T11:32:12Z">
        <w:r w:rsidR="00F40753">
          <w:rPr>
            <w:rtl/>
          </w:rPr>
          <w:delText xml:space="preserve">ומאי</w:delText>
        </w:r>
      </w:del>
      <w:r w:rsidR="00F40753">
        <w:rPr>
          <w:rtl/>
        </w:rPr>
        <w:t xml:space="preserve"> מיעט - מיעט שטרות</w:t>
      </w:r>
      <w:r w:rsidR="0057284B">
        <w:rPr>
          <w:rtl/>
        </w:rPr>
        <w:t>.</w:t>
      </w:r>
    </w:p>
    <w:p w14:paraId="1C21FEB8" w14:textId="77777777" w:rsidR="00EE07CF" w:rsidRDefault="00F40753" w:rsidP="00F40753">
      <w:pPr>
        <w:rPr>
          <w:rtl/>
        </w:rPr>
      </w:pPr>
      <w:r>
        <w:rPr>
          <w:rtl/>
        </w:rPr>
        <w:t>ורבנן דרשי כלל ופרט</w:t>
      </w:r>
      <w:ins w:id="97225" w:author="מנוע מכני" w:date="2026-10-05T11:32:12Z">
        <w:r>
          <w:rPr>
            <w:rtl/>
          </w:rPr>
          <w:t xml:space="preserve">,</w:t>
        </w:r>
      </w:ins>
      <w:del w:id="97226" w:author="מנוע מכני" w:date="2026-10-05T11:32:12Z">
        <w:r w:rsidR="000B5F7F">
          <w:rPr>
            <w:rtl/>
          </w:rPr>
          <w:delText xml:space="preserve">;</w:delText>
        </w:r>
      </w:del>
      <w:r w:rsidR="00EE07CF">
        <w:rPr>
          <w:rFonts w:hint="cs"/>
          <w:rtl/>
        </w:rPr>
        <w:t xml:space="preserve"> </w:t>
      </w:r>
    </w:p>
    <w:p w14:paraId="5F359CF4" w14:textId="77777777" w:rsidR="00EE07CF" w:rsidRDefault="00EE07CF" w:rsidP="00EE07CF">
      <w:pPr>
        <w:rPr>
          <w:rtl/>
        </w:rPr>
      </w:pPr>
      <w:r>
        <w:rPr>
          <w:rFonts w:hint="cs"/>
          <w:rtl/>
        </w:rPr>
        <w:t>'</w:t>
      </w:r>
      <w:ins w:id="90429" w:author="מנוע סמנטי" w:date="2026-10-05T11:39:44Z">
        <w:r>
          <w:rPr>
            <w:rStyle w:val="afffff0"/>
            <w:rtl/>
          </w:rPr>
          <w:t xml:space="preserve">וּפְדוּיָו מִבֶּן חֹדֶשׁ</w:t>
        </w:r>
      </w:ins>
      <w:del w:id="90430" w:author="מנוע סמנטי" w:date="2026-10-05T11:39:44Z">
        <w:r w:rsidR="00F40753">
          <w:rPr>
            <w:rtl/>
          </w:rPr>
          <w:delText xml:space="preserve">ופדויו מבן חדש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כלל, </w:t>
      </w:r>
      <w:r>
        <w:rPr>
          <w:rFonts w:hint="cs"/>
          <w:rtl/>
        </w:rPr>
        <w:t>'</w:t>
      </w:r>
      <w:ins w:id="90427" w:author="מנוע סמנטי" w:date="2026-10-05T11:39:44Z">
        <w:r>
          <w:rPr>
            <w:rStyle w:val="afffff0"/>
            <w:rtl/>
          </w:rPr>
          <w:t xml:space="preserve">בְּעֶרְכְּךָ כֶּסֶף חֲמֵשֶׁת שְׁקָלִים</w:t>
        </w:r>
      </w:ins>
      <w:del w:id="90428" w:author="מנוע סמנטי" w:date="2026-10-05T11:39:44Z">
        <w:r w:rsidR="00F40753">
          <w:rPr>
            <w:rtl/>
          </w:rPr>
          <w:delText xml:space="preserve">בערכך כסף חמשת שקלים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פרט, </w:t>
      </w:r>
      <w:r>
        <w:rPr>
          <w:rFonts w:hint="cs"/>
          <w:rtl/>
        </w:rPr>
        <w:t>'</w:t>
      </w:r>
      <w:ins w:id="90425" w:author="מנוע סמנטי" w:date="2026-10-05T11:39:44Z">
        <w:r>
          <w:rPr>
            <w:rStyle w:val="afffff0"/>
            <w:rtl/>
          </w:rPr>
          <w:t xml:space="preserve">תִּפְדֶּה</w:t>
        </w:r>
      </w:ins>
      <w:del w:id="90426" w:author="מנוע סמנטי" w:date="2026-10-05T11:39:44Z">
        <w:r w:rsidR="00F40753">
          <w:rPr>
            <w:rtl/>
          </w:rPr>
          <w:delText xml:space="preserve">תפדה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חזר וכלל, </w:t>
      </w:r>
    </w:p>
    <w:p w14:paraId="26D31AC1" w14:textId="77777777" w:rsidR="00EE07CF" w:rsidRDefault="00F40753" w:rsidP="00EE07CF">
      <w:pPr>
        <w:rPr>
          <w:rtl/>
        </w:rPr>
      </w:pPr>
      <w:r>
        <w:rPr>
          <w:rtl/>
        </w:rPr>
        <w:t xml:space="preserve">כלל ופרט וכלל אי אתה דן אלא כעין הפרט, מה הפרט מפורש - דבר המטלטל וגופו ממון, </w:t>
      </w:r>
    </w:p>
    <w:p w14:paraId="0BB616FD" w14:textId="77777777" w:rsidR="00EE07CF" w:rsidRDefault="00F40753" w:rsidP="00F40753">
      <w:pPr>
        <w:rPr>
          <w:rtl/>
        </w:rPr>
      </w:pPr>
      <w:r>
        <w:rPr>
          <w:rtl/>
        </w:rPr>
        <w:t xml:space="preserve">אף כל דבר המטלטל וגופו ממון, </w:t>
      </w:r>
    </w:p>
    <w:p w14:paraId="639C9637" w14:textId="77777777" w:rsidR="00B874E6" w:rsidRDefault="00EE07CF" w:rsidP="00F40753">
      <w:pPr>
        <w:rPr>
          <w:rtl/>
        </w:rPr>
      </w:pPr>
      <w:r>
        <w:rPr>
          <w:rtl/>
        </w:rPr>
        <w:t>יצאו קרקעות שאין מטלטלין, יצאו עבדים שהוקשו לקרקעות, יצאו שטרות</w:t>
      </w:r>
      <w:r w:rsidR="00F40753">
        <w:rPr>
          <w:rtl/>
        </w:rPr>
        <w:t xml:space="preserve"> ש</w:t>
      </w:r>
      <w:r w:rsidR="00FA1A10">
        <w:rPr>
          <w:rtl/>
        </w:rPr>
        <w:t>אע"פ</w:t>
      </w:r>
      <w:r w:rsidR="00F40753">
        <w:rPr>
          <w:rtl/>
        </w:rPr>
        <w:t xml:space="preserve"> שמטלטלין, אין גופן ממון</w:t>
      </w:r>
      <w:r w:rsidR="0057284B">
        <w:rPr>
          <w:rtl/>
        </w:rPr>
        <w:t>.</w:t>
      </w:r>
    </w:p>
    <w:p w14:paraId="093B9F90" w14:textId="77777777" w:rsidR="00EE07CF" w:rsidRDefault="00EE07CF" w:rsidP="00F40753">
      <w:pPr>
        <w:rPr>
          <w:del w:id="90663" w:author="מנוע עיצוב" w:date="2026-10-05T11:33:53Z"/>
          <w:rtl/>
        </w:rPr>
      </w:pPr>
    </w:p>
    <w:p>
      <w:pPr>
        <w:pStyle w:val="38"/>
        <w:rPr>
          <w:ins w:id="100548" w:author="מנוע מכני" w:date="2026-10-05T11:32:12Z"/>
        </w:rPr>
      </w:pPr>
      <w:ins w:id="92333" w:author="מנוע מכני" w:date="2026-10-05T11:32:12Z">
        <w:del w:id="100982" w:author="מנוע מכני" w:date="2026-10-05T11:32:12Z">
          <w:r>
            <w:delText xml:space="preserve">א"ל</w:delText>
          </w:r>
          <w:r w:rsidR="00F40753">
            <w:delText xml:space="preserve"> </w:delText>
          </w:r>
        </w:del>
      </w:ins>
      <w:del w:id="92334" w:author="מנוע מכני" w:date="2026-10-05T11:32:12Z">
        <w:r>
          <w:delText xml:space="preserve">א''ל</w:delText>
        </w:r>
      </w:del>
      <w:r w:rsidR="00F40753">
        <w:t xml:space="preserve">רבינא למרימר:</w:t>
      </w:r>
    </w:p>
    <w:p w14:paraId="4F651A26" w14:textId="77777777" w:rsidR="00EE07CF" w:rsidRDefault="00EE07CF" w:rsidP="00F40753">
      <w:pPr>
        <w:rPr>
          <w:rtl/>
        </w:rPr>
      </w:pPr>
      <w:del w:id="1005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ורבי</w:t>
      </w:r>
      <w:r w:rsidR="00F40753">
        <w:rPr>
          <w:rtl/>
        </w:rPr>
        <w:t xml:space="preserve"> ריבויי ומיעוטי דריש? והא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כללי ופרטי דריש במרצע, </w:t>
      </w:r>
    </w:p>
    <w:p>
      <w:pPr>
        <w:pStyle w:val="38"/>
        <w:rPr>
          <w:ins w:id="100550" w:author="מנוע מכני" w:date="2026-10-05T11:32:12Z"/>
        </w:rPr>
      </w:pPr>
      <w:r>
        <w:t xml:space="preserve">דתניא</w:t>
      </w:r>
      <w:r>
        <w:t xml:space="preserve">:</w:t>
      </w:r>
    </w:p>
    <w:p w14:paraId="74A8FE8A" w14:textId="77777777" w:rsidR="00B874E6" w:rsidRDefault="00F40753" w:rsidP="00EE07CF">
      <w:pPr>
        <w:rPr>
          <w:rtl/>
        </w:rPr>
      </w:pPr>
      <w:del w:id="100551" w:author="מנוע מכני" w:date="2026-10-05T11:32:12Z">
        <w:r>
          <w:rPr>
            <w:rtl/>
          </w:rPr>
          <w:delText xml:space="preserve"> </w:delText>
        </w:r>
      </w:del>
      <w:r w:rsidR="00EE07CF">
        <w:rPr>
          <w:rFonts w:hint="cs"/>
          <w:rtl/>
        </w:rPr>
        <w:t>'</w:t>
      </w:r>
      <w:ins w:id="90433" w:author="מנוע סמנטי" w:date="2026-10-05T11:39:44Z">
        <w:r>
          <w:rPr>
            <w:rStyle w:val="afffff0"/>
            <w:rtl/>
          </w:rPr>
          <w:t xml:space="preserve">מַרְצֵעַ</w:t>
        </w:r>
      </w:ins>
      <w:del w:id="90434" w:author="מנוע סמנטי" w:date="2026-10-05T11:39:44Z">
        <w:r>
          <w:rPr>
            <w:rtl/>
          </w:rPr>
          <w:delText xml:space="preserve">מרצע</w:delText>
        </w:r>
      </w:del>
      <w:r w:rsidR="00EE07CF">
        <w:rPr>
          <w:rFonts w:hint="cs"/>
          <w:rtl/>
        </w:rPr>
        <w:t>'</w:t>
      </w:r>
      <w:r>
        <w:rPr>
          <w:rtl/>
        </w:rPr>
        <w:t xml:space="preserve"> </w:t>
      </w:r>
      <w:r w:rsidR="00EE07CF">
        <w:rPr>
          <w:rtl/>
        </w:rPr>
        <w:t>–</w:t>
      </w:r>
      <w:r>
        <w:rPr>
          <w:rtl/>
        </w:rPr>
        <w:t xml:space="preserve"> </w:t>
      </w:r>
      <w:r w:rsidR="00EE07CF">
        <w:rPr>
          <w:rStyle w:val="2fb"/>
          <w:rFonts w:hint="cs"/>
          <w:rtl/>
        </w:rPr>
        <w:t xml:space="preserve">לרי</w:t>
      </w:r>
      <w:ins w:id="92335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336" w:author="מנוע מכני" w:date="2026-10-05T11:32:12Z">
        <w:r w:rsidR="00EE07CF">
          <w:rPr>
            <w:rFonts w:hint="cs"/>
            <w:rtl/>
          </w:rPr>
          <w:delText xml:space="preserve">ב''י</w:delText>
        </w:r>
      </w:del>
      <w:r w:rsidR="00EE07CF">
        <w:rPr>
          <w:rFonts w:hint="cs"/>
          <w:rtl/>
        </w:rPr>
        <w:t xml:space="preserve">: </w:t>
      </w:r>
      <w:r>
        <w:rPr>
          <w:rtl/>
        </w:rPr>
        <w:t xml:space="preserve">אין לי אלא מרצע, מנין לרבות הסול והסירא והמחט והמקדח והמכתב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EE07CF">
        <w:rPr>
          <w:rFonts w:hint="cs"/>
          <w:rtl/>
        </w:rPr>
        <w:t>'</w:t>
      </w:r>
      <w:ins w:id="90431" w:author="מנוע סמנטי" w:date="2026-10-05T11:39:44Z">
        <w:r>
          <w:rPr>
            <w:rStyle w:val="afffff0"/>
            <w:rtl/>
          </w:rPr>
          <w:t xml:space="preserve">וְלָקַחְתָּ</w:t>
        </w:r>
      </w:ins>
      <w:del w:id="90432" w:author="מנוע סמנטי" w:date="2026-10-05T11:39:44Z">
        <w:r>
          <w:rPr>
            <w:rtl/>
          </w:rPr>
          <w:delText xml:space="preserve">ולקחת</w:delText>
        </w:r>
      </w:del>
      <w:r w:rsidR="00EE07CF">
        <w:rPr>
          <w:rFonts w:hint="cs"/>
          <w:rtl/>
        </w:rPr>
        <w:t>'</w:t>
      </w:r>
      <w:r>
        <w:rPr>
          <w:rtl/>
        </w:rPr>
        <w:t xml:space="preserve"> - לרבות כל דבר שנלקח ביד,</w:t>
      </w:r>
    </w:p>
    <w:p>
      <w:pPr>
        <w:pStyle w:val="38"/>
        <w:rPr>
          <w:ins w:id="100552" w:author="מנוע מכני" w:date="2026-10-05T11:32:12Z"/>
        </w:rPr>
      </w:pPr>
      <w:r>
        <w:t xml:space="preserve">רבי</w:t>
      </w:r>
      <w:del w:id="100963" w:author="מנוע מכני" w:date="2026-10-05T11:32:12Z">
        <w:r>
          <w:delText xml:space="preserve"> אומר</w:delText>
        </w:r>
      </w:del>
      <w:r>
        <w:t xml:space="preserve">:</w:t>
      </w:r>
    </w:p>
    <w:p w14:paraId="1239F311" w14:textId="77777777" w:rsidR="00B874E6" w:rsidRDefault="00F40753" w:rsidP="00F40753">
      <w:pPr>
        <w:rPr>
          <w:rtl/>
        </w:rPr>
      </w:pPr>
      <w:del w:id="1005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מרצע - מה מרצע מיוחד - של מתכת, אף כל - של מתכת</w:t>
      </w:r>
      <w:r w:rsidR="0057284B">
        <w:rPr>
          <w:rtl/>
        </w:rPr>
        <w:t>.</w:t>
      </w:r>
    </w:p>
    <w:p>
      <w:pPr>
        <w:pStyle w:val="38"/>
        <w:rPr>
          <w:ins w:id="100554" w:author="מנוע מכני" w:date="2026-10-05T11:32:12Z"/>
        </w:rPr>
      </w:pPr>
      <w:ins w:id="94177" w:author="מנוע מכני" w:date="2026-10-05T11:32:12Z">
        <w:r>
          <w:t xml:space="preserve">ואומרים</w:t>
        </w:r>
      </w:ins>
      <w:del w:id="94178" w:author="מנוע מכני" w:date="2026-10-05T11:32:12Z">
        <w:r>
          <w:delText xml:space="preserve">ואמרינן</w:delText>
        </w:r>
      </w:del>
      <w:r>
        <w:t xml:space="preserve">:</w:t>
      </w:r>
    </w:p>
    <w:p w14:paraId="542E7B43" w14:textId="77777777" w:rsidR="00EE07CF" w:rsidRDefault="00F40753" w:rsidP="00EE07CF">
      <w:pPr>
        <w:rPr>
          <w:rtl/>
        </w:rPr>
      </w:pPr>
      <w:del w:id="100555" w:author="מנוע מכני" w:date="2026-10-05T11:32:12Z">
        <w:r>
          <w:rPr>
            <w:rtl/>
          </w:rPr>
          <w:delText xml:space="preserve"> </w:delText>
        </w:r>
      </w:del>
      <w:ins w:id="94179" w:author="מנוע מכני" w:date="2026-10-05T11:32:12Z">
        <w:r>
          <w:rPr>
            <w:rFonts w:hint="cs"/>
            <w:rtl/>
          </w:rPr>
          <w:t xml:space="preserve">דחלקו</w:t>
        </w:r>
      </w:ins>
      <w:del w:id="94180" w:author="מנוע מכני" w:date="2026-10-05T11:32:12Z">
        <w:r w:rsidR="00EE07CF">
          <w:rPr>
            <w:rFonts w:hint="cs"/>
            <w:rtl/>
          </w:rPr>
          <w:delText xml:space="preserve">דפליגי</w:delText>
        </w:r>
      </w:del>
      <w:ins w:id="97227" w:author="מנוע מכני" w:date="2026-10-05T11:32:12Z">
        <w:r>
          <w:rPr>
            <w:rFonts w:hint="cs"/>
            <w:rtl/>
          </w:rPr>
          <w:t xml:space="preserve"> </w:t>
        </w:r>
      </w:ins>
      <w:del w:id="97228" w:author="מנוע מכני" w:date="2026-10-05T11:32:12Z">
        <w:r w:rsidR="00EE07CF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 w:rsidR="00EE07CF">
        <w:rPr>
          <w:rStyle w:val="2fb"/>
          <w:rFonts w:hint="cs"/>
          <w:rtl/>
        </w:rPr>
        <w:t>ד</w:t>
      </w:r>
      <w:r>
        <w:rPr>
          <w:rStyle w:val="2fb"/>
          <w:rtl/>
        </w:rPr>
        <w:t xml:space="preserve">רבי</w:t>
      </w:r>
      <w:r>
        <w:rPr>
          <w:rtl/>
        </w:rPr>
        <w:t xml:space="preserve"> דריש כללי ופרטי, </w:t>
      </w:r>
      <w:r>
        <w:rPr>
          <w:rStyle w:val="2fb"/>
          <w:rtl/>
        </w:rPr>
        <w:t xml:space="preserve">ר</w:t>
      </w:r>
      <w:r w:rsidR="00EE07CF">
        <w:rPr>
          <w:rStyle w:val="2fb"/>
          <w:rFonts w:hint="cs"/>
          <w:rtl/>
        </w:rPr>
        <w:t xml:space="preserve">י</w:t>
      </w:r>
      <w:ins w:id="9233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338" w:author="מנוע מכני" w:date="2026-10-05T11:32:12Z">
        <w:r w:rsidR="00EE07CF">
          <w:rPr>
            <w:rFonts w:hint="cs"/>
            <w:rtl/>
          </w:rPr>
          <w:delText xml:space="preserve">ב''י</w:delText>
        </w:r>
      </w:del>
      <w:r w:rsidR="00EE07CF">
        <w:rPr>
          <w:rFonts w:hint="cs"/>
          <w:rtl/>
        </w:rPr>
        <w:t xml:space="preserve"> </w:t>
      </w:r>
      <w:r>
        <w:rPr>
          <w:rtl/>
        </w:rPr>
        <w:t xml:space="preserve">דריש ריבויי ומיעוטי! אין, </w:t>
      </w:r>
    </w:p>
    <w:p w14:paraId="163B9A00" w14:textId="77777777" w:rsidR="00EE07CF" w:rsidRDefault="00F40753" w:rsidP="00EE07CF">
      <w:pPr>
        <w:rPr>
          <w:rtl/>
        </w:rPr>
      </w:pPr>
      <w:ins w:id="95547" w:author="מנוע מכני" w:date="2026-10-05T11:32:12Z">
        <w:r>
          <w:rPr>
            <w:rtl/>
          </w:rPr>
          <w:t xml:space="preserve">סתם</w:t>
        </w:r>
      </w:ins>
      <w:del w:id="95548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 כללי ופרטי דריש, </w:t>
      </w:r>
    </w:p>
    <w:p>
      <w:pPr>
        <w:pStyle w:val="38"/>
        <w:rPr>
          <w:ins w:id="100556" w:author="מנוע מכני" w:date="2026-10-05T11:32:12Z"/>
        </w:rPr>
      </w:pPr>
      <w:ins w:id="94181" w:author="מנוע מכני" w:date="2026-10-05T11:32:12Z">
        <w:r>
          <w:t xml:space="preserve">וכאן</w:t>
        </w:r>
      </w:ins>
      <w:del w:id="94182" w:author="מנוע מכני" w:date="2026-10-05T11:32:12Z">
        <w:r>
          <w:delText xml:space="preserve">והכא</w:delText>
        </w:r>
      </w:del>
      <w:r>
        <w:t xml:space="preserve"> - כדתנא ד</w:t>
      </w:r>
      <w:ins w:id="92339" w:author="מנוע מכני" w:date="2026-10-05T11:32:12Z">
        <w:r>
          <w:t xml:space="preserve">ר"י</w:t>
        </w:r>
      </w:ins>
      <w:del w:id="92340" w:author="מנוע מכני" w:date="2026-10-05T11:32:12Z">
        <w:r w:rsidR="00EE07CF">
          <w:delText xml:space="preserve">ר''י</w:delText>
        </w:r>
      </w:del>
      <w:r w:rsidR="00EE07CF">
        <w:t xml:space="preserve">ש</w:t>
      </w:r>
      <w:r>
        <w:t xml:space="preserve">:</w:t>
      </w:r>
    </w:p>
    <w:p w14:paraId="078FB19E" w14:textId="77777777" w:rsidR="00B874E6" w:rsidRDefault="00F40753" w:rsidP="00EE07CF">
      <w:pPr>
        <w:rPr>
          <w:rtl/>
        </w:rPr>
      </w:pPr>
      <w:del w:id="100557" w:author="מנוע מכני" w:date="2026-10-05T11:32:12Z">
        <w:r>
          <w:rPr>
            <w:rtl/>
          </w:rPr>
          <w:delText xml:space="preserve"> </w:delText>
        </w:r>
      </w:del>
      <w:r w:rsidR="00EE07CF">
        <w:rPr>
          <w:rFonts w:hint="cs"/>
          <w:rtl/>
        </w:rPr>
        <w:t>'</w:t>
      </w:r>
      <w:r>
        <w:rPr>
          <w:rtl/>
        </w:rPr>
        <w:t>במים במים</w:t>
      </w:r>
      <w:r w:rsidR="00EE07CF">
        <w:rPr>
          <w:rFonts w:hint="cs"/>
          <w:rtl/>
        </w:rPr>
        <w:t>'</w:t>
      </w:r>
      <w:r>
        <w:rPr>
          <w:rtl/>
        </w:rPr>
        <w:t xml:space="preserve"> שתי פעמים, אין זה כלל ופרט אלא ריבה ומיעט</w:t>
      </w:r>
      <w:r w:rsidR="0057284B">
        <w:rPr>
          <w:rtl/>
        </w:rPr>
        <w:t>.</w:t>
      </w:r>
    </w:p>
    <w:p w14:paraId="2E9DB60B" w14:textId="77777777" w:rsidR="00B874E6" w:rsidRDefault="00F40753" w:rsidP="00F40753">
      <w:pPr>
        <w:rPr>
          <w:rtl/>
        </w:rPr>
      </w:pPr>
      <w:r>
        <w:rPr>
          <w:rtl/>
        </w:rPr>
        <w:lastRenderedPageBreak/>
        <w:t xml:space="preserve">ורבנן - </w:t>
      </w:r>
      <w:ins w:id="94185" w:author="מנוע מכני" w:date="2026-10-05T11:32:12Z">
        <w:r>
          <w:rPr>
            <w:rtl/>
          </w:rPr>
          <w:t xml:space="preserve">אמרו</w:t>
        </w:r>
      </w:ins>
      <w:del w:id="94186" w:author="מנוע מכני" w:date="2026-10-05T11:32:12Z">
        <w:r>
          <w:rPr>
            <w:rtl/>
          </w:rPr>
          <w:lastRenderedPageBreak/>
          <w:delText xml:space="preserve">אמרי</w:delText>
        </w:r>
      </w:del>
      <w:r>
        <w:rPr>
          <w:rtl/>
        </w:rPr>
        <w:lastRenderedPageBreak/>
        <w:t xml:space="preserve"> </w:t>
      </w:r>
      <w:ins w:id="94183" w:author="מנוע מכני" w:date="2026-10-05T11:32:12Z">
        <w:r>
          <w:rPr>
            <w:rtl/>
          </w:rPr>
          <w:t xml:space="preserve">כדאומרים</w:t>
        </w:r>
      </w:ins>
      <w:del w:id="94184" w:author="מנוע מכני" w:date="2026-10-05T11:32:12Z">
        <w:r>
          <w:rPr>
            <w:rtl/>
          </w:rPr>
          <w:lastRenderedPageBreak/>
          <w:delText xml:space="preserve">כדאמרינן</w:delText>
        </w:r>
      </w:del>
      <w:r>
        <w:rPr>
          <w:rtl/>
        </w:rPr>
        <w:lastRenderedPageBreak/>
        <w:t xml:space="preserve"> במערבא: כ"מ שאתה </w:t>
      </w:r>
      <w:r w:rsidR="00EE07CF">
        <w:rPr>
          <w:rtl/>
        </w:rPr>
        <w:t xml:space="preserve">מוצא שתי כללות הסמוכים זה לזה </w:t>
      </w:r>
      <w:r>
        <w:rPr>
          <w:rtl/>
        </w:rPr>
        <w:t>הטל פרט ביניהם ודונם בכלל ופרט</w:t>
      </w:r>
      <w:r w:rsidR="0057284B">
        <w:rPr>
          <w:rtl/>
        </w:rPr>
        <w:t>.</w:t>
      </w:r>
    </w:p>
    <w:p w14:paraId="735D8DF3" w14:textId="77777777" w:rsidR="0057284B" w:rsidRDefault="0057284B" w:rsidP="0057284B">
      <w:pPr>
        <w:pStyle w:val="affffd"/>
        <w:jc w:val="center"/>
        <w:rPr>
          <w:rtl/>
        </w:rPr>
        <w:pPrChange w:id="9050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29" w:author="מנוע מכני" w:date="2026-10-05T11:32:12Z">
        <w:r>
          <w:rPr>
            <w:rtl/>
          </w:rPr>
          <w:t xml:space="preserve"> </w:t>
        </w:r>
      </w:ins>
      <w:del w:id="972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31" w:author="מנוע מכני" w:date="2026-10-05T11:32:12Z">
        <w:r>
          <w:rPr>
            <w:rtl/>
          </w:rPr>
          <w:t xml:space="preserve"> </w:t>
        </w:r>
      </w:ins>
      <w:del w:id="972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71B87D4" w14:textId="77777777" w:rsidR="00EE07CF" w:rsidRDefault="00EE07CF" w:rsidP="00110923">
      <w:pPr>
        <w:pStyle w:val="afff0"/>
        <w:framePr w:wrap="around"/>
        <w:rPr>
          <w:rtl/>
        </w:rPr>
      </w:pPr>
      <w:r>
        <w:rPr>
          <w:rFonts w:hint="cs"/>
          <w:rtl/>
        </w:rPr>
        <w:t>נא:</w:t>
      </w:r>
    </w:p>
    <w:p w14:paraId="2636C73A" w14:textId="77777777" w:rsidR="00B874E6" w:rsidRDefault="00F40753" w:rsidP="00F40753">
      <w:pPr>
        <w:rPr>
          <w:rtl/>
        </w:rPr>
      </w:pPr>
      <w:r w:rsidRPr="00110923">
        <w:rPr>
          <w:rStyle w:val="afffe"/>
          <w:rtl/>
        </w:rPr>
        <w:t>ולא בהקדשות</w:t>
      </w:r>
      <w:r w:rsidR="0057284B">
        <w:rPr>
          <w:rtl/>
        </w:rPr>
        <w:t>.</w:t>
      </w:r>
    </w:p>
    <w:p w14:paraId="1E85D589" w14:textId="77777777" w:rsidR="00B874E6" w:rsidRDefault="00F40753" w:rsidP="00110923">
      <w:pPr>
        <w:rPr>
          <w:rtl/>
        </w:rPr>
      </w:pPr>
      <w:r>
        <w:rPr>
          <w:rtl/>
        </w:rPr>
        <w:t xml:space="preserve">פשיטא, </w:t>
      </w:r>
      <w:ins w:id="94187" w:author="מנוע מכני" w:date="2026-10-05T11:32:12Z">
        <w:r>
          <w:rPr>
            <w:rtl/>
          </w:rPr>
          <w:t xml:space="preserve">לא</w:t>
        </w:r>
      </w:ins>
      <w:del w:id="941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5549" w:author="מנוע מכני" w:date="2026-10-05T11:32:12Z">
        <w:r>
          <w:rPr>
            <w:rtl/>
          </w:rPr>
          <w:t xml:space="preserve">שלו</w:t>
        </w:r>
      </w:ins>
      <w:del w:id="95550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</w:t>
      </w:r>
      <w:ins w:id="95551" w:author="מנוע מכני" w:date="2026-10-05T11:32:12Z">
        <w:r>
          <w:rPr>
            <w:rtl/>
          </w:rPr>
          <w:t xml:space="preserve">הם</w:t>
        </w:r>
      </w:ins>
      <w:del w:id="9555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אימא: </w:t>
      </w:r>
      <w:r w:rsidRPr="00110923">
        <w:rPr>
          <w:b/>
          <w:bCs/>
          <w:rtl/>
        </w:rPr>
        <w:t>ולא הקדשות בכל אלו</w:t>
      </w:r>
      <w:r w:rsidR="0057284B" w:rsidRPr="00110923">
        <w:rPr>
          <w:b/>
          <w:bCs/>
          <w:rtl/>
        </w:rPr>
        <w:t>.</w:t>
      </w:r>
    </w:p>
    <w:p w14:paraId="0F5DBDF7" w14:textId="77777777" w:rsidR="0057284B" w:rsidRDefault="0057284B" w:rsidP="0057284B">
      <w:pPr>
        <w:jc w:val="center"/>
        <w:rPr>
          <w:del w:id="90288" w:author="מנוע עיצוב" w:date="2026-10-05T11:33:53Z"/>
          <w:rtl/>
        </w:rPr>
      </w:pPr>
      <w:del w:id="90285" w:author="מנוע עיצוב" w:date="2026-10-05T11:33:53Z">
        <w:r>
          <w:rPr>
            <w:rtl/>
          </w:rPr>
          <w:delText xml:space="preserve">•</w:delText>
        </w:r>
      </w:del>
      <w:ins w:id="97233" w:author="מנוע מכני" w:date="2026-10-05T11:32:12Z">
        <w:r>
          <w:rPr>
            <w:rtl/>
          </w:rPr>
          <w:t xml:space="preserve"> </w:t>
        </w:r>
      </w:ins>
      <w:del w:id="97234" w:author="מנוע מכני" w:date="2026-10-05T11:32:12Z">
        <w:r>
          <w:rPr>
            <w:rtl/>
          </w:rPr>
          <w:delText xml:space="preserve">  </w:delText>
        </w:r>
      </w:del>
      <w:del w:id="90286" w:author="מנוע עיצוב" w:date="2026-10-05T11:33:53Z">
        <w:r>
          <w:rPr>
            <w:rtl/>
          </w:rPr>
          <w:delText xml:space="preserve">•</w:delText>
        </w:r>
      </w:del>
      <w:ins w:id="97235" w:author="מנוע מכני" w:date="2026-10-05T11:32:12Z">
        <w:r>
          <w:rPr>
            <w:rtl/>
          </w:rPr>
          <w:t xml:space="preserve"> </w:t>
        </w:r>
      </w:ins>
      <w:del w:id="97236" w:author="מנוע מכני" w:date="2026-10-05T11:32:12Z">
        <w:r>
          <w:rPr>
            <w:rtl/>
          </w:rPr>
          <w:delText xml:space="preserve">  </w:delText>
        </w:r>
      </w:del>
      <w:del w:id="90287" w:author="מנוע עיצוב" w:date="2026-10-05T11:33:53Z">
        <w:r>
          <w:rPr>
            <w:rtl/>
          </w:rPr>
          <w:delText xml:space="preserve">•</w:delText>
        </w:r>
      </w:del>
    </w:p>
    <w:p w14:paraId="1A4D745D" w14:textId="77777777" w:rsidR="00110923" w:rsidRDefault="00F40753" w:rsidP="00110923">
      <w:pPr>
        <w:pStyle w:val="afffd"/>
        <w:rPr>
          <w:rtl/>
        </w:rPr>
      </w:pPr>
      <w:r>
        <w:rPr>
          <w:rtl/>
        </w:rPr>
        <w:t xml:space="preserve">כתב לכהן שהוא חייב לו חמשה סלעים חייב ליתן לו כו': </w:t>
      </w:r>
    </w:p>
    <w:p>
      <w:pPr>
        <w:pStyle w:val="38"/>
        <w:rPr>
          <w:ins w:id="100558" w:author="מנוע מכני" w:date="2026-10-05T11:32:12Z"/>
        </w:rPr>
      </w:pPr>
      <w:r>
        <w:t xml:space="preserve">עולא:</w:t>
      </w:r>
    </w:p>
    <w:p w14:paraId="2875E024" w14:textId="77777777" w:rsidR="00B874E6" w:rsidRDefault="00F40753" w:rsidP="00110923">
      <w:pPr>
        <w:rPr>
          <w:rtl/>
        </w:rPr>
      </w:pPr>
      <w:del w:id="1005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דבר תורה בנו פדוי לכשיתן, </w:t>
      </w:r>
      <w:r>
        <w:rPr>
          <w:rtl/>
        </w:rPr>
        <w:t xml:space="preserve">מ"ט</w:t>
      </w:r>
      <w:r>
        <w:rPr>
          <w:rtl/>
        </w:rPr>
        <w:t xml:space="preserve"> אין בנו פדוי - גזירה שמא יאמרו פודין בשטר</w:t>
      </w:r>
      <w:r w:rsidR="0057284B">
        <w:rPr>
          <w:rtl/>
        </w:rPr>
        <w:t>.</w:t>
      </w:r>
    </w:p>
    <w:p>
      <w:pPr>
        <w:pStyle w:val="38"/>
        <w:rPr>
          <w:ins w:id="100560" w:author="מנוע מכני" w:date="2026-10-05T11:32:12Z"/>
        </w:rPr>
      </w:pPr>
      <w:r>
        <w:t xml:space="preserve">תני תנא </w:t>
      </w:r>
      <w:ins w:id="95553" w:author="מנוע מכני" w:date="2026-10-05T11:32:12Z">
        <w:r>
          <w:t xml:space="preserve">לפניו</w:t>
        </w:r>
      </w:ins>
      <w:del w:id="95554" w:author="מנוע מכני" w:date="2026-10-05T11:32:12Z">
        <w:r>
          <w:delText xml:space="preserve">קמיה</w:delText>
        </w:r>
      </w:del>
      <w:r>
        <w:t xml:space="preserve"> </w:t>
      </w:r>
      <w:ins w:id="92959" w:author="מנוע מכני" w:date="2026-10-05T11:32:12Z">
        <w:r>
          <w:t xml:space="preserve">דר"נ</w:t>
        </w:r>
      </w:ins>
      <w:del w:id="92960" w:author="מנוע מכני" w:date="2026-10-05T11:32:12Z">
        <w:r>
          <w:delText xml:space="preserve">דרב נחמן</w:delText>
        </w:r>
      </w:del>
      <w:r>
        <w:t xml:space="preserve">:</w:t>
      </w:r>
    </w:p>
    <w:p w14:paraId="4D247C13" w14:textId="77777777" w:rsidR="00B874E6" w:rsidRDefault="00F40753" w:rsidP="00F40753">
      <w:pPr>
        <w:rPr>
          <w:rtl/>
        </w:rPr>
      </w:pPr>
      <w:del w:id="1005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בנו פדוי לכשיתן</w:t>
      </w:r>
      <w:r w:rsidR="0057284B">
        <w:rPr>
          <w:rtl/>
        </w:rPr>
        <w:t>.</w:t>
      </w:r>
    </w:p>
    <w:p>
      <w:pPr>
        <w:pStyle w:val="38"/>
        <w:rPr>
          <w:ins w:id="100562" w:author="מנוע מכני" w:date="2026-10-05T11:32:12Z"/>
        </w:rPr>
      </w:pPr>
      <w:r>
        <w:t xml:space="preserve">א"ל</w:t>
      </w:r>
      <w:r>
        <w:t xml:space="preserve"> </w:t>
      </w:r>
      <w:ins w:id="92961" w:author="מנוע מכני" w:date="2026-10-05T11:32:12Z">
        <w:r>
          <w:t xml:space="preserve">ר"נ</w:t>
        </w:r>
      </w:ins>
      <w:del w:id="92962" w:author="מנוע מכני" w:date="2026-10-05T11:32:12Z">
        <w:r>
          <w:delText xml:space="preserve">רב נחמן</w:delText>
        </w:r>
      </w:del>
      <w:r>
        <w:t xml:space="preserve">:</w:t>
      </w:r>
    </w:p>
    <w:p w14:paraId="0BB8CB2F" w14:textId="77777777" w:rsidR="00110923" w:rsidRDefault="00F40753" w:rsidP="00F40753">
      <w:pPr>
        <w:rPr>
          <w:rtl/>
        </w:rPr>
      </w:pPr>
      <w:del w:id="1005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דברי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ברבי יהודה סתימתא</w:t>
      </w:r>
      <w:ins w:id="97237" w:author="מנוע מכני" w:date="2026-10-05T11:32:12Z">
        <w:r>
          <w:rPr>
            <w:rtl/>
          </w:rPr>
          <w:t xml:space="preserve">,</w:t>
        </w:r>
      </w:ins>
      <w:del w:id="97238" w:author="מנוע מכני" w:date="2026-10-05T11:32:12Z">
        <w:r w:rsidR="000B5F7F">
          <w:rPr>
            <w:rtl/>
          </w:rPr>
          <w:delText xml:space="preserve">;</w:delText>
        </w:r>
      </w:del>
      <w:r w:rsidR="00110923">
        <w:rPr>
          <w:rFonts w:hint="cs"/>
          <w:rtl/>
        </w:rPr>
        <w:t xml:space="preserve"> </w:t>
      </w:r>
    </w:p>
    <w:p>
      <w:pPr>
        <w:pStyle w:val="38"/>
        <w:rPr>
          <w:ins w:id="100564" w:author="מנוע מכני" w:date="2026-10-05T11:32:12Z"/>
        </w:rPr>
      </w:pPr>
      <w:ins w:id="94189" w:author="מנוע מכני" w:date="2026-10-05T11:32:12Z">
        <w:r>
          <w:t xml:space="preserve">ואמרו</w:t>
        </w:r>
      </w:ins>
      <w:del w:id="94190" w:author="מנוע מכני" w:date="2026-10-05T11:32:12Z">
        <w:r>
          <w:delText xml:space="preserve">ואמרי</w:delText>
        </w:r>
      </w:del>
      <w:r>
        <w:t xml:space="preserve"> לה:</w:t>
      </w:r>
    </w:p>
    <w:p w14:paraId="4B577B3A" w14:textId="77777777" w:rsidR="00110923" w:rsidRDefault="00F40753" w:rsidP="00F40753">
      <w:pPr>
        <w:rPr>
          <w:rtl/>
        </w:rPr>
      </w:pPr>
      <w:del w:id="1005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דברי </w:t>
      </w:r>
      <w:ins w:id="92963" w:author="מנוע מכני" w:date="2026-10-05T11:32:12Z">
        <w:r>
          <w:rPr>
            <w:rStyle w:val="2fb"/>
            <w:rtl/>
          </w:rPr>
          <w:t xml:space="preserve">ר"א</w:t>
        </w:r>
      </w:ins>
      <w:del w:id="92964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 ברבי שמעון סתימתא, </w:t>
      </w:r>
    </w:p>
    <w:p w14:paraId="761F3FE7" w14:textId="77777777" w:rsidR="00B874E6" w:rsidRDefault="00F40753" w:rsidP="00F40753">
      <w:pPr>
        <w:rPr>
          <w:rtl/>
        </w:rPr>
      </w:pPr>
      <w:r>
        <w:rPr>
          <w:rtl/>
        </w:rPr>
        <w:t>אבל חכמים אומרים: אין בנו פדוי</w:t>
      </w:r>
      <w:r w:rsidR="0057284B">
        <w:rPr>
          <w:rtl/>
        </w:rPr>
        <w:t>.</w:t>
      </w:r>
    </w:p>
    <w:p>
      <w:pPr>
        <w:pStyle w:val="38"/>
        <w:rPr>
          <w:ins w:id="100566" w:author="מנוע מכני" w:date="2026-10-05T11:32:12Z"/>
        </w:rPr>
      </w:pPr>
      <w:r w:rsidRPr="00110923">
        <w:t xml:space="preserve">והלכתא:</w:t>
      </w:r>
    </w:p>
    <w:p w14:paraId="27E366F9" w14:textId="77777777" w:rsidR="00B874E6" w:rsidRPr="00110923" w:rsidRDefault="00F40753" w:rsidP="00F40753">
      <w:pPr>
        <w:rPr>
          <w:b/>
          <w:bCs/>
          <w:rtl/>
        </w:rPr>
      </w:pPr>
      <w:del w:id="100567" w:author="מנוע מכני" w:date="2026-10-05T11:32:12Z">
        <w:r w:rsidRPr="00110923">
          <w:rPr>
            <w:b/>
            <w:bCs/>
            <w:rtl/>
          </w:rPr>
          <w:delText xml:space="preserve"> </w:delText>
        </w:r>
      </w:del>
      <w:r w:rsidRPr="00110923">
        <w:rPr>
          <w:b/>
          <w:bCs/>
          <w:rtl/>
        </w:rPr>
        <w:t xml:space="preserve">אין בנו פדוי</w:t>
      </w:r>
      <w:r w:rsidR="0057284B" w:rsidRPr="00110923">
        <w:rPr>
          <w:b/>
          <w:bCs/>
          <w:rtl/>
        </w:rPr>
        <w:t>.</w:t>
      </w:r>
    </w:p>
    <w:p w14:paraId="59F22138" w14:textId="77777777" w:rsidR="0057284B" w:rsidRDefault="0057284B" w:rsidP="0057284B">
      <w:pPr>
        <w:jc w:val="center"/>
        <w:rPr>
          <w:del w:id="90292" w:author="מנוע עיצוב" w:date="2026-10-05T11:33:53Z"/>
          <w:rtl/>
        </w:rPr>
      </w:pPr>
      <w:del w:id="90289" w:author="מנוע עיצוב" w:date="2026-10-05T11:33:53Z">
        <w:r>
          <w:rPr>
            <w:rtl/>
          </w:rPr>
          <w:delText xml:space="preserve">•</w:delText>
        </w:r>
      </w:del>
      <w:ins w:id="97239" w:author="מנוע מכני" w:date="2026-10-05T11:32:12Z">
        <w:r>
          <w:rPr>
            <w:rtl/>
          </w:rPr>
          <w:t xml:space="preserve"> </w:t>
        </w:r>
      </w:ins>
      <w:del w:id="97240" w:author="מנוע מכני" w:date="2026-10-05T11:32:12Z">
        <w:r>
          <w:rPr>
            <w:rtl/>
          </w:rPr>
          <w:delText xml:space="preserve">  </w:delText>
        </w:r>
      </w:del>
      <w:del w:id="90290" w:author="מנוע עיצוב" w:date="2026-10-05T11:33:53Z">
        <w:r>
          <w:rPr>
            <w:rtl/>
          </w:rPr>
          <w:delText xml:space="preserve">•</w:delText>
        </w:r>
      </w:del>
      <w:ins w:id="97241" w:author="מנוע מכני" w:date="2026-10-05T11:32:12Z">
        <w:r>
          <w:rPr>
            <w:rtl/>
          </w:rPr>
          <w:t xml:space="preserve"> </w:t>
        </w:r>
      </w:ins>
      <w:del w:id="97242" w:author="מנוע מכני" w:date="2026-10-05T11:32:12Z">
        <w:r>
          <w:rPr>
            <w:rtl/>
          </w:rPr>
          <w:delText xml:space="preserve">  </w:delText>
        </w:r>
      </w:del>
      <w:del w:id="90291" w:author="מנוע עיצוב" w:date="2026-10-05T11:33:53Z">
        <w:r>
          <w:rPr>
            <w:rtl/>
          </w:rPr>
          <w:delText xml:space="preserve">•</w:delText>
        </w:r>
      </w:del>
    </w:p>
    <w:p w14:paraId="38F1351D" w14:textId="77777777" w:rsidR="00B874E6" w:rsidRDefault="00F40753" w:rsidP="00110923">
      <w:pPr>
        <w:pStyle w:val="afffd"/>
        <w:rPr>
          <w:rtl/>
        </w:rPr>
      </w:pPr>
      <w:r>
        <w:rPr>
          <w:rtl/>
        </w:rPr>
        <w:t>לפיכך אם רצה הכהן ליתן לו במתנה רשאי</w:t>
      </w:r>
      <w:r w:rsidR="0057284B">
        <w:rPr>
          <w:rtl/>
        </w:rPr>
        <w:t>.</w:t>
      </w:r>
    </w:p>
    <w:p>
      <w:pPr>
        <w:pStyle w:val="38"/>
        <w:rPr>
          <w:ins w:id="100568" w:author="מנוע מכני" w:date="2026-10-05T11:32:12Z"/>
        </w:rPr>
      </w:pPr>
      <w:r>
        <w:t>תנינא להא ד</w:t>
      </w:r>
      <w:r w:rsidR="00110923">
        <w:t xml:space="preserve">ת"ר:</w:t>
      </w:r>
    </w:p>
    <w:p w14:paraId="188F7639" w14:textId="77777777" w:rsidR="00110923" w:rsidRDefault="00F40753" w:rsidP="00110923">
      <w:pPr>
        <w:rPr>
          <w:rtl/>
        </w:rPr>
      </w:pPr>
      <w:del w:id="100569" w:author="מנוע מכני" w:date="2026-10-05T11:32:12Z">
        <w:r w:rsidR="00110923">
          <w:rPr>
            <w:rtl/>
          </w:rPr>
          <w:delText xml:space="preserve"> </w:delText>
        </w:r>
      </w:del>
      <w:r w:rsidR="00110923">
        <w:rPr>
          <w:rtl/>
        </w:rPr>
        <w:t xml:space="preserve">נתנו לעשרה כהנים בבת אחת יצא, בזה אחר זה </w:t>
      </w:r>
      <w:r>
        <w:rPr>
          <w:rtl/>
        </w:rPr>
        <w:t xml:space="preserve">יצא, נטלו והחזירו לו - יצא, </w:t>
      </w:r>
    </w:p>
    <w:p w14:paraId="52B736A2" w14:textId="77777777" w:rsidR="00B874E6" w:rsidRDefault="00F40753" w:rsidP="00C96C37">
      <w:pPr>
        <w:pStyle w:val="021"/>
        <w:rPr>
          <w:rtl/>
        </w:rPr>
      </w:pPr>
      <w:r>
        <w:rPr>
          <w:rtl/>
        </w:rPr>
        <w:t xml:space="preserve">וכך היה מנהגו של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שהיה נוטל ומחזיר, וכששמעו חכמים בדבר אמרו: קיים זה </w:t>
      </w:r>
      <w:r w:rsidR="00110923">
        <w:rPr>
          <w:rFonts w:hint="cs"/>
          <w:rtl/>
        </w:rPr>
        <w:t xml:space="preserve">אף </w:t>
      </w:r>
      <w:r>
        <w:rPr>
          <w:rtl/>
        </w:rPr>
        <w:t>הלכה זו</w:t>
      </w:r>
      <w:r w:rsidR="0057284B">
        <w:rPr>
          <w:rtl/>
        </w:rPr>
        <w:t>.</w:t>
      </w:r>
    </w:p>
    <w:p w14:paraId="59B7BB18" w14:textId="77777777" w:rsidR="00110923" w:rsidRDefault="00F40753" w:rsidP="00110923">
      <w:pPr>
        <w:rPr>
          <w:rtl/>
        </w:rPr>
      </w:pPr>
      <w:ins w:id="92965" w:author="מנוע מכני" w:date="2026-10-05T11:32:12Z">
        <w:r>
          <w:rPr>
            <w:rStyle w:val="2fb"/>
            <w:rtl/>
          </w:rPr>
          <w:t xml:space="preserve">ר"ח</w:t>
        </w:r>
      </w:ins>
      <w:del w:id="92966" w:author="מנוע מכני" w:date="2026-10-05T11:32:12Z">
        <w:r>
          <w:rPr>
            <w:rtl/>
          </w:rPr>
          <w:delText xml:space="preserve">רבי חנינא</w:delText>
        </w:r>
      </w:del>
      <w:r>
        <w:rPr>
          <w:rtl/>
        </w:rPr>
        <w:t xml:space="preserve"> </w:t>
      </w:r>
      <w:ins w:id="98177" w:author="מנוע מכני" w:date="2026-10-05T11:32:12Z">
        <w:r>
          <w:rPr>
            <w:rtl/>
          </w:rPr>
          <w:t xml:space="preserve">היה</w:t>
        </w:r>
      </w:ins>
      <w:del w:id="98178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רגיל </w:t>
      </w:r>
      <w:r w:rsidR="00110923">
        <w:rPr>
          <w:rFonts w:hint="cs"/>
          <w:rtl/>
        </w:rPr>
        <w:t>לקחת ולהחזיר</w:t>
      </w:r>
      <w:r w:rsidR="00110923">
        <w:rPr>
          <w:rtl/>
        </w:rPr>
        <w:t xml:space="preserve">, </w:t>
      </w:r>
      <w:r w:rsidR="00110923">
        <w:rPr>
          <w:rFonts w:hint="cs"/>
          <w:rtl/>
        </w:rPr>
        <w:t xml:space="preserve">ראה לאחד דהיה הולך ובא לפניו </w:t>
      </w:r>
    </w:p>
    <w:p>
      <w:pPr>
        <w:pStyle w:val="38"/>
        <w:rPr>
          <w:ins w:id="100570" w:author="מנוע מכני" w:date="2026-10-05T11:32:12Z"/>
        </w:rPr>
      </w:pPr>
      <w:ins w:id="92341" w:author="מנוע מכני" w:date="2026-10-05T11:32:12Z">
        <w:r>
          <w:t xml:space="preserve">א"ל</w:t>
        </w:r>
      </w:ins>
      <w:del w:id="92342" w:author="מנוע מכני" w:date="2026-10-05T11:32:12Z">
        <w:r>
          <w:delText xml:space="preserve">א''ל</w:delText>
        </w:r>
      </w:del>
      <w:r>
        <w:t xml:space="preserve">:</w:t>
      </w:r>
    </w:p>
    <w:p w14:paraId="7891642D" w14:textId="77777777" w:rsidR="00B874E6" w:rsidRDefault="00110923" w:rsidP="00110923">
      <w:pPr>
        <w:rPr>
          <w:rtl/>
        </w:rPr>
      </w:pPr>
      <w:del w:id="1005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גמרת </w:t>
      </w:r>
      <w:r>
        <w:rPr>
          <w:rFonts w:hint="cs"/>
          <w:rtl/>
        </w:rPr>
        <w:t xml:space="preserve">בדעתך ליתן וא</w:t>
      </w:r>
      <w:ins w:id="92343" w:author="מנוע מכני" w:date="2026-10-05T11:32:12Z">
        <w:r>
          <w:rPr>
            <w:rFonts w:hint="cs"/>
            <w:rtl/>
          </w:rPr>
          <w:t xml:space="preserve">י"ז</w:t>
        </w:r>
      </w:ins>
      <w:del w:id="92344" w:author="מנוע מכני" w:date="2026-10-05T11:32:12Z">
        <w:r>
          <w:rPr>
            <w:rFonts w:hint="cs"/>
            <w:rtl/>
          </w:rPr>
          <w:delText xml:space="preserve">י''ז</w:delText>
        </w:r>
      </w:del>
      <w:r>
        <w:rPr>
          <w:rFonts w:hint="cs"/>
          <w:rtl/>
        </w:rPr>
        <w:t xml:space="preserve"> ראוי.</w:t>
      </w:r>
      <w:r w:rsidR="00F40753">
        <w:rPr>
          <w:rtl/>
        </w:rPr>
        <w:t xml:space="preserve"> </w:t>
      </w:r>
      <w:ins w:id="98669" w:author="מנוע מכני" w:date="2026-10-05T11:32:12Z">
        <w:r>
          <w:rPr>
            <w:rtl/>
          </w:rPr>
          <w:t xml:space="preserve">לפיכך</w:t>
        </w:r>
      </w:ins>
      <w:del w:id="98670" w:author="מנוע מכני" w:date="2026-10-05T11:32:12Z">
        <w:r w:rsidR="00F40753">
          <w:rPr>
            <w:rtl/>
          </w:rPr>
          <w:delText xml:space="preserve">הילכך</w:delText>
        </w:r>
      </w:del>
      <w:r w:rsidR="00F40753">
        <w:rPr>
          <w:rtl/>
        </w:rPr>
        <w:t xml:space="preserve"> אין בנו פדוי</w:t>
      </w:r>
      <w:r w:rsidR="0057284B">
        <w:rPr>
          <w:rtl/>
        </w:rPr>
        <w:t>.</w:t>
      </w:r>
    </w:p>
    <w:p w14:paraId="7CBD1817" w14:textId="77777777" w:rsidR="0057284B" w:rsidRDefault="0057284B" w:rsidP="0057284B">
      <w:pPr>
        <w:jc w:val="center"/>
        <w:rPr>
          <w:del w:id="90296" w:author="מנוע עיצוב" w:date="2026-10-05T11:33:53Z"/>
          <w:rtl/>
        </w:rPr>
      </w:pPr>
      <w:del w:id="90293" w:author="מנוע עיצוב" w:date="2026-10-05T11:33:53Z">
        <w:r>
          <w:rPr>
            <w:rtl/>
          </w:rPr>
          <w:delText xml:space="preserve">•</w:delText>
        </w:r>
      </w:del>
      <w:ins w:id="97243" w:author="מנוע מכני" w:date="2026-10-05T11:32:12Z">
        <w:r>
          <w:rPr>
            <w:rtl/>
          </w:rPr>
          <w:t xml:space="preserve"> </w:t>
        </w:r>
      </w:ins>
      <w:del w:id="97244" w:author="מנוע מכני" w:date="2026-10-05T11:32:12Z">
        <w:r>
          <w:rPr>
            <w:rtl/>
          </w:rPr>
          <w:delText xml:space="preserve">  </w:delText>
        </w:r>
      </w:del>
      <w:del w:id="90294" w:author="מנוע עיצוב" w:date="2026-10-05T11:33:53Z">
        <w:r>
          <w:rPr>
            <w:rtl/>
          </w:rPr>
          <w:delText xml:space="preserve">•</w:delText>
        </w:r>
      </w:del>
      <w:ins w:id="97245" w:author="מנוע מכני" w:date="2026-10-05T11:32:12Z">
        <w:r>
          <w:rPr>
            <w:rtl/>
          </w:rPr>
          <w:t xml:space="preserve"> </w:t>
        </w:r>
      </w:ins>
      <w:del w:id="97246" w:author="מנוע מכני" w:date="2026-10-05T11:32:12Z">
        <w:r>
          <w:rPr>
            <w:rtl/>
          </w:rPr>
          <w:delText xml:space="preserve">  </w:delText>
        </w:r>
      </w:del>
      <w:del w:id="90295" w:author="מנוע עיצוב" w:date="2026-10-05T11:33:53Z">
        <w:r>
          <w:rPr>
            <w:rtl/>
          </w:rPr>
          <w:delText xml:space="preserve">•</w:delText>
        </w:r>
      </w:del>
    </w:p>
    <w:p w14:paraId="7D523365" w14:textId="77777777" w:rsidR="00B874E6" w:rsidRDefault="00F40753" w:rsidP="00110923">
      <w:pPr>
        <w:pStyle w:val="afffd"/>
        <w:rPr>
          <w:rtl/>
        </w:rPr>
      </w:pPr>
      <w:r>
        <w:rPr>
          <w:rtl/>
        </w:rPr>
        <w:t>המפריש פדיון בנו ואבד חייב באחריותו</w:t>
      </w:r>
      <w:r w:rsidR="0057284B">
        <w:rPr>
          <w:rtl/>
        </w:rPr>
        <w:t>.</w:t>
      </w:r>
    </w:p>
    <w:p w14:paraId="558AB26F" w14:textId="77777777" w:rsidR="00B874E6" w:rsidRDefault="00110923" w:rsidP="00F40753">
      <w:pPr>
        <w:rPr>
          <w:rtl/>
        </w:rPr>
      </w:pPr>
      <w:r>
        <w:rPr>
          <w:rFonts w:hint="cs"/>
          <w:rtl/>
        </w:rPr>
        <w:t>ארשב'''ל</w:t>
      </w:r>
      <w:r w:rsidR="00F40753">
        <w:rPr>
          <w:rtl/>
        </w:rPr>
        <w:t xml:space="preserve">: </w:t>
      </w:r>
      <w:ins w:id="98671" w:author="מנוע מכני" w:date="2026-10-05T11:32:12Z">
        <w:r>
          <w:rPr>
            <w:rtl/>
          </w:rPr>
          <w:t xml:space="preserve">באה</w:t>
        </w:r>
      </w:ins>
      <w:del w:id="98672" w:author="מנוע מכני" w:date="2026-10-05T11:32:12Z">
        <w:r w:rsidR="00F40753">
          <w:rPr>
            <w:rtl/>
          </w:rPr>
          <w:delText xml:space="preserve">אתיא</w:delText>
        </w:r>
      </w:del>
      <w:r w:rsidR="00F40753">
        <w:rPr>
          <w:rtl/>
        </w:rPr>
        <w:t xml:space="preserve"> ערך ערך מערכין</w:t>
      </w:r>
      <w:r w:rsidR="0057284B">
        <w:rPr>
          <w:rtl/>
        </w:rPr>
        <w:t>.</w:t>
      </w:r>
    </w:p>
    <w:p>
      <w:pPr>
        <w:pStyle w:val="38"/>
        <w:rPr>
          <w:ins w:id="100572" w:author="מנוע מכני" w:date="2026-10-05T11:32:12Z"/>
        </w:rPr>
      </w:pPr>
      <w:ins w:id="92345" w:author="מנוע מכני" w:date="2026-10-05T11:32:12Z">
        <w:r>
          <w:t xml:space="preserve">ר"ד</w:t>
        </w:r>
      </w:ins>
      <w:del w:id="92346" w:author="מנוע מכני" w:date="2026-10-05T11:32:12Z">
        <w:r>
          <w:delText xml:space="preserve">ר</w:delText>
        </w:r>
        <w:r w:rsidR="00110923">
          <w:delText xml:space="preserve">''ד</w:delText>
        </w:r>
      </w:del>
      <w:r w:rsidR="00110923">
        <w:t xml:space="preserve"> מר'</w:t>
      </w:r>
      <w:r>
        <w:t xml:space="preserve"> יונתן:</w:t>
      </w:r>
    </w:p>
    <w:p w14:paraId="44EC3932" w14:textId="77777777" w:rsidR="00112F92" w:rsidRDefault="00F40753" w:rsidP="00110923">
      <w:pPr>
        <w:rPr>
          <w:rtl/>
        </w:rPr>
      </w:pPr>
      <w:del w:id="100573" w:author="מנוע מכני" w:date="2026-10-05T11:32:12Z">
        <w:r>
          <w:rPr>
            <w:rtl/>
          </w:rPr>
          <w:delText xml:space="preserve"> </w:delText>
        </w:r>
      </w:del>
      <w:r w:rsidR="00110923">
        <w:rPr>
          <w:rFonts w:hint="cs"/>
          <w:rtl/>
        </w:rPr>
        <w:t>'</w:t>
      </w:r>
      <w:ins w:id="90435" w:author="מנוע סמנטי" w:date="2026-10-05T11:39:44Z">
        <w:r>
          <w:rPr>
            <w:rStyle w:val="afffff0"/>
            <w:rtl/>
          </w:rPr>
          <w:t xml:space="preserve">וְכֹל בְּכוֹר בָּנֶיךָ תִּפְדֶּה וְלֹא יֵרָאוּ פָנַי רֵיקָם</w:t>
        </w:r>
      </w:ins>
      <w:del w:id="90436" w:author="מנוע סמנטי" w:date="2026-10-05T11:39:44Z">
        <w:r>
          <w:rPr>
            <w:rtl/>
          </w:rPr>
          <w:delText xml:space="preserve">וכל בכור בניך תפדה ולא יראו פני ריקם</w:delText>
        </w:r>
      </w:del>
      <w:r w:rsidR="00110923">
        <w:rPr>
          <w:rFonts w:hint="cs"/>
          <w:rtl/>
        </w:rPr>
        <w:t>'</w:t>
      </w:r>
      <w:r>
        <w:rPr>
          <w:rtl/>
        </w:rPr>
        <w:t xml:space="preserve">, ויליף ריקם ריקם מעולת ראייה, </w:t>
      </w:r>
    </w:p>
    <w:p w14:paraId="355B0A15" w14:textId="77777777" w:rsidR="00B874E6" w:rsidRDefault="00F40753" w:rsidP="00110923">
      <w:pPr>
        <w:rPr>
          <w:rtl/>
        </w:rPr>
      </w:pPr>
      <w:r>
        <w:rPr>
          <w:rtl/>
        </w:rPr>
        <w:t>מה עולת ראייה - חייב באחריותו, אף פדיון הבן - חייב באחריותו</w:t>
      </w:r>
      <w:r w:rsidR="0057284B">
        <w:rPr>
          <w:rtl/>
        </w:rPr>
        <w:t>.</w:t>
      </w:r>
    </w:p>
    <w:p>
      <w:pPr>
        <w:pStyle w:val="38"/>
        <w:rPr>
          <w:ins w:id="100574" w:author="מנוע מכני" w:date="2026-10-05T11:32:12Z"/>
        </w:rPr>
      </w:pPr>
      <w:r>
        <w:t xml:space="preserve">מתקיף </w:t>
      </w:r>
      <w:ins w:id="92347" w:author="מנוע מכני" w:date="2026-10-05T11:32:12Z">
        <w:r>
          <w:t xml:space="preserve">ר"פ</w:t>
        </w:r>
      </w:ins>
      <w:del w:id="92348" w:author="מנוע מכני" w:date="2026-10-05T11:32:12Z">
        <w:r w:rsidR="00110923">
          <w:delText xml:space="preserve">ר''פ</w:delText>
        </w:r>
      </w:del>
      <w:r w:rsidR="00110923">
        <w:t xml:space="preserve"> קרא לקרא</w:t>
      </w:r>
      <w:r>
        <w:t xml:space="preserve">:</w:t>
      </w:r>
    </w:p>
    <w:p w14:paraId="009E9615" w14:textId="77777777" w:rsidR="00110923" w:rsidRDefault="00F40753" w:rsidP="00110923">
      <w:pPr>
        <w:rPr>
          <w:rtl/>
        </w:rPr>
      </w:pPr>
      <w:del w:id="1005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כדקתני טעמא </w:t>
      </w:r>
      <w:r w:rsidR="00110923">
        <w:rPr>
          <w:rFonts w:hint="cs"/>
          <w:rtl/>
        </w:rPr>
        <w:t>'</w:t>
      </w:r>
      <w:r>
        <w:rPr>
          <w:rStyle w:val="afffff0"/>
          <w:rtl/>
        </w:rPr>
        <w:t>יהיה לך אך פדה תפדה</w:t>
      </w:r>
      <w:r w:rsidR="00110923">
        <w:rPr>
          <w:rFonts w:hint="cs"/>
          <w:rtl/>
        </w:rPr>
        <w:t>'</w:t>
      </w:r>
      <w:r>
        <w:rPr>
          <w:rtl/>
        </w:rPr>
        <w:t xml:space="preserve">, </w:t>
      </w:r>
    </w:p>
    <w:p w14:paraId="5EF05DEC" w14:textId="77777777" w:rsidR="00110923" w:rsidRDefault="00110923" w:rsidP="00110923">
      <w:pPr>
        <w:rPr>
          <w:rtl/>
        </w:rPr>
      </w:pPr>
      <w:r>
        <w:rPr>
          <w:rFonts w:hint="cs"/>
          <w:rtl/>
        </w:rPr>
        <w:t xml:space="preserve">וכי איתמר </w:t>
      </w:r>
      <w:r>
        <w:rPr>
          <w:rStyle w:val="2fb"/>
          <w:rFonts w:hint="cs"/>
          <w:rtl/>
        </w:rPr>
        <w:t xml:space="preserve">ד</w:t>
      </w:r>
      <w:ins w:id="92349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2350" w:author="מנוע מכני" w:date="2026-10-05T11:32:12Z">
        <w:r>
          <w:rPr>
            <w:rFonts w:hint="cs"/>
            <w:rtl/>
          </w:rPr>
          <w:delText xml:space="preserve">ר''ל</w:delText>
        </w:r>
      </w:del>
      <w:r w:rsidR="00F40753">
        <w:rPr>
          <w:rtl/>
        </w:rPr>
        <w:t xml:space="preserve"> - ארישא איתמר מת לאחר שלשים יום - </w:t>
      </w:r>
      <w:ins w:id="95825" w:author="מנוע מכני" w:date="2026-10-05T11:32:12Z">
        <w:r>
          <w:rPr>
            <w:rtl/>
          </w:rPr>
          <w:t xml:space="preserve">אף</w:t>
        </w:r>
      </w:ins>
      <w:del w:id="95826" w:author="מנוע מכני" w:date="2026-10-05T11:32:12Z">
        <w:r w:rsidR="00FA1A10">
          <w:rPr>
            <w:rtl/>
          </w:rPr>
          <w:delText xml:space="preserve">אע"פ</w:delText>
        </w:r>
      </w:del>
      <w:r w:rsidR="00F40753">
        <w:rPr>
          <w:rtl/>
        </w:rPr>
        <w:t xml:space="preserve"> שלא נתן יתן </w:t>
      </w:r>
      <w:ins w:id="97629" w:author="מנוע מכני" w:date="2026-10-05T11:32:12Z">
        <w:r>
          <w:rPr>
            <w:rtl/>
          </w:rPr>
          <w:t xml:space="preserve">מנין</w:t>
        </w:r>
      </w:ins>
      <w:del w:id="97630" w:author="מנוע מכני" w:date="2026-10-05T11:32:12Z">
        <w:r w:rsidR="00F40753">
          <w:rPr>
            <w:rtl/>
          </w:rPr>
          <w:delText xml:space="preserve">מנא</w:delText>
        </w:r>
      </w:del>
      <w:r w:rsidR="00F40753">
        <w:rPr>
          <w:rtl/>
        </w:rPr>
        <w:t xml:space="preserve"> לן? </w:t>
      </w:r>
    </w:p>
    <w:p>
      <w:pPr>
        <w:pStyle w:val="38"/>
        <w:rPr>
          <w:ins w:id="100576" w:author="מנוע מכני" w:date="2026-10-05T11:32:12Z"/>
        </w:rPr>
      </w:pPr>
      <w:r>
        <w:t xml:space="preserve">ארש</w:t>
      </w:r>
      <w:ins w:id="92351" w:author="מנוע מכני" w:date="2026-10-05T11:32:12Z">
        <w:r>
          <w:t xml:space="preserve">ב"ל</w:t>
        </w:r>
      </w:ins>
      <w:del w:id="92352" w:author="מנוע מכני" w:date="2026-10-05T11:32:12Z">
        <w:r>
          <w:delText xml:space="preserve">ב''ל</w:delText>
        </w:r>
      </w:del>
      <w:r w:rsidR="00F40753">
        <w:t xml:space="preserve">:</w:t>
      </w:r>
    </w:p>
    <w:p w14:paraId="46500CB6" w14:textId="77777777" w:rsidR="00B874E6" w:rsidRDefault="00E761C5" w:rsidP="00110923">
      <w:pPr>
        <w:rPr>
          <w:rtl/>
        </w:rPr>
      </w:pPr>
      <w:del w:id="100577" w:author="מנוע מכני" w:date="2026-10-05T11:32:12Z">
        <w:r w:rsidR="00F40753">
          <w:rPr>
            <w:rtl/>
          </w:rPr>
          <w:delText xml:space="preserve"> </w:delText>
        </w:r>
      </w:del>
      <w:ins w:id="98673" w:author="מנוע מכני" w:date="2026-10-05T11:32:12Z">
        <w:r>
          <w:rPr>
            <w:rtl/>
          </w:rPr>
          <w:t xml:space="preserve">באה</w:t>
        </w:r>
      </w:ins>
      <w:del w:id="98674" w:author="מנוע מכני" w:date="2026-10-05T11:32:12Z">
        <w:r w:rsidR="00F40753">
          <w:rPr>
            <w:rtl/>
          </w:rPr>
          <w:delText xml:space="preserve">אתיא</w:delText>
        </w:r>
      </w:del>
      <w:r w:rsidR="00F40753">
        <w:rPr>
          <w:rtl/>
        </w:rPr>
        <w:t xml:space="preserve"> ערך ערך מערכין</w:t>
      </w:r>
      <w:r w:rsidR="0057284B">
        <w:rPr>
          <w:rtl/>
        </w:rPr>
        <w:t>.</w:t>
      </w:r>
    </w:p>
    <w:p>
      <w:pPr>
        <w:pStyle w:val="38"/>
        <w:rPr>
          <w:ins w:id="100578" w:author="מנוע מכני" w:date="2026-10-05T11:32:12Z"/>
        </w:rPr>
      </w:pPr>
      <w:ins w:id="92353" w:author="מנוע מכני" w:date="2026-10-05T11:32:12Z">
        <w:r>
          <w:t xml:space="preserve">ר"ד</w:t>
        </w:r>
      </w:ins>
      <w:del w:id="92354" w:author="מנוע מכני" w:date="2026-10-05T11:32:12Z">
        <w:r>
          <w:delText xml:space="preserve">ר</w:delText>
        </w:r>
        <w:r w:rsidR="00E761C5">
          <w:delText xml:space="preserve">''ד</w:delText>
        </w:r>
      </w:del>
      <w:r w:rsidR="00E761C5">
        <w:t xml:space="preserve"> מר</w:t>
      </w:r>
      <w:ins w:id="92355" w:author="מנוע מכני" w:date="2026-10-05T11:32:12Z">
        <w:r>
          <w:t xml:space="preserve">י"ו</w:t>
        </w:r>
      </w:ins>
      <w:del w:id="92356" w:author="מנוע מכני" w:date="2026-10-05T11:32:12Z">
        <w:r w:rsidR="00E761C5">
          <w:delText xml:space="preserve">י''ו</w:delText>
        </w:r>
      </w:del>
      <w:r>
        <w:t xml:space="preserve">:</w:t>
      </w:r>
    </w:p>
    <w:p w14:paraId="08048F97" w14:textId="77777777" w:rsidR="00B874E6" w:rsidRDefault="00F40753" w:rsidP="00E761C5">
      <w:pPr>
        <w:rPr>
          <w:rtl/>
        </w:rPr>
      </w:pPr>
      <w:del w:id="100579" w:author="מנוע מכני" w:date="2026-10-05T11:32:12Z">
        <w:r>
          <w:rPr>
            <w:rtl/>
          </w:rPr>
          <w:delText xml:space="preserve"> </w:delText>
        </w:r>
      </w:del>
      <w:r w:rsidR="00E761C5">
        <w:rPr>
          <w:rFonts w:hint="cs"/>
          <w:rtl/>
        </w:rPr>
        <w:t>'</w:t>
      </w:r>
      <w:ins w:id="90437" w:author="מנוע סמנטי" w:date="2026-10-05T11:39:44Z">
        <w:r>
          <w:rPr>
            <w:rStyle w:val="afffff0"/>
            <w:rtl/>
          </w:rPr>
          <w:t xml:space="preserve">וְכֹל בְּכוֹר בָּנֶיךָ תִּפְדֶּה וְלֹא יֵרָאוּ פָנַי רֵיקָם</w:t>
        </w:r>
      </w:ins>
      <w:del w:id="90438" w:author="מנוע סמנטי" w:date="2026-10-05T11:39:44Z">
        <w:r>
          <w:rPr>
            <w:rtl/>
          </w:rPr>
          <w:delText xml:space="preserve">וכל בכור בניך תפדה ולא יראו פני ריקם</w:delText>
        </w:r>
      </w:del>
      <w:r w:rsidR="00E761C5">
        <w:rPr>
          <w:rFonts w:hint="cs"/>
          <w:rtl/>
        </w:rPr>
        <w:t>'</w:t>
      </w:r>
      <w:r w:rsidR="00E761C5">
        <w:rPr>
          <w:rtl/>
        </w:rPr>
        <w:t xml:space="preserve">, מה להלן </w:t>
      </w:r>
      <w:r>
        <w:rPr>
          <w:rtl/>
        </w:rPr>
        <w:t>יורשין חייבין, אף כאן יורשין חייבין</w:t>
      </w:r>
      <w:r w:rsidR="0057284B">
        <w:rPr>
          <w:rtl/>
        </w:rPr>
        <w:t>.</w:t>
      </w:r>
    </w:p>
    <w:p w14:paraId="320555CB" w14:textId="77777777" w:rsidR="0057284B" w:rsidRDefault="0057284B" w:rsidP="0057284B">
      <w:pPr>
        <w:pStyle w:val="affffd"/>
        <w:jc w:val="center"/>
        <w:rPr>
          <w:rtl/>
        </w:rPr>
        <w:pPrChange w:id="9050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47" w:author="מנוע מכני" w:date="2026-10-05T11:32:12Z">
        <w:r>
          <w:rPr>
            <w:rtl/>
          </w:rPr>
          <w:t xml:space="preserve"> </w:t>
        </w:r>
      </w:ins>
      <w:del w:id="972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49" w:author="מנוע מכני" w:date="2026-10-05T11:32:12Z">
        <w:r>
          <w:rPr>
            <w:rtl/>
          </w:rPr>
          <w:t xml:space="preserve"> </w:t>
        </w:r>
      </w:ins>
      <w:del w:id="972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1B92098" w14:textId="77777777" w:rsidR="001D601B" w:rsidRDefault="001D601B" w:rsidP="001D601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 xml:space="preserve">נב. </w:t>
      </w:r>
    </w:p>
    <w:p w14:paraId="06242484" w14:textId="77777777" w:rsidR="00B874E6" w:rsidRDefault="00F40753" w:rsidP="001D601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3997F65" w14:textId="77777777" w:rsidR="00B874E6" w:rsidRDefault="00F40753" w:rsidP="001D601B">
      <w:pPr>
        <w:pStyle w:val="afff5"/>
        <w:rPr>
          <w:rtl/>
        </w:rPr>
      </w:pPr>
      <w:r>
        <w:rPr>
          <w:rtl/>
        </w:rPr>
        <w:t>הבכור נוטל פי שנים בנכסי האב, ואינו נוטל פי שנים בנכסי האם, ואינו נוטל בשבח, ולא בראוי כבמוחזק ולא האשה בכתובתה,</w:t>
      </w:r>
      <w:r w:rsidR="001D601B">
        <w:rPr>
          <w:rtl/>
        </w:rPr>
        <w:t xml:space="preserve"> ולא הבנות במזונותיהן, ולא את</w:t>
      </w:r>
      <w:r w:rsidR="001D601B">
        <w:rPr>
          <w:rFonts w:hint="cs"/>
          <w:rtl/>
        </w:rPr>
        <w:t xml:space="preserve"> </w:t>
      </w:r>
      <w:r>
        <w:rPr>
          <w:rtl/>
        </w:rPr>
        <w:t>היבם, וכולם אין נוטלין בשבח ולא בראוי כבמוחזק</w:t>
      </w:r>
      <w:r w:rsidR="0057284B">
        <w:rPr>
          <w:rtl/>
        </w:rPr>
        <w:t>.</w:t>
      </w:r>
    </w:p>
    <w:p w14:paraId="22B91C50" w14:textId="77777777" w:rsidR="0057284B" w:rsidRDefault="0057284B" w:rsidP="0057284B">
      <w:pPr>
        <w:pStyle w:val="affffd"/>
        <w:jc w:val="center"/>
        <w:rPr>
          <w:rtl/>
        </w:rPr>
        <w:pPrChange w:id="9050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51" w:author="מנוע מכני" w:date="2026-10-05T11:32:12Z">
        <w:r>
          <w:rPr>
            <w:rtl/>
          </w:rPr>
          <w:t xml:space="preserve"> </w:t>
        </w:r>
      </w:ins>
      <w:del w:id="972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53" w:author="מנוע מכני" w:date="2026-10-05T11:32:12Z">
        <w:r>
          <w:rPr>
            <w:rtl/>
          </w:rPr>
          <w:t xml:space="preserve"> </w:t>
        </w:r>
      </w:ins>
      <w:del w:id="972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27FDBA4" w14:textId="77777777" w:rsidR="00B874E6" w:rsidRDefault="00CB2F17" w:rsidP="00F40753">
      <w:pPr>
        <w:rPr>
          <w:rtl/>
        </w:rPr>
      </w:pPr>
      <w:r>
        <w:rPr>
          <w:rFonts w:hint="cs"/>
          <w:rtl/>
        </w:rPr>
        <w:t>'</w:t>
      </w:r>
      <w:ins w:id="90439" w:author="מנוע סמנטי" w:date="2026-10-05T11:39:44Z">
        <w:r>
          <w:rPr>
            <w:rStyle w:val="afffff0"/>
            <w:rtl/>
          </w:rPr>
          <w:t xml:space="preserve">וְלוֹ מִשְׁפַּט הַבְּכוֹרָה</w:t>
        </w:r>
      </w:ins>
      <w:del w:id="90440" w:author="מנוע סמנטי" w:date="2026-10-05T11:39:44Z">
        <w:r w:rsidR="00F40753">
          <w:rPr>
            <w:rtl/>
          </w:rPr>
          <w:delText xml:space="preserve">ולו משפט הבכורה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משפט הבכורה לאיש ואין משפט הבכורה לאשה</w:t>
      </w:r>
      <w:r w:rsidR="0057284B">
        <w:rPr>
          <w:rtl/>
        </w:rPr>
        <w:t>.</w:t>
      </w:r>
    </w:p>
    <w:p w14:paraId="6E19ED5B" w14:textId="77777777" w:rsidR="00B874E6" w:rsidRDefault="00112F92" w:rsidP="00F40753">
      <w:pPr>
        <w:rPr>
          <w:rtl/>
        </w:rPr>
      </w:pPr>
      <w:r>
        <w:rPr>
          <w:rtl/>
        </w:rPr>
        <w:t>ואינו נוטל בשבח ד</w:t>
      </w:r>
      <w:r>
        <w:rPr>
          <w:rFonts w:hint="cs"/>
          <w:rtl/>
        </w:rPr>
        <w:t>'</w:t>
      </w:r>
      <w:ins w:id="90441" w:author="מנוע סמנטי" w:date="2026-10-05T11:39:44Z">
        <w:r>
          <w:rPr>
            <w:rStyle w:val="afffff0"/>
            <w:rtl/>
          </w:rPr>
          <w:t xml:space="preserve">בְּכֹל אֲשֶׁר יִמָּצֵא לוֹ</w:t>
        </w:r>
      </w:ins>
      <w:del w:id="90442" w:author="מנוע סמנטי" w:date="2026-10-05T11:39:44Z">
        <w:r w:rsidR="00F40753">
          <w:rPr>
            <w:rtl/>
          </w:rPr>
          <w:delText xml:space="preserve">בכל אשר ימצא לו</w:delText>
        </w:r>
      </w:del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73B3A089" w14:textId="77777777" w:rsidR="00B874E6" w:rsidRDefault="00F40753" w:rsidP="00112F92">
      <w:pPr>
        <w:rPr>
          <w:rtl/>
        </w:rPr>
      </w:pPr>
      <w:r>
        <w:rPr>
          <w:rtl/>
        </w:rPr>
        <w:t>ולא בראוי כבמוחזק ד</w:t>
      </w:r>
      <w:r w:rsidR="00112F92">
        <w:rPr>
          <w:rFonts w:hint="cs"/>
          <w:rtl/>
        </w:rPr>
        <w:t>'</w:t>
      </w:r>
      <w:ins w:id="90443" w:author="מנוע סמנטי" w:date="2026-10-05T11:39:44Z">
        <w:r>
          <w:rPr>
            <w:rStyle w:val="afffff0"/>
            <w:rtl/>
          </w:rPr>
          <w:t xml:space="preserve">בְּכֹל אֲשֶׁר יִמָּצֵא לוֹ</w:t>
        </w:r>
      </w:ins>
      <w:del w:id="90444" w:author="מנוע סמנטי" w:date="2026-10-05T11:39:44Z">
        <w:r>
          <w:rPr>
            <w:rtl/>
          </w:rPr>
          <w:delText xml:space="preserve">בכל אשר ימצא לו</w:delText>
        </w:r>
      </w:del>
      <w:r w:rsidR="00112F92">
        <w:rPr>
          <w:rFonts w:hint="cs"/>
          <w:rtl/>
        </w:rPr>
        <w:t>'</w:t>
      </w:r>
      <w:r w:rsidR="0057284B">
        <w:rPr>
          <w:rtl/>
        </w:rPr>
        <w:t>.</w:t>
      </w:r>
    </w:p>
    <w:p w14:paraId="4D2297F0" w14:textId="77777777" w:rsidR="00B874E6" w:rsidRDefault="00F40753" w:rsidP="00112F92">
      <w:pPr>
        <w:rPr>
          <w:rtl/>
        </w:rPr>
      </w:pPr>
      <w:r>
        <w:rPr>
          <w:rtl/>
        </w:rPr>
        <w:t xml:space="preserve">ולא האשה בכתובתה, </w:t>
      </w:r>
      <w:r w:rsidR="00112F92">
        <w:rPr>
          <w:rFonts w:hint="cs"/>
          <w:rtl/>
        </w:rPr>
        <w:t xml:space="preserve">והך </w:t>
      </w:r>
      <w:r w:rsidR="00112F92">
        <w:rPr>
          <w:rStyle w:val="2fb"/>
          <w:rFonts w:hint="cs"/>
          <w:rtl/>
        </w:rPr>
        <w:t xml:space="preserve">דשמואל</w:t>
      </w:r>
      <w:r w:rsidR="00112F92">
        <w:rPr>
          <w:rFonts w:hint="cs"/>
          <w:rtl/>
        </w:rPr>
        <w:t xml:space="preserve"> </w:t>
      </w:r>
      <w:r>
        <w:rPr>
          <w:rtl/>
        </w:rPr>
        <w:t>בעל חוב גובה את השבח! א"ר אבא: מקולי כתובה שנו כאן</w:t>
      </w:r>
      <w:r w:rsidR="0057284B">
        <w:rPr>
          <w:rtl/>
        </w:rPr>
        <w:t>.</w:t>
      </w:r>
    </w:p>
    <w:p w14:paraId="432BA8E1" w14:textId="77777777" w:rsidR="0057284B" w:rsidRDefault="0057284B" w:rsidP="0057284B">
      <w:pPr>
        <w:jc w:val="center"/>
        <w:rPr>
          <w:del w:id="90300" w:author="מנוע עיצוב" w:date="2026-10-05T11:33:53Z"/>
          <w:rtl/>
        </w:rPr>
      </w:pPr>
      <w:del w:id="90297" w:author="מנוע עיצוב" w:date="2026-10-05T11:33:53Z">
        <w:r>
          <w:rPr>
            <w:rtl/>
          </w:rPr>
          <w:delText xml:space="preserve">•</w:delText>
        </w:r>
      </w:del>
      <w:ins w:id="97255" w:author="מנוע מכני" w:date="2026-10-05T11:32:12Z">
        <w:r>
          <w:rPr>
            <w:rtl/>
          </w:rPr>
          <w:t xml:space="preserve"> </w:t>
        </w:r>
      </w:ins>
      <w:del w:id="97256" w:author="מנוע מכני" w:date="2026-10-05T11:32:12Z">
        <w:r>
          <w:rPr>
            <w:rtl/>
          </w:rPr>
          <w:delText xml:space="preserve">  </w:delText>
        </w:r>
      </w:del>
      <w:del w:id="90298" w:author="מנוע עיצוב" w:date="2026-10-05T11:33:53Z">
        <w:r>
          <w:rPr>
            <w:rtl/>
          </w:rPr>
          <w:delText xml:space="preserve">•</w:delText>
        </w:r>
      </w:del>
      <w:ins w:id="97257" w:author="מנוע מכני" w:date="2026-10-05T11:32:12Z">
        <w:r>
          <w:rPr>
            <w:rtl/>
          </w:rPr>
          <w:t xml:space="preserve"> </w:t>
        </w:r>
      </w:ins>
      <w:del w:id="97258" w:author="מנוע מכני" w:date="2026-10-05T11:32:12Z">
        <w:r>
          <w:rPr>
            <w:rtl/>
          </w:rPr>
          <w:delText xml:space="preserve">  </w:delText>
        </w:r>
      </w:del>
      <w:del w:id="90299" w:author="מנוע עיצוב" w:date="2026-10-05T11:33:53Z">
        <w:r>
          <w:rPr>
            <w:rtl/>
          </w:rPr>
          <w:delText xml:space="preserve">•</w:delText>
        </w:r>
      </w:del>
    </w:p>
    <w:p w14:paraId="7CFA9FA5" w14:textId="77777777" w:rsidR="00B874E6" w:rsidRDefault="00F40753" w:rsidP="001D601B">
      <w:pPr>
        <w:pStyle w:val="afffd"/>
        <w:rPr>
          <w:rtl/>
        </w:rPr>
      </w:pPr>
      <w:r>
        <w:rPr>
          <w:rtl/>
        </w:rPr>
        <w:t>ולא הבנות במזונותיהן</w:t>
      </w:r>
      <w:r w:rsidR="0057284B">
        <w:rPr>
          <w:rtl/>
        </w:rPr>
        <w:t>.</w:t>
      </w:r>
    </w:p>
    <w:p>
      <w:pPr>
        <w:pStyle w:val="38"/>
        <w:rPr>
          <w:ins w:id="100580" w:author="מנוע מכני" w:date="2026-10-05T11:32:12Z"/>
        </w:rPr>
      </w:pPr>
      <w:r>
        <w:t xml:space="preserve">מ"ט</w:t>
      </w:r>
      <w:r>
        <w:t xml:space="preserve">?</w:t>
      </w:r>
    </w:p>
    <w:p w14:paraId="35CB69F7" w14:textId="77777777" w:rsidR="00B874E6" w:rsidRDefault="00F40753" w:rsidP="00F40753">
      <w:pPr>
        <w:rPr>
          <w:rtl/>
        </w:rPr>
      </w:pPr>
      <w:del w:id="1005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תנאי כתובה ככתובה דמי</w:t>
      </w:r>
      <w:r w:rsidR="0057284B">
        <w:rPr>
          <w:rtl/>
        </w:rPr>
        <w:t>.</w:t>
      </w:r>
    </w:p>
    <w:p w14:paraId="57ACE74B" w14:textId="77777777" w:rsidR="0057284B" w:rsidRDefault="0057284B" w:rsidP="0057284B">
      <w:pPr>
        <w:jc w:val="center"/>
        <w:rPr>
          <w:del w:id="90304" w:author="מנוע עיצוב" w:date="2026-10-05T11:33:53Z"/>
          <w:rtl/>
        </w:rPr>
      </w:pPr>
      <w:del w:id="90301" w:author="מנוע עיצוב" w:date="2026-10-05T11:33:53Z">
        <w:r>
          <w:rPr>
            <w:rtl/>
          </w:rPr>
          <w:delText xml:space="preserve">•</w:delText>
        </w:r>
      </w:del>
      <w:ins w:id="97259" w:author="מנוע מכני" w:date="2026-10-05T11:32:12Z">
        <w:r>
          <w:rPr>
            <w:rtl/>
          </w:rPr>
          <w:t xml:space="preserve"> </w:t>
        </w:r>
      </w:ins>
      <w:del w:id="97260" w:author="מנוע מכני" w:date="2026-10-05T11:32:12Z">
        <w:r>
          <w:rPr>
            <w:rtl/>
          </w:rPr>
          <w:delText xml:space="preserve">  </w:delText>
        </w:r>
      </w:del>
      <w:del w:id="90302" w:author="מנוע עיצוב" w:date="2026-10-05T11:33:53Z">
        <w:r>
          <w:rPr>
            <w:rtl/>
          </w:rPr>
          <w:delText xml:space="preserve">•</w:delText>
        </w:r>
      </w:del>
      <w:ins w:id="97261" w:author="מנוע מכני" w:date="2026-10-05T11:32:12Z">
        <w:r>
          <w:rPr>
            <w:rtl/>
          </w:rPr>
          <w:t xml:space="preserve"> </w:t>
        </w:r>
      </w:ins>
      <w:del w:id="97262" w:author="מנוע מכני" w:date="2026-10-05T11:32:12Z">
        <w:r>
          <w:rPr>
            <w:rtl/>
          </w:rPr>
          <w:delText xml:space="preserve">  </w:delText>
        </w:r>
      </w:del>
      <w:del w:id="90303" w:author="מנוע עיצוב" w:date="2026-10-05T11:33:53Z">
        <w:r>
          <w:rPr>
            <w:rtl/>
          </w:rPr>
          <w:delText xml:space="preserve">•</w:delText>
        </w:r>
      </w:del>
    </w:p>
    <w:p w14:paraId="1F321BCA" w14:textId="77777777" w:rsidR="00B874E6" w:rsidRDefault="00F40753" w:rsidP="00112F92">
      <w:pPr>
        <w:pStyle w:val="afffd"/>
        <w:rPr>
          <w:rtl/>
        </w:rPr>
      </w:pPr>
      <w:r>
        <w:rPr>
          <w:rtl/>
        </w:rPr>
        <w:t>ולא (את) היבם</w:t>
      </w:r>
      <w:r w:rsidR="0057284B">
        <w:rPr>
          <w:rtl/>
        </w:rPr>
        <w:t>.</w:t>
      </w:r>
    </w:p>
    <w:p w14:paraId="6060CB4E" w14:textId="77777777" w:rsidR="00B874E6" w:rsidRDefault="00112F92" w:rsidP="00F40753">
      <w:pPr>
        <w:rPr>
          <w:rtl/>
        </w:rPr>
      </w:pPr>
      <w:r>
        <w:rPr>
          <w:rFonts w:hint="cs"/>
          <w:rtl/>
        </w:rPr>
        <w:t>ד</w:t>
      </w:r>
      <w:r w:rsidR="00F40753">
        <w:rPr>
          <w:rtl/>
        </w:rPr>
        <w:t xml:space="preserve">בכור קרייה </w:t>
      </w:r>
      <w:ins w:id="95555" w:author="מנוע מכני" w:date="2026-10-05T11:32:12Z">
        <w:r>
          <w:rPr>
            <w:rtl/>
          </w:rPr>
          <w:t xml:space="preserve">התורה</w:t>
        </w:r>
      </w:ins>
      <w:del w:id="95556" w:author="מנוע מכני" w:date="2026-10-05T11:32:12Z">
        <w:r w:rsidR="00F40753"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582" w:author="מנוע מכני" w:date="2026-10-05T11:32:12Z"/>
        </w:rPr>
      </w:pPr>
      <w:r>
        <w:t xml:space="preserve">אביי:</w:t>
      </w:r>
    </w:p>
    <w:p w14:paraId="7C644EA4" w14:textId="77777777" w:rsidR="00112F92" w:rsidRDefault="00F40753" w:rsidP="00F40753">
      <w:pPr>
        <w:rPr>
          <w:rtl/>
        </w:rPr>
      </w:pPr>
      <w:del w:id="1005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בשבח ששבחו נכסים בין מיתה ליבום, אבל דבין יבום לחלוקה - שקיל, </w:t>
      </w:r>
    </w:p>
    <w:p w14:paraId="2F29EB94" w14:textId="77777777" w:rsidR="00B874E6" w:rsidRDefault="00112F92" w:rsidP="00112F92">
      <w:pPr>
        <w:rPr>
          <w:rtl/>
        </w:rPr>
      </w:pPr>
      <w:r>
        <w:rPr>
          <w:rFonts w:hint="cs"/>
          <w:rtl/>
        </w:rPr>
        <w:t>ד'</w:t>
      </w:r>
      <w:ins w:id="90445" w:author="מנוע סמנטי" w:date="2026-10-05T11:39:44Z">
        <w:r>
          <w:rPr>
            <w:rStyle w:val="afffff0"/>
            <w:rtl/>
          </w:rPr>
          <w:t xml:space="preserve">יָקוּם עַל שֵׁם אָחִיו הַמֵּת</w:t>
        </w:r>
      </w:ins>
      <w:del w:id="90446" w:author="מנוע סמנטי" w:date="2026-10-05T11:39:44Z">
        <w:r w:rsidR="00F40753">
          <w:rPr>
            <w:rtl/>
          </w:rPr>
          <w:delText xml:space="preserve">יקום על שם אחיו המת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והרי קם</w:t>
      </w:r>
      <w:r w:rsidR="0057284B">
        <w:rPr>
          <w:rtl/>
        </w:rPr>
        <w:t>.</w:t>
      </w:r>
    </w:p>
    <w:p>
      <w:pPr>
        <w:pStyle w:val="38"/>
        <w:rPr>
          <w:ins w:id="100584" w:author="מנוע מכני" w:date="2026-10-05T11:32:12Z"/>
        </w:rPr>
      </w:pPr>
      <w:r>
        <w:t xml:space="preserve">רבא:</w:t>
      </w:r>
    </w:p>
    <w:p w14:paraId="763F6C4C" w14:textId="77777777" w:rsidR="00B874E6" w:rsidRDefault="00F40753" w:rsidP="009A5148">
      <w:pPr>
        <w:rPr>
          <w:rtl/>
        </w:rPr>
      </w:pPr>
      <w:del w:id="1005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דבין יבום לחלוקה </w:t>
      </w:r>
      <w:ins w:id="94191" w:author="מנוע מכני" w:date="2026-10-05T11:32:12Z">
        <w:r>
          <w:rPr>
            <w:rtl/>
          </w:rPr>
          <w:t xml:space="preserve">גם</w:t>
        </w:r>
      </w:ins>
      <w:del w:id="9419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שקיל, </w:t>
      </w:r>
      <w:r w:rsidR="009A5148">
        <w:rPr>
          <w:rFonts w:hint="cs"/>
          <w:rtl/>
        </w:rPr>
        <w:t>ד</w:t>
      </w:r>
      <w:r w:rsidR="009A5148">
        <w:rPr>
          <w:rtl/>
        </w:rPr>
        <w:t xml:space="preserve">כבכור, מה בכור </w:t>
      </w:r>
      <w:r>
        <w:rPr>
          <w:rtl/>
        </w:rPr>
        <w:t xml:space="preserve">אין לו קודם חלוקה, אף יבם </w:t>
      </w:r>
      <w:ins w:id="94193" w:author="מנוע מכני" w:date="2026-10-05T11:32:12Z">
        <w:r>
          <w:rPr>
            <w:rtl/>
          </w:rPr>
          <w:t xml:space="preserve">גם</w:t>
        </w:r>
      </w:ins>
      <w:del w:id="9419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אין לו קודם חלוקה</w:t>
      </w:r>
      <w:r w:rsidR="0057284B">
        <w:rPr>
          <w:rtl/>
        </w:rPr>
        <w:t>.</w:t>
      </w:r>
    </w:p>
    <w:p w14:paraId="7A2A9026" w14:textId="77777777" w:rsidR="0057284B" w:rsidRDefault="0057284B" w:rsidP="0057284B">
      <w:pPr>
        <w:jc w:val="center"/>
        <w:rPr>
          <w:del w:id="90308" w:author="מנוע עיצוב" w:date="2026-10-05T11:33:53Z"/>
          <w:rtl/>
        </w:rPr>
      </w:pPr>
      <w:del w:id="90305" w:author="מנוע עיצוב" w:date="2026-10-05T11:33:53Z">
        <w:r>
          <w:rPr>
            <w:rtl/>
          </w:rPr>
          <w:delText xml:space="preserve">•</w:delText>
        </w:r>
      </w:del>
      <w:ins w:id="97263" w:author="מנוע מכני" w:date="2026-10-05T11:32:12Z">
        <w:r>
          <w:rPr>
            <w:rtl/>
          </w:rPr>
          <w:t xml:space="preserve"> </w:t>
        </w:r>
      </w:ins>
      <w:del w:id="97264" w:author="מנוע מכני" w:date="2026-10-05T11:32:12Z">
        <w:r>
          <w:rPr>
            <w:rtl/>
          </w:rPr>
          <w:delText xml:space="preserve">  </w:delText>
        </w:r>
      </w:del>
      <w:del w:id="90306" w:author="מנוע עיצוב" w:date="2026-10-05T11:33:53Z">
        <w:r>
          <w:rPr>
            <w:rtl/>
          </w:rPr>
          <w:delText xml:space="preserve">•</w:delText>
        </w:r>
      </w:del>
      <w:ins w:id="97265" w:author="מנוע מכני" w:date="2026-10-05T11:32:12Z">
        <w:r>
          <w:rPr>
            <w:rtl/>
          </w:rPr>
          <w:t xml:space="preserve"> </w:t>
        </w:r>
      </w:ins>
      <w:del w:id="97266" w:author="מנוע מכני" w:date="2026-10-05T11:32:12Z">
        <w:r>
          <w:rPr>
            <w:rtl/>
          </w:rPr>
          <w:delText xml:space="preserve">  </w:delText>
        </w:r>
      </w:del>
      <w:del w:id="90307" w:author="מנוע עיצוב" w:date="2026-10-05T11:33:53Z">
        <w:r>
          <w:rPr>
            <w:rtl/>
          </w:rPr>
          <w:delText xml:space="preserve">•</w:delText>
        </w:r>
      </w:del>
    </w:p>
    <w:p w14:paraId="4DE8FB6A" w14:textId="77777777" w:rsidR="00B874E6" w:rsidRDefault="00F40753" w:rsidP="00112F92">
      <w:pPr>
        <w:pStyle w:val="afffd"/>
        <w:rPr>
          <w:rtl/>
        </w:rPr>
      </w:pPr>
      <w:r>
        <w:rPr>
          <w:rtl/>
        </w:rPr>
        <w:t>וכולם אין נוטלין בשבח</w:t>
      </w:r>
      <w:r w:rsidR="0057284B">
        <w:rPr>
          <w:rtl/>
        </w:rPr>
        <w:t>.</w:t>
      </w:r>
    </w:p>
    <w:p w14:paraId="7E01E3DA" w14:textId="77777777" w:rsidR="00112F92" w:rsidRDefault="00112F92" w:rsidP="00112F92">
      <w:pPr>
        <w:pStyle w:val="afff0"/>
        <w:framePr w:wrap="around"/>
        <w:rPr>
          <w:rtl/>
        </w:rPr>
      </w:pPr>
      <w:r>
        <w:rPr>
          <w:rFonts w:hint="cs"/>
          <w:rtl/>
        </w:rPr>
        <w:t>נב:</w:t>
      </w:r>
    </w:p>
    <w:p w14:paraId="298F13F0" w14:textId="77777777" w:rsidR="00B874E6" w:rsidRDefault="00F40753" w:rsidP="00F40753">
      <w:pPr>
        <w:rPr>
          <w:rtl/>
        </w:rPr>
      </w:pPr>
      <w:r>
        <w:rPr>
          <w:rtl/>
        </w:rPr>
        <w:t xml:space="preserve">לאיתויי שבחא דממילא, חפורה </w:t>
      </w:r>
      <w:ins w:id="98179" w:author="מנוע מכני" w:date="2026-10-05T11:32:12Z">
        <w:r>
          <w:rPr>
            <w:rtl/>
          </w:rPr>
          <w:t xml:space="preserve">והיו</w:t>
        </w:r>
      </w:ins>
      <w:del w:id="98180" w:author="מנוע מכני" w:date="2026-10-05T11:32:12Z">
        <w:r>
          <w:rPr>
            <w:rtl/>
          </w:rPr>
          <w:delText xml:space="preserve">והוו</w:delText>
        </w:r>
      </w:del>
      <w:r>
        <w:rPr>
          <w:rtl/>
        </w:rPr>
        <w:t xml:space="preserve"> שובלי, שלפופי </w:t>
      </w:r>
      <w:ins w:id="98181" w:author="מנוע מכני" w:date="2026-10-05T11:32:12Z">
        <w:r>
          <w:rPr>
            <w:rtl/>
          </w:rPr>
          <w:t xml:space="preserve">והיו</w:t>
        </w:r>
      </w:ins>
      <w:del w:id="98182" w:author="מנוע מכני" w:date="2026-10-05T11:32:12Z">
        <w:r>
          <w:rPr>
            <w:rtl/>
          </w:rPr>
          <w:delText xml:space="preserve">והוו</w:delText>
        </w:r>
      </w:del>
      <w:r>
        <w:rPr>
          <w:rtl/>
        </w:rPr>
        <w:t xml:space="preserve"> תמרי</w:t>
      </w:r>
      <w:r w:rsidR="0057284B">
        <w:rPr>
          <w:rtl/>
        </w:rPr>
        <w:t>.</w:t>
      </w:r>
    </w:p>
    <w:p w14:paraId="70FCADD5" w14:textId="77777777" w:rsidR="00B874E6" w:rsidRDefault="00F40753" w:rsidP="00F40753">
      <w:pPr>
        <w:rPr>
          <w:rtl/>
        </w:rPr>
      </w:pPr>
      <w:r>
        <w:rPr>
          <w:rtl/>
        </w:rPr>
        <w:t>ולא בראוי כבמוחזק: לאיתויי נכסי דאבי אבא</w:t>
      </w:r>
      <w:r w:rsidR="0057284B">
        <w:rPr>
          <w:rtl/>
        </w:rPr>
        <w:t>.</w:t>
      </w:r>
    </w:p>
    <w:p w14:paraId="28A5C7CE" w14:textId="77777777" w:rsidR="0057284B" w:rsidRDefault="0057284B" w:rsidP="0057284B">
      <w:pPr>
        <w:pStyle w:val="affffd"/>
        <w:jc w:val="center"/>
        <w:rPr>
          <w:rtl/>
        </w:rPr>
        <w:pPrChange w:id="9051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67" w:author="מנוע מכני" w:date="2026-10-05T11:32:12Z">
        <w:r>
          <w:rPr>
            <w:rtl/>
          </w:rPr>
          <w:t xml:space="preserve"> </w:t>
        </w:r>
      </w:ins>
      <w:del w:id="972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69" w:author="מנוע מכני" w:date="2026-10-05T11:32:12Z">
        <w:r>
          <w:rPr>
            <w:rtl/>
          </w:rPr>
          <w:t xml:space="preserve"> </w:t>
        </w:r>
      </w:ins>
      <w:del w:id="972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AEEF463" w14:textId="77777777" w:rsidR="00B874E6" w:rsidRDefault="00F40753" w:rsidP="00F916A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C226FE7" w14:textId="77777777" w:rsidR="00F916A7" w:rsidRDefault="00F40753" w:rsidP="00F916A7">
      <w:pPr>
        <w:pStyle w:val="afff5"/>
        <w:rPr>
          <w:rtl/>
        </w:rPr>
      </w:pPr>
      <w:r>
        <w:rPr>
          <w:rtl/>
        </w:rPr>
        <w:t>ואלו שאין חוזרין ביובל</w:t>
      </w:r>
      <w:r w:rsidR="000B5F7F">
        <w:rPr>
          <w:rtl/>
        </w:rPr>
        <w:t>;</w:t>
      </w:r>
    </w:p>
    <w:p w14:paraId="102BC72A" w14:textId="77777777" w:rsidR="00F916A7" w:rsidRPr="00756EDC" w:rsidRDefault="00F40753" w:rsidP="00F916A7">
      <w:pPr>
        <w:pStyle w:val="afff5"/>
        <w:rPr>
          <w:rtl/>
        </w:rPr>
      </w:pPr>
      <w:r>
        <w:rPr>
          <w:rtl/>
        </w:rPr>
        <w:t>הבכורה, והיורש את אשתו, והמייבם את אשת אחיו</w:t>
      </w:r>
      <w:r w:rsidR="000B5F7F">
        <w:rPr>
          <w:rtl/>
        </w:rPr>
        <w:t>;</w:t>
      </w:r>
    </w:p>
    <w:p w14:paraId="7A844C5A" w14:textId="77777777" w:rsidR="00F916A7" w:rsidRDefault="00F40753" w:rsidP="00F916A7">
      <w:pPr>
        <w:pStyle w:val="afff5"/>
        <w:rPr>
          <w:rtl/>
        </w:rPr>
      </w:pPr>
      <w:r>
        <w:rPr>
          <w:rtl/>
        </w:rPr>
        <w:t xml:space="preserve">והמתנה - דברי ר"מ, </w:t>
      </w:r>
    </w:p>
    <w:p w14:paraId="40721E71" w14:textId="77777777" w:rsidR="00B874E6" w:rsidRDefault="00F40753" w:rsidP="00F916A7">
      <w:pPr>
        <w:pStyle w:val="afff5"/>
        <w:rPr>
          <w:rtl/>
        </w:rPr>
      </w:pPr>
      <w:r>
        <w:rPr>
          <w:rtl/>
        </w:rPr>
        <w:t>וחכמים אומרים: המתנה כמכר</w:t>
      </w:r>
      <w:r w:rsidR="0057284B">
        <w:rPr>
          <w:rtl/>
        </w:rPr>
        <w:t>.</w:t>
      </w:r>
    </w:p>
    <w:p w14:paraId="7506B7BA" w14:textId="77777777" w:rsidR="00B874E6" w:rsidRDefault="00F40753" w:rsidP="00F916A7">
      <w:pPr>
        <w:pStyle w:val="afff5"/>
        <w:rPr>
          <w:rtl/>
        </w:rPr>
      </w:pPr>
      <w:r>
        <w:rPr>
          <w:rtl/>
        </w:rPr>
        <w:lastRenderedPageBreak/>
        <w:t>רבי אלעזר אומר: כולם חוזרין ביובל</w:t>
      </w:r>
      <w:r w:rsidR="0057284B">
        <w:rPr>
          <w:rtl/>
        </w:rPr>
        <w:t>.</w:t>
      </w:r>
    </w:p>
    <w:p w14:paraId="1DC3633E" w14:textId="77777777" w:rsidR="00112F92" w:rsidRDefault="00F40753" w:rsidP="00F916A7">
      <w:pPr>
        <w:pStyle w:val="afff5"/>
        <w:rPr>
          <w:rtl/>
        </w:rPr>
      </w:pPr>
      <w:r>
        <w:rPr>
          <w:rtl/>
        </w:rPr>
        <w:t>ר</w:t>
      </w:r>
      <w:r w:rsidR="00F916A7">
        <w:rPr>
          <w:rFonts w:hint="cs"/>
          <w:rtl/>
        </w:rPr>
        <w:t xml:space="preserve">י</w:t>
      </w:r>
      <w:ins w:id="92357" w:author="מנוע מכני" w:date="2026-10-05T11:32:12Z">
        <w:r>
          <w:rPr>
            <w:rFonts w:hint="cs"/>
            <w:rtl/>
          </w:rPr>
          <w:t xml:space="preserve">ב"ב</w:t>
        </w:r>
      </w:ins>
      <w:del w:id="92358" w:author="מנוע מכני" w:date="2026-10-05T11:32:12Z">
        <w:r w:rsidR="00F916A7">
          <w:rPr>
            <w:rFonts w:hint="cs"/>
            <w:rtl/>
          </w:rPr>
          <w:delText xml:space="preserve">ב''ב</w:delText>
        </w:r>
      </w:del>
      <w:r>
        <w:rPr>
          <w:rtl/>
        </w:rPr>
        <w:t xml:space="preserve"> אומר: אף היורש את אשתו יחזיר לבני משפחה, וינכה מהן את הדמים: </w:t>
      </w:r>
    </w:p>
    <w:p w14:paraId="6BC300FC" w14:textId="77777777" w:rsidR="0057284B" w:rsidRDefault="0057284B" w:rsidP="0057284B">
      <w:pPr>
        <w:pStyle w:val="affffd"/>
        <w:jc w:val="center"/>
        <w:rPr>
          <w:rtl/>
        </w:rPr>
        <w:pPrChange w:id="9051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71" w:author="מנוע מכני" w:date="2026-10-05T11:32:12Z">
        <w:r>
          <w:rPr>
            <w:rtl/>
          </w:rPr>
          <w:t xml:space="preserve"> </w:t>
        </w:r>
      </w:ins>
      <w:del w:id="972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73" w:author="מנוע מכני" w:date="2026-10-05T11:32:12Z">
        <w:r>
          <w:rPr>
            <w:rtl/>
          </w:rPr>
          <w:t xml:space="preserve"> </w:t>
        </w:r>
      </w:ins>
      <w:del w:id="972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309BDFB" w14:textId="77777777" w:rsidR="009A5148" w:rsidRDefault="009A5148" w:rsidP="00F40753">
      <w:pPr>
        <w:rPr>
          <w:rtl/>
        </w:rPr>
      </w:pPr>
      <w:r>
        <w:rPr>
          <w:rFonts w:hint="cs"/>
          <w:rtl/>
        </w:rPr>
        <w:t xml:space="preserve">טעמא </w:t>
      </w:r>
      <w:r>
        <w:rPr>
          <w:rStyle w:val="2fb"/>
          <w:rFonts w:hint="cs"/>
          <w:rtl/>
        </w:rPr>
        <w:t xml:space="preserve">ד</w:t>
      </w:r>
      <w:ins w:id="9235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360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מכר הוא דאמר </w:t>
      </w:r>
      <w:ins w:id="95557" w:author="מנוע מכני" w:date="2026-10-05T11:32:12Z">
        <w:r>
          <w:rPr>
            <w:rtl/>
          </w:rPr>
          <w:t xml:space="preserve">התורה</w:t>
        </w:r>
      </w:ins>
      <w:del w:id="9555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ליהדר ביובל מתנה וירושה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, </w:t>
      </w:r>
    </w:p>
    <w:p w14:paraId="17CA1888" w14:textId="77777777" w:rsidR="00B874E6" w:rsidRDefault="00F40753" w:rsidP="009A5148">
      <w:pPr>
        <w:rPr>
          <w:rtl/>
        </w:rPr>
      </w:pPr>
      <w:ins w:id="95561" w:author="מנוע מכני" w:date="2026-10-05T11:32:12Z">
        <w:r>
          <w:rPr>
            <w:rtl/>
          </w:rPr>
          <w:t xml:space="preserve">ואלו</w:t>
        </w:r>
      </w:ins>
      <w:del w:id="9556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מירושה י</w:t>
      </w:r>
      <w:r w:rsidR="009A5148">
        <w:rPr>
          <w:rtl/>
        </w:rPr>
        <w:t>רושה דמתנה מתנה, בכור לתת לו פי שנים</w:t>
      </w:r>
      <w:r>
        <w:rPr>
          <w:rtl/>
        </w:rPr>
        <w:t xml:space="preserve"> מתנה קרייה </w:t>
      </w:r>
      <w:ins w:id="95559" w:author="מנוע מכני" w:date="2026-10-05T11:32:12Z">
        <w:r>
          <w:rPr>
            <w:rtl/>
          </w:rPr>
          <w:t xml:space="preserve">התורה</w:t>
        </w:r>
      </w:ins>
      <w:del w:id="95560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3F1BE4C9" w14:textId="77777777" w:rsidR="0057284B" w:rsidRDefault="0057284B" w:rsidP="0057284B">
      <w:pPr>
        <w:jc w:val="center"/>
        <w:rPr>
          <w:del w:id="90312" w:author="מנוע עיצוב" w:date="2026-10-05T11:33:53Z"/>
          <w:rtl/>
        </w:rPr>
      </w:pPr>
      <w:del w:id="90309" w:author="מנוע עיצוב" w:date="2026-10-05T11:33:53Z">
        <w:r>
          <w:rPr>
            <w:rtl/>
          </w:rPr>
          <w:delText xml:space="preserve">•</w:delText>
        </w:r>
      </w:del>
      <w:ins w:id="97275" w:author="מנוע מכני" w:date="2026-10-05T11:32:12Z">
        <w:r>
          <w:rPr>
            <w:rtl/>
          </w:rPr>
          <w:t xml:space="preserve"> </w:t>
        </w:r>
      </w:ins>
      <w:del w:id="97276" w:author="מנוע מכני" w:date="2026-10-05T11:32:12Z">
        <w:r>
          <w:rPr>
            <w:rtl/>
          </w:rPr>
          <w:delText xml:space="preserve">  </w:delText>
        </w:r>
      </w:del>
      <w:del w:id="90310" w:author="מנוע עיצוב" w:date="2026-10-05T11:33:53Z">
        <w:r>
          <w:rPr>
            <w:rtl/>
          </w:rPr>
          <w:delText xml:space="preserve">•</w:delText>
        </w:r>
      </w:del>
      <w:ins w:id="97277" w:author="מנוע מכני" w:date="2026-10-05T11:32:12Z">
        <w:r>
          <w:rPr>
            <w:rtl/>
          </w:rPr>
          <w:t xml:space="preserve"> </w:t>
        </w:r>
      </w:ins>
      <w:del w:id="97278" w:author="מנוע מכני" w:date="2026-10-05T11:32:12Z">
        <w:r>
          <w:rPr>
            <w:rtl/>
          </w:rPr>
          <w:delText xml:space="preserve">  </w:delText>
        </w:r>
      </w:del>
      <w:del w:id="90311" w:author="מנוע עיצוב" w:date="2026-10-05T11:33:53Z">
        <w:r>
          <w:rPr>
            <w:rtl/>
          </w:rPr>
          <w:delText xml:space="preserve">•</w:delText>
        </w:r>
      </w:del>
    </w:p>
    <w:p w14:paraId="2C24C285" w14:textId="77777777" w:rsidR="00B874E6" w:rsidRDefault="00F40753" w:rsidP="009A5148">
      <w:pPr>
        <w:pStyle w:val="afffd"/>
        <w:rPr>
          <w:rtl/>
        </w:rPr>
      </w:pPr>
      <w:r>
        <w:rPr>
          <w:rtl/>
        </w:rPr>
        <w:t>והיורש את אשתו</w:t>
      </w:r>
      <w:r w:rsidR="0057284B">
        <w:rPr>
          <w:rtl/>
        </w:rPr>
        <w:t>.</w:t>
      </w:r>
    </w:p>
    <w:p w14:paraId="19473772" w14:textId="77777777" w:rsidR="00B874E6" w:rsidRDefault="00F40753" w:rsidP="00F40753">
      <w:pPr>
        <w:rPr>
          <w:rtl/>
        </w:rPr>
      </w:pPr>
      <w:r>
        <w:rPr>
          <w:rtl/>
        </w:rPr>
        <w:t>ירושת הבעל דאורייתא</w:t>
      </w:r>
      <w:r w:rsidR="0057284B">
        <w:rPr>
          <w:rtl/>
        </w:rPr>
        <w:t>.</w:t>
      </w:r>
    </w:p>
    <w:p w14:paraId="5C26BCB2" w14:textId="77777777" w:rsidR="00B874E6" w:rsidRDefault="00F40753" w:rsidP="00F40753">
      <w:pPr>
        <w:rPr>
          <w:rtl/>
        </w:rPr>
      </w:pPr>
      <w:r>
        <w:rPr>
          <w:rtl/>
        </w:rPr>
        <w:t>והמייבם את אשת אחיו</w:t>
      </w:r>
      <w:r w:rsidR="0057284B">
        <w:rPr>
          <w:rtl/>
        </w:rPr>
        <w:t>.</w:t>
      </w:r>
    </w:p>
    <w:p w14:paraId="5521DFEA" w14:textId="77777777" w:rsidR="00B874E6" w:rsidRDefault="00F40753" w:rsidP="00F40753">
      <w:pPr>
        <w:rPr>
          <w:rtl/>
        </w:rPr>
      </w:pPr>
      <w:r>
        <w:rPr>
          <w:rtl/>
        </w:rPr>
        <w:t xml:space="preserve">בכור קרייה </w:t>
      </w:r>
      <w:ins w:id="95563" w:author="מנוע מכני" w:date="2026-10-05T11:32:12Z">
        <w:r>
          <w:rPr>
            <w:rtl/>
          </w:rPr>
          <w:t xml:space="preserve">התורה</w:t>
        </w:r>
      </w:ins>
      <w:del w:id="9556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0F97F964" w14:textId="77777777" w:rsidR="0057284B" w:rsidRDefault="0057284B" w:rsidP="0057284B">
      <w:pPr>
        <w:jc w:val="center"/>
        <w:rPr>
          <w:del w:id="90316" w:author="מנוע עיצוב" w:date="2026-10-05T11:33:53Z"/>
          <w:rtl/>
        </w:rPr>
      </w:pPr>
      <w:del w:id="90313" w:author="מנוע עיצוב" w:date="2026-10-05T11:33:53Z">
        <w:r>
          <w:rPr>
            <w:rtl/>
          </w:rPr>
          <w:delText xml:space="preserve">•</w:delText>
        </w:r>
      </w:del>
      <w:ins w:id="97279" w:author="מנוע מכני" w:date="2026-10-05T11:32:12Z">
        <w:r>
          <w:rPr>
            <w:rtl/>
          </w:rPr>
          <w:t xml:space="preserve"> </w:t>
        </w:r>
      </w:ins>
      <w:del w:id="97280" w:author="מנוע מכני" w:date="2026-10-05T11:32:12Z">
        <w:r>
          <w:rPr>
            <w:rtl/>
          </w:rPr>
          <w:delText xml:space="preserve">  </w:delText>
        </w:r>
      </w:del>
      <w:del w:id="90314" w:author="מנוע עיצוב" w:date="2026-10-05T11:33:53Z">
        <w:r>
          <w:rPr>
            <w:rtl/>
          </w:rPr>
          <w:delText xml:space="preserve">•</w:delText>
        </w:r>
      </w:del>
      <w:ins w:id="97281" w:author="מנוע מכני" w:date="2026-10-05T11:32:12Z">
        <w:r>
          <w:rPr>
            <w:rtl/>
          </w:rPr>
          <w:t xml:space="preserve"> </w:t>
        </w:r>
      </w:ins>
      <w:del w:id="97282" w:author="מנוע מכני" w:date="2026-10-05T11:32:12Z">
        <w:r>
          <w:rPr>
            <w:rtl/>
          </w:rPr>
          <w:delText xml:space="preserve">  </w:delText>
        </w:r>
      </w:del>
      <w:del w:id="90315" w:author="מנוע עיצוב" w:date="2026-10-05T11:33:53Z">
        <w:r>
          <w:rPr>
            <w:rtl/>
          </w:rPr>
          <w:delText xml:space="preserve">•</w:delText>
        </w:r>
      </w:del>
    </w:p>
    <w:p w14:paraId="54471B96" w14:textId="77777777" w:rsidR="00B874E6" w:rsidRDefault="00F40753" w:rsidP="009A5148">
      <w:pPr>
        <w:pStyle w:val="afffd"/>
        <w:rPr>
          <w:rtl/>
        </w:rPr>
      </w:pPr>
      <w:r>
        <w:rPr>
          <w:rtl/>
        </w:rPr>
        <w:t>וחכמים אומרים מתנה כמכר</w:t>
      </w:r>
      <w:r w:rsidR="0057284B">
        <w:rPr>
          <w:rtl/>
        </w:rPr>
        <w:t>.</w:t>
      </w:r>
    </w:p>
    <w:p w14:paraId="46FA346A" w14:textId="77777777" w:rsidR="001C5788" w:rsidRDefault="00F40753" w:rsidP="001C5788">
      <w:pPr>
        <w:rPr>
          <w:rtl/>
        </w:rPr>
      </w:pPr>
      <w:ins w:id="90447" w:author="מנוע סמנטי" w:date="2026-10-05T11:39:44Z">
        <w:r>
          <w:rPr>
            <w:rtl/>
          </w:rPr>
          <w:t xml:space="preserve">טעמם</w:t>
        </w:r>
      </w:ins>
      <w:del w:id="90448" w:author="מנוע סמנטי" w:date="2026-10-05T11:39:44Z">
        <w:r>
          <w:rPr>
            <w:rtl/>
          </w:rPr>
          <w:delText xml:space="preserve">טעמייהו</w:delText>
        </w:r>
      </w:del>
      <w:r>
        <w:rPr>
          <w:rtl/>
        </w:rPr>
        <w:t xml:space="preserve"> דרבנן </w:t>
      </w:r>
      <w:r w:rsidR="001C5788">
        <w:rPr>
          <w:rFonts w:hint="cs"/>
          <w:rtl/>
        </w:rPr>
        <w:t>'</w:t>
      </w:r>
      <w:r>
        <w:rPr>
          <w:rStyle w:val="afffff0"/>
          <w:rtl/>
        </w:rPr>
        <w:t>תשובו</w:t>
      </w:r>
      <w:r w:rsidR="001C5788">
        <w:rPr>
          <w:rFonts w:hint="cs"/>
          <w:rtl/>
        </w:rPr>
        <w:t>'</w:t>
      </w:r>
      <w:r>
        <w:rPr>
          <w:rtl/>
        </w:rPr>
        <w:t xml:space="preserve"> - לרבות את המתנה, </w:t>
      </w:r>
      <w:ins w:id="95567" w:author="מנוע מכני" w:date="2026-10-05T11:32:12Z">
        <w:r>
          <w:rPr>
            <w:rtl/>
          </w:rPr>
          <w:t xml:space="preserve">ואלו</w:t>
        </w:r>
      </w:ins>
      <w:del w:id="95568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4195" w:author="מנוע מכני" w:date="2026-10-05T11:32:12Z">
        <w:r>
          <w:rPr>
            <w:rtl/>
          </w:rPr>
          <w:t xml:space="preserve">כולם</w:t>
        </w:r>
      </w:ins>
      <w:del w:id="9419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- ירושה </w:t>
      </w:r>
      <w:ins w:id="95565" w:author="מנוע מכני" w:date="2026-10-05T11:32:12Z">
        <w:r>
          <w:rPr>
            <w:rtl/>
          </w:rPr>
          <w:t xml:space="preserve">הם</w:t>
        </w:r>
      </w:ins>
      <w:del w:id="95566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</w:t>
      </w:r>
    </w:p>
    <w:p w14:paraId="07B9A811" w14:textId="77777777" w:rsidR="009A5148" w:rsidRDefault="009A5148" w:rsidP="001C5788">
      <w:pPr>
        <w:rPr>
          <w:rtl/>
        </w:rPr>
      </w:pPr>
      <w:r>
        <w:rPr>
          <w:rFonts w:hint="cs"/>
          <w:rtl/>
        </w:rPr>
        <w:t>'</w:t>
      </w:r>
      <w:r w:rsidR="00F40753">
        <w:rPr>
          <w:rStyle w:val="afffff0"/>
          <w:rtl/>
        </w:rPr>
        <w:t>בכור</w:t>
      </w:r>
      <w:r>
        <w:rPr>
          <w:rFonts w:hint="cs"/>
          <w:rtl/>
        </w:rPr>
        <w:t>'</w:t>
      </w:r>
      <w:r w:rsidR="00F40753">
        <w:rPr>
          <w:rtl/>
        </w:rPr>
        <w:t xml:space="preserve"> </w:t>
      </w:r>
      <w:r>
        <w:rPr>
          <w:rFonts w:hint="cs"/>
          <w:rtl/>
        </w:rPr>
        <w:t>'</w:t>
      </w:r>
      <w:ins w:id="90449" w:author="מנוע סמנטי" w:date="2026-10-05T11:39:44Z">
        <w:r>
          <w:rPr>
            <w:rStyle w:val="afffff0"/>
            <w:rtl/>
          </w:rPr>
          <w:t xml:space="preserve">לָתֶת לוֹ פִּי שְׁנָיִם</w:t>
        </w:r>
      </w:ins>
      <w:del w:id="90450" w:author="מנוע סמנטי" w:date="2026-10-05T11:39:44Z">
        <w:r w:rsidR="00F40753">
          <w:rPr>
            <w:rtl/>
          </w:rPr>
          <w:delText xml:space="preserve">לתת לו פי שנים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מקיש חלק בכורה לחלק פשוט, </w:t>
      </w:r>
    </w:p>
    <w:p w14:paraId="78715AAE" w14:textId="77777777" w:rsidR="00B874E6" w:rsidRDefault="00F40753" w:rsidP="009A5148">
      <w:pPr>
        <w:rPr>
          <w:rtl/>
        </w:rPr>
      </w:pPr>
      <w:r>
        <w:rPr>
          <w:rtl/>
        </w:rPr>
        <w:t xml:space="preserve">מה חלק פשוט - ירושה, אף חלק בכורה ירושה: </w:t>
      </w:r>
      <w:ins w:id="92967" w:author="מנוע מכני" w:date="2026-10-05T11:32:12Z">
        <w:r>
          <w:rPr>
            <w:rStyle w:val="2fb"/>
            <w:rtl/>
          </w:rPr>
          <w:t xml:space="preserve">ר"א</w:t>
        </w:r>
      </w:ins>
      <w:del w:id="92968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 אומר כולם חוזרים ביובל</w:t>
      </w:r>
      <w:r w:rsidR="0057284B">
        <w:rPr>
          <w:rtl/>
        </w:rPr>
        <w:t>.</w:t>
      </w:r>
    </w:p>
    <w:p w14:paraId="2FB0C27E" w14:textId="77777777" w:rsidR="001C5788" w:rsidRDefault="00F40753" w:rsidP="001C5788">
      <w:pPr>
        <w:rPr>
          <w:rtl/>
        </w:rPr>
      </w:pPr>
      <w:ins w:id="92361" w:author="מנוע מכני" w:date="2026-10-05T11:32:12Z">
        <w:ins w:id="98059" w:author="מנוע מכני" w:date="2026-10-05T11:32:12Z">
          <w:r>
            <w:rPr>
              <w:rtl/>
            </w:rPr>
            <w:t xml:space="preserve">סבר</w:t>
          </w:r>
        </w:ins>
        <w:del w:id="98060" w:author="מנוע מכני" w:date="2026-10-05T11:32:12Z">
          <w:r>
            <w:rPr>
              <w:rtl/>
            </w:rPr>
            <w:delText xml:space="preserve">ס"ל</w:delText>
          </w:r>
        </w:del>
      </w:ins>
      <w:del w:id="92362" w:author="מנוע מכני" w:date="2026-10-05T11:32:12Z">
        <w:r>
          <w:rPr>
            <w:rtl/>
          </w:rPr>
          <w:delText xml:space="preserve">ס</w:delText>
        </w:r>
        <w:r w:rsidR="001C5788">
          <w:rPr>
            <w:rFonts w:hint="cs"/>
            <w:rtl/>
          </w:rPr>
          <w:delText xml:space="preserve">''ל</w:delText>
        </w:r>
      </w:del>
      <w:r w:rsidR="001C5788">
        <w:rPr>
          <w:rFonts w:hint="cs"/>
          <w:rtl/>
        </w:rPr>
        <w:t xml:space="preserve"> </w:t>
      </w:r>
      <w:r>
        <w:rPr>
          <w:rtl/>
        </w:rPr>
        <w:t xml:space="preserve">כרבנן </w:t>
      </w:r>
      <w:ins w:id="94199" w:author="מנוע מכני" w:date="2026-10-05T11:32:12Z">
        <w:r>
          <w:rPr>
            <w:rtl/>
          </w:rPr>
          <w:t xml:space="preserve">דאמרו</w:t>
        </w:r>
      </w:ins>
      <w:del w:id="9420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r w:rsidR="001C5788">
        <w:rPr>
          <w:rFonts w:hint="cs"/>
          <w:rtl/>
        </w:rPr>
        <w:t>'</w:t>
      </w:r>
      <w:r>
        <w:rPr>
          <w:rStyle w:val="afffff0"/>
          <w:rtl/>
        </w:rPr>
        <w:t>תשובו</w:t>
      </w:r>
      <w:r w:rsidR="001C5788">
        <w:rPr>
          <w:rFonts w:hint="cs"/>
          <w:rtl/>
        </w:rPr>
        <w:t>'</w:t>
      </w:r>
      <w:r>
        <w:rPr>
          <w:rtl/>
        </w:rPr>
        <w:t xml:space="preserve"> - לרבות את המתנה, </w:t>
      </w:r>
      <w:ins w:id="95571" w:author="מנוע מכני" w:date="2026-10-05T11:32:12Z">
        <w:r>
          <w:rPr>
            <w:rtl/>
          </w:rPr>
          <w:t xml:space="preserve">ואלו</w:t>
        </w:r>
      </w:ins>
      <w:del w:id="9557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4197" w:author="מנוע מכני" w:date="2026-10-05T11:32:12Z">
        <w:r>
          <w:rPr>
            <w:rtl/>
          </w:rPr>
          <w:t xml:space="preserve">כולם</w:t>
        </w:r>
      </w:ins>
      <w:del w:id="94198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- מתנה </w:t>
      </w:r>
      <w:ins w:id="95569" w:author="מנוע מכני" w:date="2026-10-05T11:32:12Z">
        <w:r>
          <w:rPr>
            <w:rtl/>
          </w:rPr>
          <w:t xml:space="preserve">הם</w:t>
        </w:r>
      </w:ins>
      <w:del w:id="95570" w:author="מנוע מכני" w:date="2026-10-05T11:32:12Z">
        <w:r>
          <w:rPr>
            <w:rtl/>
          </w:rPr>
          <w:delText xml:space="preserve">נינהו</w:delText>
        </w:r>
      </w:del>
      <w:ins w:id="97283" w:author="מנוע מכני" w:date="2026-10-05T11:32:12Z">
        <w:r>
          <w:rPr>
            <w:rtl/>
          </w:rPr>
          <w:t xml:space="preserve">,</w:t>
        </w:r>
      </w:ins>
      <w:del w:id="97284" w:author="מנוע מכני" w:date="2026-10-05T11:32:12Z">
        <w:r w:rsidR="000B5F7F">
          <w:rPr>
            <w:rtl/>
          </w:rPr>
          <w:delText xml:space="preserve">;</w:delText>
        </w:r>
      </w:del>
    </w:p>
    <w:p w14:paraId="2B222A3A" w14:textId="77777777" w:rsidR="000A0E34" w:rsidRDefault="00F40753" w:rsidP="001C5788">
      <w:pPr>
        <w:rPr>
          <w:rtl/>
        </w:rPr>
      </w:pPr>
      <w:r>
        <w:rPr>
          <w:rtl/>
        </w:rPr>
        <w:t xml:space="preserve">בכור </w:t>
      </w:r>
      <w:r w:rsidR="000A0E34">
        <w:rPr>
          <w:rtl/>
        </w:rPr>
        <w:t>–</w:t>
      </w:r>
      <w:r>
        <w:rPr>
          <w:rtl/>
        </w:rPr>
        <w:t xml:space="preserve"> </w:t>
      </w:r>
      <w:r w:rsidR="000A0E34">
        <w:rPr>
          <w:rFonts w:hint="cs"/>
          <w:rtl/>
        </w:rPr>
        <w:t>'</w:t>
      </w:r>
      <w:ins w:id="90451" w:author="מנוע סמנטי" w:date="2026-10-05T11:39:44Z">
        <w:r>
          <w:rPr>
            <w:rStyle w:val="afffff0"/>
            <w:rtl/>
          </w:rPr>
          <w:t xml:space="preserve">לָתֶת לוֹ פִּי שְׁנָיִם</w:t>
        </w:r>
      </w:ins>
      <w:del w:id="90452" w:author="מנוע סמנטי" w:date="2026-10-05T11:39:44Z">
        <w:r>
          <w:rPr>
            <w:rtl/>
          </w:rPr>
          <w:delText xml:space="preserve">לתת לו פי שנים</w:delText>
        </w:r>
      </w:del>
      <w:r w:rsidR="000A0E34">
        <w:rPr>
          <w:rFonts w:hint="cs"/>
          <w:rtl/>
        </w:rPr>
        <w:t>'</w:t>
      </w:r>
      <w:r>
        <w:rPr>
          <w:rtl/>
        </w:rPr>
        <w:t xml:space="preserve"> - מתנה קרייה </w:t>
      </w:r>
      <w:ins w:id="95573" w:author="מנוע מכני" w:date="2026-10-05T11:32:12Z">
        <w:r>
          <w:rPr>
            <w:rtl/>
          </w:rPr>
          <w:t xml:space="preserve">התורה</w:t>
        </w:r>
      </w:ins>
      <w:del w:id="9557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</w:p>
    <w:p w14:paraId="58BAAD5D" w14:textId="77777777" w:rsidR="00B874E6" w:rsidRDefault="00F40753" w:rsidP="001C5788">
      <w:pPr>
        <w:rPr>
          <w:rtl/>
        </w:rPr>
      </w:pPr>
      <w:r>
        <w:rPr>
          <w:rtl/>
        </w:rPr>
        <w:t xml:space="preserve">והיורש את אשתו - ירושת הבעל דרבנן, והמייבם את אשת אחיו - בכור קרייה </w:t>
      </w:r>
      <w:ins w:id="95575" w:author="מנוע מכני" w:date="2026-10-05T11:32:12Z">
        <w:r>
          <w:rPr>
            <w:rtl/>
          </w:rPr>
          <w:t xml:space="preserve">התורה</w:t>
        </w:r>
      </w:ins>
      <w:del w:id="95576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586" w:author="מנוע מכני" w:date="2026-10-05T11:32:12Z"/>
        </w:rPr>
      </w:pPr>
      <w:ins w:id="92363" w:author="מנוע מכני" w:date="2026-10-05T11:32:12Z">
        <w:r>
          <w:t xml:space="preserve">ר"א</w:t>
        </w:r>
      </w:ins>
      <w:del w:id="92364" w:author="מנוע מכני" w:date="2026-10-05T11:32:12Z">
        <w:r>
          <w:delText xml:space="preserve">ר''א</w:delText>
        </w:r>
      </w:del>
      <w:r>
        <w:t xml:space="preserve"> </w:t>
      </w:r>
      <w:ins w:id="92969" w:author="מנוע מכני" w:date="2026-10-05T11:32:12Z">
        <w:r>
          <w:t xml:space="preserve">מרי"ו</w:t>
        </w:r>
      </w:ins>
      <w:del w:id="92970" w:author="מנוע מכני" w:date="2026-10-05T11:32:12Z">
        <w:r>
          <w:delText xml:space="preserve">מ</w:delText>
        </w:r>
        <w:r w:rsidR="00F40753">
          <w:delText xml:space="preserve">רבי יוחנן</w:delText>
        </w:r>
      </w:del>
      <w:r w:rsidR="00F40753">
        <w:t xml:space="preserve">:</w:t>
      </w:r>
    </w:p>
    <w:p w14:paraId="0C99AEC4" w14:textId="77777777" w:rsidR="00B874E6" w:rsidRDefault="000A0E34" w:rsidP="00F40753">
      <w:pPr>
        <w:rPr>
          <w:rtl/>
        </w:rPr>
      </w:pPr>
      <w:del w:id="10058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האחין שחלקו - לקוחות הן, ומחזירין זה לזה ביובל</w:t>
      </w:r>
      <w:r w:rsidR="0057284B">
        <w:rPr>
          <w:rtl/>
        </w:rPr>
        <w:t>.</w:t>
      </w:r>
    </w:p>
    <w:p w14:paraId="7ED250D8" w14:textId="77777777" w:rsidR="009A5148" w:rsidRDefault="009A5148" w:rsidP="009A5148">
      <w:pPr>
        <w:rPr>
          <w:del w:id="90664" w:author="מנוע עיצוב" w:date="2026-10-05T11:33:53Z"/>
          <w:rtl/>
        </w:rPr>
      </w:pPr>
    </w:p>
    <w:p>
      <w:pPr>
        <w:pStyle w:val="38"/>
        <w:rPr>
          <w:ins w:id="100588" w:author="מנוע מכני" w:date="2026-10-05T11:32:12Z"/>
        </w:rPr>
      </w:pPr>
      <w:ins w:id="98675" w:author="מנוע מכני" w:date="2026-10-05T11:32:12Z">
        <w:r>
          <w:t xml:space="preserve">מקשה</w:t>
        </w:r>
      </w:ins>
      <w:del w:id="98676" w:author="מנוע מכני" w:date="2026-10-05T11:32:12Z">
        <w:r>
          <w:delText xml:space="preserve">מותיב</w:delText>
        </w:r>
      </w:del>
      <w:r>
        <w:t xml:space="preserve"> רב הושעיא:</w:t>
      </w:r>
    </w:p>
    <w:p w14:paraId="65745EC9" w14:textId="77777777" w:rsidR="001C5788" w:rsidRDefault="00F40753" w:rsidP="009A5148">
      <w:pPr>
        <w:rPr>
          <w:rtl/>
        </w:rPr>
      </w:pPr>
      <w:del w:id="1005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ואלו שאין חוזרין ביובל, הבכורה? </w:t>
      </w:r>
    </w:p>
    <w:p>
      <w:pPr>
        <w:pStyle w:val="38"/>
        <w:rPr>
          <w:ins w:id="100590" w:author="מנוע מכני" w:date="2026-10-05T11:32:12Z"/>
        </w:rPr>
      </w:pPr>
      <w:r>
        <w:t>א</w:t>
      </w:r>
      <w:r w:rsidR="009A5148">
        <w:t xml:space="preserve">"ל</w:t>
      </w:r>
      <w:r w:rsidR="009A5148">
        <w:t xml:space="preserve"> </w:t>
      </w:r>
      <w:ins w:id="92365" w:author="מנוע מכני" w:date="2026-10-05T11:32:12Z">
        <w:r>
          <w:t xml:space="preserve">ר"א</w:t>
        </w:r>
      </w:ins>
      <w:del w:id="92366" w:author="מנוע מכני" w:date="2026-10-05T11:32:12Z">
        <w:r w:rsidR="009A5148">
          <w:delText xml:space="preserve">ר''א</w:delText>
        </w:r>
      </w:del>
      <w:r w:rsidR="009A5148">
        <w:t xml:space="preserve">:</w:t>
      </w:r>
    </w:p>
    <w:p w14:paraId="3C6529A6" w14:textId="77777777" w:rsidR="009A5148" w:rsidRDefault="00F40753" w:rsidP="009A5148">
      <w:pPr>
        <w:rPr>
          <w:rtl/>
        </w:rPr>
      </w:pPr>
      <w:del w:id="100591" w:author="מנוע מכני" w:date="2026-10-05T11:32:12Z">
        <w:r w:rsidR="009A5148">
          <w:rPr>
            <w:rtl/>
          </w:rPr>
          <w:delText xml:space="preserve"> </w:delText>
        </w:r>
      </w:del>
      <w:ins w:id="95577" w:author="מנוע מכני" w:date="2026-10-05T11:32:12Z">
        <w:r>
          <w:rPr>
            <w:rtl/>
          </w:rPr>
          <w:t xml:space="preserve">מה</w:t>
        </w:r>
      </w:ins>
      <w:del w:id="95578" w:author="מנוע מכני" w:date="2026-10-05T11:32:12Z">
        <w:r w:rsidR="009A5148">
          <w:rPr>
            <w:rtl/>
          </w:rPr>
          <w:delText xml:space="preserve">מאי</w:delText>
        </w:r>
      </w:del>
      <w:r w:rsidR="009A5148">
        <w:rPr>
          <w:rtl/>
        </w:rPr>
        <w:t xml:space="preserve"> אין חוזרין</w:t>
      </w:r>
      <w:r>
        <w:rPr>
          <w:rtl/>
        </w:rPr>
        <w:t xml:space="preserve"> אין חוזרין לבטלה </w:t>
      </w:r>
    </w:p>
    <w:p>
      <w:pPr>
        <w:pStyle w:val="38"/>
        <w:rPr>
          <w:ins w:id="100592" w:author="מנוע מכני" w:date="2026-10-05T11:32:12Z"/>
        </w:rPr>
      </w:pPr>
      <w:r>
        <w:t xml:space="preserve">מתקיף רב ששת:</w:t>
      </w:r>
    </w:p>
    <w:p w14:paraId="0FFB9CF9" w14:textId="77777777" w:rsidR="009A5148" w:rsidRDefault="00F40753" w:rsidP="001C5788">
      <w:pPr>
        <w:rPr>
          <w:rtl/>
        </w:rPr>
      </w:pPr>
      <w:del w:id="1005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מכלל ד</w:t>
      </w:r>
      <w:ins w:id="92367" w:author="מנוע מכני" w:date="2026-10-05T11:32:12Z">
        <w:r>
          <w:rPr>
            <w:rtl/>
          </w:rPr>
          <w:t xml:space="preserve">מ"ד</w:t>
        </w:r>
      </w:ins>
      <w:del w:id="92368" w:author="מנוע מכני" w:date="2026-10-05T11:32:12Z">
        <w:r>
          <w:rPr>
            <w:rtl/>
          </w:rPr>
          <w:delText xml:space="preserve">מ</w:delText>
        </w:r>
        <w:r w:rsidR="001C5788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חוזרין חוזרין לבטלה </w:t>
      </w:r>
      <w:ins w:id="95579" w:author="מנוע מכני" w:date="2026-10-05T11:32:12Z">
        <w:r>
          <w:rPr>
            <w:rtl/>
          </w:rPr>
          <w:t xml:space="preserve">אומר</w:t>
        </w:r>
      </w:ins>
      <w:del w:id="95580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? </w:t>
      </w:r>
    </w:p>
    <w:p>
      <w:pPr>
        <w:pStyle w:val="38"/>
        <w:rPr>
          <w:ins w:id="100594" w:author="מנוע מכני" w:date="2026-10-05T11:32:12Z"/>
        </w:rPr>
      </w:pPr>
      <w:r>
        <w:t xml:space="preserve">קרי </w:t>
      </w:r>
      <w:ins w:id="92369" w:author="מנוע מכני" w:date="2026-10-05T11:32:12Z">
        <w:r>
          <w:t xml:space="preserve">ר"ח</w:t>
        </w:r>
      </w:ins>
      <w:del w:id="92370" w:author="מנוע מכני" w:date="2026-10-05T11:32:12Z">
        <w:r>
          <w:delText xml:space="preserve">ר</w:delText>
        </w:r>
        <w:r w:rsidR="009A5148">
          <w:delText xml:space="preserve">''ח</w:delText>
        </w:r>
      </w:del>
      <w:r w:rsidR="009A5148">
        <w:t xml:space="preserve"> </w:t>
      </w:r>
      <w:ins w:id="95581" w:author="מנוע מכני" w:date="2026-10-05T11:32:12Z">
        <w:r>
          <w:t xml:space="preserve">עליו</w:t>
        </w:r>
      </w:ins>
      <w:del w:id="95582" w:author="מנוע מכני" w:date="2026-10-05T11:32:12Z">
        <w:r w:rsidR="009A5148">
          <w:delText xml:space="preserve">עליה</w:delText>
        </w:r>
      </w:del>
      <w:r w:rsidR="009A5148">
        <w:t xml:space="preserve"> ד</w:t>
      </w:r>
      <w:ins w:id="92371" w:author="מנוע מכני" w:date="2026-10-05T11:32:12Z">
        <w:r>
          <w:t xml:space="preserve">ר"ש</w:t>
        </w:r>
      </w:ins>
      <w:del w:id="92372" w:author="מנוע מכני" w:date="2026-10-05T11:32:12Z">
        <w:r w:rsidR="009A5148">
          <w:delText xml:space="preserve">ר''ש</w:delText>
        </w:r>
      </w:del>
      <w:r w:rsidR="009A5148">
        <w:t xml:space="preserve">:</w:t>
      </w:r>
    </w:p>
    <w:p w14:paraId="42C1C3DD" w14:textId="77777777" w:rsidR="001C5788" w:rsidRDefault="00F40753" w:rsidP="009A5148">
      <w:pPr>
        <w:rPr>
          <w:rtl/>
        </w:rPr>
      </w:pPr>
      <w:del w:id="1005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טובה חכמה עם נחלה, ולא שמיע </w:t>
      </w:r>
      <w:r w:rsidR="009A5148">
        <w:rPr>
          <w:rtl/>
        </w:rPr>
        <w:t>לי</w:t>
      </w:r>
      <w:r w:rsidR="009A5148" w:rsidRPr="009A5148">
        <w:rPr>
          <w:rtl/>
        </w:rPr>
        <w:t xml:space="preserve"> </w:t>
      </w:r>
      <w:r>
        <w:rPr>
          <w:rtl/>
        </w:rPr>
        <w:t xml:space="preserve">הא, </w:t>
      </w:r>
    </w:p>
    <w:p w14:paraId="1E83D319" w14:textId="77777777" w:rsidR="00B874E6" w:rsidRDefault="001C5788" w:rsidP="001C5788">
      <w:pPr>
        <w:rPr>
          <w:rtl/>
        </w:rPr>
      </w:pPr>
      <w:r>
        <w:rPr>
          <w:rFonts w:hint="cs"/>
          <w:rtl/>
        </w:rPr>
        <w:t xml:space="preserve">דכי אתי </w:t>
      </w:r>
      <w:r>
        <w:rPr>
          <w:rStyle w:val="2fb"/>
          <w:rFonts w:hint="cs"/>
          <w:rtl/>
        </w:rPr>
        <w:t xml:space="preserve">רבין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</w:t>
      </w:r>
      <w:ins w:id="9237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374" w:author="מנוע מכני" w:date="2026-10-05T11:32:12Z">
        <w:r>
          <w:rPr>
            <w:rFonts w:hint="cs"/>
            <w:rtl/>
          </w:rPr>
          <w:delText xml:space="preserve">י''ו</w:delText>
        </w:r>
      </w:del>
      <w:r w:rsidR="00F40753">
        <w:rPr>
          <w:rtl/>
        </w:rPr>
        <w:t xml:space="preserve"> ואמ</w:t>
      </w:r>
      <w:r>
        <w:rPr>
          <w:rFonts w:hint="cs"/>
          <w:rtl/>
        </w:rPr>
        <w:t xml:space="preserve">"ל </w:t>
      </w:r>
      <w:ins w:id="9237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376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40753">
        <w:rPr>
          <w:rtl/>
        </w:rPr>
        <w:t xml:space="preserve"> </w:t>
      </w:r>
      <w:r>
        <w:rPr>
          <w:rStyle w:val="2fb"/>
          <w:rFonts w:hint="cs"/>
          <w:rtl/>
        </w:rPr>
        <w:t xml:space="preserve">מרא</w:t>
      </w:r>
      <w:ins w:id="92377" w:author="מנוע מכני" w:date="2026-10-05T11:32:12Z">
        <w:r>
          <w:rPr>
            <w:rStyle w:val="2fb"/>
            <w:rFonts w:hint="cs"/>
            <w:rtl/>
          </w:rPr>
          <w:t xml:space="preserve">ב"ש</w:t>
        </w:r>
      </w:ins>
      <w:del w:id="92378" w:author="מנוע מכני" w:date="2026-10-05T11:32:12Z">
        <w:r>
          <w:rPr>
            <w:rFonts w:hint="cs"/>
            <w:rtl/>
          </w:rPr>
          <w:delText xml:space="preserve">ב''ש</w:delText>
        </w:r>
      </w:del>
      <w:r w:rsidR="00F40753">
        <w:rPr>
          <w:rtl/>
        </w:rPr>
        <w:t xml:space="preserve">: </w:t>
      </w:r>
      <w:ins w:id="95583" w:author="מנוע מכני" w:date="2026-10-05T11:32:12Z">
        <w:r>
          <w:rPr>
            <w:rtl/>
          </w:rPr>
          <w:t xml:space="preserve">מה</w:t>
        </w:r>
      </w:ins>
      <w:del w:id="95584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 חוזרין - חוזרין לבטלה</w:t>
      </w:r>
      <w:r w:rsidR="0057284B">
        <w:rPr>
          <w:rtl/>
        </w:rPr>
        <w:t>.</w:t>
      </w:r>
    </w:p>
    <w:p w14:paraId="42462971" w14:textId="77777777" w:rsidR="001C5788" w:rsidRDefault="001C5788" w:rsidP="009A5148">
      <w:pPr>
        <w:rPr>
          <w:del w:id="90665" w:author="מנוע עיצוב" w:date="2026-10-05T11:33:53Z"/>
          <w:rtl/>
        </w:rPr>
      </w:pPr>
    </w:p>
    <w:p w14:paraId="18B0B935" w14:textId="77777777" w:rsidR="00B874E6" w:rsidRDefault="00F40753" w:rsidP="001C5788">
      <w:pPr>
        <w:pStyle w:val="afffd"/>
        <w:rPr>
          <w:rtl/>
        </w:rPr>
      </w:pPr>
      <w:r>
        <w:rPr>
          <w:rtl/>
        </w:rPr>
        <w:t>ר"י בן ברוקה אומר היורש את אשתו יחזיר לבני וכו'</w:t>
      </w:r>
      <w:r w:rsidR="0057284B">
        <w:rPr>
          <w:rtl/>
        </w:rPr>
        <w:t>.</w:t>
      </w:r>
    </w:p>
    <w:p w14:paraId="4EBDE1F9" w14:textId="77777777" w:rsidR="000A0E34" w:rsidRDefault="000A0E34" w:rsidP="001C5788">
      <w:pPr>
        <w:rPr>
          <w:rtl/>
        </w:rPr>
      </w:pPr>
      <w:ins w:id="94201" w:author="מנוע מכני" w:date="2026-10-05T11:32:12Z">
        <w:r>
          <w:rPr>
            <w:rFonts w:hint="cs"/>
            <w:rtl/>
          </w:rPr>
          <w:t xml:space="preserve">דסבר</w:t>
        </w:r>
      </w:ins>
      <w:del w:id="94202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קסבר</w:delText>
        </w:r>
      </w:del>
      <w:r>
        <w:rPr>
          <w:rtl/>
        </w:rPr>
        <w:t xml:space="preserve"> ירושת הבעל דאוריית</w:t>
      </w:r>
      <w:r>
        <w:rPr>
          <w:rFonts w:hint="cs"/>
          <w:rtl/>
        </w:rPr>
        <w:t>א</w:t>
      </w:r>
      <w:r w:rsidR="00F40753">
        <w:rPr>
          <w:rtl/>
        </w:rPr>
        <w:t xml:space="preserve">, </w:t>
      </w:r>
    </w:p>
    <w:p w14:paraId="6592DE61" w14:textId="77777777" w:rsidR="001C5788" w:rsidRDefault="00F40753" w:rsidP="001C5788">
      <w:pPr>
        <w:rPr>
          <w:rtl/>
        </w:rPr>
      </w:pPr>
      <w:r>
        <w:rPr>
          <w:rtl/>
        </w:rPr>
        <w:t>וה</w:t>
      </w:r>
      <w:ins w:id="92379" w:author="מנוע מכני" w:date="2026-10-05T11:32:12Z">
        <w:r>
          <w:rPr>
            <w:rFonts w:hint="cs"/>
            <w:rtl/>
          </w:rPr>
          <w:t xml:space="preserve">ב"ע</w:t>
        </w:r>
      </w:ins>
      <w:del w:id="92380" w:author="מנוע מכני" w:date="2026-10-05T11:32:12Z">
        <w:r w:rsidR="001C5788">
          <w:rPr>
            <w:rFonts w:hint="cs"/>
            <w:rtl/>
          </w:rPr>
          <w:delText xml:space="preserve">ב''ע</w:delText>
        </w:r>
      </w:del>
      <w:r>
        <w:rPr>
          <w:rtl/>
        </w:rPr>
        <w:t xml:space="preserve">- כגון שהורישתו אשתו בית הקברות, ומשום פגם משפחה אמור רבנן לשקול דמי וליהדר, </w:t>
      </w:r>
    </w:p>
    <w:p w14:paraId="4E6A0FAC" w14:textId="77777777" w:rsidR="00B874E6" w:rsidRDefault="00F40753" w:rsidP="001C5788">
      <w:pPr>
        <w:rPr>
          <w:rtl/>
        </w:rPr>
      </w:pPr>
      <w:r>
        <w:rPr>
          <w:rtl/>
        </w:rPr>
        <w:lastRenderedPageBreak/>
        <w:t>וכדתניא: המוכר קברו ודרך קברו, מקום מעמדו, ובית הספדו, באים בני משפחה וקוברים אותו בעל כרחו משום פגם משפחה</w:t>
      </w:r>
      <w:r w:rsidR="0057284B">
        <w:rPr>
          <w:rtl/>
        </w:rPr>
        <w:t>.</w:t>
      </w:r>
    </w:p>
    <w:p w14:paraId="55E80A8E" w14:textId="77777777" w:rsidR="00B874E6" w:rsidRDefault="00F40753" w:rsidP="00F40753">
      <w:pPr>
        <w:rPr>
          <w:rtl/>
        </w:rPr>
      </w:pPr>
      <w:ins w:id="95585" w:author="מנוע מכני" w:date="2026-10-05T11:32:12Z">
        <w:r>
          <w:rPr>
            <w:rtl/>
          </w:rPr>
          <w:t xml:space="preserve">ומה</w:t>
        </w:r>
      </w:ins>
      <w:del w:id="95586" w:author="מנוע מכני" w:date="2026-10-05T11:32:12Z">
        <w:r>
          <w:rPr>
            <w:rtl/>
          </w:rPr>
          <w:delText xml:space="preserve">ומאי</w:delText>
        </w:r>
      </w:del>
      <w:r>
        <w:rPr>
          <w:rtl/>
        </w:rPr>
        <w:t xml:space="preserve"> ינכה להם מן הדמים - דמי קבר אשתו</w:t>
      </w:r>
      <w:r w:rsidR="0057284B">
        <w:rPr>
          <w:rtl/>
        </w:rPr>
        <w:t>.</w:t>
      </w:r>
    </w:p>
    <w:p w14:paraId="41E9D7F5" w14:textId="77777777" w:rsidR="00B874E6" w:rsidRDefault="00F40753" w:rsidP="000A0E34">
      <w:pPr>
        <w:pStyle w:val="afffb"/>
        <w:rPr>
          <w:rtl/>
        </w:rPr>
      </w:pPr>
      <w:r>
        <w:rPr>
          <w:rtl/>
        </w:rPr>
        <w:t>הדרן עלך יש בכור</w:t>
      </w:r>
      <w:r w:rsidR="0057284B">
        <w:rPr>
          <w:rtl/>
        </w:rPr>
        <w:t>.</w:t>
      </w:r>
    </w:p>
    <w:p w14:paraId="430E9AD6" w14:textId="77777777" w:rsidR="00F40753" w:rsidRDefault="00F40753" w:rsidP="00F40753">
      <w:pPr>
        <w:rPr>
          <w:rtl/>
        </w:rPr>
        <w:sectPr w:rsidR="00F40753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256CC80" w14:textId="77777777" w:rsidR="00F40753" w:rsidRDefault="00F40753" w:rsidP="00BB4CD7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תשיעי </w:t>
      </w:r>
    </w:p>
    <w:p w14:paraId="76F00C49" w14:textId="77777777" w:rsidR="00F40753" w:rsidRDefault="00F40753" w:rsidP="00BB4CD7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מעשר בהמה </w:t>
      </w:r>
    </w:p>
    <w:p w14:paraId="721438CA" w14:textId="77777777" w:rsidR="00B874E6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נג.</w:t>
      </w:r>
    </w:p>
    <w:p w14:paraId="0CD3895C" w14:textId="77777777" w:rsidR="00B874E6" w:rsidRDefault="00BB4CD7" w:rsidP="00BB4CD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A493829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>מעשר בהמה נוהג בארץ ובחוצה לארץ, בפני הבית ושלא בפני הבית, בחולין אבל לא במוקדשים</w:t>
      </w:r>
      <w:r w:rsidR="0057284B">
        <w:rPr>
          <w:rtl/>
        </w:rPr>
        <w:t>.</w:t>
      </w:r>
    </w:p>
    <w:p w14:paraId="55FC370A" w14:textId="77777777" w:rsidR="00BB4CD7" w:rsidRDefault="00F40753" w:rsidP="00BB4CD7">
      <w:pPr>
        <w:pStyle w:val="afff5"/>
        <w:rPr>
          <w:rtl/>
        </w:rPr>
      </w:pPr>
      <w:r>
        <w:rPr>
          <w:rtl/>
        </w:rPr>
        <w:t xml:space="preserve">ונוהג בבקר ובצאן - ואין מתעשרין מזה על זה, </w:t>
      </w:r>
    </w:p>
    <w:p w14:paraId="47D852AC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>בכבשים ובעזים ו</w:t>
      </w:r>
      <w:r w:rsidR="00BB4CD7">
        <w:rPr>
          <w:rtl/>
        </w:rPr>
        <w:t xml:space="preserve">מתעשרין מזה על זה, בחדש ובישן </w:t>
      </w:r>
      <w:r>
        <w:rPr>
          <w:rtl/>
        </w:rPr>
        <w:t>ואינן מתעשרין מזה על זה</w:t>
      </w:r>
      <w:r w:rsidR="0057284B">
        <w:rPr>
          <w:rtl/>
        </w:rPr>
        <w:t>.</w:t>
      </w:r>
    </w:p>
    <w:p w14:paraId="50E87ABB" w14:textId="77777777" w:rsidR="00BB4CD7" w:rsidRDefault="00F40753" w:rsidP="008C4BB9">
      <w:pPr>
        <w:pStyle w:val="01"/>
        <w:rPr>
          <w:rtl/>
        </w:rPr>
      </w:pPr>
      <w:r>
        <w:rPr>
          <w:rtl/>
        </w:rPr>
        <w:t xml:space="preserve">שהיה בדין: ומה אם </w:t>
      </w:r>
      <w:r w:rsidR="00BB4CD7">
        <w:rPr>
          <w:rtl/>
        </w:rPr>
        <w:t>החדש והישן שאינן כלאים זה בזה אינם מתעשרין מזה על זה</w:t>
      </w:r>
      <w:r>
        <w:rPr>
          <w:rtl/>
        </w:rPr>
        <w:t xml:space="preserve"> </w:t>
      </w:r>
    </w:p>
    <w:p w14:paraId="01B94782" w14:textId="77777777" w:rsidR="00BB4CD7" w:rsidRDefault="00F40753" w:rsidP="00BB4CD7">
      <w:pPr>
        <w:pStyle w:val="afff5"/>
        <w:rPr>
          <w:rtl/>
        </w:rPr>
      </w:pPr>
      <w:r>
        <w:rPr>
          <w:rtl/>
        </w:rPr>
        <w:t>כ</w:t>
      </w:r>
      <w:r w:rsidR="00BB4CD7">
        <w:rPr>
          <w:rtl/>
        </w:rPr>
        <w:t>בשים ועזים שהן כלאים זה בזה</w:t>
      </w:r>
      <w:r>
        <w:rPr>
          <w:rtl/>
        </w:rPr>
        <w:t xml:space="preserve"> אינו דין שלא יהו מתעשרין מזה על זה? </w:t>
      </w:r>
    </w:p>
    <w:p w14:paraId="3BF8E519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 xml:space="preserve">ת"ל: </w:t>
      </w:r>
      <w:r w:rsidR="00BB4CD7">
        <w:rPr>
          <w:rFonts w:hint="cs"/>
          <w:rtl/>
        </w:rPr>
        <w:t>'</w:t>
      </w:r>
      <w:r>
        <w:rPr>
          <w:rtl/>
        </w:rPr>
        <w:t>וצאן</w:t>
      </w:r>
      <w:r w:rsidR="00BB4CD7">
        <w:rPr>
          <w:rFonts w:hint="cs"/>
          <w:rtl/>
        </w:rPr>
        <w:t>'</w:t>
      </w:r>
      <w:r>
        <w:rPr>
          <w:rtl/>
        </w:rPr>
        <w:t xml:space="preserve"> - משמע כל צאן אחד</w:t>
      </w:r>
      <w:r w:rsidR="0057284B">
        <w:rPr>
          <w:rtl/>
        </w:rPr>
        <w:t>.</w:t>
      </w:r>
    </w:p>
    <w:p w14:paraId="5679C3A1" w14:textId="77777777" w:rsidR="0057284B" w:rsidRDefault="0057284B" w:rsidP="0057284B">
      <w:pPr>
        <w:pStyle w:val="affffd"/>
        <w:jc w:val="center"/>
        <w:rPr>
          <w:rtl/>
        </w:rPr>
        <w:pPrChange w:id="9051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85" w:author="מנוע מכני" w:date="2026-10-05T11:32:12Z">
        <w:r>
          <w:rPr>
            <w:rtl/>
          </w:rPr>
          <w:t xml:space="preserve"> </w:t>
        </w:r>
      </w:ins>
      <w:del w:id="972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87" w:author="מנוע מכני" w:date="2026-10-05T11:32:12Z">
        <w:r>
          <w:rPr>
            <w:rtl/>
          </w:rPr>
          <w:t xml:space="preserve"> </w:t>
        </w:r>
      </w:ins>
      <w:del w:id="972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52D646" w14:textId="77777777" w:rsidR="00BB4CD7" w:rsidRDefault="00F40753" w:rsidP="001F3D5F">
      <w:pPr>
        <w:rPr>
          <w:rtl/>
        </w:rPr>
      </w:pPr>
      <w:r>
        <w:rPr>
          <w:rtl/>
        </w:rPr>
        <w:t xml:space="preserve">לימא מתני' דלא </w:t>
      </w:r>
      <w:r>
        <w:rPr>
          <w:rStyle w:val="2fb"/>
          <w:rtl/>
        </w:rPr>
        <w:t xml:space="preserve">כ</w:t>
      </w:r>
      <w:ins w:id="92381" w:author="מנוע מכני" w:date="2026-10-05T11:32:12Z">
        <w:r>
          <w:rPr>
            <w:rStyle w:val="2fb"/>
            <w:rtl/>
          </w:rPr>
          <w:t xml:space="preserve">ר"ע</w:t>
        </w:r>
      </w:ins>
      <w:del w:id="92382" w:author="מנוע מכני" w:date="2026-10-05T11:32:12Z">
        <w:r>
          <w:rPr>
            <w:rtl/>
          </w:rPr>
          <w:delText xml:space="preserve">ר</w:delText>
        </w:r>
        <w:r w:rsidR="00BB4CD7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, </w:t>
      </w:r>
      <w:ins w:id="92383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2384" w:author="מנוע מכני" w:date="2026-10-05T11:32:12Z">
        <w:r w:rsidR="001F3D5F">
          <w:rPr>
            <w:rFonts w:hint="cs"/>
            <w:rtl/>
          </w:rPr>
          <w:delText xml:space="preserve">ר''ע</w:delText>
        </w:r>
      </w:del>
      <w:r w:rsidR="001F3D5F">
        <w:rPr>
          <w:rFonts w:hint="cs"/>
          <w:rtl/>
        </w:rPr>
        <w:t xml:space="preserve">: </w:t>
      </w:r>
      <w:r w:rsidR="00BB4CD7">
        <w:rPr>
          <w:rFonts w:hint="cs"/>
          <w:rtl/>
        </w:rPr>
        <w:t>'</w:t>
      </w:r>
      <w:r>
        <w:rPr>
          <w:rtl/>
        </w:rPr>
        <w:t>והבאתם שמה עולותיכם וזבחיכם ואת מעשרותיכם</w:t>
      </w:r>
      <w:r w:rsidR="00BB4CD7">
        <w:rPr>
          <w:rFonts w:hint="cs"/>
          <w:rtl/>
        </w:rPr>
        <w:t>'</w:t>
      </w:r>
      <w:r>
        <w:rPr>
          <w:rtl/>
        </w:rPr>
        <w:t xml:space="preserve">, </w:t>
      </w:r>
    </w:p>
    <w:p w14:paraId="3CF30CA7" w14:textId="77777777" w:rsidR="001F3D5F" w:rsidRDefault="00F40753" w:rsidP="001F3D5F">
      <w:pPr>
        <w:ind w:firstLine="1388"/>
        <w:rPr>
          <w:rtl/>
        </w:rPr>
      </w:pPr>
      <w:r>
        <w:rPr>
          <w:rtl/>
        </w:rPr>
        <w:t xml:space="preserve">בשתי מעשרות הכתוב מדבר, אחד מעשר בהמה ואחד מעשר דגן, </w:t>
      </w:r>
    </w:p>
    <w:p w14:paraId="5339389C" w14:textId="77777777" w:rsidR="00BB4CD7" w:rsidRDefault="00F40753" w:rsidP="001F3D5F">
      <w:pPr>
        <w:ind w:firstLine="1388"/>
        <w:rPr>
          <w:rtl/>
        </w:rPr>
      </w:pPr>
      <w:r>
        <w:rPr>
          <w:rtl/>
        </w:rPr>
        <w:t xml:space="preserve">ממקום שאתה מעלה מעשר דגן - אתה מעלה מעשר בהמה, </w:t>
      </w:r>
    </w:p>
    <w:p w14:paraId="553D9F9F" w14:textId="77777777" w:rsidR="00BB4CD7" w:rsidRDefault="00F40753" w:rsidP="001F3D5F">
      <w:pPr>
        <w:ind w:firstLine="1388"/>
        <w:rPr>
          <w:rtl/>
        </w:rPr>
      </w:pPr>
      <w:r>
        <w:rPr>
          <w:rtl/>
        </w:rPr>
        <w:t xml:space="preserve">וממקום שאי אתה מעלה מעשר דגן - אי אתה מעלה מעשר בהמה! </w:t>
      </w:r>
    </w:p>
    <w:p w14:paraId="382186A1" w14:textId="77777777" w:rsidR="00B874E6" w:rsidRDefault="00F40753" w:rsidP="001F3D5F">
      <w:pPr>
        <w:rPr>
          <w:rtl/>
        </w:rPr>
      </w:pPr>
      <w:r>
        <w:rPr>
          <w:rtl/>
        </w:rPr>
        <w:t xml:space="preserve">אפי' תימא </w:t>
      </w:r>
      <w:ins w:id="92385" w:author="מנוע מכני" w:date="2026-10-05T11:32:12Z">
        <w:r>
          <w:rPr>
            <w:rStyle w:val="2fb"/>
            <w:rtl/>
          </w:rPr>
          <w:t xml:space="preserve">ר"ע</w:t>
        </w:r>
      </w:ins>
      <w:del w:id="92386" w:author="מנוע מכני" w:date="2026-10-05T11:32:12Z">
        <w:r>
          <w:rPr>
            <w:rtl/>
          </w:rPr>
          <w:delText xml:space="preserve">ר</w:delText>
        </w:r>
        <w:r w:rsidR="00BB4CD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BB4CD7">
          <w:rPr>
            <w:rFonts w:hint="cs"/>
            <w:rtl/>
          </w:rPr>
          <w:delText xml:space="preserve">ע</w:delText>
        </w:r>
      </w:del>
      <w:r>
        <w:rPr>
          <w:rtl/>
        </w:rPr>
        <w:t>, כאן - ליקרב, כאן - ליקדש</w:t>
      </w:r>
      <w:ins w:id="97289" w:author="מנוע מכני" w:date="2026-10-05T11:32:12Z">
        <w:r>
          <w:rPr>
            <w:rtl/>
          </w:rPr>
          <w:t xml:space="preserve">,</w:t>
        </w:r>
      </w:ins>
      <w:del w:id="97290" w:author="מנוע מכני" w:date="2026-10-05T11:32:12Z">
        <w:r w:rsidR="000B5F7F">
          <w:rPr>
            <w:rtl/>
          </w:rPr>
          <w:delText xml:space="preserve">;</w:delText>
        </w:r>
      </w:del>
      <w:r w:rsidR="00BB4CD7">
        <w:rPr>
          <w:rFonts w:hint="cs"/>
          <w:rtl/>
        </w:rPr>
        <w:t xml:space="preserve"> </w:t>
      </w:r>
      <w:r>
        <w:rPr>
          <w:rtl/>
        </w:rPr>
        <w:t xml:space="preserve">דיקא </w:t>
      </w:r>
      <w:ins w:id="94203" w:author="מנוע מכני" w:date="2026-10-05T11:32:12Z">
        <w:r>
          <w:rPr>
            <w:rtl/>
          </w:rPr>
          <w:t xml:space="preserve">גם</w:t>
        </w:r>
      </w:ins>
      <w:del w:id="942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דקא נסיב תלמודא </w:t>
      </w:r>
      <w:r w:rsidR="001F3D5F">
        <w:rPr>
          <w:rFonts w:hint="cs"/>
          <w:rtl/>
        </w:rPr>
        <w:t>'</w:t>
      </w:r>
      <w:r w:rsidRPr="001F3D5F">
        <w:rPr>
          <w:b/>
          <w:bCs/>
          <w:rtl/>
        </w:rPr>
        <w:t>והבאתם שמה</w:t>
      </w:r>
      <w:r w:rsidR="001F3D5F" w:rsidRPr="001F3D5F">
        <w:rPr>
          <w:rFonts w:hint="cs"/>
          <w:b/>
          <w:bCs/>
          <w:rtl/>
        </w:rPr>
        <w:t>'</w:t>
      </w:r>
      <w:r>
        <w:rPr>
          <w:rtl/>
        </w:rPr>
        <w:t xml:space="preserve">, </w:t>
      </w:r>
      <w:ins w:id="92387" w:author="מנוע מכני" w:date="2026-10-05T11:32:12Z">
        <w:r>
          <w:rPr>
            <w:rtl/>
          </w:rPr>
          <w:t xml:space="preserve">ש"מ</w:t>
        </w:r>
      </w:ins>
      <w:del w:id="92388" w:author="מנוע מכני" w:date="2026-10-05T11:32:12Z">
        <w:r>
          <w:rPr>
            <w:rtl/>
          </w:rPr>
          <w:delText xml:space="preserve">ש</w:delText>
        </w:r>
        <w:r w:rsidR="001F3D5F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>
      <w:pPr>
        <w:pStyle w:val="38"/>
        <w:rPr>
          <w:ins w:id="100872" w:author="מנוע מכני" w:date="2026-10-05T11:32:12Z"/>
        </w:rPr>
      </w:pPr>
      <w:ins w:id="94205" w:author="מנוע מכני" w:date="2026-10-05T11:32:12Z">
        <w:r>
          <w:t xml:space="preserve">א"כ</w:t>
        </w:r>
      </w:ins>
      <w:del w:id="94206" w:author="מנוע מכני" w:date="2026-10-05T11:32:12Z">
        <w:r>
          <w:delText xml:space="preserve">אי הכי</w:delText>
        </w:r>
      </w:del>
      <w:r>
        <w:t xml:space="preserve">,</w:t>
      </w:r>
    </w:p>
    <w:p w14:paraId="7936AF98" w14:textId="77777777" w:rsidR="00B874E6" w:rsidRDefault="00F40753" w:rsidP="00F40753">
      <w:pPr>
        <w:rPr>
          <w:rtl/>
        </w:rPr>
      </w:pPr>
      <w:del w:id="1008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מאחר שאינו קרב </w:t>
      </w:r>
      <w:ins w:id="95587" w:author="מנוע מכני" w:date="2026-10-05T11:32:12Z">
        <w:r>
          <w:rPr>
            <w:rtl/>
          </w:rPr>
          <w:t xml:space="preserve">למה</w:t>
        </w:r>
      </w:ins>
      <w:del w:id="95588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קדוש? ל</w:t>
      </w:r>
      <w:r w:rsidR="001F3D5F">
        <w:rPr>
          <w:rFonts w:hint="cs"/>
          <w:rtl/>
        </w:rPr>
        <w:t>'</w:t>
      </w:r>
      <w:r>
        <w:rPr>
          <w:rtl/>
        </w:rPr>
        <w:t>נאכל במומו לבעלים</w:t>
      </w:r>
      <w:r w:rsidR="001F3D5F">
        <w:rPr>
          <w:rFonts w:hint="cs"/>
          <w:rtl/>
        </w:rPr>
        <w:t>'</w:t>
      </w:r>
      <w:r w:rsidR="0057284B">
        <w:rPr>
          <w:rtl/>
        </w:rPr>
        <w:t>.</w:t>
      </w:r>
    </w:p>
    <w:p w14:paraId="41FB43A5" w14:textId="77777777" w:rsidR="0057284B" w:rsidRDefault="0057284B" w:rsidP="0057284B">
      <w:pPr>
        <w:jc w:val="center"/>
        <w:rPr>
          <w:del w:id="90320" w:author="מנוע עיצוב" w:date="2026-10-05T11:33:53Z"/>
          <w:rtl/>
        </w:rPr>
      </w:pPr>
      <w:del w:id="90317" w:author="מנוע עיצוב" w:date="2026-10-05T11:33:53Z">
        <w:r>
          <w:rPr>
            <w:rtl/>
          </w:rPr>
          <w:delText xml:space="preserve">•</w:delText>
        </w:r>
      </w:del>
      <w:ins w:id="97291" w:author="מנוע מכני" w:date="2026-10-05T11:32:12Z">
        <w:r>
          <w:rPr>
            <w:rtl/>
          </w:rPr>
          <w:t xml:space="preserve"> </w:t>
        </w:r>
      </w:ins>
      <w:del w:id="97292" w:author="מנוע מכני" w:date="2026-10-05T11:32:12Z">
        <w:r>
          <w:rPr>
            <w:rtl/>
          </w:rPr>
          <w:delText xml:space="preserve">  </w:delText>
        </w:r>
      </w:del>
      <w:del w:id="90318" w:author="מנוע עיצוב" w:date="2026-10-05T11:33:53Z">
        <w:r>
          <w:rPr>
            <w:rtl/>
          </w:rPr>
          <w:delText xml:space="preserve">•</w:delText>
        </w:r>
      </w:del>
      <w:ins w:id="97293" w:author="מנוע מכני" w:date="2026-10-05T11:32:12Z">
        <w:r>
          <w:rPr>
            <w:rtl/>
          </w:rPr>
          <w:t xml:space="preserve"> </w:t>
        </w:r>
      </w:ins>
      <w:del w:id="97294" w:author="מנוע מכני" w:date="2026-10-05T11:32:12Z">
        <w:r>
          <w:rPr>
            <w:rtl/>
          </w:rPr>
          <w:delText xml:space="preserve">  </w:delText>
        </w:r>
      </w:del>
      <w:del w:id="90319" w:author="מנוע עיצוב" w:date="2026-10-05T11:33:53Z">
        <w:r>
          <w:rPr>
            <w:rtl/>
          </w:rPr>
          <w:delText xml:space="preserve">•</w:delText>
        </w:r>
      </w:del>
    </w:p>
    <w:p w14:paraId="5F5EDA4B" w14:textId="77777777" w:rsidR="00B874E6" w:rsidRDefault="00F40753" w:rsidP="001F3D5F">
      <w:pPr>
        <w:pStyle w:val="afffd"/>
        <w:rPr>
          <w:rtl/>
        </w:rPr>
      </w:pPr>
      <w:r>
        <w:rPr>
          <w:rtl/>
        </w:rPr>
        <w:t>בפני הבית ושלא בפני הבית</w:t>
      </w:r>
      <w:r w:rsidR="0057284B">
        <w:rPr>
          <w:rtl/>
        </w:rPr>
        <w:t>.</w:t>
      </w:r>
    </w:p>
    <w:p>
      <w:pPr>
        <w:pStyle w:val="38"/>
        <w:rPr>
          <w:ins w:id="100874" w:author="מנוע מכני" w:date="2026-10-05T11:32:12Z"/>
        </w:rPr>
      </w:pPr>
      <w:ins w:id="94207" w:author="מנוע מכני" w:date="2026-10-05T11:32:12Z">
        <w:r>
          <w:t xml:space="preserve">א"כ</w:t>
        </w:r>
      </w:ins>
      <w:del w:id="94208" w:author="מנוע מכני" w:date="2026-10-05T11:32:12Z">
        <w:r>
          <w:delText xml:space="preserve">אי הכי</w:delText>
        </w:r>
      </w:del>
      <w:r>
        <w:t xml:space="preserve">,</w:t>
      </w:r>
    </w:p>
    <w:p w14:paraId="54E968C7" w14:textId="77777777" w:rsidR="001F3D5F" w:rsidRDefault="00F40753" w:rsidP="001F3D5F">
      <w:pPr>
        <w:rPr>
          <w:rtl/>
        </w:rPr>
      </w:pPr>
      <w:del w:id="1008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האידנא </w:t>
      </w:r>
      <w:ins w:id="94209" w:author="מנוע מכני" w:date="2026-10-05T11:32:12Z">
        <w:r>
          <w:rPr>
            <w:rtl/>
          </w:rPr>
          <w:t xml:space="preserve">גם</w:t>
        </w:r>
      </w:ins>
      <w:del w:id="9421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 w14:paraId="19658BF6" w14:textId="77777777" w:rsidR="00E60CC6" w:rsidRDefault="00E60CC6" w:rsidP="001F3D5F">
      <w:pPr>
        <w:rPr>
          <w:rtl/>
        </w:rPr>
      </w:pPr>
      <w:ins w:id="94211" w:author="מנוע מכני" w:date="2026-10-05T11:32:12Z">
        <w:r>
          <w:rPr>
            <w:rFonts w:hint="cs"/>
            <w:rtl/>
          </w:rPr>
          <w:t xml:space="preserve">לא</w:t>
        </w:r>
      </w:ins>
      <w:del w:id="9421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משום גזירה דיתום ד</w:t>
      </w:r>
      <w:ins w:id="92389" w:author="מנוע מכני" w:date="2026-10-05T11:32:12Z">
        <w:r>
          <w:rPr>
            <w:rFonts w:hint="cs"/>
            <w:rtl/>
          </w:rPr>
          <w:t xml:space="preserve">א"ה</w:t>
        </w:r>
      </w:ins>
      <w:del w:id="9239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ins w:id="98677" w:author="מנוע מכני" w:date="2026-10-05T11:32:12Z">
        <w:r>
          <w:rPr>
            <w:rFonts w:hint="cs"/>
            <w:rtl/>
          </w:rPr>
          <w:t xml:space="preserve">מתחילה</w:t>
        </w:r>
      </w:ins>
      <w:del w:id="98678" w:author="מנוע מכני" w:date="2026-10-05T11:32:12Z">
        <w:r>
          <w:rPr>
            <w:rFonts w:hint="cs"/>
            <w:rtl/>
          </w:rPr>
          <w:delText xml:space="preserve">מעיקרא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ins w:id="94213" w:author="מנוע מכני" w:date="2026-10-05T11:32:12Z">
        <w:r>
          <w:rPr>
            <w:rFonts w:hint="cs"/>
            <w:rtl/>
          </w:rPr>
          <w:t xml:space="preserve">ולא</w:t>
        </w:r>
      </w:ins>
      <w:del w:id="94214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משום הכרזה ד</w:t>
      </w:r>
      <w:ins w:id="92391" w:author="מנוע מכני" w:date="2026-10-05T11:32:12Z">
        <w:r>
          <w:rPr>
            <w:rFonts w:hint="cs"/>
            <w:rtl/>
          </w:rPr>
          <w:t xml:space="preserve">ה"נ</w:t>
        </w:r>
      </w:ins>
      <w:del w:id="92392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האידנא אפשר,</w:t>
      </w:r>
    </w:p>
    <w:p>
      <w:pPr>
        <w:pStyle w:val="38"/>
        <w:rPr>
          <w:ins w:id="100596" w:author="מנוע מכני" w:date="2026-10-05T11:32:12Z"/>
        </w:rPr>
      </w:pPr>
      <w:r w:rsidRPr="00895415">
        <w:t xml:space="preserve">ג. </w:t>
      </w:r>
      <w:r w:rsidR="00F40753" w:rsidRPr="00895415">
        <w:t xml:space="preserve">אלא רבה:</w:t>
      </w:r>
    </w:p>
    <w:p w14:paraId="67B724E5" w14:textId="77777777" w:rsidR="00B874E6" w:rsidRPr="00895415" w:rsidRDefault="00895415" w:rsidP="00E60CC6">
      <w:pPr>
        <w:rPr>
          <w:b/>
          <w:bCs/>
          <w:rtl/>
        </w:rPr>
      </w:pPr>
      <w:del w:id="100597" w:author="מנוע מכני" w:date="2026-10-05T11:32:12Z">
        <w:r w:rsidR="00F40753" w:rsidRPr="00895415">
          <w:rPr>
            <w:b/>
            <w:bCs/>
            <w:rtl/>
          </w:rPr>
          <w:delText xml:space="preserve"> </w:delText>
        </w:r>
      </w:del>
      <w:r w:rsidR="00F40753" w:rsidRPr="00895415">
        <w:rPr>
          <w:b/>
          <w:bCs/>
          <w:rtl/>
        </w:rPr>
        <w:t xml:space="preserve">משום </w:t>
      </w:r>
      <w:r w:rsidR="00E60CC6" w:rsidRPr="00895415">
        <w:rPr>
          <w:rFonts w:hint="cs"/>
          <w:b/>
          <w:bCs/>
          <w:rtl/>
        </w:rPr>
        <w:t>דחיישי' ל</w:t>
      </w:r>
      <w:r w:rsidR="00F40753" w:rsidRPr="00895415">
        <w:rPr>
          <w:b/>
          <w:bCs/>
          <w:rtl/>
        </w:rPr>
        <w:t xml:space="preserve">תקלה, </w:t>
      </w:r>
    </w:p>
    <w:p w14:paraId="780F5ECC" w14:textId="77777777" w:rsidR="001F3D5F" w:rsidRDefault="00E60CC6" w:rsidP="00F40753">
      <w:pPr>
        <w:rPr>
          <w:rtl/>
        </w:rPr>
      </w:pPr>
      <w:r>
        <w:rPr>
          <w:rtl/>
        </w:rPr>
        <w:tab/>
      </w:r>
      <w:r w:rsidR="001F3D5F">
        <w:rPr>
          <w:rFonts w:hint="cs"/>
          <w:rtl/>
        </w:rPr>
        <w:t xml:space="preserve">דתניא</w:t>
      </w:r>
      <w:r w:rsidR="001F3D5F">
        <w:rPr>
          <w:rFonts w:hint="cs"/>
          <w:rtl/>
        </w:rPr>
        <w:t xml:space="preserve"> </w:t>
      </w:r>
      <w:r w:rsidR="00F40753">
        <w:rPr>
          <w:rtl/>
        </w:rPr>
        <w:t xml:space="preserve">אין מקדישין ואין מעריכין ואין מחרימין בזמן הזה, ואם הקדיש והעריך והחרים, בהמה - תיעקר, פירות כסות וכלים - ירקבו, </w:t>
      </w:r>
    </w:p>
    <w:p w14:paraId="00B4B0C0" w14:textId="77777777" w:rsidR="001F3D5F" w:rsidRDefault="00E60CC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>מעות וכלי מתכות - יוליך לים המלח</w:t>
      </w:r>
      <w:ins w:id="97295" w:author="מנוע מכני" w:date="2026-10-05T11:32:12Z">
        <w:r>
          <w:rPr>
            <w:rtl/>
          </w:rPr>
          <w:t xml:space="preserve">,</w:t>
        </w:r>
      </w:ins>
      <w:del w:id="97296" w:author="מנוע מכני" w:date="2026-10-05T11:32:12Z">
        <w:r w:rsidR="000B5F7F">
          <w:rPr>
            <w:rtl/>
          </w:rPr>
          <w:delText xml:space="preserve">;</w:delText>
        </w:r>
      </w:del>
    </w:p>
    <w:p w14:paraId="2EED53F3" w14:textId="77777777" w:rsidR="00B874E6" w:rsidRDefault="00E60CC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>ואיזהו עיקור - נועל דלת בפניה והיא מתה מאיליה</w:t>
      </w:r>
      <w:r w:rsidR="0057284B">
        <w:rPr>
          <w:rtl/>
        </w:rPr>
        <w:t>.</w:t>
      </w:r>
    </w:p>
    <w:p w14:paraId="61BA4C78" w14:textId="77777777" w:rsidR="001F3D5F" w:rsidRPr="00895415" w:rsidRDefault="00E60CC6" w:rsidP="00F40753">
      <w:pPr>
        <w:rPr>
          <w:b/>
          <w:bCs/>
          <w:rtl/>
        </w:rPr>
      </w:pPr>
      <w:r w:rsidRPr="00895415">
        <w:rPr>
          <w:rFonts w:hint="cs"/>
          <w:b/>
          <w:bCs/>
          <w:rtl/>
        </w:rPr>
        <w:t xml:space="preserve">מש</w:t>
      </w:r>
      <w:ins w:id="92393" w:author="מנוע מכני" w:date="2026-10-05T11:32:12Z">
        <w:r>
          <w:rPr>
            <w:rFonts w:hint="cs"/>
            <w:b/>
            <w:bCs/>
            <w:rtl/>
          </w:rPr>
          <w:t xml:space="preserve">א"כ</w:t>
        </w:r>
      </w:ins>
      <w:del w:id="92394" w:author="מנוע מכני" w:date="2026-10-05T11:32:12Z">
        <w:r w:rsidRPr="00895415">
          <w:rPr>
            <w:rFonts w:hint="cs"/>
            <w:b/>
            <w:bCs/>
            <w:rtl/>
          </w:rPr>
          <w:delText xml:space="preserve">א''כ</w:delText>
        </w:r>
      </w:del>
      <w:r w:rsidRPr="00895415">
        <w:rPr>
          <w:rFonts w:hint="cs"/>
          <w:b/>
          <w:bCs/>
          <w:rtl/>
        </w:rPr>
        <w:t xml:space="preserve"> בכור דברחם קדוש </w:t>
      </w:r>
    </w:p>
    <w:p>
      <w:pPr>
        <w:pStyle w:val="38"/>
        <w:rPr>
          <w:ins w:id="100598" w:author="מנוע מכני" w:date="2026-10-05T11:32:12Z"/>
        </w:rPr>
      </w:pPr>
      <w:r>
        <w:t xml:space="preserve">ו</w:t>
      </w:r>
      <w:ins w:id="92395" w:author="מנוע מכני" w:date="2026-10-05T11:32:12Z">
        <w:r>
          <w:t xml:space="preserve">א"א</w:t>
        </w:r>
      </w:ins>
    </w:p>
    <w:p w14:paraId="43148FF7" w14:textId="77777777" w:rsidR="001F3D5F" w:rsidRDefault="00E60CC6" w:rsidP="00895415">
      <w:pPr>
        <w:ind w:hanging="29"/>
        <w:rPr>
          <w:rtl/>
        </w:rPr>
      </w:pPr>
      <w:del w:id="92396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59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להקנות לאוזן </w:t>
      </w:r>
      <w:ins w:id="98339" w:author="מנוע מכני" w:date="2026-10-05T11:32:12Z">
        <w:r>
          <w:rPr>
            <w:rFonts w:hint="cs"/>
            <w:rtl/>
          </w:rPr>
          <w:t xml:space="preserve">לנכרי</w:t>
        </w:r>
      </w:ins>
      <w:del w:id="98340" w:author="מנוע מכני" w:date="2026-10-05T11:32:12Z">
        <w:r>
          <w:rPr>
            <w:rFonts w:hint="cs"/>
            <w:rtl/>
          </w:rPr>
          <w:delText xml:space="preserve">לעכ</w:delText>
        </w:r>
        <w:r>
          <w:rPr>
            <w:rFonts w:hint="cs"/>
            <w:rtl/>
          </w:rPr>
          <w:delText xml:space="preserve">ו"ם</w:delText>
        </w:r>
      </w:del>
      <w:ins w:id="92397" w:author="מנוע מכני" w:date="2026-10-05T11:32:12Z"/>
      <w:del w:id="92398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שלא יוקדש </w:t>
      </w:r>
      <w:ins w:id="98679" w:author="מנוע מכני" w:date="2026-10-05T11:32:12Z">
        <w:r>
          <w:rPr>
            <w:rFonts w:hint="cs"/>
            <w:rtl/>
          </w:rPr>
          <w:t xml:space="preserve">מתחילה</w:t>
        </w:r>
      </w:ins>
      <w:del w:id="98680" w:author="מנוע מכני" w:date="2026-10-05T11:32:12Z">
        <w:r>
          <w:rPr>
            <w:rFonts w:hint="cs"/>
            <w:rtl/>
          </w:rPr>
          <w:delText xml:space="preserve">מעיקרא</w:delText>
        </w:r>
      </w:del>
      <w:r>
        <w:rPr>
          <w:rFonts w:hint="cs"/>
          <w:rtl/>
        </w:rPr>
        <w:t xml:space="preserve"> ד</w:t>
      </w:r>
      <w:ins w:id="92399" w:author="מנוע מכני" w:date="2026-10-05T11:32:12Z">
        <w:r>
          <w:rPr>
            <w:rFonts w:hint="cs"/>
            <w:rtl/>
          </w:rPr>
          <w:t xml:space="preserve">א"א</w:t>
        </w:r>
      </w:ins>
      <w:del w:id="92400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עוד קודש שיצא ו</w:t>
      </w:r>
      <w:ins w:id="92401" w:author="מנוע מכני" w:date="2026-10-05T11:32:12Z">
        <w:r>
          <w:rPr>
            <w:rFonts w:hint="cs"/>
            <w:rtl/>
          </w:rPr>
          <w:t xml:space="preserve">א"א</w:t>
        </w:r>
      </w:ins>
      <w:del w:id="92402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דמפיק בריש עשרה ד'</w:t>
      </w:r>
      <w:ins w:id="90453" w:author="מנוע סמנטי" w:date="2026-10-05T11:39:44Z">
        <w:r>
          <w:rPr>
            <w:rStyle w:val="afffff0"/>
            <w:rtl/>
          </w:rPr>
          <w:t xml:space="preserve"> לֹא יְבַקֵּר בֵּין טוֹב לָרָע</w:t>
        </w:r>
      </w:ins>
      <w:del w:id="90454" w:author="מנוע סמנטי" w:date="2026-10-05T11:39:44Z">
        <w:r w:rsidR="00895415" w:rsidRPr="00895415">
          <w:rPr>
            <w:rtl/>
          </w:rPr>
          <w:delText xml:space="preserve"> </w:delText>
        </w:r>
        <w:r w:rsidR="00895415">
          <w:rPr>
            <w:rtl/>
          </w:rPr>
          <w:delText xml:space="preserve">לא</w:delText>
        </w:r>
        <w:r w:rsidR="00895415">
          <w:rPr>
            <w:rtl/>
          </w:rPr>
          <w:delText xml:space="preserve"> יבקר בין טוב לרע</w:delText>
        </w:r>
      </w:del>
      <w:r w:rsidR="00895415">
        <w:rPr>
          <w:rFonts w:hint="cs"/>
          <w:rtl/>
        </w:rPr>
        <w:t>'</w:t>
      </w:r>
    </w:p>
    <w:p w14:paraId="06E3DC56" w14:textId="77777777" w:rsidR="001F3D5F" w:rsidRDefault="001F3D5F" w:rsidP="00E60CC6">
      <w:pPr>
        <w:pStyle w:val="afff0"/>
        <w:framePr w:wrap="around"/>
        <w:rPr>
          <w:rtl/>
        </w:rPr>
      </w:pPr>
      <w:r>
        <w:rPr>
          <w:rFonts w:hint="cs"/>
          <w:rtl/>
        </w:rPr>
        <w:t>נג:</w:t>
      </w:r>
    </w:p>
    <w:p>
      <w:pPr>
        <w:pStyle w:val="38"/>
        <w:rPr>
          <w:ins w:id="100600" w:author="מנוע מכני" w:date="2026-10-05T11:32:12Z"/>
        </w:rPr>
      </w:pPr>
      <w:r>
        <w:t xml:space="preserve">ו</w:t>
      </w:r>
      <w:ins w:id="92403" w:author="מנוע מכני" w:date="2026-10-05T11:32:12Z">
        <w:r>
          <w:t xml:space="preserve">א"א</w:t>
        </w:r>
      </w:ins>
    </w:p>
    <w:p w14:paraId="6E888E67" w14:textId="77777777" w:rsidR="00895415" w:rsidRDefault="00895415" w:rsidP="00895415">
      <w:pPr>
        <w:ind w:left="425" w:firstLine="0"/>
        <w:rPr>
          <w:rtl/>
        </w:rPr>
      </w:pPr>
      <w:del w:id="92404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60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שיטיל מום בכל העדר ד</w:t>
      </w:r>
      <w:r w:rsidR="00F40753">
        <w:rPr>
          <w:rtl/>
        </w:rPr>
        <w:t xml:space="preserve">מהרה יבנה בית המקדש, </w:t>
      </w:r>
      <w:ins w:id="94215" w:author="מנוע מכני" w:date="2026-10-05T11:32:12Z">
        <w:r>
          <w:rPr>
            <w:rtl/>
          </w:rPr>
          <w:t xml:space="preserve">וצריך</w:t>
        </w:r>
      </w:ins>
      <w:del w:id="94216" w:author="מנוע מכני" w:date="2026-10-05T11:32:12Z">
        <w:r w:rsidR="00F40753">
          <w:rPr>
            <w:rtl/>
          </w:rPr>
          <w:delText xml:space="preserve">ובעינן</w:delText>
        </w:r>
      </w:del>
      <w:r w:rsidR="00F40753">
        <w:rPr>
          <w:rtl/>
        </w:rPr>
        <w:t xml:space="preserve"> בהמה להקרבה - </w:t>
      </w:r>
      <w:ins w:id="94217" w:author="מנוע מכני" w:date="2026-10-05T11:32:12Z">
        <w:r>
          <w:rPr>
            <w:rtl/>
          </w:rPr>
          <w:t xml:space="preserve">ואין</w:t>
        </w:r>
      </w:ins>
      <w:del w:id="94218" w:author="מנוע מכני" w:date="2026-10-05T11:32:12Z">
        <w:r w:rsidR="00F40753">
          <w:rPr>
            <w:rtl/>
          </w:rPr>
          <w:delText xml:space="preserve">וליכא</w:delText>
        </w:r>
      </w:del>
      <w:ins w:id="97297" w:author="מנוע מכני" w:date="2026-10-05T11:32:12Z">
        <w:r>
          <w:rPr>
            <w:rtl/>
          </w:rPr>
          <w:t xml:space="preserve">,</w:t>
        </w:r>
      </w:ins>
      <w:del w:id="97298" w:author="מנוע מכני" w:date="2026-10-05T11:32:12Z">
        <w:r w:rsidR="000B5F7F">
          <w:rPr>
            <w:rtl/>
          </w:rPr>
          <w:delText xml:space="preserve">;</w:delText>
        </w:r>
      </w:del>
      <w:r w:rsidR="00E60CC6">
        <w:rPr>
          <w:rFonts w:hint="cs"/>
          <w:rtl/>
        </w:rPr>
        <w:t xml:space="preserve"> </w:t>
      </w:r>
    </w:p>
    <w:p w14:paraId="07CC0A58" w14:textId="77777777" w:rsidR="00B874E6" w:rsidRDefault="00895415" w:rsidP="00895415">
      <w:pPr>
        <w:ind w:left="425" w:firstLine="0"/>
        <w:rPr>
          <w:rtl/>
        </w:rPr>
      </w:pPr>
      <w:r>
        <w:rPr>
          <w:rFonts w:hint="cs"/>
          <w:rtl/>
        </w:rPr>
        <w:t xml:space="preserve">מש</w:t>
      </w:r>
      <w:ins w:id="92405" w:author="מנוע מכני" w:date="2026-10-05T11:32:12Z">
        <w:r>
          <w:rPr>
            <w:rFonts w:hint="cs"/>
            <w:rtl/>
          </w:rPr>
          <w:t xml:space="preserve">א"כ</w:t>
        </w:r>
      </w:ins>
      <w:del w:id="92406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בבכור אפשר בפשוטין [אבל במעשר </w:t>
      </w:r>
      <w:ins w:id="92407" w:author="מנוע מכני" w:date="2026-10-05T11:32:12Z">
        <w:r>
          <w:rPr>
            <w:rFonts w:hint="cs"/>
            <w:rtl/>
          </w:rPr>
          <w:t xml:space="preserve">א"א</w:t>
        </w:r>
      </w:ins>
      <w:del w:id="9240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בלקוחין דכיון שיצטרך לפסול כל העדר, ובנוסף דמום פסול מצוי בקדשים </w:t>
      </w:r>
      <w:ins w:id="94219" w:author="מנוע מכני" w:date="2026-10-05T11:32:12Z">
        <w:r>
          <w:rPr>
            <w:rFonts w:hint="cs"/>
            <w:rtl/>
          </w:rPr>
          <w:t xml:space="preserve">שהרי</w:t>
        </w:r>
      </w:ins>
      <w:del w:id="94220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אפי' דוקין שבעין] </w:t>
      </w:r>
    </w:p>
    <w:p w14:paraId="39B58E70" w14:textId="77777777" w:rsidR="0057284B" w:rsidRDefault="0057284B" w:rsidP="0057284B">
      <w:pPr>
        <w:jc w:val="center"/>
        <w:rPr>
          <w:del w:id="90324" w:author="מנוע עיצוב" w:date="2026-10-05T11:33:53Z"/>
          <w:rtl/>
        </w:rPr>
      </w:pPr>
      <w:del w:id="90321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7299" w:author="מנוע מכני" w:date="2026-10-05T11:32:12Z">
        <w:r>
          <w:rPr>
            <w:rtl/>
          </w:rPr>
          <w:t xml:space="preserve"> </w:t>
        </w:r>
      </w:ins>
      <w:del w:id="97300" w:author="מנוע מכני" w:date="2026-10-05T11:32:12Z">
        <w:r>
          <w:rPr>
            <w:rtl/>
          </w:rPr>
          <w:lastRenderedPageBreak/>
          <w:delText xml:space="preserve">  </w:delText>
        </w:r>
      </w:del>
      <w:del w:id="90322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7301" w:author="מנוע מכני" w:date="2026-10-05T11:32:12Z">
        <w:r>
          <w:rPr>
            <w:rtl/>
          </w:rPr>
          <w:t xml:space="preserve"> </w:t>
        </w:r>
      </w:ins>
      <w:del w:id="97302" w:author="מנוע מכני" w:date="2026-10-05T11:32:12Z">
        <w:r>
          <w:rPr>
            <w:rtl/>
          </w:rPr>
          <w:lastRenderedPageBreak/>
          <w:delText xml:space="preserve">  </w:delText>
        </w:r>
      </w:del>
      <w:del w:id="90323" w:author="מנוע עיצוב" w:date="2026-10-05T11:33:53Z">
        <w:r>
          <w:rPr>
            <w:rtl/>
          </w:rPr>
          <w:lastRenderedPageBreak/>
          <w:delText xml:space="preserve">•</w:delText>
        </w:r>
      </w:del>
    </w:p>
    <w:p w14:paraId="05262892" w14:textId="77777777" w:rsidR="00B874E6" w:rsidRDefault="00F40753" w:rsidP="00D938C8">
      <w:pPr>
        <w:pStyle w:val="afffd"/>
        <w:rPr>
          <w:rtl/>
        </w:rPr>
      </w:pPr>
      <w:r>
        <w:rPr>
          <w:rtl/>
        </w:rPr>
        <w:t>בחולין אבל לא במוקדשין</w:t>
      </w:r>
      <w:r w:rsidR="0057284B">
        <w:rPr>
          <w:rtl/>
        </w:rPr>
        <w:t>.</w:t>
      </w:r>
    </w:p>
    <w:p w14:paraId="23EF2043" w14:textId="77777777" w:rsidR="00D938C8" w:rsidRDefault="00C96C37" w:rsidP="00F40753">
      <w:pPr>
        <w:rPr>
          <w:rtl/>
        </w:rPr>
      </w:pPr>
      <w:r>
        <w:rPr>
          <w:rFonts w:hint="cs"/>
          <w:rtl/>
        </w:rPr>
        <w:t>*</w:t>
      </w:r>
      <w:r w:rsidR="00F40753">
        <w:rPr>
          <w:rtl/>
        </w:rPr>
        <w:t xml:space="preserve">מוקדשין פשיטא, </w:t>
      </w:r>
      <w:ins w:id="94221" w:author="מנוע מכני" w:date="2026-10-05T11:32:12Z">
        <w:r>
          <w:rPr>
            <w:rtl/>
          </w:rPr>
          <w:t xml:space="preserve">לא</w:t>
        </w:r>
      </w:ins>
      <w:del w:id="94222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</w:t>
      </w:r>
      <w:ins w:id="95589" w:author="מנוע מכני" w:date="2026-10-05T11:32:12Z">
        <w:r>
          <w:rPr>
            <w:rtl/>
          </w:rPr>
          <w:t xml:space="preserve">שלו</w:t>
        </w:r>
      </w:ins>
      <w:del w:id="9559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</w:t>
      </w:r>
      <w:ins w:id="95591" w:author="מנוע מכני" w:date="2026-10-05T11:32:12Z">
        <w:r>
          <w:rPr>
            <w:rtl/>
          </w:rPr>
          <w:t xml:space="preserve">הם</w:t>
        </w:r>
      </w:ins>
      <w:del w:id="95592" w:author="מנוע מכני" w:date="2026-10-05T11:32:12Z">
        <w:r w:rsidR="00F40753">
          <w:rPr>
            <w:rtl/>
          </w:rPr>
          <w:delText xml:space="preserve">נינהו</w:delText>
        </w:r>
      </w:del>
      <w:r w:rsidR="00F40753">
        <w:rPr>
          <w:rtl/>
        </w:rPr>
        <w:t xml:space="preserve">! </w:t>
      </w:r>
    </w:p>
    <w:p w14:paraId="27B57F29" w14:textId="77777777" w:rsidR="00D938C8" w:rsidRDefault="00F40753" w:rsidP="00C5567C">
      <w:pPr>
        <w:pStyle w:val="a"/>
      </w:pPr>
      <w:r>
        <w:rPr>
          <w:rtl/>
        </w:rPr>
        <w:t xml:space="preserve">בקדשים קלים ואליבא </w:t>
      </w:r>
      <w:r>
        <w:rPr>
          <w:rStyle w:val="2fb"/>
          <w:rtl/>
        </w:rPr>
        <w:t xml:space="preserve">דר</w:t>
      </w:r>
      <w:r w:rsidR="00D938C8">
        <w:rPr>
          <w:rStyle w:val="2fb"/>
          <w:rFonts w:hint="cs"/>
          <w:rtl/>
        </w:rPr>
        <w:t xml:space="preserve">י</w:t>
      </w:r>
      <w:ins w:id="92409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410" w:author="מנוע מכני" w:date="2026-10-05T11:32:12Z">
        <w:r w:rsidR="00D938C8">
          <w:rPr>
            <w:rFonts w:hint="cs"/>
            <w:rtl/>
          </w:rPr>
          <w:delText xml:space="preserve">ה''ג</w:delText>
        </w:r>
      </w:del>
      <w:r>
        <w:rPr>
          <w:rtl/>
        </w:rPr>
        <w:t xml:space="preserve"> דממון בעלים הם, </w:t>
      </w:r>
    </w:p>
    <w:p>
      <w:pPr>
        <w:pStyle w:val="38"/>
        <w:rPr>
          <w:ins w:id="100602" w:author="מנוע מכני" w:date="2026-10-05T11:32:12Z"/>
        </w:rPr>
      </w:pPr>
      <w:r>
        <w:tab/>
        <w:t xml:space="preserve">דתניא</w:t>
      </w:r>
      <w:r>
        <w:tab/>
        <w:t xml:space="preserve">:</w:t>
      </w:r>
    </w:p>
    <w:p w14:paraId="78DC130B" w14:textId="77777777" w:rsidR="00B874E6" w:rsidRDefault="00D938C8" w:rsidP="00615DF5">
      <w:pPr>
        <w:ind w:left="0" w:firstLine="0"/>
        <w:rPr>
          <w:rtl/>
        </w:rPr>
      </w:pPr>
      <w:del w:id="100603" w:author="מנוע מכני" w:date="2026-10-05T11:32:12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ומעלה מעל בה' </w:t>
      </w:r>
      <w:r w:rsidR="00F40753">
        <w:rPr>
          <w:rtl/>
        </w:rPr>
        <w:t xml:space="preserve">לרבות קדשים קלים שהן ממון בעלים דברי </w:t>
      </w:r>
      <w:r w:rsidR="00F40753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</w:t>
      </w:r>
      <w:ins w:id="92411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412" w:author="מנוע מכני" w:date="2026-10-05T11:32:12Z">
        <w:r>
          <w:rPr>
            <w:rFonts w:hint="cs"/>
            <w:rtl/>
          </w:rPr>
          <w:delText xml:space="preserve">ה''ג</w:delText>
        </w:r>
      </w:del>
      <w:ins w:id="97303" w:author="מנוע מכני" w:date="2026-10-05T11:32:12Z">
        <w:r>
          <w:rPr>
            <w:rtl/>
          </w:rPr>
          <w:t xml:space="preserve">,</w:t>
        </w:r>
      </w:ins>
      <w:del w:id="9730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סד"א</w:t>
      </w:r>
      <w:r w:rsidR="00F40753">
        <w:rPr>
          <w:rtl/>
        </w:rPr>
        <w:t xml:space="preserve"> ליעשרו, </w:t>
      </w:r>
      <w:r w:rsidR="00F40753" w:rsidRPr="008C4BB9">
        <w:rPr>
          <w:b/>
          <w:bCs/>
          <w:rtl/>
        </w:rPr>
        <w:t>קמ</w:t>
      </w:r>
      <w:r w:rsidR="00F40753">
        <w:rPr>
          <w:rtl/>
        </w:rPr>
        <w:t>"ל</w:t>
      </w:r>
      <w:ins w:id="97305" w:author="מנוע מכני" w:date="2026-10-05T11:32:12Z">
        <w:r>
          <w:rPr>
            <w:rFonts w:hint="cs"/>
            <w:rtl/>
          </w:rPr>
          <w:t xml:space="preserve"> </w:t>
        </w:r>
      </w:ins>
      <w:del w:id="97306" w:author="מנוע מכני" w:date="2026-10-05T11:32:12Z">
        <w:r w:rsidR="00152400"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>'</w:t>
      </w:r>
      <w:r w:rsidR="00F40753">
        <w:rPr>
          <w:rtl/>
        </w:rPr>
        <w:t>יהיה קדש</w:t>
      </w:r>
      <w:r>
        <w:rPr>
          <w:rFonts w:hint="cs"/>
          <w:rtl/>
        </w:rPr>
        <w:t>'</w:t>
      </w:r>
      <w:ins w:id="97307" w:author="מנוע מכני" w:date="2026-10-05T11:32:12Z">
        <w:r>
          <w:rPr>
            <w:rtl/>
          </w:rPr>
          <w:t xml:space="preserve"> </w:t>
        </w:r>
      </w:ins>
      <w:del w:id="97308" w:author="מנוע מכני" w:date="2026-10-05T11:32:12Z">
        <w:r w:rsidR="00F40753">
          <w:rPr>
            <w:rtl/>
          </w:rPr>
          <w:delText xml:space="preserve">  </w:delText>
        </w:r>
      </w:del>
      <w:r w:rsidR="00F40753">
        <w:rPr>
          <w:rtl/>
        </w:rPr>
        <w:t xml:space="preserve">ולא שכבר קדוש</w:t>
      </w:r>
      <w:r w:rsidR="0057284B">
        <w:rPr>
          <w:rtl/>
        </w:rPr>
        <w:t>.</w:t>
      </w:r>
    </w:p>
    <w:p w14:paraId="2DD39451" w14:textId="77777777" w:rsidR="00D938C8" w:rsidRDefault="00D938C8" w:rsidP="00D938C8">
      <w:pPr>
        <w:rPr>
          <w:rtl/>
        </w:rPr>
      </w:pPr>
      <w:r>
        <w:rPr>
          <w:rFonts w:hint="cs"/>
          <w:rtl/>
        </w:rPr>
        <w:t xml:space="preserve">אבל בלא זה חיילא קדושת מעשה עיליהו אפי' דקדושה קלה היא </w:t>
      </w:r>
    </w:p>
    <w:p>
      <w:pPr>
        <w:pStyle w:val="38"/>
        <w:rPr>
          <w:ins w:id="100604" w:author="מנוע מכני" w:date="2026-10-05T11:32:12Z"/>
        </w:rPr>
      </w:pPr>
      <w:r>
        <w:t xml:space="preserve">והך </w:t>
      </w:r>
      <w:r w:rsidR="00F40753">
        <w:t xml:space="preserve">דתנן</w:t>
      </w:r>
      <w:r w:rsidR="00F40753">
        <w:t xml:space="preserve">:</w:t>
      </w:r>
    </w:p>
    <w:p w14:paraId="28EDC311" w14:textId="77777777" w:rsidR="00B874E6" w:rsidRDefault="00D938C8" w:rsidP="00D938C8">
      <w:pPr>
        <w:rPr>
          <w:rtl/>
        </w:rPr>
      </w:pPr>
      <w:del w:id="10060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אחד</w:t>
      </w:r>
      <w:r>
        <w:rPr>
          <w:rtl/>
        </w:rPr>
        <w:t xml:space="preserve"> קדשי מזבח ואחד קדשי בדק הבית </w:t>
      </w:r>
      <w:r w:rsidR="00F40753">
        <w:rPr>
          <w:rtl/>
        </w:rPr>
        <w:t>אין משנין אותם מקדושה לקדושה, אבל מקדישין אותו הקדש עילוי ומחרימין אותו</w:t>
      </w:r>
      <w:r w:rsidR="0057284B">
        <w:rPr>
          <w:rtl/>
        </w:rPr>
        <w:t>.</w:t>
      </w:r>
    </w:p>
    <w:p w14:paraId="44611C45" w14:textId="77777777" w:rsidR="00D938C8" w:rsidRDefault="00D938C8" w:rsidP="00F40753">
      <w:pPr>
        <w:rPr>
          <w:rtl/>
        </w:rPr>
      </w:pPr>
      <w:r>
        <w:rPr>
          <w:rFonts w:hint="cs"/>
          <w:rtl/>
        </w:rPr>
        <w:t>מהו דתימא</w:t>
      </w:r>
      <w:r w:rsidR="00F40753">
        <w:rPr>
          <w:rtl/>
        </w:rPr>
        <w:t xml:space="preserve">: </w:t>
      </w:r>
      <w:ins w:id="94223" w:author="מנוע מכני" w:date="2026-10-05T11:32:12Z">
        <w:r>
          <w:rPr>
            <w:rtl/>
          </w:rPr>
          <w:t xml:space="preserve">שם</w:t>
        </w:r>
      </w:ins>
      <w:del w:id="94224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דכל בהמה </w:t>
      </w:r>
      <w:ins w:id="94227" w:author="מנוע מכני" w:date="2026-10-05T11:32:12Z">
        <w:r>
          <w:rPr>
            <w:rtl/>
          </w:rPr>
          <w:t xml:space="preserve">לא</w:t>
        </w:r>
      </w:ins>
      <w:del w:id="94228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לעולה </w:t>
      </w:r>
      <w:ins w:id="98681" w:author="מנוע מכני" w:date="2026-10-05T11:32:12Z">
        <w:r>
          <w:rPr>
            <w:rtl/>
          </w:rPr>
          <w:t xml:space="preserve">עומדת</w:t>
        </w:r>
      </w:ins>
      <w:del w:id="98682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 אבל </w:t>
      </w:r>
      <w:ins w:id="94225" w:author="מנוע מכני" w:date="2026-10-05T11:32:12Z">
        <w:r>
          <w:rPr>
            <w:rtl/>
          </w:rPr>
          <w:t xml:space="preserve">כאן</w:t>
        </w:r>
      </w:ins>
      <w:del w:id="94226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דכל בהמה למעשר </w:t>
      </w:r>
      <w:ins w:id="98683" w:author="מנוע מכני" w:date="2026-10-05T11:32:12Z">
        <w:r>
          <w:rPr>
            <w:rtl/>
          </w:rPr>
          <w:t xml:space="preserve">עומדת</w:t>
        </w:r>
      </w:ins>
      <w:del w:id="98684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 </w:t>
      </w:r>
    </w:p>
    <w:p w14:paraId="5C866CA4" w14:textId="77777777" w:rsidR="00B874E6" w:rsidRDefault="00FA1A10" w:rsidP="00D938C8">
      <w:pPr>
        <w:rPr>
          <w:rtl/>
        </w:rPr>
      </w:pPr>
      <w:ins w:id="95827" w:author="מנוע מכני" w:date="2026-10-05T11:32:12Z">
        <w:r>
          <w:rPr>
            <w:rtl/>
          </w:rPr>
          <w:t xml:space="preserve">אף</w:t>
        </w:r>
      </w:ins>
      <w:del w:id="95828" w:author="מנוע מכני" w:date="2026-10-05T11:32:12Z">
        <w:r>
          <w:rPr>
            <w:rtl/>
          </w:rPr>
          <w:delText xml:space="preserve">אע"ג</w:delText>
        </w:r>
      </w:del>
      <w:r w:rsidR="00F40753">
        <w:rPr>
          <w:rtl/>
        </w:rPr>
        <w:t xml:space="preserve"> דאקדשה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פקע איסורא דמעשר מינה, </w:t>
      </w:r>
      <w:r w:rsidR="00D938C8">
        <w:rPr>
          <w:rFonts w:hint="cs"/>
          <w:rtl/>
        </w:rPr>
        <w:t>ונפק'''מ ב'לא יגאל ולא ימכר'</w:t>
      </w:r>
      <w:r w:rsidR="00F40753">
        <w:rPr>
          <w:rtl/>
        </w:rPr>
        <w:t xml:space="preserve"> </w:t>
      </w:r>
      <w:r w:rsidR="00F40753">
        <w:rPr>
          <w:rtl/>
        </w:rPr>
        <w:t xml:space="preserve">קמ"ל</w:t>
      </w:r>
      <w:r w:rsidR="0057284B">
        <w:rPr>
          <w:rtl/>
        </w:rPr>
        <w:t>.</w:t>
      </w:r>
    </w:p>
    <w:p w14:paraId="2C02A6CC" w14:textId="77777777" w:rsidR="0057284B" w:rsidRDefault="0057284B" w:rsidP="0057284B">
      <w:pPr>
        <w:jc w:val="center"/>
        <w:rPr>
          <w:del w:id="90328" w:author="מנוע עיצוב" w:date="2026-10-05T11:33:53Z"/>
          <w:rtl/>
        </w:rPr>
      </w:pPr>
      <w:del w:id="90325" w:author="מנוע עיצוב" w:date="2026-10-05T11:33:53Z">
        <w:r>
          <w:rPr>
            <w:rtl/>
          </w:rPr>
          <w:delText xml:space="preserve">•</w:delText>
        </w:r>
      </w:del>
      <w:ins w:id="97309" w:author="מנוע מכני" w:date="2026-10-05T11:32:12Z">
        <w:r>
          <w:rPr>
            <w:rtl/>
          </w:rPr>
          <w:t xml:space="preserve"> </w:t>
        </w:r>
      </w:ins>
      <w:del w:id="97310" w:author="מנוע מכני" w:date="2026-10-05T11:32:12Z">
        <w:r>
          <w:rPr>
            <w:rtl/>
          </w:rPr>
          <w:delText xml:space="preserve">  </w:delText>
        </w:r>
      </w:del>
      <w:del w:id="90326" w:author="מנוע עיצוב" w:date="2026-10-05T11:33:53Z">
        <w:r>
          <w:rPr>
            <w:rtl/>
          </w:rPr>
          <w:delText xml:space="preserve">•</w:delText>
        </w:r>
      </w:del>
      <w:ins w:id="97311" w:author="מנוע מכני" w:date="2026-10-05T11:32:12Z">
        <w:r>
          <w:rPr>
            <w:rtl/>
          </w:rPr>
          <w:t xml:space="preserve"> </w:t>
        </w:r>
      </w:ins>
      <w:del w:id="97312" w:author="מנוע מכני" w:date="2026-10-05T11:32:12Z">
        <w:r>
          <w:rPr>
            <w:rtl/>
          </w:rPr>
          <w:delText xml:space="preserve">  </w:delText>
        </w:r>
      </w:del>
      <w:del w:id="90327" w:author="מנוע עיצוב" w:date="2026-10-05T11:33:53Z">
        <w:r>
          <w:rPr>
            <w:rtl/>
          </w:rPr>
          <w:delText xml:space="preserve">•</w:delText>
        </w:r>
      </w:del>
    </w:p>
    <w:p w14:paraId="7CC5A411" w14:textId="77777777" w:rsidR="00B874E6" w:rsidRDefault="00F40753" w:rsidP="00152400">
      <w:pPr>
        <w:pStyle w:val="afffd"/>
        <w:rPr>
          <w:rtl/>
        </w:rPr>
      </w:pPr>
      <w:r>
        <w:rPr>
          <w:rtl/>
        </w:rPr>
        <w:t>ונוהג בבקר ובצאן ואין מתעשרין מזה על זה בכבשים ובעזים וכו'</w:t>
      </w:r>
      <w:r w:rsidR="0057284B">
        <w:rPr>
          <w:rtl/>
        </w:rPr>
        <w:t>.</w:t>
      </w:r>
    </w:p>
    <w:p w14:paraId="453416B6" w14:textId="77777777" w:rsidR="00152400" w:rsidRDefault="00F40753" w:rsidP="008C4BB9">
      <w:pPr>
        <w:pStyle w:val="021"/>
        <w:rPr>
          <w:rtl/>
        </w:rPr>
      </w:pPr>
      <w:r>
        <w:rPr>
          <w:rtl/>
        </w:rPr>
        <w:t xml:space="preserve">ויהיו חדש וישן מתעשרין מזה על זה </w:t>
      </w:r>
      <w:r>
        <w:rPr>
          <w:rtl/>
        </w:rPr>
        <w:t xml:space="preserve">מק"ו</w:t>
      </w:r>
      <w:r>
        <w:rPr>
          <w:rtl/>
        </w:rPr>
        <w:t xml:space="preserve">: ומ</w:t>
      </w:r>
      <w:r w:rsidR="00152400">
        <w:rPr>
          <w:rtl/>
        </w:rPr>
        <w:t>ה כבשים ועזים שהם כלאים זה בזה</w:t>
      </w:r>
      <w:r>
        <w:rPr>
          <w:rtl/>
        </w:rPr>
        <w:t xml:space="preserve"> מתעשרין מזה על זה, </w:t>
      </w:r>
    </w:p>
    <w:p w14:paraId="7A582BBD" w14:textId="77777777" w:rsidR="00152400" w:rsidRDefault="00F40753" w:rsidP="00F40753">
      <w:pPr>
        <w:rPr>
          <w:rtl/>
        </w:rPr>
      </w:pPr>
      <w:r>
        <w:rPr>
          <w:rtl/>
        </w:rPr>
        <w:t xml:space="preserve">חדש וישן שאינן כלאים זה בזה - אינו דין שיתעשרו מזה על זה? </w:t>
      </w:r>
    </w:p>
    <w:p>
      <w:pPr>
        <w:pStyle w:val="38"/>
        <w:rPr>
          <w:ins w:id="100606" w:author="מנוע מכני" w:date="2026-10-05T11:32:12Z"/>
        </w:rPr>
      </w:pPr>
      <w:ins w:id="92413" w:author="מנוע מכני" w:date="2026-10-05T11:32:12Z">
        <w:r>
          <w:t xml:space="preserve">ת"ל</w:t>
        </w:r>
      </w:ins>
      <w:del w:id="92414" w:author="מנוע מכני" w:date="2026-10-05T11:32:12Z">
        <w:r>
          <w:delText xml:space="preserve">ת''ל</w:delText>
        </w:r>
      </w:del>
      <w:r w:rsidR="00F40753">
        <w:t>:</w:t>
      </w:r>
    </w:p>
    <w:p w14:paraId="2392F9E2" w14:textId="77777777" w:rsidR="00152400" w:rsidRDefault="00152400" w:rsidP="00152400">
      <w:pPr>
        <w:rPr>
          <w:rtl/>
        </w:rPr>
      </w:pPr>
      <w:del w:id="10060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ins w:id="90455" w:author="מנוע סמנטי" w:date="2026-10-05T11:39:44Z">
        <w:r>
          <w:rPr>
            <w:rStyle w:val="afffff0"/>
            <w:rtl/>
          </w:rPr>
          <w:t xml:space="preserve">עַשֵּׂר תְּעַשֵּׂר</w:t>
        </w:r>
      </w:ins>
      <w:del w:id="90456" w:author="מנוע סמנטי" w:date="2026-10-05T11:39:44Z">
        <w:r w:rsidR="00F40753">
          <w:rPr>
            <w:rtl/>
          </w:rPr>
          <w:delText xml:space="preserve">עשר תעשר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בשתי מעשרות הכתוב מדבר, אחד מעשר בהמה ואחד מעשר דגן, </w:t>
      </w:r>
    </w:p>
    <w:p w14:paraId="58890F45" w14:textId="77777777" w:rsidR="001B28E6" w:rsidRDefault="00F40753" w:rsidP="001B28E6">
      <w:pPr>
        <w:rPr>
          <w:rtl/>
        </w:rPr>
      </w:pPr>
      <w:r>
        <w:rPr>
          <w:rtl/>
        </w:rPr>
        <w:t>ומקיש מעש</w:t>
      </w:r>
      <w:r w:rsidR="00152400">
        <w:rPr>
          <w:rtl/>
        </w:rPr>
        <w:t xml:space="preserve">ר בהמה למעשר דגן, </w:t>
      </w:r>
      <w:r w:rsidR="00152400">
        <w:rPr>
          <w:rFonts w:hint="cs"/>
          <w:rtl/>
        </w:rPr>
        <w:t xml:space="preserve">דלא </w:t>
      </w:r>
      <w:ins w:id="95593" w:author="מנוע מכני" w:date="2026-10-05T11:32:12Z">
        <w:r>
          <w:rPr>
            <w:rFonts w:hint="cs"/>
            <w:rtl/>
          </w:rPr>
          <w:t xml:space="preserve">מאלו</w:t>
        </w:r>
      </w:ins>
      <w:del w:id="95594" w:author="מנוע מכני" w:date="2026-10-05T11:32:12Z">
        <w:r w:rsidR="00152400">
          <w:rPr>
            <w:rFonts w:hint="cs"/>
            <w:rtl/>
          </w:rPr>
          <w:delText xml:space="preserve">מהני</w:delText>
        </w:r>
      </w:del>
      <w:ins w:id="97313" w:author="מנוע מכני" w:date="2026-10-05T11:32:12Z">
        <w:r>
          <w:rPr>
            <w:rFonts w:hint="cs"/>
            <w:rtl/>
          </w:rPr>
          <w:t xml:space="preserve"> </w:t>
        </w:r>
      </w:ins>
      <w:del w:id="97314" w:author="מנוע מכני" w:date="2026-10-05T11:32:12Z">
        <w:r w:rsidR="00152400">
          <w:rPr>
            <w:rFonts w:hint="cs"/>
            <w:rtl/>
          </w:rPr>
          <w:delText xml:space="preserve">  </w:delText>
        </w:r>
      </w:del>
      <w:r w:rsidR="00152400">
        <w:rPr>
          <w:rFonts w:hint="cs"/>
          <w:rtl/>
        </w:rPr>
        <w:t xml:space="preserve">מחדש על הישן</w:t>
      </w:r>
    </w:p>
    <w:p w14:paraId="1D1B9E70" w14:textId="77777777" w:rsidR="00152400" w:rsidRDefault="001B28E6" w:rsidP="001B28E6">
      <w:pPr>
        <w:rPr>
          <w:rtl/>
        </w:rPr>
      </w:pPr>
      <w:r>
        <w:rPr>
          <w:rFonts w:hint="cs"/>
          <w:rtl/>
        </w:rPr>
        <w:t xml:space="preserve">ולא מקישי גם לענין על שאינו מינו בכבשים ועיזים </w:t>
      </w:r>
      <w:r>
        <w:rPr>
          <w:rStyle w:val="2fb"/>
          <w:rFonts w:hint="cs"/>
          <w:rtl/>
        </w:rPr>
        <w:t xml:space="preserve">ד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</w:t>
      </w:r>
      <w:ins w:id="95595" w:author="מנוע מכני" w:date="2026-10-05T11:32:12Z">
        <w:r>
          <w:rPr>
            <w:rtl/>
          </w:rPr>
          <w:t xml:space="preserve">התורה</w:t>
        </w:r>
      </w:ins>
      <w:del w:id="95596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צאן</w:t>
      </w:r>
      <w:ins w:id="97315" w:author="מנוע מכני" w:date="2026-10-05T11:32:12Z">
        <w:r>
          <w:rPr>
            <w:rtl/>
          </w:rPr>
          <w:t xml:space="preserve">,</w:t>
        </w:r>
      </w:ins>
      <w:del w:id="97316" w:author="מנוע מכני" w:date="2026-10-05T11:32:12Z">
        <w:r w:rsidR="000B5F7F">
          <w:rPr>
            <w:rtl/>
          </w:rPr>
          <w:delText xml:space="preserve">;</w:delText>
        </w:r>
      </w:del>
    </w:p>
    <w:p w14:paraId="4799F665" w14:textId="77777777" w:rsidR="00B874E6" w:rsidRDefault="001B28E6" w:rsidP="00F40753">
      <w:pPr>
        <w:rPr>
          <w:rtl/>
        </w:rPr>
      </w:pPr>
      <w:r>
        <w:rPr>
          <w:rFonts w:hint="cs"/>
          <w:rtl/>
        </w:rPr>
        <w:t>ודווקא זה [ולא להיפך]</w:t>
      </w:r>
      <w:r w:rsidR="00F40753">
        <w:rPr>
          <w:rtl/>
        </w:rPr>
        <w:t xml:space="preserve"> </w:t>
      </w:r>
      <w:r>
        <w:rPr>
          <w:rFonts w:hint="cs"/>
          <w:rtl/>
        </w:rPr>
        <w:t>ד'</w:t>
      </w:r>
      <w:ins w:id="90457" w:author="מנוע סמנטי" w:date="2026-10-05T11:39:44Z">
        <w:r>
          <w:rPr>
            <w:rStyle w:val="afffff0"/>
            <w:rtl/>
          </w:rPr>
          <w:t xml:space="preserve">שָׁנָה שָׁנָה</w:t>
        </w:r>
      </w:ins>
      <w:del w:id="90458" w:author="מנוע סמנטי" w:date="2026-10-05T11:39:44Z">
        <w:r w:rsidR="00F40753">
          <w:rPr>
            <w:rtl/>
          </w:rPr>
          <w:delText xml:space="preserve">שנה שנה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לשנה הקשתיו ולא לדבר אחר</w:t>
      </w:r>
      <w:r w:rsidR="0057284B">
        <w:rPr>
          <w:rtl/>
        </w:rPr>
        <w:t>.</w:t>
      </w:r>
    </w:p>
    <w:p w14:paraId="788E5402" w14:textId="77777777" w:rsidR="001B28E6" w:rsidRDefault="001B28E6" w:rsidP="00F40753">
      <w:pPr>
        <w:rPr>
          <w:del w:id="90666" w:author="מנוע עיצוב" w:date="2026-10-05T11:33:53Z"/>
          <w:rtl/>
        </w:rPr>
      </w:pPr>
    </w:p>
    <w:p>
      <w:pPr>
        <w:pStyle w:val="38"/>
        <w:rPr>
          <w:ins w:id="100608" w:author="מנוע מכני" w:date="2026-10-05T11:32:12Z"/>
        </w:rPr>
      </w:pPr>
      <w:r>
        <w:t xml:space="preserve">תנן</w:t>
      </w:r>
      <w:r>
        <w:t xml:space="preserve"> </w:t>
      </w:r>
      <w:ins w:id="94229" w:author="מנוע מכני" w:date="2026-10-05T11:32:12Z">
        <w:r>
          <w:t xml:space="preserve">שם</w:t>
        </w:r>
      </w:ins>
      <w:del w:id="94230" w:author="מנוע מכני" w:date="2026-10-05T11:32:12Z">
        <w:r>
          <w:delText xml:space="preserve">התם</w:delText>
        </w:r>
      </w:del>
      <w:r>
        <w:t xml:space="preserve">:</w:t>
      </w:r>
    </w:p>
    <w:p w14:paraId="0739D055" w14:textId="77777777" w:rsidR="00B874E6" w:rsidRDefault="00F40753" w:rsidP="00F40753">
      <w:pPr>
        <w:rPr>
          <w:rtl/>
        </w:rPr>
      </w:pPr>
      <w:del w:id="1006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תורמין ממין על שאינו מינו, ואם תרם - אין תרומתו תרומה</w:t>
      </w:r>
      <w:r w:rsidR="0057284B">
        <w:rPr>
          <w:rtl/>
        </w:rPr>
        <w:t>.</w:t>
      </w:r>
    </w:p>
    <w:p>
      <w:pPr>
        <w:pStyle w:val="38"/>
        <w:rPr>
          <w:ins w:id="100610" w:author="מנוע מכני" w:date="2026-10-05T11:32:12Z"/>
        </w:rPr>
      </w:pPr>
      <w:r>
        <w:t xml:space="preserve">מ</w:t>
      </w:r>
      <w:ins w:id="92415" w:author="מנוע מכני" w:date="2026-10-05T11:32:12Z">
        <w:r>
          <w:t xml:space="preserve">ה"מ</w:t>
        </w:r>
      </w:ins>
      <w:del w:id="92416" w:author="מנוע מכני" w:date="2026-10-05T11:32:12Z">
        <w:r>
          <w:delText xml:space="preserve">ה''מ</w:delText>
        </w:r>
      </w:del>
      <w:r>
        <w:t xml:space="preserve"> </w:t>
      </w:r>
      <w:ins w:id="92417" w:author="מנוע מכני" w:date="2026-10-05T11:32:12Z">
        <w:r>
          <w:t xml:space="preserve">ר"א</w:t>
        </w:r>
      </w:ins>
      <w:del w:id="92418" w:author="מנוע מכני" w:date="2026-10-05T11:32:12Z">
        <w:r>
          <w:delText xml:space="preserve">ר''א</w:delText>
        </w:r>
      </w:del>
      <w:r>
        <w:t xml:space="preserve"> מר</w:t>
      </w:r>
      <w:ins w:id="92419" w:author="מנוע מכני" w:date="2026-10-05T11:32:12Z">
        <w:r>
          <w:t xml:space="preserve">י"נ</w:t>
        </w:r>
      </w:ins>
      <w:del w:id="92420" w:author="מנוע מכני" w:date="2026-10-05T11:32:12Z">
        <w:r>
          <w:delText xml:space="preserve">י''נ</w:delText>
        </w:r>
      </w:del>
      <w:r>
        <w:t xml:space="preserve">[מרש</w:t>
      </w:r>
      <w:ins w:id="92421" w:author="מנוע מכני" w:date="2026-10-05T11:32:12Z">
        <w:r>
          <w:t xml:space="preserve">ב"ל</w:t>
        </w:r>
      </w:ins>
      <w:del w:id="92422" w:author="מנוע מכני" w:date="2026-10-05T11:32:12Z">
        <w:r>
          <w:delText xml:space="preserve">ב''ל</w:delText>
        </w:r>
      </w:del>
      <w:r>
        <w:t xml:space="preserve">]</w:t>
      </w:r>
      <w:r w:rsidR="00F40753">
        <w:t xml:space="preserve">:</w:t>
      </w:r>
    </w:p>
    <w:p w14:paraId="4FFA0D3E" w14:textId="77777777" w:rsidR="00B874E6" w:rsidRDefault="001B28E6" w:rsidP="008C4BB9">
      <w:pPr>
        <w:pStyle w:val="011"/>
        <w:rPr>
          <w:rtl/>
        </w:rPr>
      </w:pPr>
      <w:del w:id="100611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459" w:author="מנוע סמנטי" w:date="2026-10-05T11:39:44Z">
        <w:r>
          <w:rPr>
            <w:rStyle w:val="afffff0"/>
            <w:rtl/>
          </w:rPr>
          <w:t xml:space="preserve">כֹּל חֵלֶב יִצְהָר וְכָל חֵלֶב תִּירוֹשׁ וְדָגָן</w:t>
        </w:r>
      </w:ins>
      <w:del w:id="90460" w:author="מנוע סמנטי" w:date="2026-10-05T11:39:44Z">
        <w:r w:rsidR="00F40753">
          <w:rPr>
            <w:rtl/>
          </w:rPr>
          <w:delText xml:space="preserve">כל חלב יצהר וכל חלב תירוש ודגן</w:delText>
        </w:r>
      </w:del>
      <w:r>
        <w:rPr>
          <w:rFonts w:hint="cs"/>
          <w:rtl/>
        </w:rPr>
        <w:t>'</w:t>
      </w:r>
      <w:r w:rsidR="00F40753">
        <w:rPr>
          <w:rtl/>
        </w:rPr>
        <w:t>, אמרה תורה: תן חלב לזה, וחלב לזה</w:t>
      </w:r>
      <w:r w:rsidR="0057284B">
        <w:rPr>
          <w:rtl/>
        </w:rPr>
        <w:t>.</w:t>
      </w:r>
    </w:p>
    <w:p w14:paraId="46DADE7C" w14:textId="77777777" w:rsidR="001B28E6" w:rsidRDefault="001B28E6" w:rsidP="001B28E6">
      <w:pPr>
        <w:pStyle w:val="afff0"/>
        <w:framePr w:wrap="around"/>
        <w:rPr>
          <w:rtl/>
        </w:rPr>
      </w:pPr>
      <w:r>
        <w:rPr>
          <w:rFonts w:hint="cs"/>
          <w:rtl/>
        </w:rPr>
        <w:t>נד.</w:t>
      </w:r>
    </w:p>
    <w:p w14:paraId="55962884" w14:textId="77777777" w:rsidR="001B28E6" w:rsidRDefault="00F40753" w:rsidP="001B28E6">
      <w:pPr>
        <w:rPr>
          <w:rtl/>
        </w:rPr>
      </w:pPr>
      <w:r>
        <w:rPr>
          <w:rtl/>
        </w:rPr>
        <w:t xml:space="preserve">תירוש ודגן, דגן ודגן </w:t>
      </w:r>
      <w:r w:rsidR="001B28E6">
        <w:rPr>
          <w:rFonts w:hint="cs"/>
          <w:rtl/>
        </w:rPr>
        <w:t xml:space="preserve">- </w:t>
      </w:r>
      <w:r w:rsidR="001B28E6">
        <w:rPr>
          <w:rtl/>
        </w:rPr>
        <w:t xml:space="preserve">ק"ו</w:t>
      </w:r>
      <w:r w:rsidR="001B28E6">
        <w:rPr>
          <w:rtl/>
        </w:rPr>
        <w:t xml:space="preserve">, </w:t>
      </w:r>
      <w:r w:rsidR="001B28E6">
        <w:rPr>
          <w:rFonts w:hint="cs"/>
          <w:rtl/>
        </w:rPr>
        <w:t>מ</w:t>
      </w:r>
      <w:r>
        <w:rPr>
          <w:rtl/>
        </w:rPr>
        <w:t>תירוש ויצהר שאינן כלאים זה בזה</w:t>
      </w:r>
      <w:r w:rsidR="001B28E6">
        <w:rPr>
          <w:rFonts w:hint="cs"/>
          <w:rtl/>
        </w:rPr>
        <w:t xml:space="preserve"> </w:t>
      </w:r>
      <w:r>
        <w:rPr>
          <w:rtl/>
        </w:rPr>
        <w:t xml:space="preserve">אין מתעשרין מזה על זה, </w:t>
      </w:r>
    </w:p>
    <w:p>
      <w:pPr>
        <w:pStyle w:val="38"/>
        <w:rPr>
          <w:ins w:id="100612" w:author="מנוע מכני" w:date="2026-10-05T11:32:12Z"/>
        </w:rPr>
      </w:pPr>
      <w:r>
        <w:t xml:space="preserve">ולרבי יאשיה דאמר:</w:t>
      </w:r>
    </w:p>
    <w:p w14:paraId="7C9D3840" w14:textId="77777777" w:rsidR="001B28E6" w:rsidRDefault="00F40753" w:rsidP="001B28E6">
      <w:pPr>
        <w:rPr>
          <w:rtl/>
        </w:rPr>
      </w:pPr>
      <w:del w:id="1006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שיזרע חטה ושעורה וחרצן במפולת יד, </w:t>
      </w:r>
    </w:p>
    <w:p w14:paraId="3683E975" w14:textId="77777777" w:rsidR="008A43E1" w:rsidRDefault="001B28E6" w:rsidP="008C4BB9">
      <w:pPr>
        <w:pStyle w:val="021"/>
        <w:rPr>
          <w:rtl/>
        </w:rPr>
      </w:pPr>
      <w:ins w:id="95597" w:author="מנוע מכני" w:date="2026-10-05T11:32:12Z">
        <w:r>
          <w:rPr>
            <w:rFonts w:hint="cs"/>
            <w:rtl/>
          </w:rPr>
          <w:t xml:space="preserve">כך</w:t>
        </w:r>
      </w:ins>
      <w:del w:id="95598" w:author="מנוע מכני" w:date="2026-10-05T11:32:12Z">
        <w:r>
          <w:rPr>
            <w:rFonts w:hint="cs"/>
            <w:rtl/>
          </w:rPr>
          <w:delText xml:space="preserve">הכי</w:delText>
        </w:r>
      </w:del>
      <w:r>
        <w:rPr>
          <w:rFonts w:hint="cs"/>
          <w:rtl/>
        </w:rPr>
        <w:t xml:space="preserve"> </w:t>
      </w:r>
      <w:ins w:id="98685" w:author="מנוע מכני" w:date="2026-10-05T11:32:12Z">
        <w:r>
          <w:rPr>
            <w:rFonts w:hint="cs"/>
            <w:rtl/>
          </w:rPr>
          <w:t xml:space="preserve">מביא</w:t>
        </w:r>
      </w:ins>
      <w:del w:id="98686" w:author="מנוע מכני" w:date="2026-10-05T11:32:12Z">
        <w:r>
          <w:rPr>
            <w:rFonts w:hint="cs"/>
            <w:rtl/>
          </w:rPr>
          <w:delText xml:space="preserve">מייתי</w:delText>
        </w:r>
      </w:del>
      <w:r>
        <w:rPr>
          <w:rFonts w:hint="cs"/>
          <w:rtl/>
        </w:rPr>
        <w:t xml:space="preserve"> לה</w:t>
      </w:r>
      <w:r w:rsidR="00F40753">
        <w:rPr>
          <w:rtl/>
        </w:rPr>
        <w:t xml:space="preserve"> </w:t>
      </w:r>
      <w:r>
        <w:rPr>
          <w:rFonts w:hint="cs"/>
          <w:rtl/>
        </w:rPr>
        <w:t>ד</w:t>
      </w:r>
      <w:r w:rsidR="00F40753">
        <w:rPr>
          <w:rtl/>
        </w:rPr>
        <w:t xml:space="preserve">מה תירוש ויצהר, שאינן כלאים זה בזה, אפי' על ידי דבר אחר - אין מתעשרין מזה על זה, </w:t>
      </w:r>
    </w:p>
    <w:p w14:paraId="7DA0113B" w14:textId="77777777" w:rsidR="001B28E6" w:rsidRDefault="00F40753" w:rsidP="001B28E6">
      <w:pPr>
        <w:rPr>
          <w:rtl/>
        </w:rPr>
      </w:pPr>
      <w:r>
        <w:rPr>
          <w:rtl/>
        </w:rPr>
        <w:t>תירוש ודגן, דגן ודגן, שה</w:t>
      </w:r>
      <w:r w:rsidR="001B28E6">
        <w:rPr>
          <w:rtl/>
        </w:rPr>
        <w:t xml:space="preserve">ן כלאים זה בזה על ידי דבר אחר </w:t>
      </w:r>
      <w:r>
        <w:rPr>
          <w:rtl/>
        </w:rPr>
        <w:t xml:space="preserve">אינו דין שלא יתעשרו מזה על זה? </w:t>
      </w:r>
    </w:p>
    <w:p w14:paraId="00C1FB93" w14:textId="77777777" w:rsidR="008A43E1" w:rsidRDefault="00F40753" w:rsidP="008A43E1">
      <w:pPr>
        <w:rPr>
          <w:rtl/>
        </w:rPr>
      </w:pPr>
      <w:r>
        <w:rPr>
          <w:rtl/>
        </w:rPr>
        <w:t xml:space="preserve">ושני מינין </w:t>
      </w:r>
      <w:ins w:id="95601" w:author="מנוע מכני" w:date="2026-10-05T11:32:12Z">
        <w:r>
          <w:rPr>
            <w:rtl/>
          </w:rPr>
          <w:t xml:space="preserve">סתם</w:t>
        </w:r>
      </w:ins>
      <w:del w:id="9560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ins w:id="95603" w:author="מנוע מכני" w:date="2026-10-05T11:32:12Z">
        <w:r>
          <w:rPr>
            <w:rtl/>
          </w:rPr>
          <w:t xml:space="preserve">אלו</w:t>
        </w:r>
      </w:ins>
      <w:del w:id="95604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- דרבנן </w:t>
      </w:r>
      <w:ins w:id="95599" w:author="מנוע מכני" w:date="2026-10-05T11:32:12Z">
        <w:r>
          <w:rPr>
            <w:rtl/>
          </w:rPr>
          <w:t xml:space="preserve">הם</w:t>
        </w:r>
      </w:ins>
      <w:del w:id="95600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וכל דתקינו רבנן - כעין דאורייתא תקינו, </w:t>
      </w:r>
    </w:p>
    <w:p w14:paraId="2CDCE2B0" w14:textId="77777777" w:rsidR="00B874E6" w:rsidRDefault="00F40753" w:rsidP="008A43E1">
      <w:pPr>
        <w:rPr>
          <w:rtl/>
        </w:rPr>
      </w:pPr>
      <w:r>
        <w:rPr>
          <w:rtl/>
        </w:rPr>
        <w:t xml:space="preserve">מה דאורייתא - שני מינין אינן מתעשרין מזה על זה, דרבנן </w:t>
      </w:r>
      <w:ins w:id="94231" w:author="מנוע מכני" w:date="2026-10-05T11:32:12Z">
        <w:r>
          <w:rPr>
            <w:rtl/>
          </w:rPr>
          <w:t xml:space="preserve">גם</w:t>
        </w:r>
      </w:ins>
      <w:del w:id="94232" w:author="מנוע מכני" w:date="2026-10-05T11:32:12Z">
        <w:r>
          <w:rPr>
            <w:rtl/>
          </w:rPr>
          <w:delText xml:space="preserve">נמי</w:delText>
        </w:r>
      </w:del>
      <w:r w:rsidR="0057284B">
        <w:rPr>
          <w:rtl/>
        </w:rPr>
        <w:t>.</w:t>
      </w:r>
    </w:p>
    <w:p w14:paraId="30F13AD4" w14:textId="77777777" w:rsidR="001B28E6" w:rsidRDefault="001B28E6" w:rsidP="00F40753">
      <w:pPr>
        <w:rPr>
          <w:del w:id="90667" w:author="מנוע עיצוב" w:date="2026-10-05T11:33:53Z"/>
          <w:rtl/>
        </w:rPr>
      </w:pPr>
    </w:p>
    <w:p w14:paraId="316AA188" w14:textId="77777777" w:rsidR="008A43E1" w:rsidRDefault="000546D7" w:rsidP="000546D7">
      <w:pPr>
        <w:rPr>
          <w:rtl/>
        </w:rPr>
      </w:pPr>
      <w:r>
        <w:rPr>
          <w:rFonts w:hint="cs"/>
          <w:rtl/>
        </w:rPr>
        <w:t xml:space="preserve">'</w:t>
      </w:r>
      <w:ins w:id="90461" w:author="מנוע סמנטי" w:date="2026-10-05T11:39:44Z">
        <w:r>
          <w:rPr>
            <w:rStyle w:val="afffff0"/>
            <w:rFonts w:hint="cs"/>
            <w:rtl/>
          </w:rPr>
          <w:t xml:space="preserve">הָעֲשִׂירִי</w:t>
        </w:r>
      </w:ins>
      <w:del w:id="90462" w:author="מנוע סמנטי" w:date="2026-10-05T11:39:44Z">
        <w:r>
          <w:rPr>
            <w:rFonts w:hint="cs"/>
            <w:rtl/>
          </w:rPr>
          <w:delText xml:space="preserve">העשירי</w:delText>
        </w:r>
      </w:del>
      <w:r>
        <w:rPr>
          <w:rFonts w:hint="cs"/>
          <w:rtl/>
        </w:rPr>
        <w:t xml:space="preserve">' תן עשירי לזה ותן עשירי לזה [שלא יתעשרו מבקר על צאן]</w:t>
      </w:r>
      <w:ins w:id="97317" w:author="מנוע מכני" w:date="2026-10-05T11:32:12Z">
        <w:r>
          <w:rPr>
            <w:rtl/>
          </w:rPr>
          <w:t xml:space="preserve"> </w:t>
        </w:r>
      </w:ins>
      <w:del w:id="97318" w:author="מנוע מכני" w:date="2026-10-05T11:32:12Z">
        <w:r w:rsidR="00F40753">
          <w:rPr>
            <w:rtl/>
          </w:rPr>
          <w:delText xml:space="preserve"> </w:delText>
        </w:r>
        <w:r w:rsidR="008A43E1">
          <w:rPr>
            <w:rFonts w:hint="cs"/>
            <w:rtl/>
          </w:rPr>
          <w:delText xml:space="preserve"> </w:delText>
        </w:r>
      </w:del>
    </w:p>
    <w:p w14:paraId="62C3BDAD" w14:textId="77777777" w:rsidR="008A43E1" w:rsidRDefault="008A43E1" w:rsidP="008A43E1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נד:</w:t>
      </w:r>
      <w:r w:rsidR="00F40753">
        <w:rPr>
          <w:rtl/>
        </w:rPr>
        <w:t xml:space="preserve"> </w:t>
      </w:r>
    </w:p>
    <w:p w14:paraId="0A508130" w14:textId="77777777" w:rsidR="008A43E1" w:rsidRDefault="000546D7" w:rsidP="008A43E1">
      <w:pPr>
        <w:rPr>
          <w:rtl/>
        </w:rPr>
      </w:pPr>
      <w:r>
        <w:rPr>
          <w:rFonts w:hint="cs"/>
          <w:rtl/>
        </w:rPr>
        <w:t xml:space="preserve">'</w:t>
      </w:r>
      <w:ins w:id="90463" w:author="מנוע סמנטי" w:date="2026-10-05T11:39:44Z">
        <w:r>
          <w:rPr>
            <w:rStyle w:val="afffff0"/>
            <w:rFonts w:hint="cs"/>
            <w:rtl/>
          </w:rPr>
          <w:t xml:space="preserve">צֹאן</w:t>
        </w:r>
      </w:ins>
      <w:del w:id="90464" w:author="מנוע סמנטי" w:date="2026-10-05T11:39:44Z">
        <w:r>
          <w:rPr>
            <w:rFonts w:hint="cs"/>
            <w:rtl/>
          </w:rPr>
          <w:delText xml:space="preserve">צאן</w:delText>
        </w:r>
      </w:del>
      <w:r>
        <w:rPr>
          <w:rFonts w:hint="cs"/>
          <w:rtl/>
        </w:rPr>
        <w:t xml:space="preserve">' משמע כל צאן אחד[דאפי' מתעשרים מכבשים על עיזים] </w:t>
      </w:r>
    </w:p>
    <w:p w14:paraId="4D78B673" w14:textId="77777777" w:rsidR="008A43E1" w:rsidRDefault="000546D7" w:rsidP="008A43E1">
      <w:pPr>
        <w:rPr>
          <w:rtl/>
        </w:rPr>
      </w:pPr>
      <w:r>
        <w:rPr>
          <w:rFonts w:hint="cs"/>
          <w:rtl/>
        </w:rPr>
        <w:t>ואפי' ד'</w:t>
      </w:r>
      <w:r w:rsidR="00F40753">
        <w:rPr>
          <w:rtl/>
        </w:rPr>
        <w:t>כל דגן</w:t>
      </w:r>
      <w:r>
        <w:rPr>
          <w:rFonts w:hint="cs"/>
          <w:rtl/>
        </w:rPr>
        <w:t>'</w:t>
      </w:r>
      <w:r>
        <w:rPr>
          <w:rtl/>
        </w:rPr>
        <w:t xml:space="preserve"> אחד</w:t>
      </w:r>
      <w:r>
        <w:rPr>
          <w:rFonts w:hint="cs"/>
          <w:rtl/>
        </w:rPr>
        <w:t xml:space="preserve">- ו</w:t>
      </w:r>
      <w:ins w:id="92423" w:author="מנוע מכני" w:date="2026-10-05T11:32:12Z">
        <w:r>
          <w:rPr>
            <w:rFonts w:hint="cs"/>
            <w:rtl/>
          </w:rPr>
          <w:t xml:space="preserve">מ"מ</w:t>
        </w:r>
      </w:ins>
      <w:del w:id="92424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כתיב 'ראשיתם'</w:t>
      </w:r>
      <w:r w:rsidR="00F40753">
        <w:rPr>
          <w:rtl/>
        </w:rPr>
        <w:t xml:space="preserve"> </w:t>
      </w:r>
    </w:p>
    <w:p>
      <w:pPr>
        <w:pStyle w:val="38"/>
        <w:rPr>
          <w:ins w:id="100614" w:author="מנוע מכני" w:date="2026-10-05T11:32:12Z"/>
        </w:rPr>
      </w:pPr>
      <w:r w:rsidRPr="000546D7">
        <w:t>רבא</w:t>
      </w:r>
      <w:r>
        <w:t xml:space="preserve">:</w:t>
      </w:r>
    </w:p>
    <w:p w14:paraId="2AFC3378" w14:textId="77777777" w:rsidR="008A43E1" w:rsidRDefault="00F40753" w:rsidP="000546D7">
      <w:pPr>
        <w:ind w:hanging="29"/>
        <w:rPr>
          <w:rtl/>
        </w:rPr>
      </w:pPr>
      <w:del w:id="1006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בלא ראשיתם </w:t>
      </w:r>
      <w:ins w:id="94233" w:author="מנוע מכני" w:date="2026-10-05T11:32:12Z">
        <w:r>
          <w:rPr>
            <w:rtl/>
          </w:rPr>
          <w:t xml:space="preserve">גם</w:t>
        </w:r>
      </w:ins>
      <w:del w:id="9423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r w:rsidR="000546D7">
        <w:rPr>
          <w:rFonts w:hint="cs"/>
          <w:rtl/>
        </w:rPr>
        <w:t xml:space="preserve">דגן למעוטי שאר מינים, </w:t>
      </w:r>
      <w:r w:rsidR="000546D7">
        <w:rPr>
          <w:rFonts w:hint="cs"/>
          <w:rtl/>
        </w:rPr>
        <w:t xml:space="preserve">מש</w:t>
      </w:r>
      <w:ins w:id="92425" w:author="מנוע מכני" w:date="2026-10-05T11:32:12Z">
        <w:r>
          <w:rPr>
            <w:rFonts w:hint="cs"/>
            <w:rtl/>
          </w:rPr>
          <w:t xml:space="preserve">א"כ</w:t>
        </w:r>
      </w:ins>
      <w:del w:id="92426" w:author="מנוע מכני" w:date="2026-10-05T11:32:12Z">
        <w:r w:rsidR="000546D7">
          <w:rPr>
            <w:rFonts w:hint="cs"/>
            <w:rtl/>
          </w:rPr>
          <w:delText xml:space="preserve">א''כ</w:delText>
        </w:r>
      </w:del>
      <w:r w:rsidR="000546D7">
        <w:rPr>
          <w:rFonts w:hint="cs"/>
          <w:rtl/>
        </w:rPr>
        <w:t xml:space="preserve"> בצאן</w:t>
      </w:r>
      <w:r>
        <w:rPr>
          <w:rtl/>
        </w:rPr>
        <w:t xml:space="preserve">? </w:t>
      </w:r>
    </w:p>
    <w:p>
      <w:pPr>
        <w:pStyle w:val="38"/>
        <w:rPr>
          <w:ins w:id="100616" w:author="מנוע מכני" w:date="2026-10-05T11:32:12Z"/>
        </w:rPr>
      </w:pPr>
      <w:r>
        <w:t xml:space="preserve">מתקיף רהבד</w:t>
      </w:r>
      <w:ins w:id="92427" w:author="מנוע מכני" w:date="2026-10-05T11:32:12Z">
        <w:r>
          <w:t xml:space="preserve">ר"נ</w:t>
        </w:r>
      </w:ins>
      <w:del w:id="92428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284F4655" w14:textId="77777777" w:rsidR="008A43E1" w:rsidRDefault="008A43E1" w:rsidP="000546D7">
      <w:pPr>
        <w:ind w:hanging="29"/>
        <w:rPr>
          <w:rtl/>
        </w:rPr>
      </w:pPr>
      <w:del w:id="10061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אימא לערבו לבקר בצאן! </w:t>
      </w:r>
    </w:p>
    <w:p>
      <w:pPr>
        <w:pStyle w:val="38"/>
        <w:rPr>
          <w:ins w:id="100618" w:author="מנוע מכני" w:date="2026-10-05T11:32:12Z"/>
        </w:rPr>
      </w:pPr>
      <w:ins w:id="92429" w:author="מנוע מכני" w:date="2026-10-05T11:32:12Z">
        <w:r>
          <w:t xml:space="preserve">א"ל</w:t>
        </w:r>
      </w:ins>
      <w:del w:id="92430" w:author="מנוע מכני" w:date="2026-10-05T11:32:12Z">
        <w:r>
          <w:delText xml:space="preserve">א''ל</w:delText>
        </w:r>
      </w:del>
      <w:r>
        <w:t xml:space="preserve"> </w:t>
      </w:r>
      <w:ins w:id="92431" w:author="מנוע מכני" w:date="2026-10-05T11:32:12Z">
        <w:r>
          <w:t xml:space="preserve">מ"ז</w:t>
        </w:r>
      </w:ins>
      <w:del w:id="92432" w:author="מנוע מכני" w:date="2026-10-05T11:32:12Z">
        <w:r>
          <w:delText xml:space="preserve">מ''ז</w:delText>
        </w:r>
      </w:del>
      <w:r>
        <w:t xml:space="preserve"> בד</w:t>
      </w:r>
      <w:ins w:id="92433" w:author="מנוע מכני" w:date="2026-10-05T11:32:12Z">
        <w:r>
          <w:t xml:space="preserve">ר"נ</w:t>
        </w:r>
      </w:ins>
      <w:del w:id="92434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0449E627" w14:textId="77777777" w:rsidR="00B874E6" w:rsidRDefault="008A43E1" w:rsidP="000546D7">
      <w:pPr>
        <w:ind w:hanging="29"/>
        <w:rPr>
          <w:rtl/>
        </w:rPr>
      </w:pPr>
      <w:del w:id="1006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לרבא</w:t>
      </w:r>
      <w:r w:rsidR="00F40753">
        <w:rPr>
          <w:rtl/>
        </w:rPr>
        <w:t xml:space="preserve"> </w:t>
      </w:r>
      <w:ins w:id="95607" w:author="מנוע מכני" w:date="2026-10-05T11:32:12Z">
        <w:r>
          <w:rPr>
            <w:rtl/>
          </w:rPr>
          <w:t xml:space="preserve">יש</w:t>
        </w:r>
      </w:ins>
      <w:del w:id="95608" w:author="מנוע מכני" w:date="2026-10-05T11:32:12Z">
        <w:r w:rsidR="00F40753">
          <w:rPr>
            <w:rtl/>
          </w:rPr>
          <w:delText xml:space="preserve">אית</w:delText>
        </w:r>
      </w:del>
      <w:r w:rsidR="00F40753">
        <w:rPr>
          <w:rtl/>
        </w:rPr>
        <w:t xml:space="preserve"> </w:t>
      </w:r>
      <w:ins w:id="95605" w:author="מנוע מכני" w:date="2026-10-05T11:32:12Z">
        <w:r>
          <w:rPr>
            <w:rtl/>
          </w:rPr>
          <w:t xml:space="preserve">לו</w:t>
        </w:r>
      </w:ins>
      <w:del w:id="9560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ins w:id="94235" w:author="מנוע מכני" w:date="2026-10-05T11:32:12Z">
        <w:r>
          <w:rPr>
            <w:rtl/>
          </w:rPr>
          <w:t xml:space="preserve">גם</w:t>
        </w:r>
      </w:ins>
      <w:del w:id="94236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העשירי</w:t>
      </w:r>
      <w:r w:rsidR="0057284B">
        <w:rPr>
          <w:rtl/>
        </w:rPr>
        <w:t>.</w:t>
      </w:r>
    </w:p>
    <w:p>
      <w:pPr>
        <w:pStyle w:val="38"/>
        <w:rPr>
          <w:ins w:id="100620" w:author="מנוע מכני" w:date="2026-10-05T11:32:12Z"/>
        </w:rPr>
      </w:pPr>
      <w:r>
        <w:tab/>
      </w:r>
      <w:ins w:id="92435" w:author="מנוע מכני" w:date="2026-10-05T11:32:12Z">
        <w:r>
          <w:t xml:space="preserve">א"ד</w:t>
        </w:r>
      </w:ins>
      <w:del w:id="92436" w:author="מנוע מכני" w:date="2026-10-05T11:32:12Z">
        <w:r w:rsidR="008A43E1" w:rsidRPr="00AD3C3E">
          <w:delText xml:space="preserve">א</w:delText>
        </w:r>
        <w:r w:rsidR="008A43E1" w:rsidRPr="00AD3C3E">
          <w:delText xml:space="preserve">''ד</w:delText>
        </w:r>
      </w:del>
      <w:r w:rsidR="000546D7" w:rsidRPr="00AD3C3E">
        <w:t xml:space="preserve">:</w:t>
      </w:r>
    </w:p>
    <w:p w14:paraId="220F0D48" w14:textId="77777777" w:rsidR="00B874E6" w:rsidRDefault="00AD3C3E" w:rsidP="000546D7">
      <w:pPr>
        <w:rPr>
          <w:rtl/>
        </w:rPr>
      </w:pPr>
      <w:del w:id="100621" w:author="מנוע מכני" w:date="2026-10-05T11:32:12Z">
        <w:r w:rsidR="000546D7" w:rsidRPr="00AD3C3E">
          <w:rPr>
            <w:b/>
            <w:bCs/>
            <w:rtl/>
          </w:rPr>
          <w:delText xml:space="preserve"> </w:delText>
        </w:r>
      </w:del>
      <w:r w:rsidR="00F40753" w:rsidRPr="00AD3C3E">
        <w:rPr>
          <w:rStyle w:val="2fb"/>
          <w:b/>
          <w:bCs/>
          <w:rtl/>
        </w:rPr>
        <w:t xml:space="preserve">רבא</w:t>
      </w:r>
      <w:r w:rsidR="00F40753" w:rsidRPr="00AD3C3E">
        <w:rPr>
          <w:b/>
          <w:bCs/>
          <w:rtl/>
        </w:rPr>
        <w:t xml:space="preserve"> </w:t>
      </w:r>
      <w:r w:rsidR="00F40753">
        <w:rPr>
          <w:rtl/>
        </w:rPr>
        <w:t xml:space="preserve">בלא עשירי </w:t>
      </w:r>
      <w:ins w:id="94237" w:author="מנוע מכני" w:date="2026-10-05T11:32:12Z">
        <w:r>
          <w:rPr>
            <w:rtl/>
          </w:rPr>
          <w:t xml:space="preserve">גם</w:t>
        </w:r>
      </w:ins>
      <w:del w:id="94238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מצית אמרת בקר וצאן מתעשרין מזה על זה, </w:t>
      </w:r>
      <w:ins w:id="98687" w:author="מנוע מכני" w:date="2026-10-05T11:32:12Z">
        <w:ins w:id="90817" w:author="מנוע סמנטי" w:date="2026-10-05T11:39:44Z">
          <w:r>
            <w:rPr>
              <w:rtl/>
            </w:rPr>
            <w:t xml:space="preserve">שהוקש</w:t>
          </w:r>
        </w:ins>
        <w:del w:id="90818" w:author="מנוע סמנטי" w:date="2026-10-05T11:39:44Z">
          <w:r>
            <w:rPr>
              <w:rtl/>
            </w:rPr>
            <w:delText xml:space="preserve">דהוקש</w:delText>
          </w:r>
        </w:del>
      </w:ins>
      <w:del w:id="98688" w:author="מנוע מכני" w:date="2026-10-05T11:32:12Z">
        <w:r w:rsidR="00F40753">
          <w:rPr>
            <w:rtl/>
          </w:rPr>
          <w:delText xml:space="preserve">דאיתקש</w:delText>
        </w:r>
      </w:del>
      <w:r w:rsidR="00F40753">
        <w:rPr>
          <w:rtl/>
        </w:rPr>
        <w:t xml:space="preserve"> מעש</w:t>
      </w:r>
      <w:r w:rsidR="008A43E1">
        <w:rPr>
          <w:rtl/>
        </w:rPr>
        <w:t xml:space="preserve">ר בהמה למעשר דגן, </w:t>
      </w:r>
      <w:r w:rsidR="000546D7">
        <w:rPr>
          <w:rFonts w:hint="cs"/>
          <w:rtl/>
        </w:rPr>
        <w:t>ד</w:t>
      </w:r>
      <w:r w:rsidR="00F40753">
        <w:rPr>
          <w:rtl/>
        </w:rPr>
        <w:t xml:space="preserve">ממין על שאינו מינו </w:t>
      </w:r>
      <w:r w:rsidR="00F40753">
        <w:rPr>
          <w:rtl/>
        </w:rPr>
        <w:t xml:space="preserve">לא</w:t>
      </w:r>
      <w:r w:rsidR="0057284B">
        <w:rPr>
          <w:rtl/>
        </w:rPr>
        <w:t>.</w:t>
      </w:r>
    </w:p>
    <w:p w14:paraId="367D55F4" w14:textId="77777777" w:rsidR="000546D7" w:rsidRDefault="00AD3C3E" w:rsidP="00F40753">
      <w:pPr>
        <w:rPr>
          <w:rtl/>
        </w:rPr>
      </w:pPr>
      <w:r>
        <w:rPr>
          <w:rtl/>
        </w:rPr>
        <w:tab/>
      </w:r>
      <w:r w:rsidR="000546D7">
        <w:rPr>
          <w:rtl/>
        </w:rPr>
        <w:t xml:space="preserve">והא </w:t>
      </w:r>
      <w:r w:rsidR="000546D7">
        <w:rPr>
          <w:rStyle w:val="2fb"/>
          <w:rtl/>
        </w:rPr>
        <w:t xml:space="preserve">רבא</w:t>
      </w:r>
      <w:r w:rsidR="000546D7">
        <w:rPr>
          <w:rtl/>
        </w:rPr>
        <w:t xml:space="preserve"> הוא </w:t>
      </w:r>
      <w:r w:rsidR="000546D7">
        <w:rPr>
          <w:rFonts w:hint="cs"/>
          <w:rtl/>
        </w:rPr>
        <w:t>ד'</w:t>
      </w:r>
      <w:ins w:id="90465" w:author="מנוע סמנטי" w:date="2026-10-05T11:39:44Z">
        <w:r>
          <w:rPr>
            <w:rStyle w:val="afffff0"/>
            <w:rtl/>
          </w:rPr>
          <w:t xml:space="preserve">שָׁנָה</w:t>
        </w:r>
      </w:ins>
      <w:del w:id="90466" w:author="מנוע סמנטי" w:date="2026-10-05T11:39:44Z">
        <w:r w:rsidR="00F40753">
          <w:rPr>
            <w:rtl/>
          </w:rPr>
          <w:delText xml:space="preserve">שנה</w:delText>
        </w:r>
      </w:del>
      <w:r w:rsidR="000546D7">
        <w:rPr>
          <w:rFonts w:hint="cs"/>
          <w:rtl/>
        </w:rPr>
        <w:t>'</w:t>
      </w:r>
      <w:r w:rsidR="00F40753">
        <w:rPr>
          <w:rtl/>
        </w:rPr>
        <w:t xml:space="preserve"> - לשנה הקשתיו ולא לדבר אחר! </w:t>
      </w:r>
      <w:r w:rsidR="000546D7">
        <w:rPr>
          <w:rFonts w:hint="cs"/>
          <w:rtl/>
        </w:rPr>
        <w:t xml:space="preserve">א. </w:t>
      </w:r>
      <w:r w:rsidR="00F40753">
        <w:rPr>
          <w:rtl/>
        </w:rPr>
        <w:t xml:space="preserve">הדר </w:t>
      </w:r>
      <w:ins w:id="95609" w:author="מנוע מכני" w:date="2026-10-05T11:32:12Z">
        <w:r>
          <w:rPr>
            <w:rtl/>
          </w:rPr>
          <w:t xml:space="preserve">בו</w:t>
        </w:r>
      </w:ins>
      <w:del w:id="95610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רבא</w:t>
      </w:r>
      <w:r w:rsidR="00F40753">
        <w:rPr>
          <w:rtl/>
        </w:rPr>
        <w:t xml:space="preserve"> מההיא, </w:t>
      </w:r>
    </w:p>
    <w:p w14:paraId="01574078" w14:textId="77777777" w:rsidR="00B874E6" w:rsidRDefault="000546D7" w:rsidP="00AD3C3E">
      <w:pPr>
        <w:ind w:firstLine="3231"/>
        <w:rPr>
          <w:rtl/>
        </w:rPr>
      </w:pPr>
      <w:r>
        <w:rPr>
          <w:rFonts w:hint="cs"/>
          <w:rtl/>
        </w:rPr>
        <w:t xml:space="preserve">ב. </w:t>
      </w:r>
      <w:ins w:id="95613" w:author="מנוע מכני" w:date="2026-10-05T11:32:12Z">
        <w:r>
          <w:rPr>
            <w:rtl/>
          </w:rPr>
          <w:t xml:space="preserve">אחת</w:t>
        </w:r>
      </w:ins>
      <w:del w:id="95614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 </w:t>
      </w:r>
      <w:ins w:id="95611" w:author="מנוע מכני" w:date="2026-10-05T11:32:12Z">
        <w:r>
          <w:rPr>
            <w:rtl/>
          </w:rPr>
          <w:t xml:space="preserve">ממנו</w:t>
        </w:r>
      </w:ins>
      <w:del w:id="95612" w:author="מנוע מכני" w:date="2026-10-05T11:32:12Z">
        <w:r w:rsidR="00F40753">
          <w:rPr>
            <w:rtl/>
          </w:rPr>
          <w:delText xml:space="preserve">מיניה</w:delText>
        </w:r>
      </w:del>
      <w:r w:rsidR="00F40753">
        <w:rPr>
          <w:rtl/>
        </w:rPr>
        <w:t xml:space="preserve"> </w:t>
      </w:r>
      <w:ins w:id="92971" w:author="מנוע מכני" w:date="2026-10-05T11:32:12Z">
        <w:r>
          <w:rPr>
            <w:rStyle w:val="2fb"/>
            <w:rtl/>
          </w:rPr>
          <w:t xml:space="preserve">ר"פ</w:t>
        </w:r>
      </w:ins>
      <w:del w:id="92972" w:author="מנוע מכני" w:date="2026-10-05T11:32:12Z">
        <w:r w:rsidR="00F40753">
          <w:rPr>
            <w:rtl/>
          </w:rPr>
          <w:delText xml:space="preserve">רב פפא</w:delText>
        </w:r>
      </w:del>
      <w:r w:rsidR="00F40753">
        <w:rPr>
          <w:rtl/>
        </w:rPr>
        <w:t xml:space="preserve"> אמרה</w:t>
      </w:r>
      <w:r w:rsidR="0057284B">
        <w:rPr>
          <w:rtl/>
        </w:rPr>
        <w:t>.</w:t>
      </w:r>
    </w:p>
    <w:p w14:paraId="0B50F25F" w14:textId="77777777" w:rsidR="0057284B" w:rsidRDefault="0057284B" w:rsidP="0057284B">
      <w:pPr>
        <w:pStyle w:val="affffd"/>
        <w:jc w:val="center"/>
        <w:rPr>
          <w:rtl/>
        </w:rPr>
        <w:pPrChange w:id="9051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19" w:author="מנוע מכני" w:date="2026-10-05T11:32:12Z">
        <w:r>
          <w:rPr>
            <w:rtl/>
          </w:rPr>
          <w:t xml:space="preserve"> </w:t>
        </w:r>
      </w:ins>
      <w:del w:id="973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21" w:author="מנוע מכני" w:date="2026-10-05T11:32:12Z">
        <w:r>
          <w:rPr>
            <w:rtl/>
          </w:rPr>
          <w:t xml:space="preserve"> </w:t>
        </w:r>
      </w:ins>
      <w:del w:id="973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B6ED186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568CAB3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מעשר בהמה מצטרף כמלא רגל בהמה רועה</w:t>
      </w:r>
      <w:r w:rsidR="0057284B">
        <w:rPr>
          <w:rtl/>
        </w:rPr>
        <w:t>.</w:t>
      </w:r>
    </w:p>
    <w:p w14:paraId="4034FC0F" w14:textId="77777777" w:rsidR="000C64FA" w:rsidRDefault="00F40753" w:rsidP="00AD3C3E">
      <w:pPr>
        <w:pStyle w:val="afff5"/>
        <w:rPr>
          <w:rtl/>
        </w:rPr>
      </w:pPr>
      <w:r>
        <w:rPr>
          <w:rtl/>
        </w:rPr>
        <w:t xml:space="preserve">וכמה היא רגל בהמה רועה - ט"ז מיל, </w:t>
      </w:r>
    </w:p>
    <w:p w14:paraId="4BB6ACC8" w14:textId="77777777" w:rsidR="000C64FA" w:rsidRDefault="000C64FA" w:rsidP="00AD3C3E">
      <w:pPr>
        <w:pStyle w:val="afff5"/>
        <w:rPr>
          <w:rtl/>
        </w:rPr>
      </w:pPr>
      <w:r>
        <w:rPr>
          <w:rtl/>
        </w:rPr>
        <w:t xml:space="preserve">היו בין אלו לאלו ל"ב מיל </w:t>
      </w:r>
      <w:r w:rsidR="00F40753">
        <w:rPr>
          <w:rtl/>
        </w:rPr>
        <w:t xml:space="preserve">אין מצטרפין, </w:t>
      </w:r>
    </w:p>
    <w:p w14:paraId="3A0F4C9F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היו לו באמצע - מביא ומעשרן באמצע</w:t>
      </w:r>
      <w:r w:rsidR="0057284B">
        <w:rPr>
          <w:rtl/>
        </w:rPr>
        <w:t>.</w:t>
      </w:r>
    </w:p>
    <w:p w14:paraId="77FB530A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ר"מ אומר: הירדן מפסיק למעשר בהמה</w:t>
      </w:r>
      <w:r w:rsidR="0057284B">
        <w:rPr>
          <w:rtl/>
        </w:rPr>
        <w:t>.</w:t>
      </w:r>
    </w:p>
    <w:p w14:paraId="7FAD9A52" w14:textId="77777777" w:rsidR="0057284B" w:rsidRDefault="0057284B" w:rsidP="0057284B">
      <w:pPr>
        <w:pStyle w:val="affffd"/>
        <w:jc w:val="center"/>
        <w:rPr>
          <w:rtl/>
        </w:rPr>
        <w:pPrChange w:id="9051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23" w:author="מנוע מכני" w:date="2026-10-05T11:32:12Z">
        <w:r>
          <w:rPr>
            <w:rtl/>
          </w:rPr>
          <w:t xml:space="preserve"> </w:t>
        </w:r>
      </w:ins>
      <w:del w:id="973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25" w:author="מנוע מכני" w:date="2026-10-05T11:32:12Z">
        <w:r>
          <w:rPr>
            <w:rtl/>
          </w:rPr>
          <w:t xml:space="preserve"> </w:t>
        </w:r>
      </w:ins>
      <w:del w:id="973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22" w:author="מנוע מכני" w:date="2026-10-05T11:32:12Z"/>
        </w:rPr>
      </w:pPr>
      <w:r>
        <w:t xml:space="preserve">מ</w:t>
      </w:r>
      <w:ins w:id="92437" w:author="מנוע מכני" w:date="2026-10-05T11:32:12Z">
        <w:r>
          <w:t xml:space="preserve">ה"מ</w:t>
        </w:r>
      </w:ins>
      <w:del w:id="92438" w:author="מנוע מכני" w:date="2026-10-05T11:32:12Z">
        <w:r>
          <w:delText xml:space="preserve">ה''מ</w:delText>
        </w:r>
      </w:del>
      <w:r>
        <w:t xml:space="preserve"> מר</w:t>
      </w:r>
      <w:ins w:id="92439" w:author="מנוע מכני" w:date="2026-10-05T11:32:12Z">
        <w:r>
          <w:t xml:space="preserve">ב"ש</w:t>
        </w:r>
      </w:ins>
      <w:del w:id="92440" w:author="מנוע מכני" w:date="2026-10-05T11:32:12Z">
        <w:r>
          <w:delText xml:space="preserve">ב''ש</w:delText>
        </w:r>
      </w:del>
      <w:r w:rsidR="00F40753">
        <w:t xml:space="preserve">:</w:t>
      </w:r>
    </w:p>
    <w:p w14:paraId="42062703" w14:textId="77777777" w:rsidR="00B874E6" w:rsidRDefault="00AD3C3E" w:rsidP="00AD3C3E">
      <w:pPr>
        <w:rPr>
          <w:rtl/>
        </w:rPr>
      </w:pPr>
      <w:del w:id="10062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</w:t>
      </w:r>
      <w:r>
        <w:rPr>
          <w:rFonts w:hint="cs"/>
          <w:rtl/>
        </w:rPr>
        <w:t>'</w:t>
      </w:r>
      <w:r w:rsidR="00F40753">
        <w:rPr>
          <w:rtl/>
        </w:rPr>
        <w:t>ע</w:t>
      </w:r>
      <w:r>
        <w:rPr>
          <w:rtl/>
        </w:rPr>
        <w:t xml:space="preserve">וד תעבורנה הצאן </w:t>
      </w:r>
      <w:r>
        <w:rPr>
          <w:rtl/>
        </w:rPr>
        <w:t xml:space="preserve">ע"י</w:t>
      </w:r>
      <w:r>
        <w:rPr>
          <w:rtl/>
        </w:rPr>
        <w:t xml:space="preserve"> מונה, וקים </w:t>
      </w:r>
      <w:r w:rsidR="00F40753">
        <w:rPr>
          <w:rtl/>
        </w:rPr>
        <w:t xml:space="preserve">לרבנן דשיתסר מיל קא שלטא </w:t>
      </w:r>
      <w:ins w:id="95615" w:author="מנוע מכני" w:date="2026-10-05T11:32:12Z">
        <w:r>
          <w:rPr>
            <w:rtl/>
          </w:rPr>
          <w:t xml:space="preserve">בו</w:t>
        </w:r>
      </w:ins>
      <w:del w:id="95616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עינא דרועה</w:t>
      </w:r>
      <w:r w:rsidR="0057284B">
        <w:rPr>
          <w:rtl/>
        </w:rPr>
        <w:t>.</w:t>
      </w:r>
    </w:p>
    <w:p w14:paraId="0113753C" w14:textId="77777777" w:rsidR="0057284B" w:rsidRDefault="0057284B" w:rsidP="0057284B">
      <w:pPr>
        <w:jc w:val="center"/>
        <w:rPr>
          <w:del w:id="90332" w:author="מנוע עיצוב" w:date="2026-10-05T11:33:53Z"/>
          <w:rtl/>
        </w:rPr>
      </w:pPr>
      <w:del w:id="90329" w:author="מנוע עיצוב" w:date="2026-10-05T11:33:53Z">
        <w:r>
          <w:rPr>
            <w:rtl/>
          </w:rPr>
          <w:delText xml:space="preserve">•</w:delText>
        </w:r>
      </w:del>
      <w:ins w:id="97327" w:author="מנוע מכני" w:date="2026-10-05T11:32:12Z">
        <w:r>
          <w:rPr>
            <w:rtl/>
          </w:rPr>
          <w:t xml:space="preserve"> </w:t>
        </w:r>
      </w:ins>
      <w:del w:id="97328" w:author="מנוע מכני" w:date="2026-10-05T11:32:12Z">
        <w:r>
          <w:rPr>
            <w:rtl/>
          </w:rPr>
          <w:delText xml:space="preserve">  </w:delText>
        </w:r>
      </w:del>
      <w:del w:id="90330" w:author="מנוע עיצוב" w:date="2026-10-05T11:33:53Z">
        <w:r>
          <w:rPr>
            <w:rtl/>
          </w:rPr>
          <w:delText xml:space="preserve">•</w:delText>
        </w:r>
      </w:del>
      <w:ins w:id="97329" w:author="מנוע מכני" w:date="2026-10-05T11:32:12Z">
        <w:r>
          <w:rPr>
            <w:rtl/>
          </w:rPr>
          <w:t xml:space="preserve"> </w:t>
        </w:r>
      </w:ins>
      <w:del w:id="97330" w:author="מנוע מכני" w:date="2026-10-05T11:32:12Z">
        <w:r>
          <w:rPr>
            <w:rtl/>
          </w:rPr>
          <w:delText xml:space="preserve">  </w:delText>
        </w:r>
      </w:del>
      <w:del w:id="90331" w:author="מנוע עיצוב" w:date="2026-10-05T11:33:53Z">
        <w:r>
          <w:rPr>
            <w:rtl/>
          </w:rPr>
          <w:delText xml:space="preserve">•</w:delText>
        </w:r>
      </w:del>
    </w:p>
    <w:p w14:paraId="62853BC9" w14:textId="77777777" w:rsidR="00B874E6" w:rsidRDefault="00F40753" w:rsidP="00AD3C3E">
      <w:pPr>
        <w:pStyle w:val="afffd"/>
        <w:rPr>
          <w:rtl/>
        </w:rPr>
      </w:pPr>
      <w:r>
        <w:rPr>
          <w:rtl/>
        </w:rPr>
        <w:t>היו בין אלו לאלו שלשים ושנים מיל אין מצטרפין וכו'</w:t>
      </w:r>
      <w:r w:rsidR="0057284B">
        <w:rPr>
          <w:rtl/>
        </w:rPr>
        <w:t>.</w:t>
      </w:r>
    </w:p>
    <w:p w14:paraId="2C5388AE" w14:textId="77777777" w:rsidR="000C64FA" w:rsidRDefault="00F40753" w:rsidP="00F40753">
      <w:pPr>
        <w:rPr>
          <w:rtl/>
        </w:rPr>
      </w:pPr>
      <w:r>
        <w:rPr>
          <w:rtl/>
        </w:rPr>
        <w:t xml:space="preserve">שלשים ושנים הוא דאין מצטרפין, הא בציר </w:t>
      </w:r>
      <w:ins w:id="95617" w:author="מנוע מכני" w:date="2026-10-05T11:32:12Z">
        <w:r>
          <w:rPr>
            <w:rtl/>
          </w:rPr>
          <w:t xml:space="preserve">מכך</w:t>
        </w:r>
      </w:ins>
      <w:del w:id="95618" w:author="מנוע מכני" w:date="2026-10-05T11:32:12Z">
        <w:r>
          <w:rPr>
            <w:rtl/>
          </w:rPr>
          <w:delText xml:space="preserve">מהכי</w:delText>
        </w:r>
      </w:del>
      <w:r>
        <w:rPr>
          <w:rtl/>
        </w:rPr>
        <w:t xml:space="preserve"> - מצטרפין, והא קתני ט"ז מיל, </w:t>
      </w:r>
      <w:ins w:id="98689" w:author="מנוע מכני" w:date="2026-10-05T11:32:12Z">
        <w:r>
          <w:rPr>
            <w:rtl/>
          </w:rPr>
          <w:t xml:space="preserve">יותר</w:t>
        </w:r>
      </w:ins>
      <w:del w:id="98690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1BAF476A" w14:textId="77777777" w:rsidR="00B874E6" w:rsidRDefault="00F40753" w:rsidP="000C64FA">
      <w:pPr>
        <w:rPr>
          <w:rtl/>
        </w:rPr>
      </w:pPr>
      <w:r>
        <w:rPr>
          <w:rtl/>
        </w:rPr>
        <w:t>משום ד</w:t>
      </w:r>
      <w:r w:rsidR="000C64FA">
        <w:rPr>
          <w:rFonts w:hint="cs"/>
          <w:rtl/>
        </w:rPr>
        <w:t>ב</w:t>
      </w:r>
      <w:r>
        <w:rPr>
          <w:rtl/>
        </w:rPr>
        <w:t xml:space="preserve">עי </w:t>
      </w:r>
      <w:ins w:id="90819" w:author="מנוע סמנטי" w:date="2026-10-05T11:39:44Z">
        <w:r>
          <w:rPr>
            <w:rtl/>
          </w:rPr>
          <w:t xml:space="preserve">לשנות</w:t>
        </w:r>
      </w:ins>
      <w:del w:id="90820" w:author="מנוע סמנטי" w:date="2026-10-05T11:39:44Z">
        <w:r>
          <w:rPr>
            <w:rtl/>
          </w:rPr>
          <w:delText xml:space="preserve">למיתנא</w:delText>
        </w:r>
      </w:del>
      <w:r>
        <w:rPr>
          <w:rtl/>
        </w:rPr>
        <w:t xml:space="preserve"> סיפא היו לו באמצע - מביא ומעשרן באמצע</w:t>
      </w:r>
      <w:r w:rsidR="0057284B">
        <w:rPr>
          <w:rtl/>
        </w:rPr>
        <w:t>.</w:t>
      </w:r>
    </w:p>
    <w:p>
      <w:pPr>
        <w:pStyle w:val="38"/>
        <w:rPr>
          <w:ins w:id="100624" w:author="מנוע מכני" w:date="2026-10-05T11:32:12Z"/>
        </w:rPr>
      </w:pPr>
      <w:r w:rsidRPr="000C64FA">
        <w:t>וכמה</w:t>
      </w:r>
      <w:r>
        <w:t xml:space="preserve">?</w:t>
      </w:r>
      <w:ins w:id="97331" w:author="מנוע מכני" w:date="2026-10-05T11:32:12Z">
        <w:r>
          <w:t xml:space="preserve"> </w:t>
        </w:r>
      </w:ins>
      <w:del w:id="97332" w:author="מנוע מכני" w:date="2026-10-05T11:32:12Z">
        <w:r>
          <w:delText xml:space="preserve"> </w:delText>
        </w:r>
        <w:r w:rsidR="000C64FA">
          <w:delText xml:space="preserve"> </w:delText>
        </w:r>
      </w:del>
      <w:r w:rsidRPr="000C64FA">
        <w:t>רב</w:t>
      </w:r>
      <w:r>
        <w:t xml:space="preserve">:</w:t>
      </w:r>
    </w:p>
    <w:p w14:paraId="2E537CEF" w14:textId="77777777" w:rsidR="00B874E6" w:rsidRDefault="00F40753" w:rsidP="000C64FA">
      <w:pPr>
        <w:rPr>
          <w:rtl/>
        </w:rPr>
      </w:pPr>
      <w:del w:id="1006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 מכאן וחמש מכאן וחמש מאמצע, </w:t>
      </w:r>
      <w:ins w:id="95619" w:author="מנוע מכני" w:date="2026-10-05T11:32:12Z">
        <w:r>
          <w:rPr>
            <w:rtl/>
          </w:rPr>
          <w:t xml:space="preserve">דאלו</w:t>
        </w:r>
      </w:ins>
      <w:del w:id="95620" w:author="מנוע מכני" w:date="2026-10-05T11:32:12Z">
        <w:r>
          <w:rPr>
            <w:rtl/>
          </w:rPr>
          <w:delText xml:space="preserve">דהני</w:delText>
        </w:r>
      </w:del>
      <w:r>
        <w:rPr>
          <w:rtl/>
        </w:rPr>
        <w:t xml:space="preserve"> חמש חזיא </w:t>
      </w:r>
      <w:ins w:id="94239" w:author="מנוע מכני" w:date="2026-10-05T11:32:12Z">
        <w:r>
          <w:rPr>
            <w:rtl/>
          </w:rPr>
          <w:t xml:space="preserve">לכאן</w:t>
        </w:r>
      </w:ins>
      <w:del w:id="94240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וחזיא </w:t>
      </w:r>
      <w:ins w:id="94241" w:author="מנוע מכני" w:date="2026-10-05T11:32:12Z">
        <w:r>
          <w:rPr>
            <w:rtl/>
          </w:rPr>
          <w:t xml:space="preserve">לכאן</w:t>
        </w:r>
      </w:ins>
      <w:del w:id="94242" w:author="מנוע מכני" w:date="2026-10-05T11:32:12Z">
        <w:r>
          <w:rPr>
            <w:rtl/>
          </w:rPr>
          <w:delText xml:space="preserve">להכא</w:delText>
        </w:r>
      </w:del>
      <w:r w:rsidR="0057284B">
        <w:rPr>
          <w:rtl/>
        </w:rPr>
        <w:t>.</w:t>
      </w:r>
    </w:p>
    <w:p>
      <w:pPr>
        <w:pStyle w:val="38"/>
        <w:rPr>
          <w:ins w:id="100626" w:author="מנוע מכני" w:date="2026-10-05T11:32:12Z"/>
        </w:rPr>
      </w:pPr>
      <w:r>
        <w:tab/>
      </w:r>
      <w:r w:rsidR="00F40753" w:rsidRPr="000C64FA">
        <w:t>ושמואל</w:t>
      </w:r>
      <w:r w:rsidR="00F40753">
        <w:t xml:space="preserve">:</w:t>
      </w:r>
    </w:p>
    <w:p w14:paraId="53ECA4FB" w14:textId="77777777" w:rsidR="00B874E6" w:rsidRDefault="000C64FA" w:rsidP="000C64FA">
      <w:pPr>
        <w:rPr>
          <w:rtl/>
        </w:rPr>
      </w:pPr>
      <w:del w:id="10062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אפי' חמש מכאן וה' מכאן ואחד באמצע, </w:t>
      </w:r>
      <w:ins w:id="90469" w:author="מנוע סמנטי" w:date="2026-10-05T11:39:44Z">
        <w:r>
          <w:rPr>
            <w:rtl/>
          </w:rPr>
          <w:t xml:space="preserve">רואים</w:t>
        </w:r>
      </w:ins>
      <w:del w:id="90470" w:author="מנוע סמנטי" w:date="2026-10-05T11:39:44Z">
        <w:r w:rsidR="00F40753">
          <w:rPr>
            <w:rtl/>
          </w:rPr>
          <w:delText xml:space="preserve">חזינן</w:delText>
        </w:r>
      </w:del>
      <w:r w:rsidR="00F40753">
        <w:rPr>
          <w:rtl/>
        </w:rPr>
        <w:t xml:space="preserve"> לרועה כמאן </w:t>
      </w:r>
      <w:ins w:id="98691" w:author="מנוע מכני" w:date="2026-10-05T11:32:12Z">
        <w:r>
          <w:rPr>
            <w:rtl/>
          </w:rPr>
          <w:t xml:space="preserve">דעומד</w:t>
        </w:r>
      </w:ins>
      <w:del w:id="98692" w:author="מנוע מכני" w:date="2026-10-05T11:32:12Z">
        <w:r w:rsidR="00F40753">
          <w:rPr>
            <w:rtl/>
          </w:rPr>
          <w:delText xml:space="preserve">דקאי</w:delText>
        </w:r>
      </w:del>
      <w:r w:rsidR="00F40753">
        <w:rPr>
          <w:rtl/>
        </w:rPr>
        <w:t xml:space="preserve"> </w:t>
      </w:r>
      <w:ins w:id="94243" w:author="מנוע מכני" w:date="2026-10-05T11:32:12Z">
        <w:r>
          <w:rPr>
            <w:rtl/>
          </w:rPr>
          <w:t xml:space="preserve">כאן</w:t>
        </w:r>
      </w:ins>
      <w:del w:id="94244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, </w:t>
      </w:r>
      <w:ins w:id="90467" w:author="מנוע סמנטי" w:date="2026-10-05T11:39:44Z">
        <w:r>
          <w:rPr>
            <w:rtl/>
          </w:rPr>
          <w:t xml:space="preserve">וקוראים</w:t>
        </w:r>
      </w:ins>
      <w:del w:id="90468" w:author="מנוע סמנטי" w:date="2026-10-05T11:39:44Z">
        <w:r w:rsidR="00F40753">
          <w:rPr>
            <w:rtl/>
          </w:rPr>
          <w:delText xml:space="preserve">וקרינן</w:delText>
        </w:r>
      </w:del>
      <w:r w:rsidR="00F40753">
        <w:rPr>
          <w:rtl/>
        </w:rPr>
        <w:t xml:space="preserve"> </w:t>
      </w:r>
      <w:ins w:id="95621" w:author="מנוע מכני" w:date="2026-10-05T11:32:12Z">
        <w:r>
          <w:rPr>
            <w:rtl/>
          </w:rPr>
          <w:t xml:space="preserve">בו</w:t>
        </w:r>
      </w:ins>
      <w:del w:id="95622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מונה</w:t>
      </w:r>
      <w:r w:rsidR="0057284B">
        <w:rPr>
          <w:rtl/>
        </w:rPr>
        <w:t>.</w:t>
      </w:r>
    </w:p>
    <w:p w14:paraId="388207F4" w14:textId="77777777" w:rsidR="000C64FA" w:rsidRDefault="000C64FA" w:rsidP="000C64FA">
      <w:pPr>
        <w:pStyle w:val="afff0"/>
        <w:framePr w:wrap="around"/>
        <w:rPr>
          <w:rtl/>
        </w:rPr>
      </w:pPr>
      <w:r>
        <w:rPr>
          <w:rFonts w:hint="cs"/>
          <w:rtl/>
        </w:rPr>
        <w:t>נה.</w:t>
      </w:r>
    </w:p>
    <w:p>
      <w:pPr>
        <w:pStyle w:val="38"/>
        <w:rPr>
          <w:ins w:id="100628" w:author="מנוע מכני" w:date="2026-10-05T11:32:12Z"/>
        </w:rPr>
      </w:pPr>
      <w:r>
        <w:t xml:space="preserve">מיתיבי:</w:t>
      </w:r>
    </w:p>
    <w:p w14:paraId="6F77DC27" w14:textId="77777777" w:rsidR="000C64FA" w:rsidRDefault="00F40753" w:rsidP="00F40753">
      <w:pPr>
        <w:rPr>
          <w:rtl/>
        </w:rPr>
      </w:pPr>
      <w:del w:id="1006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היה לו חמש בכפר חנניה וחמש בכפר עותני אין מצטרפות עד שיהא לו אחת בציפורי, </w:t>
      </w:r>
      <w:r w:rsidRPr="000C64FA">
        <w:rPr>
          <w:b/>
          <w:bCs/>
          <w:rtl/>
        </w:rPr>
        <w:t xml:space="preserve">תיובתא </w:t>
      </w:r>
      <w:r w:rsidRPr="000C64FA">
        <w:rPr>
          <w:rStyle w:val="2fb"/>
          <w:b/>
          <w:bCs/>
          <w:rtl/>
        </w:rPr>
        <w:t xml:space="preserve">דרב</w:t>
      </w:r>
      <w:r w:rsidRPr="000C64FA">
        <w:rPr>
          <w:b/>
          <w:bCs/>
          <w:rtl/>
        </w:rPr>
        <w:t xml:space="preserve">!</w:t>
      </w:r>
      <w:r>
        <w:rPr>
          <w:rtl/>
        </w:rPr>
        <w:t xml:space="preserve"> </w:t>
      </w:r>
    </w:p>
    <w:p>
      <w:pPr>
        <w:pStyle w:val="38"/>
        <w:rPr>
          <w:ins w:id="100630" w:author="מנוע מכני" w:date="2026-10-05T11:32:12Z"/>
        </w:rPr>
      </w:pPr>
      <w:r>
        <w:t xml:space="preserve">תרגמה שמואל אליבא דרב:</w:t>
      </w:r>
    </w:p>
    <w:p w14:paraId="6445AD11" w14:textId="77777777" w:rsidR="00B874E6" w:rsidRDefault="00F40753" w:rsidP="000C64FA">
      <w:pPr>
        <w:rPr>
          <w:rtl/>
        </w:rPr>
      </w:pPr>
      <w:del w:id="1006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שהיו </w:t>
      </w:r>
      <w:r w:rsidR="000C64FA">
        <w:rPr>
          <w:rFonts w:hint="cs"/>
          <w:rtl/>
        </w:rPr>
        <w:t xml:space="preserve">ט' </w:t>
      </w:r>
      <w:r w:rsidR="000C64FA">
        <w:rPr>
          <w:rtl/>
        </w:rPr>
        <w:t>מכאן ו</w:t>
      </w:r>
      <w:r w:rsidR="000C64FA">
        <w:rPr>
          <w:rFonts w:hint="cs"/>
          <w:rtl/>
        </w:rPr>
        <w:t>ט'</w:t>
      </w:r>
      <w:r>
        <w:rPr>
          <w:rtl/>
        </w:rPr>
        <w:t xml:space="preserve"> מכאן ואחת באמצע, דההיא חזיא </w:t>
      </w:r>
      <w:ins w:id="94245" w:author="מנוע מכני" w:date="2026-10-05T11:32:12Z">
        <w:r>
          <w:rPr>
            <w:rtl/>
          </w:rPr>
          <w:t xml:space="preserve">לכאן</w:t>
        </w:r>
      </w:ins>
      <w:del w:id="94246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</w:t>
      </w:r>
      <w:ins w:id="94247" w:author="מנוע מכני" w:date="2026-10-05T11:32:12Z">
        <w:r>
          <w:rPr>
            <w:rtl/>
          </w:rPr>
          <w:t xml:space="preserve">ולכאן</w:t>
        </w:r>
      </w:ins>
      <w:del w:id="94248" w:author="מנוע מכני" w:date="2026-10-05T11:32:12Z">
        <w:r>
          <w:rPr>
            <w:rtl/>
          </w:rPr>
          <w:delText xml:space="preserve">ולהכא</w:delText>
        </w:r>
      </w:del>
      <w:r w:rsidR="0057284B">
        <w:rPr>
          <w:rtl/>
        </w:rPr>
        <w:t>.</w:t>
      </w:r>
    </w:p>
    <w:p>
      <w:pPr>
        <w:pStyle w:val="38"/>
        <w:rPr>
          <w:ins w:id="100632" w:author="מנוע מכני" w:date="2026-10-05T11:32:12Z"/>
        </w:rPr>
      </w:pPr>
      <w:r>
        <w:t xml:space="preserve">א</w:t>
      </w:r>
      <w:ins w:id="92441" w:author="מנוע מכני" w:date="2026-10-05T11:32:12Z">
        <w:r>
          <w:t xml:space="preserve">ר"פ</w:t>
        </w:r>
      </w:ins>
      <w:del w:id="92442" w:author="מנוע מכני" w:date="2026-10-05T11:32:12Z">
        <w:r>
          <w:delText xml:space="preserve">ר''פ</w:delText>
        </w:r>
      </w:del>
      <w:r w:rsidR="00F40753">
        <w:t xml:space="preserve">:</w:t>
      </w:r>
    </w:p>
    <w:p w14:paraId="600D4A67" w14:textId="77777777" w:rsidR="00B874E6" w:rsidRDefault="000C64FA" w:rsidP="00F40753">
      <w:pPr>
        <w:rPr>
          <w:rtl/>
        </w:rPr>
      </w:pPr>
      <w:del w:id="1006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ולשמואל</w:t>
      </w:r>
      <w:r w:rsidR="00F40753">
        <w:rPr>
          <w:rtl/>
        </w:rPr>
        <w:t xml:space="preserve"> - </w:t>
      </w:r>
      <w:ins w:id="92975" w:author="מנוע מכני" w:date="2026-10-05T11:32:12Z">
        <w:r>
          <w:rPr>
            <w:rtl/>
          </w:rPr>
          <w:t xml:space="preserve">אפי'</w:t>
        </w:r>
      </w:ins>
      <w:del w:id="92976" w:author="מנוע מכני" w:date="2026-10-05T11:32:12Z">
        <w:r w:rsidR="00F40753">
          <w:rPr>
            <w:rtl/>
          </w:rPr>
          <w:delText xml:space="preserve">אפילו</w:delText>
        </w:r>
      </w:del>
      <w:r w:rsidR="00F40753">
        <w:rPr>
          <w:rtl/>
        </w:rPr>
        <w:t xml:space="preserve"> רועה מצרפן, </w:t>
      </w:r>
      <w:ins w:id="92973" w:author="מנוע מכני" w:date="2026-10-05T11:32:12Z">
        <w:r>
          <w:rPr>
            <w:rtl/>
          </w:rPr>
          <w:t xml:space="preserve">ואפי'</w:t>
        </w:r>
      </w:ins>
      <w:del w:id="92974" w:author="מנוע מכני" w:date="2026-10-05T11:32:12Z">
        <w:r w:rsidR="00F40753">
          <w:rPr>
            <w:rtl/>
          </w:rPr>
          <w:delText xml:space="preserve">ואפילו</w:delText>
        </w:r>
      </w:del>
      <w:r w:rsidR="00F40753">
        <w:rPr>
          <w:rtl/>
        </w:rPr>
        <w:t xml:space="preserve"> כליו של רועה מצרפן</w:t>
      </w:r>
      <w:r w:rsidR="0057284B">
        <w:rPr>
          <w:rtl/>
        </w:rPr>
        <w:t>.</w:t>
      </w:r>
    </w:p>
    <w:p>
      <w:pPr>
        <w:pStyle w:val="38"/>
        <w:rPr>
          <w:ins w:id="100634" w:author="מנוע מכני" w:date="2026-10-05T11:32:12Z"/>
        </w:rPr>
      </w:pPr>
      <w:r>
        <w:lastRenderedPageBreak/>
        <w:tab/>
      </w:r>
      <w:r w:rsidR="00F40753">
        <w:t xml:space="preserve">בעי רב אשי:</w:t>
      </w:r>
    </w:p>
    <w:p w14:paraId="78EC3A77" w14:textId="77777777" w:rsidR="000C64FA" w:rsidRDefault="000C64FA" w:rsidP="00F40753">
      <w:pPr>
        <w:rPr>
          <w:rtl/>
        </w:rPr>
      </w:pPr>
      <w:del w:id="10063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כלבא דרועה </w:t>
      </w:r>
      <w:ins w:id="95625" w:author="מנוע מכני" w:date="2026-10-05T11:32:12Z">
        <w:r>
          <w:rPr>
            <w:rtl/>
          </w:rPr>
          <w:t xml:space="preserve">מה</w:t>
        </w:r>
      </w:ins>
      <w:del w:id="95626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? כיון דקרי </w:t>
      </w:r>
      <w:ins w:id="95623" w:author="מנוע מכני" w:date="2026-10-05T11:32:12Z">
        <w:r>
          <w:rPr>
            <w:rtl/>
          </w:rPr>
          <w:t xml:space="preserve">לו</w:t>
        </w:r>
      </w:ins>
      <w:del w:id="9562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ואתי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מצטרפי, </w:t>
      </w:r>
    </w:p>
    <w:p w14:paraId="198BDA66" w14:textId="77777777" w:rsidR="00B874E6" w:rsidRDefault="00002A62" w:rsidP="00F40753">
      <w:pPr>
        <w:rPr>
          <w:rtl/>
        </w:rPr>
      </w:pPr>
      <w:r w:rsidRPr="00D25F87">
        <w:rPr>
          <w:b/>
          <w:bCs/>
          <w:rtl/>
        </w:rPr>
        <w:t>או"ד</w:t>
      </w:r>
      <w:r w:rsidR="00F40753" w:rsidRPr="000C64FA">
        <w:rPr>
          <w:b/>
          <w:bCs/>
          <w:rtl/>
        </w:rPr>
        <w:t xml:space="preserve"> </w:t>
      </w:r>
      <w:ins w:id="97631" w:author="מנוע מכני" w:date="2026-10-05T11:32:12Z">
        <w:r>
          <w:rPr>
            <w:rtl/>
          </w:rPr>
          <w:t xml:space="preserve">פעמים</w:t>
        </w:r>
      </w:ins>
      <w:del w:id="97632" w:author="מנוע מכני" w:date="2026-10-05T11:32:12Z">
        <w:r w:rsidR="00F40753">
          <w:rPr>
            <w:rtl/>
          </w:rPr>
          <w:delText xml:space="preserve">זימנין</w:delText>
        </w:r>
      </w:del>
      <w:r w:rsidR="00F40753">
        <w:rPr>
          <w:rtl/>
        </w:rPr>
        <w:t xml:space="preserve"> דלא אתי ומצטרך </w:t>
      </w:r>
      <w:ins w:id="98693" w:author="מנוע מכני" w:date="2026-10-05T11:32:12Z">
        <w:r>
          <w:rPr>
            <w:rtl/>
          </w:rPr>
          <w:t xml:space="preserve">הוא</w:t>
        </w:r>
      </w:ins>
      <w:del w:id="98694" w:author="מנוע מכני" w:date="2026-10-05T11:32:12Z">
        <w:r w:rsidR="00F40753">
          <w:rPr>
            <w:rtl/>
          </w:rPr>
          <w:delText xml:space="preserve">איהו</w:delText>
        </w:r>
      </w:del>
      <w:r w:rsidR="00F40753">
        <w:rPr>
          <w:rtl/>
        </w:rPr>
        <w:t xml:space="preserve"> </w:t>
      </w:r>
      <w:ins w:id="98739" w:author="מנוע מכני" w:date="2026-10-05T11:32:12Z">
        <w:r>
          <w:rPr>
            <w:rtl/>
          </w:rPr>
          <w:t xml:space="preserve">לילך</w:t>
        </w:r>
      </w:ins>
      <w:del w:id="98740" w:author="מנוע מכני" w:date="2026-10-05T11:32:12Z">
        <w:r w:rsidR="00F40753">
          <w:rPr>
            <w:rtl/>
          </w:rPr>
          <w:delText xml:space="preserve">למיזל</w:delText>
        </w:r>
      </w:del>
      <w:r w:rsidR="00F40753">
        <w:rPr>
          <w:rtl/>
        </w:rPr>
        <w:t xml:space="preserve"> ואתייה? תיקו</w:t>
      </w:r>
      <w:r w:rsidR="0057284B">
        <w:rPr>
          <w:rtl/>
        </w:rPr>
        <w:t>.</w:t>
      </w:r>
    </w:p>
    <w:p w14:paraId="25463593" w14:textId="77777777" w:rsidR="0057284B" w:rsidRDefault="0057284B" w:rsidP="0057284B">
      <w:pPr>
        <w:jc w:val="center"/>
        <w:rPr>
          <w:del w:id="90336" w:author="מנוע עיצוב" w:date="2026-10-05T11:33:53Z"/>
          <w:rtl/>
        </w:rPr>
      </w:pPr>
      <w:del w:id="90333" w:author="מנוע עיצוב" w:date="2026-10-05T11:33:53Z">
        <w:r>
          <w:rPr>
            <w:rtl/>
          </w:rPr>
          <w:delText xml:space="preserve">•</w:delText>
        </w:r>
      </w:del>
      <w:ins w:id="97333" w:author="מנוע מכני" w:date="2026-10-05T11:32:12Z">
        <w:r>
          <w:rPr>
            <w:rtl/>
          </w:rPr>
          <w:t xml:space="preserve"> </w:t>
        </w:r>
      </w:ins>
      <w:del w:id="97334" w:author="מנוע מכני" w:date="2026-10-05T11:32:12Z">
        <w:r>
          <w:rPr>
            <w:rtl/>
          </w:rPr>
          <w:delText xml:space="preserve">  </w:delText>
        </w:r>
      </w:del>
      <w:del w:id="90334" w:author="מנוע עיצוב" w:date="2026-10-05T11:33:53Z">
        <w:r>
          <w:rPr>
            <w:rtl/>
          </w:rPr>
          <w:delText xml:space="preserve">•</w:delText>
        </w:r>
      </w:del>
      <w:ins w:id="97335" w:author="מנוע מכני" w:date="2026-10-05T11:32:12Z">
        <w:r>
          <w:rPr>
            <w:rtl/>
          </w:rPr>
          <w:t xml:space="preserve"> </w:t>
        </w:r>
      </w:ins>
      <w:del w:id="97336" w:author="מנוע מכני" w:date="2026-10-05T11:32:12Z">
        <w:r>
          <w:rPr>
            <w:rtl/>
          </w:rPr>
          <w:delText xml:space="preserve">  </w:delText>
        </w:r>
      </w:del>
      <w:del w:id="90335" w:author="מנוע עיצוב" w:date="2026-10-05T11:33:53Z">
        <w:r>
          <w:rPr>
            <w:rtl/>
          </w:rPr>
          <w:delText xml:space="preserve">•</w:delText>
        </w:r>
      </w:del>
    </w:p>
    <w:p w14:paraId="11821CED" w14:textId="77777777" w:rsidR="00B874E6" w:rsidRDefault="00F40753" w:rsidP="000C64FA">
      <w:pPr>
        <w:pStyle w:val="afffd"/>
        <w:rPr>
          <w:rtl/>
        </w:rPr>
      </w:pPr>
      <w:r>
        <w:rPr>
          <w:rtl/>
        </w:rPr>
        <w:t>ר"מ אומר הירדן מפסיק למעשר בהמה</w:t>
      </w:r>
      <w:r w:rsidR="0057284B">
        <w:rPr>
          <w:rtl/>
        </w:rPr>
        <w:t>.</w:t>
      </w:r>
    </w:p>
    <w:p>
      <w:pPr>
        <w:pStyle w:val="38"/>
        <w:rPr>
          <w:ins w:id="100636" w:author="מנוע מכני" w:date="2026-10-05T11:32:12Z"/>
        </w:rPr>
      </w:pPr>
      <w:r>
        <w:t xml:space="preserve">א"ר אמי:</w:t>
      </w:r>
    </w:p>
    <w:p w14:paraId="479C5F61" w14:textId="77777777" w:rsidR="00B874E6" w:rsidRDefault="00F40753" w:rsidP="00F40753">
      <w:pPr>
        <w:rPr>
          <w:rtl/>
        </w:rPr>
      </w:pPr>
      <w:del w:id="100637" w:author="מנוע מכני" w:date="2026-10-05T11:32:12Z">
        <w:r>
          <w:rPr>
            <w:rtl/>
          </w:rPr>
          <w:delText xml:space="preserve"> </w:delText>
        </w:r>
      </w:del>
      <w:ins w:id="98205" w:author="מנוע מכני" w:date="2026-10-05T11:32:12Z">
        <w:r>
          <w:rPr>
            <w:rtl/>
          </w:rPr>
          <w:t xml:space="preserve">דווקא ב</w:t>
        </w:r>
      </w:ins>
      <w:del w:id="98206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אין שם גשר, אבל יש שם גשר - גשר מצרפן</w:t>
      </w:r>
      <w:r w:rsidR="0057284B">
        <w:rPr>
          <w:rtl/>
        </w:rPr>
        <w:t>.</w:t>
      </w:r>
    </w:p>
    <w:p w14:paraId="5503D751" w14:textId="77777777" w:rsidR="001B5223" w:rsidRDefault="00F40753" w:rsidP="001B5223">
      <w:pPr>
        <w:rPr>
          <w:rtl/>
        </w:rPr>
      </w:pPr>
      <w:r>
        <w:rPr>
          <w:rtl/>
        </w:rPr>
        <w:t xml:space="preserve">אלמא: משום דלא מיקרבן הוא, מיתיבי: היו לו בשני עברי הירדן אילך ואילך, או בשני אבטילאות כגון של נמר ונמורי - אין מצטרפין, </w:t>
      </w:r>
      <w:r w:rsidR="001B5223">
        <w:rPr>
          <w:rFonts w:hint="cs"/>
          <w:rtl/>
        </w:rPr>
        <w:t xml:space="preserve">וא</w:t>
      </w:r>
      <w:ins w:id="92443" w:author="מנוע מכני" w:date="2026-10-05T11:32:12Z">
        <w:r>
          <w:rPr>
            <w:rFonts w:hint="cs"/>
            <w:rtl/>
          </w:rPr>
          <w:t xml:space="preserve">צ"ל</w:t>
        </w:r>
      </w:ins>
      <w:del w:id="92444" w:author="מנוע מכני" w:date="2026-10-05T11:32:12Z">
        <w:r w:rsidR="001B5223">
          <w:rPr>
            <w:rFonts w:hint="cs"/>
            <w:rtl/>
          </w:rPr>
          <w:delText xml:space="preserve">צ''ל</w:delText>
        </w:r>
      </w:del>
      <w:r w:rsidR="001B5223">
        <w:rPr>
          <w:rtl/>
        </w:rPr>
        <w:t xml:space="preserve"> ח</w:t>
      </w:r>
      <w:ins w:id="92445" w:author="מנוע מכני" w:date="2026-10-05T11:32:12Z">
        <w:r>
          <w:rPr>
            <w:rtl/>
          </w:rPr>
          <w:t xml:space="preserve">ו"ל</w:t>
        </w:r>
      </w:ins>
      <w:del w:id="92446" w:author="מנוע מכני" w:date="2026-10-05T11:32:12Z">
        <w:r w:rsidR="001B5223">
          <w:rPr>
            <w:rtl/>
          </w:rPr>
          <w:delText xml:space="preserve">ו</w:delText>
        </w:r>
        <w:r w:rsidR="001B5223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וארץ, </w:t>
      </w:r>
    </w:p>
    <w:p w14:paraId="0F68186B" w14:textId="77777777" w:rsidR="000C64FA" w:rsidRDefault="00F40753" w:rsidP="001B5223">
      <w:pPr>
        <w:rPr>
          <w:rtl/>
        </w:rPr>
      </w:pPr>
      <w:r>
        <w:rPr>
          <w:rtl/>
        </w:rPr>
        <w:t xml:space="preserve">והא ח</w:t>
      </w:r>
      <w:ins w:id="92447" w:author="מנוע מכני" w:date="2026-10-05T11:32:12Z">
        <w:r>
          <w:rPr>
            <w:rtl/>
          </w:rPr>
          <w:t xml:space="preserve">ו"ל</w:t>
        </w:r>
      </w:ins>
      <w:del w:id="92448" w:author="מנוע מכני" w:date="2026-10-05T11:32:12Z">
        <w:r>
          <w:rPr>
            <w:rtl/>
          </w:rPr>
          <w:delText xml:space="preserve">ו</w:delText>
        </w:r>
        <w:r w:rsidR="001B5223">
          <w:rPr>
            <w:rFonts w:hint="cs"/>
            <w:rtl/>
          </w:rPr>
          <w:delText xml:space="preserve">''ל</w:delText>
        </w:r>
      </w:del>
      <w:r w:rsidR="001B5223">
        <w:rPr>
          <w:rFonts w:hint="cs"/>
          <w:rtl/>
        </w:rPr>
        <w:t xml:space="preserve"> </w:t>
      </w:r>
      <w:r>
        <w:rPr>
          <w:rtl/>
        </w:rPr>
        <w:t xml:space="preserve">וארץ כמקום שיש גשר דמי, וקתני </w:t>
      </w:r>
      <w:r>
        <w:rPr>
          <w:rtl/>
        </w:rPr>
        <w:t xml:space="preserve">לא</w:t>
      </w:r>
      <w:r>
        <w:rPr>
          <w:rtl/>
        </w:rPr>
        <w:t xml:space="preserve"> מצטרפין! </w:t>
      </w:r>
    </w:p>
    <w:p>
      <w:pPr>
        <w:pStyle w:val="38"/>
        <w:rPr>
          <w:ins w:id="100638" w:author="מנוע מכני" w:date="2026-10-05T11:32:12Z"/>
        </w:rPr>
      </w:pPr>
      <w:r>
        <w:t xml:space="preserve">אלא ארח</w:t>
      </w:r>
      <w:ins w:id="92449" w:author="מנוע מכני" w:date="2026-10-05T11:32:12Z">
        <w:r>
          <w:t xml:space="preserve">ב"א</w:t>
        </w:r>
      </w:ins>
      <w:del w:id="92450" w:author="מנוע מכני" w:date="2026-10-05T11:32:12Z">
        <w:r>
          <w:delText xml:space="preserve">ב''א</w:delText>
        </w:r>
      </w:del>
      <w:r>
        <w:t xml:space="preserve"> מר</w:t>
      </w:r>
      <w:ins w:id="92451" w:author="מנוע מכני" w:date="2026-10-05T11:32:12Z">
        <w:r>
          <w:t xml:space="preserve">י"ו</w:t>
        </w:r>
      </w:ins>
      <w:del w:id="9245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277D7A1E" w14:textId="77777777" w:rsidR="00B874E6" w:rsidRDefault="000C64FA" w:rsidP="008C4BB9">
      <w:pPr>
        <w:pStyle w:val="021"/>
        <w:rPr>
          <w:rtl/>
        </w:rPr>
      </w:pPr>
      <w:del w:id="10063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היינו טעמיה </w:t>
      </w:r>
      <w:r w:rsidR="00F40753">
        <w:rPr>
          <w:rStyle w:val="2fb"/>
          <w:rtl/>
        </w:rPr>
        <w:t xml:space="preserve">דר"מ</w:t>
      </w:r>
      <w:r w:rsidR="00F40753">
        <w:rPr>
          <w:rtl/>
        </w:rPr>
        <w:t xml:space="preserve">, ד</w:t>
      </w:r>
      <w:r>
        <w:rPr>
          <w:rFonts w:hint="cs"/>
          <w:rtl/>
        </w:rPr>
        <w:t>'</w:t>
      </w:r>
      <w:r w:rsidR="00F40753">
        <w:rPr>
          <w:rStyle w:val="afffff0"/>
          <w:rtl/>
        </w:rPr>
        <w:t>והירדן יגבול אותו לפאת קדמה</w:t>
      </w:r>
      <w:r>
        <w:rPr>
          <w:rFonts w:hint="cs"/>
          <w:rtl/>
        </w:rPr>
        <w:t>'</w:t>
      </w:r>
      <w:r w:rsidR="001B5223">
        <w:rPr>
          <w:rtl/>
        </w:rPr>
        <w:t xml:space="preserve"> </w:t>
      </w:r>
      <w:r w:rsidR="00F40753">
        <w:rPr>
          <w:rtl/>
        </w:rPr>
        <w:t>הכתוב עשאו גבול בפני עצמו</w:t>
      </w:r>
      <w:r w:rsidR="0057284B">
        <w:rPr>
          <w:rtl/>
        </w:rPr>
        <w:t>.</w:t>
      </w:r>
    </w:p>
    <w:p>
      <w:pPr>
        <w:pStyle w:val="38"/>
        <w:rPr>
          <w:ins w:id="100640" w:author="מנוע מכני" w:date="2026-10-05T11:32:12Z"/>
        </w:rPr>
      </w:pPr>
      <w:r>
        <w:t xml:space="preserve">אלא מעתה:</w:t>
      </w:r>
    </w:p>
    <w:p w14:paraId="13C2A20C" w14:textId="77777777" w:rsidR="001B5223" w:rsidRDefault="00F40753" w:rsidP="001B5223">
      <w:pPr>
        <w:rPr>
          <w:rtl/>
        </w:rPr>
      </w:pPr>
      <w:del w:id="100641" w:author="מנוע מכני" w:date="2026-10-05T11:32:12Z">
        <w:r>
          <w:rPr>
            <w:rtl/>
          </w:rPr>
          <w:delText xml:space="preserve"> </w:delText>
        </w:r>
      </w:del>
      <w:r w:rsidR="001B5223">
        <w:rPr>
          <w:rFonts w:hint="cs"/>
          <w:rtl/>
        </w:rPr>
        <w:t>'</w:t>
      </w:r>
      <w:ins w:id="90471" w:author="מנוע סמנטי" w:date="2026-10-05T11:39:44Z">
        <w:r>
          <w:rPr>
            <w:rStyle w:val="afffff0"/>
            <w:rtl/>
          </w:rPr>
          <w:t xml:space="preserve">וְתָאַר הַגְּבוּל וְעָלָה הַגְּבוּל</w:t>
        </w:r>
      </w:ins>
      <w:del w:id="90472" w:author="מנוע סמנטי" w:date="2026-10-05T11:39:44Z">
        <w:r>
          <w:rPr>
            <w:rtl/>
          </w:rPr>
          <w:delText xml:space="preserve">ותאר הגבול ועלה הגבול</w:delText>
        </w:r>
      </w:del>
      <w:r w:rsidR="001B5223">
        <w:rPr>
          <w:rFonts w:hint="cs"/>
          <w:rtl/>
        </w:rPr>
        <w:t>'</w:t>
      </w:r>
      <w:r>
        <w:rPr>
          <w:rtl/>
        </w:rPr>
        <w:t xml:space="preserve"> </w:t>
      </w:r>
      <w:ins w:id="92453" w:author="מנוע מכני" w:date="2026-10-05T11:32:12Z">
        <w:r>
          <w:rPr>
            <w:rFonts w:hint="cs"/>
            <w:rtl/>
          </w:rPr>
          <w:t xml:space="preserve">ה"נ</w:t>
        </w:r>
      </w:ins>
      <w:del w:id="92454" w:author="מנוע מכני" w:date="2026-10-05T11:32:12Z">
        <w:r w:rsidR="001B5223">
          <w:rPr>
            <w:rFonts w:hint="cs"/>
            <w:rtl/>
          </w:rPr>
          <w:delText xml:space="preserve">ה''נ</w:delText>
        </w:r>
      </w:del>
      <w:r>
        <w:rPr>
          <w:rtl/>
        </w:rPr>
        <w:t xml:space="preserve"> הכתוב עשאו גבול בפני עצמו! </w:t>
      </w:r>
    </w:p>
    <w:p>
      <w:pPr>
        <w:pStyle w:val="38"/>
        <w:rPr>
          <w:ins w:id="100876" w:author="מנוע מכני" w:date="2026-10-05T11:32:12Z"/>
        </w:rPr>
      </w:pPr>
      <w:r>
        <w:t xml:space="preserve">שאני </w:t>
      </w:r>
      <w:ins w:id="94249" w:author="מנוע מכני" w:date="2026-10-05T11:32:12Z">
        <w:r>
          <w:t xml:space="preserve">שם</w:t>
        </w:r>
      </w:ins>
      <w:del w:id="94250" w:author="מנוע מכני" w:date="2026-10-05T11:32:12Z">
        <w:r>
          <w:delText xml:space="preserve">התם</w:delText>
        </w:r>
      </w:del>
      <w:r>
        <w:t xml:space="preserve">,</w:t>
      </w:r>
    </w:p>
    <w:p w14:paraId="2CCF7556" w14:textId="77777777" w:rsidR="001B5223" w:rsidRDefault="00F40753" w:rsidP="00C5567C">
      <w:pPr>
        <w:pStyle w:val="a"/>
      </w:pPr>
      <w:del w:id="1008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1B5223">
        <w:rPr>
          <w:rFonts w:hint="cs"/>
          <w:rtl/>
        </w:rPr>
        <w:t>'</w:t>
      </w:r>
      <w:ins w:id="90473" w:author="מנוע סמנטי" w:date="2026-10-05T11:39:44Z">
        <w:r>
          <w:rPr>
            <w:rStyle w:val="afffff0"/>
            <w:rtl/>
          </w:rPr>
          <w:t xml:space="preserve">זֹאת תִּהְיֶה לָכֶם הָאָרֶץ לִגְבוּלוֹתֶיהָ סָבִיב</w:t>
        </w:r>
      </w:ins>
      <w:del w:id="90474" w:author="מנוע סמנטי" w:date="2026-10-05T11:39:44Z">
        <w:r>
          <w:rPr>
            <w:rtl/>
          </w:rPr>
          <w:delText xml:space="preserve">זאת תהיה לכם הארץ לגבולותיה סביב</w:delText>
        </w:r>
      </w:del>
      <w:r w:rsidR="001B5223">
        <w:rPr>
          <w:rFonts w:hint="cs"/>
          <w:rtl/>
        </w:rPr>
        <w:t>'</w:t>
      </w:r>
      <w:r>
        <w:rPr>
          <w:rtl/>
        </w:rPr>
        <w:t xml:space="preserve"> - כולה </w:t>
      </w:r>
      <w:ins w:id="92977" w:author="מנוע מכני" w:date="2026-10-05T11:32:12Z">
        <w:r>
          <w:rPr>
            <w:rtl/>
          </w:rPr>
          <w:t xml:space="preserve">א"י</w:t>
        </w:r>
      </w:ins>
      <w:del w:id="92978" w:author="מנוע מכני" w:date="2026-10-05T11:32:12Z">
        <w:r>
          <w:rPr>
            <w:rtl/>
          </w:rPr>
          <w:delText xml:space="preserve">ארץ ישראל</w:delText>
        </w:r>
      </w:del>
      <w:r>
        <w:rPr>
          <w:rtl/>
        </w:rPr>
        <w:t xml:space="preserve"> גבול אחד היא</w:t>
      </w:r>
      <w:ins w:id="97337" w:author="מנוע מכני" w:date="2026-10-05T11:32:12Z">
        <w:r>
          <w:rPr>
            <w:rtl/>
          </w:rPr>
          <w:t xml:space="preserve">,</w:t>
        </w:r>
      </w:ins>
      <w:del w:id="97338" w:author="מנוע מכני" w:date="2026-10-05T11:32:12Z">
        <w:r w:rsidR="000B5F7F">
          <w:rPr>
            <w:rtl/>
          </w:rPr>
          <w:delText xml:space="preserve">;</w:delText>
        </w:r>
      </w:del>
    </w:p>
    <w:p w14:paraId="2DD528F4" w14:textId="77777777" w:rsidR="00B874E6" w:rsidRDefault="00F40753" w:rsidP="00C5567C">
      <w:pPr>
        <w:pStyle w:val="a"/>
        <w:rPr>
          <w:rtl/>
        </w:rPr>
      </w:pPr>
      <w:ins w:id="94251" w:author="מנוע מכני" w:date="2026-10-05T11:32:12Z">
        <w:r>
          <w:rPr>
            <w:rtl/>
          </w:rPr>
          <w:t xml:space="preserve">א"כ</w:t>
        </w:r>
      </w:ins>
      <w:del w:id="94252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ירדן </w:t>
      </w:r>
      <w:ins w:id="94253" w:author="מנוע מכני" w:date="2026-10-05T11:32:12Z">
        <w:r>
          <w:rPr>
            <w:rtl/>
          </w:rPr>
          <w:t xml:space="preserve">גם</w:t>
        </w:r>
      </w:ins>
      <w:del w:id="9425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ארץ ולא ירדן</w:t>
      </w:r>
      <w:r w:rsidR="0057284B">
        <w:rPr>
          <w:rtl/>
        </w:rPr>
        <w:t>.</w:t>
      </w:r>
    </w:p>
    <w:p w14:paraId="6590E1C5" w14:textId="77777777" w:rsidR="00B874E6" w:rsidRDefault="001B5223" w:rsidP="001B5223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בשלמא </w:t>
      </w:r>
      <w:r>
        <w:rPr>
          <w:rStyle w:val="2fb"/>
          <w:rFonts w:hint="cs"/>
          <w:rtl/>
        </w:rPr>
        <w:t xml:space="preserve">לרח</w:t>
      </w:r>
      <w:ins w:id="9245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2456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40753">
        <w:rPr>
          <w:rtl/>
        </w:rPr>
        <w:t xml:space="preserve">- היינו דקתני ירדן, אלא </w:t>
      </w:r>
      <w:r w:rsidR="00F40753">
        <w:rPr>
          <w:rStyle w:val="2fb"/>
          <w:rtl/>
        </w:rPr>
        <w:t xml:space="preserve">ל</w:t>
      </w:r>
      <w:ins w:id="92457" w:author="מנוע מכני" w:date="2026-10-05T11:32:12Z">
        <w:r>
          <w:rPr>
            <w:rStyle w:val="2fb"/>
            <w:rtl/>
          </w:rPr>
          <w:t xml:space="preserve">ר"א</w:t>
        </w:r>
      </w:ins>
      <w:del w:id="92458" w:author="מנוע מכני" w:date="2026-10-05T11:32:12Z">
        <w:r w:rsidR="00F40753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''א</w:delText>
        </w:r>
      </w:del>
      <w:r w:rsidR="00F40753">
        <w:rPr>
          <w:rtl/>
        </w:rPr>
        <w:t xml:space="preserve"> - ליתנינהו </w:t>
      </w:r>
      <w:ins w:id="94255" w:author="מנוע מכני" w:date="2026-10-05T11:32:12Z">
        <w:r>
          <w:rPr>
            <w:rtl/>
          </w:rPr>
          <w:t xml:space="preserve">לכולם</w:t>
        </w:r>
      </w:ins>
      <w:del w:id="94256" w:author="מנוע מכני" w:date="2026-10-05T11:32:12Z">
        <w:r w:rsidR="00F40753">
          <w:rPr>
            <w:rtl/>
          </w:rPr>
          <w:delText xml:space="preserve">לכולהו</w:delText>
        </w:r>
      </w:del>
      <w:r w:rsidR="00F40753">
        <w:rPr>
          <w:rtl/>
        </w:rPr>
        <w:t xml:space="preserve"> נהרות! </w:t>
      </w:r>
      <w:ins w:id="97633" w:author="מנוע מכני" w:date="2026-10-05T11:32:12Z">
        <w:r>
          <w:rPr>
            <w:b/>
            <w:bCs/>
            <w:rtl/>
          </w:rPr>
          <w:t xml:space="preserve">קשה</w:t>
        </w:r>
      </w:ins>
      <w:del w:id="97634" w:author="מנוע מכני" w:date="2026-10-05T11:32:12Z">
        <w:r w:rsidR="00F40753" w:rsidRPr="001B5223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02322733" w14:textId="77777777" w:rsidR="001B5223" w:rsidRDefault="001B5223" w:rsidP="00F40753">
      <w:pPr>
        <w:rPr>
          <w:del w:id="90668" w:author="מנוע עיצוב" w:date="2026-10-05T11:33:53Z"/>
          <w:rtl/>
        </w:rPr>
      </w:pPr>
    </w:p>
    <w:p w14:paraId="591680D4" w14:textId="77777777" w:rsidR="001B5223" w:rsidRDefault="00F40753" w:rsidP="001B5223">
      <w:pPr>
        <w:rPr>
          <w:rtl/>
        </w:rPr>
      </w:pPr>
      <w:r w:rsidRPr="00D532A4">
        <w:rPr>
          <w:b/>
          <w:bCs/>
          <w:rtl/>
        </w:rPr>
        <w:t>כתנאי</w:t>
      </w:r>
      <w:r>
        <w:rPr>
          <w:rtl/>
        </w:rPr>
        <w:t xml:space="preserve">, כי אתם עוברים את הירדן </w:t>
      </w:r>
      <w:r w:rsidR="001B5223">
        <w:rPr>
          <w:rFonts w:hint="cs"/>
          <w:rtl/>
        </w:rPr>
        <w:t>'</w:t>
      </w:r>
      <w:ins w:id="90475" w:author="מנוע סמנטי" w:date="2026-10-05T11:39:44Z">
        <w:r>
          <w:rPr>
            <w:rStyle w:val="afffff0"/>
            <w:rtl/>
          </w:rPr>
          <w:t xml:space="preserve">אַרְצָה כְּנָעַן</w:t>
        </w:r>
      </w:ins>
      <w:del w:id="90476" w:author="מנוע סמנטי" w:date="2026-10-05T11:39:44Z">
        <w:r>
          <w:rPr>
            <w:rtl/>
          </w:rPr>
          <w:delText xml:space="preserve">ארצה כנען</w:delText>
        </w:r>
      </w:del>
      <w:r w:rsidR="001B5223">
        <w:rPr>
          <w:rFonts w:hint="cs"/>
          <w:rtl/>
        </w:rPr>
        <w:t xml:space="preserve">'- </w:t>
      </w:r>
      <w:r w:rsidR="001B5223">
        <w:rPr>
          <w:rStyle w:val="2fb"/>
          <w:rFonts w:hint="cs"/>
          <w:rtl/>
        </w:rPr>
        <w:t xml:space="preserve">רי</w:t>
      </w:r>
      <w:ins w:id="92459" w:author="מנוע מכני" w:date="2026-10-05T11:32:12Z">
        <w:r>
          <w:rPr>
            <w:rStyle w:val="2fb"/>
            <w:rFonts w:hint="cs"/>
            <w:rtl/>
          </w:rPr>
          <w:t xml:space="preserve">ב"ב</w:t>
        </w:r>
      </w:ins>
      <w:del w:id="92460" w:author="מנוע מכני" w:date="2026-10-05T11:32:12Z">
        <w:r w:rsidR="001B5223">
          <w:rPr>
            <w:rFonts w:hint="cs"/>
            <w:rtl/>
          </w:rPr>
          <w:delText xml:space="preserve">ב''ב</w:delText>
        </w:r>
      </w:del>
      <w:r w:rsidR="001B5223">
        <w:rPr>
          <w:rFonts w:hint="cs"/>
          <w:rtl/>
        </w:rPr>
        <w:t xml:space="preserve">:</w:t>
      </w:r>
      <w:r>
        <w:rPr>
          <w:rtl/>
        </w:rPr>
        <w:t xml:space="preserve"> ולא הירדן ארץ כנען </w:t>
      </w:r>
    </w:p>
    <w:p>
      <w:pPr>
        <w:pStyle w:val="38"/>
        <w:rPr>
          <w:ins w:id="100642" w:author="מנוע מכני" w:date="2026-10-05T11:32:12Z"/>
        </w:rPr>
      </w:pPr>
      <w:r>
        <w:t xml:space="preserve">רש</w:t>
      </w:r>
      <w:ins w:id="92461" w:author="מנוע מכני" w:date="2026-10-05T11:32:12Z">
        <w:r>
          <w:t xml:space="preserve">ב"י</w:t>
        </w:r>
      </w:ins>
      <w:del w:id="92462" w:author="מנוע מכני" w:date="2026-10-05T11:32:12Z">
        <w:r>
          <w:delText xml:space="preserve">ב''י</w:delText>
        </w:r>
      </w:del>
      <w:r>
        <w:t xml:space="preserve">:</w:t>
      </w:r>
    </w:p>
    <w:p w14:paraId="4F5932CA" w14:textId="77777777" w:rsidR="00B874E6" w:rsidRDefault="001B5223" w:rsidP="001B5223">
      <w:pPr>
        <w:rPr>
          <w:rtl/>
        </w:rPr>
      </w:pPr>
      <w:del w:id="10064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הרי הוא אומר </w:t>
      </w:r>
      <w:r>
        <w:rPr>
          <w:rFonts w:hint="cs"/>
          <w:rtl/>
        </w:rPr>
        <w:t>'</w:t>
      </w:r>
      <w:ins w:id="90477" w:author="מנוע סמנטי" w:date="2026-10-05T11:39:44Z">
        <w:r>
          <w:rPr>
            <w:rStyle w:val="afffff0"/>
            <w:rtl/>
          </w:rPr>
          <w:t xml:space="preserve">מֵעֵבֶר לְיַרְדֵּן יְרֵחוֹ קֵדְמָה מִזְרָחָה</w:t>
        </w:r>
      </w:ins>
      <w:del w:id="90478" w:author="מנוע סמנטי" w:date="2026-10-05T11:39:44Z">
        <w:r w:rsidR="00F40753">
          <w:rPr>
            <w:rtl/>
          </w:rPr>
          <w:delText xml:space="preserve">מעבר לירדן ירחו קדמה מזרחה</w:delText>
        </w:r>
      </w:del>
      <w:r>
        <w:rPr>
          <w:rFonts w:hint="cs"/>
          <w:rtl/>
        </w:rPr>
        <w:t>'</w:t>
      </w:r>
      <w:r>
        <w:rPr>
          <w:rtl/>
        </w:rPr>
        <w:t>, מה ירחו</w:t>
      </w:r>
      <w:r w:rsidR="00F40753">
        <w:rPr>
          <w:rtl/>
        </w:rPr>
        <w:t xml:space="preserve"> ארץ כנען, אף ירדן - ארץ כנען</w:t>
      </w:r>
      <w:r w:rsidR="0057284B">
        <w:rPr>
          <w:rtl/>
        </w:rPr>
        <w:t>.</w:t>
      </w:r>
    </w:p>
    <w:p>
      <w:pPr>
        <w:pStyle w:val="38"/>
        <w:rPr>
          <w:ins w:id="100644" w:author="מנוע מכני" w:date="2026-10-05T11:32:12Z"/>
        </w:rPr>
      </w:pPr>
      <w:r>
        <w:t xml:space="preserve">רב</w:t>
      </w:r>
      <w:ins w:id="92463" w:author="מנוע מכני" w:date="2026-10-05T11:32:12Z">
        <w:r>
          <w:t xml:space="preserve">ב"ח</w:t>
        </w:r>
      </w:ins>
      <w:del w:id="92464" w:author="מנוע מכני" w:date="2026-10-05T11:32:12Z">
        <w:r>
          <w:delText xml:space="preserve">ב''ח</w:delText>
        </w:r>
      </w:del>
      <w:r>
        <w:t xml:space="preserve"> מר</w:t>
      </w:r>
      <w:ins w:id="92465" w:author="מנוע מכני" w:date="2026-10-05T11:32:12Z">
        <w:r>
          <w:t xml:space="preserve">י"ו</w:t>
        </w:r>
      </w:ins>
      <w:del w:id="92466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2BFE3DD6" w14:textId="77777777" w:rsidR="00B874E6" w:rsidRDefault="001B5223" w:rsidP="001B5223">
      <w:pPr>
        <w:rPr>
          <w:rtl/>
        </w:rPr>
      </w:pPr>
      <w:del w:id="10064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ירדן אלא מבית ירחו ולמטה</w:t>
      </w:r>
      <w:r w:rsidR="0057284B">
        <w:rPr>
          <w:rtl/>
        </w:rPr>
        <w:t>.</w:t>
      </w:r>
    </w:p>
    <w:p>
      <w:pPr>
        <w:pStyle w:val="38"/>
        <w:rPr>
          <w:ins w:id="100646" w:author="מנוע מכני" w:date="2026-10-05T11:32:12Z"/>
        </w:rPr>
      </w:pPr>
      <w:r w:rsidRPr="00D532A4">
        <w:t>הלכתא</w:t>
      </w:r>
      <w:r w:rsidR="001B5223">
        <w:t>:</w:t>
      </w:r>
    </w:p>
    <w:p w14:paraId="5396F509" w14:textId="77777777" w:rsidR="00D532A4" w:rsidRDefault="00F40753" w:rsidP="00D532A4">
      <w:pPr>
        <w:rPr>
          <w:rtl/>
        </w:rPr>
      </w:pPr>
      <w:del w:id="1006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אילימא </w:t>
      </w:r>
      <w:ins w:id="94257" w:author="מנוע מכני" w:date="2026-10-05T11:32:12Z">
        <w:r>
          <w:rPr>
            <w:rFonts w:hint="cs"/>
            <w:rtl/>
          </w:rPr>
          <w:t xml:space="preserve">לא</w:t>
        </w:r>
      </w:ins>
      <w:del w:id="94258" w:author="מנוע מכני" w:date="2026-10-05T11:32:12Z">
        <w:r w:rsidR="00D532A4">
          <w:rPr>
            <w:rFonts w:hint="cs"/>
            <w:rtl/>
          </w:rPr>
          <w:delText xml:space="preserve">לאו</w:delText>
        </w:r>
      </w:del>
      <w:r w:rsidR="00D532A4">
        <w:rPr>
          <w:rFonts w:hint="cs"/>
          <w:rtl/>
        </w:rPr>
        <w:t xml:space="preserve"> לנודר דהלך אחר לשון ב</w:t>
      </w:r>
      <w:ins w:id="92467" w:author="מנוע מכני" w:date="2026-10-05T11:32:12Z">
        <w:r>
          <w:rPr>
            <w:rFonts w:hint="cs"/>
            <w:rtl/>
          </w:rPr>
          <w:t xml:space="preserve">נ"א</w:t>
        </w:r>
      </w:ins>
      <w:del w:id="92468" w:author="מנוע מכני" w:date="2026-10-05T11:32:12Z">
        <w:r w:rsidR="00D532A4">
          <w:rPr>
            <w:rFonts w:hint="cs"/>
            <w:rtl/>
          </w:rPr>
          <w:delText xml:space="preserve">נ''א</w:delText>
        </w:r>
      </w:del>
      <w:r w:rsidR="00D532A4">
        <w:rPr>
          <w:rFonts w:hint="cs"/>
          <w:rtl/>
        </w:rPr>
        <w:t xml:space="preserve">] אלא למעשר בהמה </w:t>
      </w:r>
    </w:p>
    <w:p>
      <w:pPr>
        <w:pStyle w:val="38"/>
        <w:rPr>
          <w:ins w:id="100648" w:author="מנוע מכני" w:date="2026-10-05T11:32:12Z"/>
        </w:rPr>
      </w:pPr>
      <w:r w:rsidRPr="00D532A4">
        <w:t xml:space="preserve">ת</w:t>
      </w:r>
      <w:ins w:id="92469" w:author="מנוע מכני" w:date="2026-10-05T11:32:12Z">
        <w:r>
          <w:t xml:space="preserve">נ"ה</w:t>
        </w:r>
      </w:ins>
      <w:del w:id="92470" w:author="מנוע מכני" w:date="2026-10-05T11:32:12Z">
        <w:r w:rsidRPr="00D532A4">
          <w:delText xml:space="preserve">נ''ה</w:delText>
        </w:r>
      </w:del>
      <w:r w:rsidR="00F40753">
        <w:t xml:space="preserve">:</w:t>
      </w:r>
    </w:p>
    <w:p w14:paraId="6143403F" w14:textId="77777777" w:rsidR="00B874E6" w:rsidRDefault="001B5223" w:rsidP="001B5223">
      <w:pPr>
        <w:rPr>
          <w:rtl/>
        </w:rPr>
      </w:pPr>
      <w:del w:id="1006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ירדן יוצא ממערת פמייס, ומהלך בימה של סיבכי, ובימה של טבריא, ובימה של סדום, והולך ונופל לים הגדול, ואין ירדן אלא מבית יריחו ולמטה</w:t>
      </w:r>
      <w:r w:rsidR="0057284B">
        <w:rPr>
          <w:rtl/>
        </w:rPr>
        <w:t>.</w:t>
      </w:r>
    </w:p>
    <w:p>
      <w:pPr>
        <w:pStyle w:val="38"/>
        <w:rPr>
          <w:ins w:id="100650" w:author="מנוע מכני" w:date="2026-10-05T11:32:12Z"/>
        </w:rPr>
      </w:pPr>
      <w:r>
        <w:t xml:space="preserve">ארחב'''א אר</w:t>
      </w:r>
      <w:ins w:id="92471" w:author="מנוע מכני" w:date="2026-10-05T11:32:12Z">
        <w:r>
          <w:t xml:space="preserve">י"ו</w:t>
        </w:r>
      </w:ins>
      <w:del w:id="9247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6C0492E4" w14:textId="77777777" w:rsidR="00B874E6" w:rsidRDefault="001B5223" w:rsidP="00F40753">
      <w:pPr>
        <w:rPr>
          <w:rtl/>
        </w:rPr>
      </w:pPr>
      <w:del w:id="1006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למה נקרא שמו ירדן - שיורד מדן</w:t>
      </w:r>
      <w:r w:rsidR="0057284B">
        <w:rPr>
          <w:rtl/>
        </w:rPr>
        <w:t>.</w:t>
      </w:r>
    </w:p>
    <w:p>
      <w:pPr>
        <w:pStyle w:val="38"/>
        <w:rPr>
          <w:ins w:id="100652" w:author="מנוע מכני" w:date="2026-10-05T11:32:12Z"/>
        </w:rPr>
      </w:pPr>
      <w:ins w:id="92473" w:author="מנוע מכני" w:date="2026-10-05T11:32:12Z">
        <w:del w:id="100983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2474" w:author="מנוע מכני" w:date="2026-10-05T11:32:12Z">
        <w:r>
          <w:delText xml:space="preserve">א''ל</w:delText>
        </w:r>
      </w:del>
      <w:ins w:id="92475" w:author="מנוע מכני" w:date="2026-10-05T11:32:12Z">
        <w:r>
          <w:t xml:space="preserve">ר"א</w:t>
        </w:r>
      </w:ins>
      <w:del w:id="92476" w:author="מנוע מכני" w:date="2026-10-05T11:32:12Z">
        <w:r>
          <w:delText xml:space="preserve">ר''א</w:delText>
        </w:r>
      </w:del>
      <w:r>
        <w:t xml:space="preserve"> לרב</w:t>
      </w:r>
      <w:r w:rsidR="00F40753">
        <w:t xml:space="preserve"> אשי:</w:t>
      </w:r>
    </w:p>
    <w:p w14:paraId="06842526" w14:textId="77777777" w:rsidR="001B5223" w:rsidRDefault="00D532A4" w:rsidP="00D532A4">
      <w:pPr>
        <w:rPr>
          <w:rtl/>
        </w:rPr>
      </w:pPr>
      <w:del w:id="10065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אתון </w:t>
      </w:r>
      <w:ins w:id="94259" w:author="מנוע מכני" w:date="2026-10-05T11:32:12Z">
        <w:r>
          <w:rPr>
            <w:rtl/>
          </w:rPr>
          <w:t xml:space="preserve">משם</w:t>
        </w:r>
      </w:ins>
      <w:del w:id="94260" w:author="מנוע מכני" w:date="2026-10-05T11:32:12Z">
        <w:r w:rsidR="00F40753">
          <w:rPr>
            <w:rtl/>
          </w:rPr>
          <w:delText xml:space="preserve">מהתם</w:delText>
        </w:r>
      </w:del>
      <w:r w:rsidR="00F40753">
        <w:rPr>
          <w:rtl/>
        </w:rPr>
        <w:t xml:space="preserve"> מתניתו לה, אנן </w:t>
      </w:r>
      <w:ins w:id="94261" w:author="מנוע מכני" w:date="2026-10-05T11:32:12Z">
        <w:r>
          <w:rPr>
            <w:rtl/>
          </w:rPr>
          <w:t xml:space="preserve">מכאן</w:t>
        </w:r>
      </w:ins>
      <w:del w:id="94262" w:author="מנוע מכני" w:date="2026-10-05T11:32:12Z">
        <w:r w:rsidR="00F40753">
          <w:rPr>
            <w:rtl/>
          </w:rPr>
          <w:delText xml:space="preserve">מהכא</w:delText>
        </w:r>
      </w:del>
      <w:r w:rsidR="00F40753">
        <w:rPr>
          <w:rtl/>
        </w:rPr>
        <w:t xml:space="preserve"> מתנינן לה, </w:t>
      </w:r>
    </w:p>
    <w:p w14:paraId="1691E113" w14:textId="77777777" w:rsidR="00B874E6" w:rsidRDefault="001B5223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Style w:val="afffff0"/>
          <w:rtl/>
        </w:rPr>
        <w:t>ויקראו לו ללשם דן בשם דן אביהם</w:t>
      </w:r>
      <w:r>
        <w:rPr>
          <w:rFonts w:hint="cs"/>
          <w:rtl/>
        </w:rPr>
        <w:t>'</w:t>
      </w:r>
      <w:r w:rsidR="00F40753">
        <w:rPr>
          <w:rtl/>
        </w:rPr>
        <w:t>, וא"ר יצחק: לשם זו פמייס, ותניא יוצא ירדן ממערת פמייס</w:t>
      </w:r>
      <w:r w:rsidR="0057284B">
        <w:rPr>
          <w:rtl/>
        </w:rPr>
        <w:t>.</w:t>
      </w:r>
    </w:p>
    <w:p>
      <w:pPr>
        <w:pStyle w:val="38"/>
        <w:rPr>
          <w:ins w:id="100654" w:author="מנוע מכני" w:date="2026-10-05T11:32:12Z"/>
        </w:rPr>
      </w:pPr>
      <w:r>
        <w:t>א</w:t>
      </w:r>
      <w:ins w:id="92477" w:author="מנוע מכני" w:date="2026-10-05T11:32:12Z">
        <w:r>
          <w:t xml:space="preserve">ר"כ</w:t>
        </w:r>
      </w:ins>
      <w:del w:id="92478" w:author="מנוע מכני" w:date="2026-10-05T11:32:12Z">
        <w:r>
          <w:delText xml:space="preserve">ר''כ</w:delText>
        </w:r>
      </w:del>
      <w:r w:rsidR="00F40753">
        <w:t xml:space="preserve">:</w:t>
      </w:r>
    </w:p>
    <w:p w14:paraId="75744734" w14:textId="77777777" w:rsidR="00B874E6" w:rsidRDefault="001B5223" w:rsidP="00655A62">
      <w:pPr>
        <w:rPr>
          <w:rtl/>
        </w:rPr>
      </w:pPr>
      <w:del w:id="100655" w:author="מנוע מכני" w:date="2026-10-05T11:32:12Z">
        <w:r w:rsidR="00F40753">
          <w:rPr>
            <w:rtl/>
          </w:rPr>
          <w:delText xml:space="preserve"> </w:delText>
        </w:r>
      </w:del>
      <w:r w:rsidR="00655A62">
        <w:rPr>
          <w:b/>
          <w:bCs/>
          <w:rtl/>
        </w:rPr>
        <w:t>זכרותיה דירד</w:t>
      </w:r>
      <w:r w:rsidR="00655A62">
        <w:rPr>
          <w:rFonts w:hint="cs"/>
          <w:b/>
          <w:bCs/>
          <w:rtl/>
        </w:rPr>
        <w:t>ן</w:t>
      </w:r>
      <w:r w:rsidR="00F40753" w:rsidRPr="00D532A4">
        <w:rPr>
          <w:b/>
          <w:bCs/>
          <w:rtl/>
        </w:rPr>
        <w:t xml:space="preserve"> ממערת פמייס</w:t>
      </w:r>
      <w:ins w:id="97339" w:author="מנוע מכני" w:date="2026-10-05T11:32:12Z">
        <w:r>
          <w:rPr>
            <w:rtl/>
          </w:rPr>
          <w:t xml:space="preserve">,</w:t>
        </w:r>
      </w:ins>
      <w:del w:id="9734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ins w:id="94263" w:author="מנוע מכני" w:date="2026-10-05T11:32:12Z">
        <w:r>
          <w:rPr>
            <w:rtl/>
          </w:rPr>
          <w:t xml:space="preserve">מקום</w:t>
        </w:r>
      </w:ins>
      <w:del w:id="94264" w:author="מנוע מכני" w:date="2026-10-05T11:32:12Z">
        <w:r w:rsidR="00655A62">
          <w:rPr>
            <w:rtl/>
          </w:rPr>
          <w:delText xml:space="preserve">היכא</w:delText>
        </w:r>
      </w:del>
      <w:r w:rsidR="00655A62">
        <w:rPr>
          <w:rtl/>
        </w:rPr>
        <w:t xml:space="preserve"> </w:t>
      </w:r>
      <w:r w:rsidR="00655A62">
        <w:rPr>
          <w:rFonts w:hint="cs"/>
          <w:rtl/>
        </w:rPr>
        <w:t>ש</w:t>
      </w:r>
      <w:r w:rsidR="00F40753">
        <w:rPr>
          <w:rtl/>
        </w:rPr>
        <w:t xml:space="preserve">אמר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r w:rsidR="00655A62">
        <w:rPr>
          <w:rFonts w:hint="cs"/>
          <w:rtl/>
        </w:rPr>
        <w:t xml:space="preserve">אשתה </w:t>
      </w:r>
      <w:r w:rsidR="00F40753">
        <w:rPr>
          <w:rtl/>
        </w:rPr>
        <w:t xml:space="preserve">מים ממערת פמייס </w:t>
      </w:r>
      <w:r>
        <w:rPr>
          <w:rFonts w:hint="cs"/>
          <w:rtl/>
        </w:rPr>
        <w:t>נאסר בכל הירדן</w:t>
      </w:r>
      <w:r w:rsidR="0057284B">
        <w:rPr>
          <w:rtl/>
        </w:rPr>
        <w:t>.</w:t>
      </w:r>
    </w:p>
    <w:p w14:paraId="08DC83AA" w14:textId="77777777" w:rsidR="001B5223" w:rsidRDefault="001B5223" w:rsidP="00F40753">
      <w:pPr>
        <w:rPr>
          <w:del w:id="90669" w:author="מנוע עיצוב" w:date="2026-10-05T11:33:53Z"/>
          <w:rtl/>
        </w:rPr>
      </w:pPr>
    </w:p>
    <w:p w14:paraId="0EB3C848" w14:textId="77777777" w:rsidR="00B874E6" w:rsidRDefault="00D532A4" w:rsidP="00D532A4">
      <w:pPr>
        <w:rPr>
          <w:rtl/>
        </w:rPr>
      </w:pPr>
      <w:r>
        <w:rPr>
          <w:rtl/>
        </w:rPr>
        <w:t>זכרותא</w:t>
      </w:r>
      <w:r w:rsidR="00655A62">
        <w:rPr>
          <w:rFonts w:hint="cs"/>
          <w:rtl/>
        </w:rPr>
        <w:t>[עיקר]</w:t>
      </w:r>
      <w:r>
        <w:rPr>
          <w:rtl/>
        </w:rPr>
        <w:t xml:space="preserve"> דד</w:t>
      </w:r>
      <w:r>
        <w:rPr>
          <w:rFonts w:hint="cs"/>
          <w:rtl/>
        </w:rPr>
        <w:t>ם</w:t>
      </w:r>
      <w:r w:rsidR="00F40753">
        <w:rPr>
          <w:rtl/>
        </w:rPr>
        <w:t xml:space="preserve"> כבדא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כדר</w:t>
      </w:r>
      <w:ins w:id="92479" w:author="מנוע מכני" w:date="2026-10-05T11:32:12Z">
        <w:r>
          <w:rPr>
            <w:rStyle w:val="2fb"/>
            <w:rFonts w:hint="cs"/>
            <w:rtl/>
          </w:rPr>
          <w:t xml:space="preserve">י"צ</w:t>
        </w:r>
      </w:ins>
      <w:del w:id="92480" w:author="מנוע מכני" w:date="2026-10-05T11:32:12Z">
        <w:r>
          <w:rPr>
            <w:rFonts w:hint="cs"/>
            <w:rtl/>
          </w:rPr>
          <w:delText xml:space="preserve">י''צ</w:delText>
        </w:r>
      </w:del>
      <w:r w:rsidR="00F40753">
        <w:rPr>
          <w:rtl/>
        </w:rPr>
        <w:t>: כבד שנימוח - מטמא ברביעית</w:t>
      </w:r>
      <w:r w:rsidR="0057284B">
        <w:rPr>
          <w:rtl/>
        </w:rPr>
        <w:t>.</w:t>
      </w:r>
    </w:p>
    <w:p w14:paraId="22173C7D" w14:textId="77777777" w:rsidR="00B874E6" w:rsidRDefault="00D532A4" w:rsidP="00655A62">
      <w:pPr>
        <w:rPr>
          <w:rtl/>
        </w:rPr>
      </w:pPr>
      <w:r>
        <w:rPr>
          <w:rtl/>
        </w:rPr>
        <w:t xml:space="preserve">זכרותא </w:t>
      </w:r>
      <w:r w:rsidR="00655A62">
        <w:rPr>
          <w:rFonts w:hint="cs"/>
          <w:rtl/>
        </w:rPr>
        <w:t xml:space="preserve">[עיקר] </w:t>
      </w:r>
      <w:r>
        <w:rPr>
          <w:rtl/>
        </w:rPr>
        <w:t>דמי</w:t>
      </w:r>
      <w:r>
        <w:rPr>
          <w:rFonts w:hint="cs"/>
          <w:rtl/>
        </w:rPr>
        <w:t>ם[בכל העולם]</w:t>
      </w:r>
      <w:r w:rsidR="00F40753">
        <w:rPr>
          <w:rtl/>
        </w:rPr>
        <w:t xml:space="preserve"> פרת</w:t>
      </w:r>
      <w:r>
        <w:rPr>
          <w:rFonts w:hint="cs"/>
          <w:rtl/>
        </w:rPr>
        <w:t xml:space="preserve"> - </w:t>
      </w:r>
      <w:r w:rsidR="001B5223">
        <w:rPr>
          <w:rStyle w:val="2fb"/>
          <w:rFonts w:hint="cs"/>
          <w:rtl/>
        </w:rPr>
        <w:t xml:space="preserve">דארי</w:t>
      </w:r>
      <w:ins w:id="92481" w:author="מנוע מכני" w:date="2026-10-05T11:32:12Z">
        <w:r>
          <w:rPr>
            <w:rStyle w:val="2fb"/>
            <w:rFonts w:hint="cs"/>
            <w:rtl/>
          </w:rPr>
          <w:t xml:space="preserve">א"ר</w:t>
        </w:r>
      </w:ins>
      <w:del w:id="92482" w:author="מנוע מכני" w:date="2026-10-05T11:32:12Z">
        <w:r w:rsidR="001B5223">
          <w:rPr>
            <w:rFonts w:hint="cs"/>
            <w:rtl/>
          </w:rPr>
          <w:delText xml:space="preserve">א''ר</w:delText>
        </w:r>
      </w:del>
      <w:r w:rsidR="00F40753">
        <w:rPr>
          <w:rtl/>
        </w:rPr>
        <w:t>: הנודר ממימי פרת - אסור בכל מימות שבעולם</w:t>
      </w:r>
      <w:r w:rsidR="0057284B">
        <w:rPr>
          <w:rtl/>
        </w:rPr>
        <w:t>.</w:t>
      </w:r>
    </w:p>
    <w:p w14:paraId="70784214" w14:textId="77777777" w:rsidR="00D532A4" w:rsidRDefault="00D532A4" w:rsidP="00D532A4">
      <w:pPr>
        <w:rPr>
          <w:rtl/>
        </w:rPr>
      </w:pPr>
      <w:r>
        <w:rPr>
          <w:rFonts w:hint="cs"/>
          <w:rtl/>
        </w:rPr>
        <w:t xml:space="preserve">ומיירי דאמר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שתינא ממים שבאו מפרת </w:t>
      </w:r>
    </w:p>
    <w:p>
      <w:pPr>
        <w:pStyle w:val="38"/>
        <w:rPr>
          <w:ins w:id="100656" w:author="מנוע מכני" w:date="2026-10-05T11:32:12Z"/>
        </w:rPr>
      </w:pPr>
      <w:r>
        <w:t xml:space="preserve">דארי</w:t>
      </w:r>
      <w:ins w:id="92483" w:author="מנוע מכני" w:date="2026-10-05T11:32:12Z">
        <w:r>
          <w:t xml:space="preserve">א"ר</w:t>
        </w:r>
      </w:ins>
      <w:del w:id="92484" w:author="מנוע מכני" w:date="2026-10-05T11:32:12Z">
        <w:r>
          <w:delText xml:space="preserve">א''ר</w:delText>
        </w:r>
      </w:del>
      <w:r w:rsidR="00F40753">
        <w:t xml:space="preserve">:</w:t>
      </w:r>
    </w:p>
    <w:p w14:paraId="508BDBB9" w14:textId="77777777" w:rsidR="00B874E6" w:rsidRDefault="00D532A4" w:rsidP="00D532A4">
      <w:pPr>
        <w:rPr>
          <w:rtl/>
        </w:rPr>
      </w:pPr>
      <w:del w:id="10065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הנהרות למטה משלש נהרות, וג' נהרות למטה מפרת</w:t>
      </w:r>
      <w:r w:rsidR="0057284B">
        <w:rPr>
          <w:rtl/>
        </w:rPr>
        <w:t>.</w:t>
      </w:r>
    </w:p>
    <w:p w14:paraId="207915C3" w14:textId="77777777" w:rsidR="00D532A4" w:rsidRDefault="00D532A4" w:rsidP="00655A62">
      <w:pPr>
        <w:rPr>
          <w:rtl/>
        </w:rPr>
      </w:pPr>
      <w:r>
        <w:rPr>
          <w:rFonts w:hint="cs"/>
          <w:rtl/>
        </w:rPr>
        <w:lastRenderedPageBreak/>
        <w:t>ו</w:t>
      </w:r>
      <w:r w:rsidR="00655A62">
        <w:rPr>
          <w:rFonts w:hint="cs"/>
          <w:rtl/>
        </w:rPr>
        <w:t>מעינות גבוהים שבהרים</w:t>
      </w:r>
      <w:r w:rsidR="00F40753">
        <w:rPr>
          <w:rtl/>
        </w:rPr>
        <w:t xml:space="preserve">! </w:t>
      </w:r>
      <w:r>
        <w:rPr>
          <w:rStyle w:val="2fb"/>
          <w:rFonts w:hint="cs"/>
          <w:rtl/>
        </w:rPr>
        <w:t xml:space="preserve">א</w:t>
      </w:r>
      <w:ins w:id="9248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486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סולמא דפרת </w:t>
      </w:r>
      <w:ins w:id="95627" w:author="מנוע מכני" w:date="2026-10-05T11:32:12Z">
        <w:r>
          <w:rPr>
            <w:rFonts w:hint="cs"/>
            <w:rtl/>
          </w:rPr>
          <w:t xml:space="preserve">הם</w:t>
        </w:r>
      </w:ins>
      <w:del w:id="95628" w:author="מנוע מכני" w:date="2026-10-05T11:32:12Z">
        <w:r>
          <w:rPr>
            <w:rFonts w:hint="cs"/>
            <w:rtl/>
          </w:rPr>
          <w:delText xml:space="preserve">נינהו</w:delText>
        </w:r>
      </w:del>
      <w:r>
        <w:rPr>
          <w:rFonts w:hint="cs"/>
          <w:rtl/>
        </w:rPr>
        <w:t xml:space="preserve"> </w:t>
      </w:r>
      <w:r w:rsidR="00655A62">
        <w:rPr>
          <w:rFonts w:hint="cs"/>
          <w:rtl/>
        </w:rPr>
        <w:t>[שעולין כסולם תחת פני הקרקע]</w:t>
      </w:r>
    </w:p>
    <w:p w14:paraId="60448D3D" w14:textId="77777777" w:rsidR="00D532A4" w:rsidRDefault="00D532A4" w:rsidP="00D532A4">
      <w:pPr>
        <w:pStyle w:val="afff0"/>
        <w:framePr w:wrap="around"/>
        <w:rPr>
          <w:rtl/>
        </w:rPr>
      </w:pPr>
      <w:r>
        <w:rPr>
          <w:rFonts w:hint="cs"/>
          <w:rtl/>
        </w:rPr>
        <w:t>נה:</w:t>
      </w:r>
    </w:p>
    <w:p>
      <w:pPr>
        <w:pStyle w:val="38"/>
        <w:rPr>
          <w:ins w:id="100658" w:author="מנוע מכני" w:date="2026-10-05T11:32:12Z"/>
        </w:rPr>
      </w:pPr>
      <w:r>
        <w:t xml:space="preserve">והך</w:t>
      </w:r>
    </w:p>
    <w:p w14:paraId="40EB4E3A" w14:textId="77777777" w:rsidR="00B874E6" w:rsidRDefault="00D532A4" w:rsidP="00D532A4">
      <w:pPr>
        <w:rPr>
          <w:rtl/>
        </w:rPr>
      </w:pPr>
      <w:del w:id="10065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ins w:id="90479" w:author="מנוע סמנטי" w:date="2026-10-05T11:39:44Z">
        <w:r>
          <w:rPr>
            <w:rStyle w:val="afffff0"/>
            <w:rtl/>
          </w:rPr>
          <w:t xml:space="preserve">וְהַנָּהָר הָרְבִיעִי הוּא פְרָת</w:t>
        </w:r>
      </w:ins>
      <w:del w:id="90480" w:author="מנוע סמנטי" w:date="2026-10-05T11:39:44Z">
        <w:r w:rsidR="00F40753">
          <w:rPr>
            <w:rtl/>
          </w:rPr>
          <w:delText xml:space="preserve">והנהר הרביעי הוא פרת</w:delText>
        </w:r>
      </w:del>
      <w:r>
        <w:rPr>
          <w:rFonts w:hint="cs"/>
          <w:rtl/>
        </w:rPr>
        <w:t xml:space="preserve">'- </w:t>
      </w:r>
      <w:r>
        <w:rPr>
          <w:rStyle w:val="2fb"/>
          <w:rFonts w:hint="cs"/>
          <w:rtl/>
        </w:rPr>
        <w:t xml:space="preserve">רנ</w:t>
      </w:r>
      <w:ins w:id="9248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488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[</w:t>
      </w:r>
      <w:r>
        <w:rPr>
          <w:rStyle w:val="2fb"/>
          <w:rFonts w:hint="cs"/>
          <w:rtl/>
        </w:rPr>
        <w:t xml:space="preserve">רא</w:t>
      </w:r>
      <w:ins w:id="9248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490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]</w:t>
      </w:r>
      <w:r w:rsidR="00F40753">
        <w:rPr>
          <w:rtl/>
        </w:rPr>
        <w:t xml:space="preserve">: הוא פרת - </w:t>
      </w:r>
      <w:ins w:id="98695" w:author="מנוע מכני" w:date="2026-10-05T11:32:12Z">
        <w:r>
          <w:rPr>
            <w:rtl/>
          </w:rPr>
          <w:t xml:space="preserve">דמתחילה</w:t>
        </w:r>
      </w:ins>
      <w:del w:id="98696" w:author="מנוע מכני" w:date="2026-10-05T11:32:12Z">
        <w:r w:rsidR="00F40753">
          <w:rPr>
            <w:rtl/>
          </w:rPr>
          <w:delText xml:space="preserve">דמעיקרא</w:delText>
        </w:r>
      </w:del>
      <w:r w:rsidR="0057284B">
        <w:rPr>
          <w:rtl/>
        </w:rPr>
        <w:t>.</w:t>
      </w:r>
    </w:p>
    <w:p>
      <w:pPr>
        <w:pStyle w:val="38"/>
        <w:rPr>
          <w:ins w:id="100660" w:author="מנוע מכני" w:date="2026-10-05T11:32:12Z"/>
        </w:rPr>
      </w:pPr>
      <w:r>
        <w:t xml:space="preserve">תניא</w:t>
      </w:r>
      <w:r>
        <w:t xml:space="preserve">, </w:t>
      </w:r>
      <w:ins w:id="92491" w:author="מנוע מכני" w:date="2026-10-05T11:32:12Z">
        <w:r>
          <w:t xml:space="preserve">ר"מ</w:t>
        </w:r>
      </w:ins>
      <w:del w:id="92492" w:author="מנוע מכני" w:date="2026-10-05T11:32:12Z">
        <w:r w:rsidR="00655A62">
          <w:delText xml:space="preserve">ר''מ</w:delText>
        </w:r>
      </w:del>
      <w:r>
        <w:t xml:space="preserve">:</w:t>
      </w:r>
    </w:p>
    <w:p w14:paraId="1E24E495" w14:textId="77777777" w:rsidR="00655A62" w:rsidRDefault="00F40753" w:rsidP="00655A62">
      <w:pPr>
        <w:rPr>
          <w:rtl/>
        </w:rPr>
      </w:pPr>
      <w:del w:id="1006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יובל שמו, שנאמר </w:t>
      </w:r>
      <w:r w:rsidR="00655A62">
        <w:rPr>
          <w:rFonts w:hint="cs"/>
          <w:rtl/>
        </w:rPr>
        <w:t>'</w:t>
      </w:r>
      <w:ins w:id="90481" w:author="מנוע סמנטי" w:date="2026-10-05T11:39:44Z">
        <w:r>
          <w:rPr>
            <w:rStyle w:val="afffff0"/>
            <w:rtl/>
          </w:rPr>
          <w:t xml:space="preserve">וְהָיָה כְּעֵץ שָׁתוּל עַל מַיִם וְעַל יוּבַל יְשַׁלַּח שָׁרָשָׁיו</w:t>
        </w:r>
      </w:ins>
      <w:del w:id="90482" w:author="מנוע סמנטי" w:date="2026-10-05T11:39:44Z">
        <w:r>
          <w:rPr>
            <w:rtl/>
          </w:rPr>
          <w:delText xml:space="preserve">והיה כעץ שתול על מים ועל יובל ישלח שרשיו</w:delText>
        </w:r>
      </w:del>
      <w:r w:rsidR="00655A62">
        <w:rPr>
          <w:rFonts w:hint="cs"/>
          <w:rtl/>
        </w:rPr>
        <w:t>'</w:t>
      </w:r>
      <w:r>
        <w:rPr>
          <w:rtl/>
        </w:rPr>
        <w:t xml:space="preserve">, </w:t>
      </w:r>
    </w:p>
    <w:p w14:paraId="0861F5FC" w14:textId="77777777" w:rsidR="00655A62" w:rsidRDefault="00F40753" w:rsidP="00655A62">
      <w:pPr>
        <w:rPr>
          <w:rtl/>
        </w:rPr>
      </w:pPr>
      <w:r>
        <w:rPr>
          <w:rtl/>
        </w:rPr>
        <w:t>ולמה נקרא שמו פרת - שמימיו פרים ורבים</w:t>
      </w:r>
      <w:r w:rsidR="0057284B">
        <w:rPr>
          <w:rtl/>
        </w:rPr>
        <w:t>.</w:t>
      </w:r>
      <w:r w:rsidR="00655A62">
        <w:rPr>
          <w:rFonts w:hint="cs"/>
          <w:rtl/>
        </w:rPr>
        <w:t xml:space="preserve"> </w:t>
      </w:r>
    </w:p>
    <w:p>
      <w:pPr>
        <w:pStyle w:val="38"/>
        <w:rPr>
          <w:ins w:id="100662" w:author="מנוע מכני" w:date="2026-10-05T11:32:12Z"/>
        </w:rPr>
      </w:pPr>
      <w:r>
        <w:t xml:space="preserve">מסייע </w:t>
      </w:r>
      <w:r w:rsidR="00655A62">
        <w:t>ל</w:t>
      </w:r>
      <w:r>
        <w:t xml:space="preserve">שמואל:</w:t>
      </w:r>
    </w:p>
    <w:p w14:paraId="31266D75" w14:textId="77777777" w:rsidR="00655A62" w:rsidRDefault="00F40753" w:rsidP="00655A62">
      <w:pPr>
        <w:rPr>
          <w:rtl/>
        </w:rPr>
      </w:pPr>
      <w:del w:id="100663" w:author="מנוע מכני" w:date="2026-10-05T11:32:12Z">
        <w:r>
          <w:rPr>
            <w:rtl/>
          </w:rPr>
          <w:delText xml:space="preserve"> </w:delText>
        </w:r>
      </w:del>
      <w:r w:rsidR="00655A62">
        <w:rPr>
          <w:rFonts w:hint="cs"/>
          <w:rtl/>
        </w:rPr>
        <w:t>ד</w:t>
      </w:r>
      <w:r>
        <w:rPr>
          <w:rtl/>
        </w:rPr>
        <w:t>נהרא מכיפיה מיבריך</w:t>
      </w:r>
      <w:ins w:id="97341" w:author="מנוע מכני" w:date="2026-10-05T11:32:12Z">
        <w:r>
          <w:rPr>
            <w:rtl/>
          </w:rPr>
          <w:t xml:space="preserve">,</w:t>
        </w:r>
      </w:ins>
      <w:del w:id="97342" w:author="מנוע מכני" w:date="2026-10-05T11:32:12Z">
        <w:r w:rsidR="000B5F7F">
          <w:rPr>
            <w:rtl/>
          </w:rPr>
          <w:delText xml:space="preserve">;</w:delText>
        </w:r>
      </w:del>
    </w:p>
    <w:p w14:paraId="2A420217" w14:textId="77777777" w:rsidR="00B874E6" w:rsidRDefault="00F40753" w:rsidP="00655A62">
      <w:pPr>
        <w:rPr>
          <w:rtl/>
        </w:rPr>
      </w:pPr>
      <w:r>
        <w:rPr>
          <w:rtl/>
        </w:rPr>
        <w:t xml:space="preserve">ופליגא </w:t>
      </w:r>
      <w:r>
        <w:rPr>
          <w:rStyle w:val="2fb"/>
          <w:rtl/>
        </w:rPr>
        <w:t xml:space="preserve">דרב</w:t>
      </w:r>
      <w:r w:rsidR="00655A62">
        <w:rPr>
          <w:rFonts w:hint="cs"/>
          <w:rtl/>
        </w:rPr>
        <w:t xml:space="preserve"> דכשמטר בארץ ישראל</w:t>
      </w:r>
      <w:r>
        <w:rPr>
          <w:rtl/>
        </w:rPr>
        <w:t xml:space="preserve">- </w:t>
      </w:r>
      <w:r w:rsidR="00655A62">
        <w:rPr>
          <w:rFonts w:hint="cs"/>
          <w:rtl/>
        </w:rPr>
        <w:t>יראו עדותו בפרת שגדל נהרו</w:t>
      </w:r>
      <w:r w:rsidR="0057284B">
        <w:rPr>
          <w:rtl/>
        </w:rPr>
        <w:t>.</w:t>
      </w:r>
    </w:p>
    <w:p w14:paraId="4156E500" w14:textId="77777777" w:rsidR="007416CA" w:rsidRPr="007416CA" w:rsidRDefault="00F40753" w:rsidP="007416CA">
      <w:pPr>
        <w:rPr>
          <w:b/>
          <w:bCs/>
          <w:rtl/>
        </w:rPr>
      </w:pPr>
      <w:r w:rsidRPr="007416CA">
        <w:rPr>
          <w:b/>
          <w:bCs/>
          <w:rtl/>
        </w:rPr>
        <w:t xml:space="preserve">אבוה </w:t>
      </w:r>
      <w:r w:rsidRPr="007416CA">
        <w:rPr>
          <w:rStyle w:val="2fb"/>
          <w:b/>
          <w:bCs/>
          <w:rtl/>
        </w:rPr>
        <w:t xml:space="preserve">דשמואל</w:t>
      </w:r>
      <w:r w:rsidRPr="007416CA">
        <w:rPr>
          <w:b/>
          <w:bCs/>
          <w:rtl/>
        </w:rPr>
        <w:t xml:space="preserve"> </w:t>
      </w:r>
      <w:r w:rsidR="007416CA">
        <w:rPr>
          <w:rFonts w:hint="cs"/>
          <w:b/>
          <w:bCs/>
          <w:rtl/>
        </w:rPr>
        <w:t>ע</w:t>
      </w:r>
      <w:r w:rsidR="00655A62" w:rsidRPr="007416CA">
        <w:rPr>
          <w:rFonts w:hint="cs"/>
          <w:b/>
          <w:bCs/>
          <w:rtl/>
        </w:rPr>
        <w:t xml:space="preserve">שה לבנותיו </w:t>
      </w:r>
      <w:r w:rsidRPr="007416CA">
        <w:rPr>
          <w:b/>
          <w:bCs/>
          <w:rtl/>
        </w:rPr>
        <w:t xml:space="preserve">מקוה בימי ניסן, </w:t>
      </w:r>
    </w:p>
    <w:p w14:paraId="3D9C1721" w14:textId="77777777" w:rsidR="00B874E6" w:rsidRDefault="007416CA" w:rsidP="007416CA">
      <w:pPr>
        <w:jc w:val="right"/>
        <w:rPr>
          <w:rtl/>
        </w:rPr>
      </w:pPr>
      <w:r>
        <w:rPr>
          <w:rtl/>
        </w:rPr>
        <w:tab/>
      </w:r>
      <w:r>
        <w:rPr>
          <w:rtl/>
        </w:rPr>
        <w:tab/>
      </w:r>
      <w:ins w:id="98061" w:author="מנוע מכני" w:date="2026-10-05T11:32:12Z">
        <w:r>
          <w:rPr>
            <w:rFonts w:hint="cs"/>
            <w:rtl/>
          </w:rPr>
          <w:t xml:space="preserve">דסבר</w:t>
        </w:r>
      </w:ins>
      <w:del w:id="98062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2493" w:author="מנוע מכני" w:date="2026-10-05T11:32:12Z"/>
      <w:del w:id="92494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כרב</w:t>
      </w:r>
      <w:r>
        <w:rPr>
          <w:rFonts w:hint="cs"/>
          <w:rtl/>
        </w:rPr>
        <w:t xml:space="preserve"> דסהדא </w:t>
      </w:r>
      <w:r>
        <w:rPr>
          <w:rStyle w:val="2fb"/>
          <w:rFonts w:hint="cs"/>
          <w:rtl/>
        </w:rPr>
        <w:t xml:space="preserve">רבא</w:t>
      </w:r>
      <w:r>
        <w:rPr>
          <w:rFonts w:hint="cs"/>
          <w:rtl/>
        </w:rPr>
        <w:t xml:space="preserve"> פרת ושמא ירבו</w:t>
      </w:r>
      <w:r>
        <w:rPr>
          <w:rtl/>
        </w:rPr>
        <w:t xml:space="preserve"> נוטפין על הזוחלין, וה</w:t>
      </w:r>
      <w:ins w:id="92495" w:author="מנוע מכני" w:date="2026-10-05T11:32:12Z">
        <w:r>
          <w:rPr>
            <w:rtl/>
          </w:rPr>
          <w:t xml:space="preserve">ו"ל</w:t>
        </w:r>
      </w:ins>
      <w:del w:id="92496" w:author="מנוע מכני" w:date="2026-10-05T11:32:12Z">
        <w:r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 מי גשמים </w:t>
      </w:r>
      <w:ins w:id="94265" w:author="מנוע מכני" w:date="2026-10-05T11:32:12Z">
        <w:r>
          <w:rPr>
            <w:rtl/>
          </w:rPr>
          <w:t xml:space="preserve">רוב</w:t>
        </w:r>
      </w:ins>
      <w:del w:id="94266" w:author="מנוע מכני" w:date="2026-10-05T11:32:12Z">
        <w:r w:rsidR="00F40753">
          <w:rPr>
            <w:rtl/>
          </w:rPr>
          <w:delText xml:space="preserve">רובא</w:delText>
        </w:r>
      </w:del>
      <w:r w:rsidR="0057284B">
        <w:rPr>
          <w:rtl/>
        </w:rPr>
        <w:t>.</w:t>
      </w:r>
    </w:p>
    <w:p>
      <w:pPr>
        <w:pStyle w:val="38"/>
        <w:rPr>
          <w:ins w:id="100664" w:author="מנוע מכני" w:date="2026-10-05T11:32:12Z"/>
        </w:rPr>
      </w:pPr>
      <w:r w:rsidRPr="007416CA">
        <w:t>ומפצי ביומי תשרי</w:t>
      </w:r>
      <w:r w:rsidR="007416CA" w:rsidRPr="007416CA">
        <w:t xml:space="preserve">-</w:t>
      </w:r>
      <w:ins w:id="97343" w:author="מנוע מכני" w:date="2026-10-05T11:32:12Z">
        <w:r>
          <w:t xml:space="preserve"> </w:t>
        </w:r>
      </w:ins>
      <w:del w:id="97344" w:author="מנוע מכני" w:date="2026-10-05T11:32:12Z">
        <w:r w:rsidR="007416CA" w:rsidRPr="007416CA">
          <w:delText xml:space="preserve"> </w:delText>
        </w:r>
        <w:r>
          <w:delText xml:space="preserve"> </w:delText>
        </w:r>
      </w:del>
      <w:r w:rsidR="007416CA">
        <w:t>כ</w:t>
      </w:r>
      <w:r>
        <w:t xml:space="preserve">שמואל:</w:t>
      </w:r>
    </w:p>
    <w:p w14:paraId="28301692" w14:textId="77777777" w:rsidR="00B874E6" w:rsidRDefault="00F40753" w:rsidP="007416CA">
      <w:pPr>
        <w:rPr>
          <w:rtl/>
        </w:rPr>
      </w:pPr>
      <w:del w:id="100665" w:author="מנוע מכני" w:date="2026-10-05T11:32:12Z">
        <w:r>
          <w:rPr>
            <w:rtl/>
          </w:rPr>
          <w:delText xml:space="preserve"> </w:delText>
        </w:r>
      </w:del>
      <w:r w:rsidR="007416CA">
        <w:rPr>
          <w:rFonts w:hint="cs"/>
          <w:rtl/>
        </w:rPr>
        <w:t>ד</w:t>
      </w:r>
      <w:r>
        <w:rPr>
          <w:rtl/>
        </w:rPr>
        <w:t>אין המים נטהרים בזוחלין אלא פרת ביומי תשרי</w:t>
      </w:r>
      <w:r w:rsidR="0057284B">
        <w:rPr>
          <w:rtl/>
        </w:rPr>
        <w:t>.</w:t>
      </w:r>
    </w:p>
    <w:p w14:paraId="57DEA0C0" w14:textId="77777777" w:rsidR="0057284B" w:rsidRDefault="0057284B" w:rsidP="0057284B">
      <w:pPr>
        <w:pStyle w:val="affffd"/>
        <w:jc w:val="center"/>
        <w:rPr>
          <w:rtl/>
        </w:rPr>
        <w:pPrChange w:id="9051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45" w:author="מנוע מכני" w:date="2026-10-05T11:32:12Z">
        <w:r>
          <w:rPr>
            <w:rtl/>
          </w:rPr>
          <w:t xml:space="preserve"> </w:t>
        </w:r>
      </w:ins>
      <w:del w:id="973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47" w:author="מנוע מכני" w:date="2026-10-05T11:32:12Z">
        <w:r>
          <w:rPr>
            <w:rtl/>
          </w:rPr>
          <w:t xml:space="preserve"> </w:t>
        </w:r>
      </w:ins>
      <w:del w:id="973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2C9CB0E" w14:textId="77777777" w:rsidR="00B874E6" w:rsidRDefault="00F40753" w:rsidP="007416C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27FA1BD" w14:textId="77777777" w:rsidR="00B874E6" w:rsidRDefault="00F40753" w:rsidP="007416CA">
      <w:pPr>
        <w:pStyle w:val="afff5"/>
        <w:rPr>
          <w:rtl/>
        </w:rPr>
      </w:pPr>
      <w:r>
        <w:rPr>
          <w:rtl/>
        </w:rPr>
        <w:t>הלוקח או שניתן לו במתנה - פטור ממעשר בהמה</w:t>
      </w:r>
      <w:r w:rsidR="0057284B">
        <w:rPr>
          <w:rtl/>
        </w:rPr>
        <w:t>.</w:t>
      </w:r>
    </w:p>
    <w:p w14:paraId="556CBEB4" w14:textId="77777777" w:rsidR="0057284B" w:rsidRDefault="0057284B" w:rsidP="0057284B">
      <w:pPr>
        <w:pStyle w:val="affffd"/>
        <w:jc w:val="center"/>
        <w:rPr>
          <w:rtl/>
        </w:rPr>
        <w:pPrChange w:id="9051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49" w:author="מנוע מכני" w:date="2026-10-05T11:32:12Z">
        <w:r>
          <w:rPr>
            <w:rtl/>
          </w:rPr>
          <w:t xml:space="preserve"> </w:t>
        </w:r>
      </w:ins>
      <w:del w:id="973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51" w:author="מנוע מכני" w:date="2026-10-05T11:32:12Z">
        <w:r>
          <w:rPr>
            <w:rtl/>
          </w:rPr>
          <w:t xml:space="preserve"> </w:t>
        </w:r>
      </w:ins>
      <w:del w:id="973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66" w:author="מנוע מכני" w:date="2026-10-05T11:32:12Z"/>
        </w:rPr>
      </w:pPr>
      <w:r>
        <w:t>מ</w:t>
      </w:r>
      <w:ins w:id="92497" w:author="מנוע מכני" w:date="2026-10-05T11:32:12Z">
        <w:r>
          <w:t xml:space="preserve">ה"מ</w:t>
        </w:r>
      </w:ins>
      <w:del w:id="92498" w:author="מנוע מכני" w:date="2026-10-05T11:32:12Z">
        <w:r w:rsidR="007416CA">
          <w:delText xml:space="preserve">ה''מ</w:delText>
        </w:r>
      </w:del>
      <w:r w:rsidR="007416CA">
        <w:t xml:space="preserve"> </w:t>
      </w:r>
      <w:r>
        <w:t>א</w:t>
      </w:r>
      <w:ins w:id="92499" w:author="מנוע מכני" w:date="2026-10-05T11:32:12Z">
        <w:r>
          <w:t xml:space="preserve">ר"כ</w:t>
        </w:r>
      </w:ins>
      <w:del w:id="92500" w:author="מנוע מכני" w:date="2026-10-05T11:32:12Z">
        <w:r w:rsidR="007416CA">
          <w:delText xml:space="preserve">ר''כ</w:delText>
        </w:r>
      </w:del>
      <w:r>
        <w:t xml:space="preserve">:</w:t>
      </w:r>
    </w:p>
    <w:p w14:paraId="47DCE093" w14:textId="77777777" w:rsidR="007416CA" w:rsidRDefault="00F40753" w:rsidP="008C4BB9">
      <w:pPr>
        <w:pStyle w:val="011"/>
        <w:rPr>
          <w:rtl/>
        </w:rPr>
      </w:pPr>
      <w:del w:id="1006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7416CA">
        <w:rPr>
          <w:rFonts w:hint="cs"/>
          <w:rtl/>
        </w:rPr>
        <w:t>'</w:t>
      </w:r>
      <w:ins w:id="90483" w:author="מנוע סמנטי" w:date="2026-10-05T11:39:44Z">
        <w:r>
          <w:rPr>
            <w:rStyle w:val="afffff0"/>
            <w:rtl/>
          </w:rPr>
          <w:t xml:space="preserve">בְּכוֹר בָּנֶיךָ תִּתֶּן לִי כֵּן תַּעֲשֶׂה לְשׁוֹרְךָ לְצֹאנֶךָ</w:t>
        </w:r>
      </w:ins>
      <w:del w:id="90484" w:author="מנוע סמנטי" w:date="2026-10-05T11:39:44Z">
        <w:r>
          <w:rPr>
            <w:rtl/>
          </w:rPr>
          <w:delText xml:space="preserve">בכור </w:delText>
        </w:r>
        <w:r w:rsidRPr="007416CA">
          <w:rPr>
            <w:bCs/>
            <w:rtl/>
          </w:rPr>
          <w:delText xml:space="preserve">בניך</w:delText>
        </w:r>
        <w:r>
          <w:rPr>
            <w:rtl/>
          </w:rPr>
          <w:delText xml:space="preserve"> תתן לי כן תעשה לשורך לצאנך</w:delText>
        </w:r>
      </w:del>
      <w:r w:rsidR="007416CA">
        <w:rPr>
          <w:rFonts w:hint="cs"/>
          <w:rtl/>
        </w:rPr>
        <w:t>'</w:t>
      </w:r>
      <w:r>
        <w:rPr>
          <w:rtl/>
        </w:rPr>
        <w:t>,</w:t>
      </w:r>
      <w:r w:rsidR="007416CA">
        <w:rPr>
          <w:rFonts w:hint="cs"/>
          <w:rtl/>
        </w:rPr>
        <w:t xml:space="preserve"> מה בניך אין בלקוח ומתנה אף צאנך ובקרך</w:t>
      </w:r>
      <w:ins w:id="97353" w:author="מנוע מכני" w:date="2026-10-05T11:32:12Z">
        <w:r>
          <w:rPr>
            <w:rFonts w:hint="cs"/>
            <w:rtl/>
          </w:rPr>
          <w:t xml:space="preserve"> </w:t>
        </w:r>
      </w:ins>
      <w:del w:id="97354" w:author="מנוע מכני" w:date="2026-10-05T11:32:12Z">
        <w:r w:rsidR="007416C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</w:p>
    <w:p w14:paraId="7FA0316E" w14:textId="77777777" w:rsidR="007416CA" w:rsidRDefault="007416CA" w:rsidP="007416CA">
      <w:pPr>
        <w:pStyle w:val="afff0"/>
        <w:framePr w:wrap="around"/>
        <w:rPr>
          <w:rtl/>
        </w:rPr>
      </w:pPr>
      <w:r>
        <w:rPr>
          <w:rFonts w:hint="cs"/>
          <w:rtl/>
        </w:rPr>
        <w:t>נו.</w:t>
      </w:r>
    </w:p>
    <w:p w14:paraId="3F95347C" w14:textId="77777777" w:rsidR="007416CA" w:rsidRDefault="007416CA" w:rsidP="007416CA">
      <w:pPr>
        <w:rPr>
          <w:rtl/>
        </w:rPr>
      </w:pPr>
      <w:r>
        <w:rPr>
          <w:rFonts w:hint="cs"/>
          <w:rtl/>
        </w:rPr>
        <w:t>'</w:t>
      </w:r>
      <w:ins w:id="90485" w:author="מנוע סמנטי" w:date="2026-10-05T11:39:44Z">
        <w:r>
          <w:rPr>
            <w:rStyle w:val="afffff0"/>
            <w:rtl/>
          </w:rPr>
          <w:t xml:space="preserve">כֵּן תַּעֲשֶׂה</w:t>
        </w:r>
      </w:ins>
      <w:del w:id="90486" w:author="מנוע סמנטי" w:date="2026-10-05T11:39:44Z">
        <w:r w:rsidR="00F40753">
          <w:rPr>
            <w:rtl/>
          </w:rPr>
          <w:delText xml:space="preserve">כן תעשה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אם אינו ענין לבכור </w:t>
      </w:r>
      <w:r>
        <w:rPr>
          <w:rtl/>
        </w:rPr>
        <w:t>–</w:t>
      </w:r>
      <w:r w:rsidR="00F40753">
        <w:rPr>
          <w:rtl/>
        </w:rPr>
        <w:t xml:space="preserve"> </w:t>
      </w:r>
      <w:r>
        <w:rPr>
          <w:rFonts w:hint="cs"/>
          <w:rtl/>
        </w:rPr>
        <w:t>שאינו</w:t>
      </w:r>
      <w:r w:rsidR="00F40753">
        <w:rPr>
          <w:rtl/>
        </w:rPr>
        <w:t xml:space="preserve"> בעשייה, דברחם קדוש, תנהו ענין למעשר בהמה</w:t>
      </w:r>
      <w:ins w:id="97355" w:author="מנוע מכני" w:date="2026-10-05T11:32:12Z">
        <w:r>
          <w:rPr>
            <w:rtl/>
          </w:rPr>
          <w:t xml:space="preserve">,</w:t>
        </w:r>
      </w:ins>
      <w:del w:id="97356" w:author="מנוע מכני" w:date="2026-10-05T11:32:12Z">
        <w:r w:rsidR="000B5F7F">
          <w:rPr>
            <w:rtl/>
          </w:rPr>
          <w:delText xml:space="preserve">;</w:delText>
        </w:r>
      </w:del>
    </w:p>
    <w:p w14:paraId="5A0B45B2" w14:textId="77777777" w:rsidR="007416CA" w:rsidRDefault="00F40753" w:rsidP="00373BAA">
      <w:pPr>
        <w:rPr>
          <w:rtl/>
        </w:rPr>
      </w:pPr>
      <w:r>
        <w:rPr>
          <w:rtl/>
        </w:rPr>
        <w:t>ו</w:t>
      </w:r>
      <w:r w:rsidR="007416CA">
        <w:rPr>
          <w:rFonts w:hint="cs"/>
          <w:rtl/>
        </w:rPr>
        <w:t xml:space="preserve">דווקא </w:t>
      </w:r>
      <w:r w:rsidR="007416CA">
        <w:rPr>
          <w:rtl/>
        </w:rPr>
        <w:t>דומיא דבנך</w:t>
      </w:r>
      <w:r w:rsidR="007416CA">
        <w:rPr>
          <w:rFonts w:hint="cs"/>
          <w:rtl/>
        </w:rPr>
        <w:t>[ולא חטאת ואשם]</w:t>
      </w:r>
      <w:r w:rsidR="007416CA">
        <w:rPr>
          <w:rtl/>
        </w:rPr>
        <w:t>,</w:t>
      </w:r>
      <w:r w:rsidR="007416CA">
        <w:rPr>
          <w:rFonts w:hint="cs"/>
          <w:rtl/>
        </w:rPr>
        <w:t>ד</w:t>
      </w:r>
      <w:r w:rsidR="007416CA">
        <w:rPr>
          <w:rtl/>
        </w:rPr>
        <w:t>מה בנך</w:t>
      </w:r>
      <w:r w:rsidR="007416CA">
        <w:rPr>
          <w:rFonts w:hint="cs"/>
          <w:rtl/>
        </w:rPr>
        <w:t xml:space="preserve"> </w:t>
      </w:r>
      <w:r>
        <w:rPr>
          <w:rtl/>
        </w:rPr>
        <w:t xml:space="preserve">שאינו בא על חטא, אף צאנך ושורך </w:t>
      </w:r>
    </w:p>
    <w:p w14:paraId="7D7DB6E5" w14:textId="77777777" w:rsidR="007416CA" w:rsidRDefault="00373BAA" w:rsidP="00373BAA">
      <w:pPr>
        <w:rPr>
          <w:rtl/>
        </w:rPr>
      </w:pPr>
      <w:r>
        <w:rPr>
          <w:rFonts w:hint="cs"/>
          <w:rtl/>
        </w:rPr>
        <w:t>ולא</w:t>
      </w:r>
      <w:r w:rsidR="00F40753">
        <w:rPr>
          <w:rtl/>
        </w:rPr>
        <w:t xml:space="preserve"> לעו</w:t>
      </w:r>
      <w:r>
        <w:rPr>
          <w:rtl/>
        </w:rPr>
        <w:t>לה ולשלמים</w:t>
      </w:r>
      <w:r>
        <w:rPr>
          <w:rFonts w:hint="cs"/>
          <w:rtl/>
        </w:rPr>
        <w:t>-</w:t>
      </w:r>
      <w:r w:rsidR="007416CA">
        <w:rPr>
          <w:rtl/>
        </w:rPr>
        <w:t xml:space="preserve"> דומיא דבנך, </w:t>
      </w:r>
      <w:r w:rsidR="00F40753">
        <w:rPr>
          <w:rtl/>
        </w:rPr>
        <w:t>שאינו בא בנדר ונדבה, אף צאנך ושורך</w:t>
      </w:r>
      <w:r w:rsidR="00D2436C">
        <w:rPr>
          <w:rFonts w:hint="cs"/>
          <w:rtl/>
        </w:rPr>
        <w:t>.</w:t>
      </w:r>
      <w:r w:rsidR="00F40753">
        <w:rPr>
          <w:rtl/>
        </w:rPr>
        <w:t xml:space="preserve"> </w:t>
      </w:r>
    </w:p>
    <w:p w14:paraId="5ADE6B59" w14:textId="77777777" w:rsidR="00B874E6" w:rsidRDefault="00373BAA" w:rsidP="00373BAA">
      <w:pPr>
        <w:rPr>
          <w:rtl/>
        </w:rPr>
      </w:pPr>
      <w:r>
        <w:rPr>
          <w:rFonts w:hint="cs"/>
          <w:rtl/>
        </w:rPr>
        <w:t xml:space="preserve">ולא </w:t>
      </w:r>
      <w:r w:rsidR="00F40753">
        <w:rPr>
          <w:rtl/>
        </w:rPr>
        <w:t>לעולת ראייה! דומיא דבנך</w:t>
      </w:r>
      <w:r w:rsidR="00D2436C">
        <w:rPr>
          <w:rFonts w:hint="cs"/>
          <w:rtl/>
        </w:rPr>
        <w:t xml:space="preserve"> </w:t>
      </w:r>
      <w:r w:rsidR="00F40753">
        <w:rPr>
          <w:rtl/>
        </w:rPr>
        <w:t>שא</w:t>
      </w:r>
      <w:r w:rsidR="00D2436C">
        <w:rPr>
          <w:rtl/>
        </w:rPr>
        <w:t>ין קבוע לו זמן, אף שורך וצאנך</w:t>
      </w:r>
      <w:r w:rsidR="0057284B">
        <w:rPr>
          <w:rtl/>
        </w:rPr>
        <w:t>.</w:t>
      </w:r>
    </w:p>
    <w:p w14:paraId="21C90E6D" w14:textId="77777777" w:rsidR="00373BAA" w:rsidRDefault="00D2436C" w:rsidP="00D2436C">
      <w:pPr>
        <w:rPr>
          <w:rtl/>
        </w:rPr>
      </w:pPr>
      <w:r>
        <w:rPr>
          <w:rFonts w:hint="cs"/>
          <w:rtl/>
        </w:rPr>
        <w:t xml:space="preserve">'</w:t>
      </w:r>
      <w:ins w:id="90487" w:author="מנוע סמנטי" w:date="2026-10-05T11:39:44Z">
        <w:r>
          <w:rPr>
            <w:rStyle w:val="afffff0"/>
            <w:rFonts w:hint="cs"/>
            <w:rtl/>
          </w:rPr>
          <w:t xml:space="preserve">תַּעֲשֶׂה</w:t>
        </w:r>
      </w:ins>
      <w:del w:id="90488" w:author="מנוע סמנטי" w:date="2026-10-05T11:39:44Z">
        <w:r>
          <w:rPr>
            <w:rFonts w:hint="cs"/>
            <w:rtl/>
          </w:rPr>
          <w:delText xml:space="preserve">תעשה</w:delText>
        </w:r>
      </w:del>
      <w:r>
        <w:rPr>
          <w:rFonts w:hint="cs"/>
          <w:rtl/>
        </w:rPr>
        <w:t xml:space="preserve">' בשעת עשייה מיעט הכתוב </w:t>
      </w:r>
    </w:p>
    <w:p w14:paraId="393B1DF3" w14:textId="77777777" w:rsidR="00D2436C" w:rsidRDefault="00D2436C" w:rsidP="00D2436C">
      <w:pPr>
        <w:rPr>
          <w:rtl/>
        </w:rPr>
      </w:pPr>
      <w:r>
        <w:rPr>
          <w:rFonts w:hint="cs"/>
          <w:rtl/>
        </w:rPr>
        <w:t xml:space="preserve">[ולרי'ו לקחת עשרה עוברין במעי אמן כולן נכנסין לדיר להתעשר] </w:t>
      </w:r>
    </w:p>
    <w:p w14:paraId="2BF8CF84" w14:textId="77777777" w:rsidR="00D2436C" w:rsidRDefault="00D2436C" w:rsidP="00D2436C">
      <w:pPr>
        <w:rPr>
          <w:del w:id="90670" w:author="מנוע עיצוב" w:date="2026-10-05T11:33:53Z"/>
          <w:b/>
          <w:bCs/>
          <w:rtl/>
        </w:rPr>
      </w:pPr>
    </w:p>
    <w:p>
      <w:pPr>
        <w:pStyle w:val="38"/>
        <w:rPr>
          <w:ins w:id="100668" w:author="מנוע מכני" w:date="2026-10-05T11:32:12Z"/>
        </w:rPr>
      </w:pPr>
      <w:r w:rsidRPr="007416CA">
        <w:t>גופא</w:t>
      </w:r>
      <w:r>
        <w:t xml:space="preserve"> א</w:t>
      </w:r>
      <w:ins w:id="92501" w:author="מנוע מכני" w:date="2026-10-05T11:32:12Z">
        <w:r>
          <w:t xml:space="preserve">ר"א</w:t>
        </w:r>
      </w:ins>
      <w:del w:id="92502" w:author="מנוע מכני" w:date="2026-10-05T11:32:12Z">
        <w:r w:rsidR="007416CA">
          <w:delText xml:space="preserve">ר''א</w:delText>
        </w:r>
      </w:del>
      <w:r w:rsidR="007416CA">
        <w:t xml:space="preserve"> מר</w:t>
      </w:r>
      <w:ins w:id="92503" w:author="מנוע מכני" w:date="2026-10-05T11:32:12Z">
        <w:r>
          <w:t xml:space="preserve">י"ו</w:t>
        </w:r>
      </w:ins>
      <w:del w:id="92504" w:author="מנוע מכני" w:date="2026-10-05T11:32:12Z">
        <w:r w:rsidR="007416CA">
          <w:delText xml:space="preserve">י''ו</w:delText>
        </w:r>
      </w:del>
      <w:r>
        <w:t xml:space="preserve">:</w:t>
      </w:r>
    </w:p>
    <w:p w14:paraId="033DC570" w14:textId="77777777" w:rsidR="007416CA" w:rsidRDefault="00F40753" w:rsidP="00D2436C">
      <w:pPr>
        <w:rPr>
          <w:rtl/>
        </w:rPr>
      </w:pPr>
      <w:del w:id="1006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לקח עשרה עוברים במעי אמן - כולן נכנסין לדיר להתעשר, </w:t>
      </w:r>
    </w:p>
    <w:p>
      <w:pPr>
        <w:pStyle w:val="38"/>
        <w:rPr>
          <w:ins w:id="100670" w:author="מנוע מכני" w:date="2026-10-05T11:32:12Z"/>
        </w:rPr>
      </w:pPr>
      <w:r>
        <w:t xml:space="preserve">והא אנן </w:t>
      </w:r>
      <w:r>
        <w:t xml:space="preserve">תנן</w:t>
      </w:r>
      <w:r>
        <w:t xml:space="preserve">:</w:t>
      </w:r>
    </w:p>
    <w:p w14:paraId="73CBFBED" w14:textId="77777777" w:rsidR="007416CA" w:rsidRDefault="00F40753" w:rsidP="007416CA">
      <w:pPr>
        <w:rPr>
          <w:rtl/>
        </w:rPr>
      </w:pPr>
      <w:del w:id="1006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או שניתן לו במתנה - פטור מן מעשר בהמה! </w:t>
      </w:r>
    </w:p>
    <w:p>
      <w:pPr>
        <w:pStyle w:val="38"/>
        <w:rPr>
          <w:ins w:id="100672" w:author="מנוע מכני" w:date="2026-10-05T11:32:12Z"/>
        </w:rPr>
      </w:pPr>
      <w:r>
        <w:t xml:space="preserve">א</w:t>
      </w:r>
      <w:ins w:id="92505" w:author="מנוע מכני" w:date="2026-10-05T11:32:12Z">
        <w:r>
          <w:t xml:space="preserve">ר"א</w:t>
        </w:r>
      </w:ins>
      <w:del w:id="92506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738CB3AD" w14:textId="77777777" w:rsidR="00B874E6" w:rsidRDefault="007416CA" w:rsidP="00D2436C">
      <w:pPr>
        <w:rPr>
          <w:rtl/>
        </w:rPr>
      </w:pPr>
      <w:del w:id="10067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ר</w:t>
      </w:r>
      <w:r w:rsidR="00D2436C">
        <w:rPr>
          <w:rFonts w:hint="cs"/>
          <w:rtl/>
        </w:rPr>
        <w:t xml:space="preserve">איתי הלילה </w:t>
      </w:r>
      <w:r w:rsidR="00D2436C">
        <w:rPr>
          <w:rStyle w:val="2fb"/>
          <w:rFonts w:hint="cs"/>
          <w:rtl/>
        </w:rPr>
        <w:t xml:space="preserve">לר</w:t>
      </w:r>
      <w:ins w:id="925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08" w:author="מנוע מכני" w:date="2026-10-05T11:32:12Z">
        <w:r w:rsidR="00D2436C">
          <w:rPr>
            <w:rFonts w:hint="cs"/>
            <w:rtl/>
          </w:rPr>
          <w:delText xml:space="preserve">י''ו</w:delText>
        </w:r>
      </w:del>
      <w:r w:rsidR="00D2436C">
        <w:rPr>
          <w:rFonts w:hint="cs"/>
          <w:rtl/>
        </w:rPr>
        <w:t xml:space="preserve"> בחלומי ויודעני שאומר דבר מעליא</w:t>
      </w:r>
      <w:r w:rsidR="00F40753">
        <w:rPr>
          <w:rtl/>
        </w:rPr>
        <w:t xml:space="preserve"> </w:t>
      </w:r>
      <w:r w:rsidR="00D2436C">
        <w:rPr>
          <w:rFonts w:hint="cs"/>
          <w:rtl/>
        </w:rPr>
        <w:t>'</w:t>
      </w:r>
      <w:ins w:id="90489" w:author="מנוע סמנטי" w:date="2026-10-05T11:39:44Z">
        <w:r>
          <w:rPr>
            <w:rStyle w:val="afffff0"/>
            <w:rtl/>
          </w:rPr>
          <w:t xml:space="preserve">תַּעֲשֶׂה</w:t>
        </w:r>
      </w:ins>
      <w:del w:id="90490" w:author="מנוע סמנטי" w:date="2026-10-05T11:39:44Z">
        <w:r w:rsidR="00F40753">
          <w:rPr>
            <w:rtl/>
          </w:rPr>
          <w:delText xml:space="preserve">תעשה</w:delText>
        </w:r>
      </w:del>
      <w:r w:rsidR="00D2436C">
        <w:rPr>
          <w:rFonts w:hint="cs"/>
          <w:rtl/>
        </w:rPr>
        <w:t>'</w:t>
      </w:r>
      <w:r w:rsidR="00F40753">
        <w:rPr>
          <w:rtl/>
        </w:rPr>
        <w:t xml:space="preserve"> - בשעת עשייה מיעט הכתוב</w:t>
      </w:r>
      <w:r w:rsidR="0057284B">
        <w:rPr>
          <w:rtl/>
        </w:rPr>
        <w:t>.</w:t>
      </w:r>
    </w:p>
    <w:p>
      <w:pPr>
        <w:pStyle w:val="38"/>
        <w:rPr>
          <w:ins w:id="100674" w:author="מנוע מכני" w:date="2026-10-05T11:32:12Z"/>
        </w:rPr>
      </w:pPr>
      <w:r>
        <w:t>איתיביה ר</w:t>
      </w:r>
      <w:r w:rsidR="00D2436C">
        <w:t xml:space="preserve">ש</w:t>
      </w:r>
      <w:ins w:id="92509" w:author="מנוע מכני" w:date="2026-10-05T11:32:12Z">
        <w:r>
          <w:t xml:space="preserve">ב"א</w:t>
        </w:r>
      </w:ins>
      <w:del w:id="92510" w:author="מנוע מכני" w:date="2026-10-05T11:32:12Z">
        <w:r w:rsidR="00D2436C">
          <w:delText xml:space="preserve">ב''א</w:delText>
        </w:r>
      </w:del>
      <w:r w:rsidR="00D2436C">
        <w:t xml:space="preserve"> ל</w:t>
      </w:r>
      <w:ins w:id="92511" w:author="מנוע מכני" w:date="2026-10-05T11:32:12Z">
        <w:r>
          <w:t xml:space="preserve">ר"א</w:t>
        </w:r>
      </w:ins>
      <w:del w:id="92512" w:author="מנוע מכני" w:date="2026-10-05T11:32:12Z">
        <w:r w:rsidR="00D2436C">
          <w:delText xml:space="preserve">ר''א</w:delText>
        </w:r>
      </w:del>
      <w:r>
        <w:t xml:space="preserve">:</w:t>
      </w:r>
    </w:p>
    <w:p w14:paraId="77D5D913" w14:textId="77777777" w:rsidR="00D2436C" w:rsidRDefault="00F40753" w:rsidP="00D2436C">
      <w:pPr>
        <w:rPr>
          <w:rtl/>
        </w:rPr>
      </w:pPr>
      <w:del w:id="1006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הלקוח חל על מחוסר זמן! </w:t>
      </w:r>
    </w:p>
    <w:p>
      <w:pPr>
        <w:pStyle w:val="38"/>
        <w:rPr>
          <w:ins w:id="100676" w:author="מנוע מכני" w:date="2026-10-05T11:32:12Z"/>
        </w:rPr>
      </w:pPr>
      <w:ins w:id="92513" w:author="מנוע מכני" w:date="2026-10-05T11:32:12Z">
        <w:r>
          <w:t xml:space="preserve">א"ל</w:t>
        </w:r>
      </w:ins>
      <w:del w:id="92514" w:author="מנוע מכני" w:date="2026-10-05T11:32:12Z">
        <w:r>
          <w:delText xml:space="preserve">א''ל</w:delText>
        </w:r>
      </w:del>
      <w:r w:rsidR="00F40753">
        <w:t xml:space="preserve">:</w:t>
      </w:r>
    </w:p>
    <w:p w14:paraId="61F59706" w14:textId="77777777" w:rsidR="00B874E6" w:rsidRDefault="00D2436C" w:rsidP="00373BAA">
      <w:pPr>
        <w:rPr>
          <w:rtl/>
        </w:rPr>
      </w:pPr>
      <w:del w:id="10067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זו אינה משנה, וא</w:t>
      </w:r>
      <w:ins w:id="92515" w:author="מנוע מכני" w:date="2026-10-05T11:32:12Z">
        <w:r>
          <w:rPr>
            <w:rFonts w:hint="cs"/>
            <w:rtl/>
          </w:rPr>
          <w:t xml:space="preserve">ת"ל</w:t>
        </w:r>
      </w:ins>
      <w:del w:id="92516" w:author="מנוע מכני" w:date="2026-10-05T11:32:12Z">
        <w:r>
          <w:rPr>
            <w:rFonts w:hint="cs"/>
            <w:rtl/>
          </w:rPr>
          <w:delText xml:space="preserve">ת''ל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משנה </w:t>
      </w:r>
      <w:r w:rsidR="00F40753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ש</w:t>
      </w:r>
      <w:ins w:id="9251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518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</w:t>
      </w:r>
      <w:ins w:id="9251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52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</w:t>
      </w:r>
      <w:r w:rsidR="00F40753">
        <w:rPr>
          <w:rtl/>
        </w:rPr>
        <w:t xml:space="preserve">: </w:t>
      </w:r>
      <w:r>
        <w:rPr>
          <w:rFonts w:hint="cs"/>
          <w:rtl/>
        </w:rPr>
        <w:t>ד</w:t>
      </w:r>
      <w:r w:rsidR="00F40753">
        <w:rPr>
          <w:rtl/>
        </w:rPr>
        <w:t>מחוסר זמן נכ</w:t>
      </w:r>
      <w:r w:rsidR="00373BAA">
        <w:rPr>
          <w:rtl/>
        </w:rPr>
        <w:t>נס לדיר להתעשר, והרי הוא כבכור</w:t>
      </w:r>
      <w:r w:rsidR="00373BAA">
        <w:rPr>
          <w:rFonts w:hint="cs"/>
          <w:rtl/>
        </w:rPr>
        <w:t xml:space="preserve"> ד</w:t>
      </w:r>
      <w:r w:rsidR="00F40753">
        <w:rPr>
          <w:rtl/>
        </w:rPr>
        <w:t xml:space="preserve">קדוש לפני זמנו וקרב לאחר זמנו, אף מחוסר זמן </w:t>
      </w:r>
    </w:p>
    <w:p>
      <w:pPr>
        <w:pStyle w:val="38"/>
        <w:rPr>
          <w:ins w:id="100678" w:author="מנוע מכני" w:date="2026-10-05T11:32:12Z"/>
        </w:rPr>
      </w:pPr>
      <w:r>
        <w:t>והך ד</w:t>
      </w:r>
      <w:r w:rsidR="00F40753">
        <w:t xml:space="preserve">תני תנא </w:t>
      </w:r>
      <w:ins w:id="95629" w:author="מנוע מכני" w:date="2026-10-05T11:32:12Z">
        <w:r>
          <w:t xml:space="preserve">לפניו</w:t>
        </w:r>
      </w:ins>
      <w:del w:id="95630" w:author="מנוע מכני" w:date="2026-10-05T11:32:12Z">
        <w:r w:rsidR="00F40753">
          <w:delText xml:space="preserve">קמיה</w:delText>
        </w:r>
      </w:del>
      <w:r w:rsidR="00F40753">
        <w:t xml:space="preserve"> דרב:</w:t>
      </w:r>
    </w:p>
    <w:p w14:paraId="25AFBB64" w14:textId="77777777" w:rsidR="00D2436C" w:rsidRDefault="00D83FE8" w:rsidP="00F40753">
      <w:pPr>
        <w:rPr>
          <w:rtl/>
        </w:rPr>
      </w:pPr>
      <w:del w:id="10067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איזהו אתנן שנכנס לדיר להתעשר - כל שנתנו לה וחזר ולקחו הימנה </w:t>
      </w:r>
    </w:p>
    <w:p w14:paraId="61B4A89E" w14:textId="77777777" w:rsidR="00373BAA" w:rsidRDefault="00F40753" w:rsidP="00D83FE8">
      <w:pPr>
        <w:rPr>
          <w:rtl/>
        </w:rPr>
      </w:pPr>
      <w:r>
        <w:rPr>
          <w:rtl/>
        </w:rPr>
        <w:t xml:space="preserve">והא איפסיל </w:t>
      </w:r>
      <w:ins w:id="95631" w:author="מנוע מכני" w:date="2026-10-05T11:32:12Z">
        <w:r>
          <w:rPr>
            <w:rtl/>
          </w:rPr>
          <w:t xml:space="preserve">לו</w:t>
        </w:r>
      </w:ins>
      <w:del w:id="956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בלוקח! </w:t>
      </w:r>
    </w:p>
    <w:p>
      <w:pPr>
        <w:pStyle w:val="38"/>
        <w:rPr>
          <w:ins w:id="100680" w:author="מנוע מכני" w:date="2026-10-05T11:32:12Z"/>
        </w:rPr>
      </w:pPr>
      <w:r>
        <w:lastRenderedPageBreak/>
        <w:t>אישתמיטתיה הא דא</w:t>
      </w:r>
      <w:ins w:id="92521" w:author="מנוע מכני" w:date="2026-10-05T11:32:12Z">
        <w:r>
          <w:t xml:space="preserve">ר"א</w:t>
        </w:r>
      </w:ins>
      <w:del w:id="92522" w:author="מנוע מכני" w:date="2026-10-05T11:32:12Z">
        <w:r w:rsidR="00D2436C">
          <w:delText xml:space="preserve">ר''א</w:delText>
        </w:r>
      </w:del>
      <w:r w:rsidR="00D2436C">
        <w:t xml:space="preserve"> מר</w:t>
      </w:r>
      <w:ins w:id="92523" w:author="מנוע מכני" w:date="2026-10-05T11:32:12Z">
        <w:r>
          <w:t xml:space="preserve">י"ו</w:t>
        </w:r>
      </w:ins>
      <w:del w:id="92524" w:author="מנוע מכני" w:date="2026-10-05T11:32:12Z">
        <w:r w:rsidR="00D2436C">
          <w:delText xml:space="preserve">י''ו</w:delText>
        </w:r>
      </w:del>
      <w:r>
        <w:t xml:space="preserve">:</w:t>
      </w:r>
    </w:p>
    <w:p w14:paraId="6AB5A590" w14:textId="77777777" w:rsidR="00B874E6" w:rsidRDefault="00F40753" w:rsidP="00D83FE8">
      <w:pPr>
        <w:rPr>
          <w:rtl/>
        </w:rPr>
      </w:pPr>
      <w:del w:id="1006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לקח עשרה עוברין במעי אמן - כולם נכנסין לדיר להתעשר</w:t>
      </w:r>
      <w:r w:rsidR="0057284B">
        <w:rPr>
          <w:rtl/>
        </w:rPr>
        <w:t>.</w:t>
      </w:r>
    </w:p>
    <w:p w14:paraId="559D824B" w14:textId="77777777" w:rsidR="00D83FE8" w:rsidRDefault="00D83FE8" w:rsidP="00D83FE8">
      <w:pPr>
        <w:pStyle w:val="afff0"/>
        <w:framePr w:wrap="around"/>
        <w:rPr>
          <w:rtl/>
        </w:rPr>
      </w:pPr>
      <w:r>
        <w:rPr>
          <w:rFonts w:hint="cs"/>
          <w:rtl/>
        </w:rPr>
        <w:t>נו:</w:t>
      </w:r>
    </w:p>
    <w:p w14:paraId="169C5030" w14:textId="77777777" w:rsidR="00D83FE8" w:rsidRDefault="00D83FE8" w:rsidP="00D83FE8">
      <w:pPr>
        <w:rPr>
          <w:rtl/>
        </w:rPr>
      </w:pPr>
      <w:r>
        <w:rPr>
          <w:rFonts w:hint="cs"/>
          <w:rtl/>
        </w:rPr>
        <w:t xml:space="preserve">ומיירי </w:t>
      </w:r>
      <w:r w:rsidR="004B7003">
        <w:rPr>
          <w:rtl/>
        </w:rPr>
        <w:t>בזונ</w:t>
      </w:r>
      <w:r w:rsidR="004B7003">
        <w:rPr>
          <w:rFonts w:hint="cs"/>
          <w:rtl/>
        </w:rPr>
        <w:t>ה</w:t>
      </w:r>
      <w:r w:rsidR="00F40753">
        <w:rPr>
          <w:rtl/>
        </w:rPr>
        <w:t xml:space="preserve"> כותית</w:t>
      </w:r>
      <w:ins w:id="97357" w:author="מנוע מכני" w:date="2026-10-05T11:32:12Z">
        <w:r>
          <w:rPr>
            <w:rtl/>
          </w:rPr>
          <w:t xml:space="preserve">,</w:t>
        </w:r>
      </w:ins>
      <w:del w:id="9735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[ולא בישראלית דק</w:t>
      </w:r>
      <w:ins w:id="92525" w:author="מנוע מכני" w:date="2026-10-05T11:32:12Z">
        <w:r>
          <w:rPr>
            <w:rFonts w:hint="cs"/>
            <w:rtl/>
          </w:rPr>
          <w:t xml:space="preserve">מ"ל</w:t>
        </w:r>
      </w:ins>
      <w:del w:id="92526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הוי אתנן]</w:t>
      </w:r>
    </w:p>
    <w:p>
      <w:pPr>
        <w:pStyle w:val="38"/>
        <w:rPr>
          <w:ins w:id="100682" w:author="מנוע מכני" w:date="2026-10-05T11:32:12Z"/>
        </w:rPr>
      </w:pPr>
      <w:r>
        <w:t>כדאביי</w:t>
      </w:r>
      <w:r w:rsidR="00D83FE8">
        <w:t>:</w:t>
      </w:r>
    </w:p>
    <w:p w14:paraId="05BD0C38" w14:textId="77777777" w:rsidR="00B874E6" w:rsidRDefault="00F40753" w:rsidP="00D83FE8">
      <w:pPr>
        <w:rPr>
          <w:rtl/>
        </w:rPr>
      </w:pPr>
      <w:del w:id="1006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</w:t>
      </w:r>
      <w:r w:rsidRPr="00D83FE8">
        <w:rPr>
          <w:b/>
          <w:bCs/>
          <w:rtl/>
        </w:rPr>
        <w:t>ונה ישראלית</w:t>
      </w:r>
      <w:r w:rsidR="00D83FE8">
        <w:rPr>
          <w:rFonts w:hint="cs"/>
          <w:b/>
          <w:bCs/>
          <w:rtl/>
        </w:rPr>
        <w:t>:</w:t>
      </w:r>
      <w:r>
        <w:rPr>
          <w:rtl/>
        </w:rPr>
        <w:t xml:space="preserve"> אתננה מותר, וכהן הבא </w:t>
      </w:r>
      <w:ins w:id="95633" w:author="מנוע מכני" w:date="2026-10-05T11:32:12Z">
        <w:r>
          <w:rPr>
            <w:rtl/>
          </w:rPr>
          <w:t xml:space="preserve">עליו</w:t>
        </w:r>
      </w:ins>
      <w:del w:id="95634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לוקה משום </w:t>
      </w:r>
      <w:r>
        <w:rPr>
          <w:rtl/>
        </w:rPr>
        <w:t xml:space="preserve">לא</w:t>
      </w:r>
      <w:r>
        <w:rPr>
          <w:rtl/>
        </w:rPr>
        <w:t xml:space="preserve"> יחלל זרעו</w:t>
      </w:r>
      <w:r w:rsidR="0057284B">
        <w:rPr>
          <w:rtl/>
        </w:rPr>
        <w:t>.</w:t>
      </w:r>
    </w:p>
    <w:p w14:paraId="408A7E76" w14:textId="77777777" w:rsidR="00B874E6" w:rsidRDefault="00D83FE8" w:rsidP="00D83FE8">
      <w:pPr>
        <w:rPr>
          <w:rtl/>
        </w:rPr>
      </w:pPr>
      <w:r>
        <w:rPr>
          <w:b/>
          <w:bCs/>
          <w:rtl/>
        </w:rPr>
        <w:tab/>
      </w:r>
      <w:del w:id="92740" w:author="מנוע מכני" w:date="2026-10-05T11:32:12Z">
        <w:r>
          <w:rPr>
            <w:rFonts w:hint="cs"/>
            <w:b/>
            <w:bCs/>
            <w:rtl/>
          </w:rPr>
          <w:delText xml:space="preserve"> </w:delText>
        </w:r>
      </w:del>
      <w:r w:rsidR="00F40753" w:rsidRPr="00D83FE8">
        <w:rPr>
          <w:b/>
          <w:bCs/>
          <w:rtl/>
        </w:rPr>
        <w:t>זונה כותית</w:t>
      </w:r>
      <w:r>
        <w:rPr>
          <w:rFonts w:hint="cs"/>
          <w:rtl/>
        </w:rPr>
        <w:t>:</w:t>
      </w:r>
      <w:r>
        <w:rPr>
          <w:rtl/>
        </w:rPr>
        <w:t xml:space="preserve"> אתננה אסור </w:t>
      </w:r>
      <w:r>
        <w:rPr>
          <w:rFonts w:hint="cs"/>
          <w:rtl/>
        </w:rPr>
        <w:t>ד</w:t>
      </w:r>
      <w:r w:rsidR="00F40753">
        <w:rPr>
          <w:rtl/>
        </w:rPr>
        <w:t xml:space="preserve">גמר </w:t>
      </w:r>
      <w:r>
        <w:rPr>
          <w:rFonts w:hint="cs"/>
          <w:rtl/>
        </w:rPr>
        <w:t>'</w:t>
      </w:r>
      <w:r w:rsidR="00F40753">
        <w:rPr>
          <w:rtl/>
        </w:rPr>
        <w:t>תועבה תועבה</w:t>
      </w:r>
      <w:r>
        <w:rPr>
          <w:rFonts w:hint="cs"/>
          <w:rtl/>
        </w:rPr>
        <w:t>'</w:t>
      </w:r>
      <w:r w:rsidR="00F40753">
        <w:rPr>
          <w:rtl/>
        </w:rPr>
        <w:t xml:space="preserve"> מעריות דלא תפסי בה קדושי</w:t>
      </w:r>
      <w:r w:rsidR="0057284B">
        <w:rPr>
          <w:rtl/>
        </w:rPr>
        <w:t>.</w:t>
      </w:r>
    </w:p>
    <w:p w14:paraId="1C223E99" w14:textId="77777777" w:rsidR="00B874E6" w:rsidRDefault="00D83FE8" w:rsidP="00D83FE8">
      <w:pPr>
        <w:rPr>
          <w:rtl/>
        </w:rPr>
      </w:pPr>
      <w:r>
        <w:rPr>
          <w:rtl/>
        </w:rPr>
        <w:tab/>
      </w:r>
      <w:del w:id="9274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וכהן הבא </w:t>
      </w:r>
      <w:ins w:id="95635" w:author="מנוע מכני" w:date="2026-10-05T11:32:12Z">
        <w:r>
          <w:rPr>
            <w:rtl/>
          </w:rPr>
          <w:t xml:space="preserve">עליו</w:t>
        </w:r>
      </w:ins>
      <w:del w:id="95636" w:author="מנוע מכני" w:date="2026-10-05T11:32:12Z">
        <w:r w:rsidR="00F40753">
          <w:rPr>
            <w:rtl/>
          </w:rPr>
          <w:delText xml:space="preserve">עליה</w:delText>
        </w:r>
      </w:del>
      <w:r w:rsidR="00F40753">
        <w:rPr>
          <w:rtl/>
        </w:rPr>
        <w:t xml:space="preserve"> אינו לוקה משום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יחלל זרעו</w:t>
      </w:r>
      <w:r>
        <w:rPr>
          <w:rFonts w:hint="cs"/>
          <w:rtl/>
        </w:rPr>
        <w:t xml:space="preserve"> </w:t>
      </w:r>
      <w:ins w:id="95637" w:author="מנוע מכני" w:date="2026-10-05T11:32:12Z">
        <w:r>
          <w:rPr>
            <w:rFonts w:hint="cs"/>
            <w:rtl/>
          </w:rPr>
          <w:t xml:space="preserve">דזה</w:t>
        </w:r>
      </w:ins>
      <w:del w:id="9563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האי</w:delText>
        </w:r>
      </w:del>
      <w:r w:rsidR="00F40753">
        <w:rPr>
          <w:rtl/>
        </w:rPr>
        <w:t xml:space="preserve"> </w:t>
      </w:r>
      <w:ins w:id="94267" w:author="מנוע מכני" w:date="2026-10-05T11:32:12Z">
        <w:r>
          <w:rPr>
            <w:rtl/>
          </w:rPr>
          <w:t xml:space="preserve">לא</w:t>
        </w:r>
      </w:ins>
      <w:del w:id="94268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זרעיה הוא</w:t>
      </w:r>
      <w:r w:rsidR="0057284B">
        <w:rPr>
          <w:rtl/>
        </w:rPr>
        <w:t>.</w:t>
      </w:r>
    </w:p>
    <w:p w14:paraId="68C8433B" w14:textId="77777777" w:rsidR="0057284B" w:rsidRDefault="0057284B" w:rsidP="0057284B">
      <w:pPr>
        <w:pStyle w:val="affffd"/>
        <w:jc w:val="center"/>
        <w:rPr>
          <w:rtl/>
        </w:rPr>
        <w:pPrChange w:id="9051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59" w:author="מנוע מכני" w:date="2026-10-05T11:32:12Z">
        <w:r>
          <w:rPr>
            <w:rtl/>
          </w:rPr>
          <w:t xml:space="preserve"> </w:t>
        </w:r>
      </w:ins>
      <w:del w:id="973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61" w:author="מנוע מכני" w:date="2026-10-05T11:32:12Z">
        <w:r>
          <w:rPr>
            <w:rtl/>
          </w:rPr>
          <w:t xml:space="preserve"> </w:t>
        </w:r>
      </w:ins>
      <w:del w:id="973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5C80B7E" w14:textId="77777777" w:rsidR="00B874E6" w:rsidRDefault="00F40753" w:rsidP="004B700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66DD18A" w14:textId="77777777" w:rsidR="00D83FE8" w:rsidRDefault="00F40753" w:rsidP="004B7003">
      <w:pPr>
        <w:pStyle w:val="afff5"/>
        <w:rPr>
          <w:rtl/>
        </w:rPr>
      </w:pPr>
      <w:r>
        <w:rPr>
          <w:rtl/>
        </w:rPr>
        <w:t xml:space="preserve">האחין והשותפין שחייבין בקלבון - פטורין ממעשר בהמה, </w:t>
      </w:r>
    </w:p>
    <w:p w14:paraId="7E0C8321" w14:textId="77777777" w:rsidR="00B874E6" w:rsidRDefault="00D83FE8" w:rsidP="004B7003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חייבין במעשר בהמה - פטורין מן הקלבון</w:t>
      </w:r>
      <w:r w:rsidR="0057284B">
        <w:rPr>
          <w:rtl/>
        </w:rPr>
        <w:t>.</w:t>
      </w:r>
    </w:p>
    <w:p w14:paraId="410F8DB0" w14:textId="77777777" w:rsidR="00B874E6" w:rsidRDefault="00D83FE8" w:rsidP="004B7003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קנו מתפיסת הבית - חייבין, ואם לאו - פטורין</w:t>
      </w:r>
      <w:r w:rsidR="0057284B">
        <w:rPr>
          <w:rtl/>
        </w:rPr>
        <w:t>.</w:t>
      </w:r>
    </w:p>
    <w:p w14:paraId="0CBB66CB" w14:textId="77777777" w:rsidR="00D83FE8" w:rsidRDefault="00F40753" w:rsidP="004B7003">
      <w:pPr>
        <w:pStyle w:val="afff5"/>
        <w:rPr>
          <w:rtl/>
        </w:rPr>
      </w:pPr>
      <w:r>
        <w:rPr>
          <w:rtl/>
        </w:rPr>
        <w:t xml:space="preserve">חלקו חזרו ונשתתפו - חייבין בקלבון ופטורין ממעשר בהמה: </w:t>
      </w:r>
    </w:p>
    <w:p w14:paraId="0C6322A9" w14:textId="77777777" w:rsidR="0057284B" w:rsidRDefault="0057284B" w:rsidP="0057284B">
      <w:pPr>
        <w:pStyle w:val="affffd"/>
        <w:jc w:val="center"/>
        <w:rPr>
          <w:rtl/>
        </w:rPr>
        <w:pPrChange w:id="9051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63" w:author="מנוע מכני" w:date="2026-10-05T11:32:12Z">
        <w:r>
          <w:rPr>
            <w:rtl/>
          </w:rPr>
          <w:t xml:space="preserve"> </w:t>
        </w:r>
      </w:ins>
      <w:del w:id="973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65" w:author="מנוע מכני" w:date="2026-10-05T11:32:12Z">
        <w:r>
          <w:rPr>
            <w:rtl/>
          </w:rPr>
          <w:t xml:space="preserve"> </w:t>
        </w:r>
      </w:ins>
      <w:del w:id="973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84" w:author="מנוע מכני" w:date="2026-10-05T11:32:12Z"/>
        </w:rPr>
      </w:pPr>
      <w:r>
        <w:t xml:space="preserve">ת"ר:</w:t>
      </w:r>
    </w:p>
    <w:p w14:paraId="5235679D" w14:textId="77777777" w:rsidR="00B874E6" w:rsidRDefault="00F40753" w:rsidP="00F40753">
      <w:pPr>
        <w:rPr>
          <w:rtl/>
        </w:rPr>
      </w:pPr>
      <w:del w:id="1006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יהיה לך - ולא של שותפות, יכול </w:t>
      </w:r>
      <w:ins w:id="92979" w:author="מנוע מכני" w:date="2026-10-05T11:32:12Z">
        <w:r>
          <w:rPr>
            <w:rtl/>
          </w:rPr>
          <w:t xml:space="preserve">אפי'</w:t>
        </w:r>
      </w:ins>
      <w:del w:id="92980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קנו בתפיסת הבית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6D2FA2">
        <w:rPr>
          <w:rFonts w:hint="cs"/>
          <w:rtl/>
        </w:rPr>
        <w:t>'</w:t>
      </w:r>
      <w:r>
        <w:rPr>
          <w:rtl/>
        </w:rPr>
        <w:t>יהיה</w:t>
      </w:r>
      <w:r w:rsidR="006D2FA2">
        <w:rPr>
          <w:rFonts w:hint="cs"/>
          <w:rtl/>
        </w:rPr>
        <w:t>'</w:t>
      </w:r>
      <w:r w:rsidR="0057284B">
        <w:rPr>
          <w:rtl/>
        </w:rPr>
        <w:t>.</w:t>
      </w:r>
    </w:p>
    <w:p w14:paraId="65D4D10B" w14:textId="77777777" w:rsidR="00B874E6" w:rsidRDefault="00F40753" w:rsidP="006D2FA2">
      <w:pPr>
        <w:rPr>
          <w:rtl/>
        </w:rPr>
      </w:pPr>
      <w:r>
        <w:rPr>
          <w:rtl/>
        </w:rPr>
        <w:t>אם אינו ענין לבכור</w:t>
      </w:r>
      <w:r w:rsidR="006D2FA2">
        <w:rPr>
          <w:rFonts w:hint="cs"/>
          <w:rtl/>
        </w:rPr>
        <w:t xml:space="preserve"> </w:t>
      </w:r>
      <w:ins w:id="98063" w:author="מנוע מכני" w:date="2026-10-05T11:32:12Z">
        <w:r>
          <w:rPr>
            <w:rFonts w:hint="cs"/>
            <w:rtl/>
          </w:rPr>
          <w:t xml:space="preserve">דישנו</w:t>
        </w:r>
      </w:ins>
      <w:del w:id="98064" w:author="מנוע מכני" w:date="2026-10-05T11:32:12Z">
        <w:r w:rsidR="006D2FA2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איתיה</w:delText>
        </w:r>
      </w:del>
      <w:r>
        <w:rPr>
          <w:rtl/>
        </w:rPr>
        <w:t xml:space="preserve"> בשותפות ד</w:t>
      </w:r>
      <w:r w:rsidR="006D2FA2">
        <w:rPr>
          <w:rFonts w:hint="cs"/>
          <w:rtl/>
        </w:rPr>
        <w:t>'</w:t>
      </w:r>
      <w:ins w:id="90491" w:author="מנוע סמנטי" w:date="2026-10-05T11:39:44Z">
        <w:r>
          <w:rPr>
            <w:rStyle w:val="afffff0"/>
            <w:rtl/>
          </w:rPr>
          <w:t xml:space="preserve">וּבְכוֹרוֹת בְּקַרְכֶם וְצֹאנְכֶם</w:t>
        </w:r>
      </w:ins>
      <w:del w:id="90492" w:author="מנוע סמנטי" w:date="2026-10-05T11:39:44Z">
        <w:r>
          <w:rPr>
            <w:rtl/>
          </w:rPr>
          <w:delText xml:space="preserve">ובכורות בקרכם וצאנכם</w:delText>
        </w:r>
      </w:del>
      <w:r w:rsidR="006D2FA2">
        <w:rPr>
          <w:rFonts w:hint="cs"/>
          <w:rtl/>
        </w:rPr>
        <w:t>'</w:t>
      </w:r>
      <w:r>
        <w:rPr>
          <w:rtl/>
        </w:rPr>
        <w:t>, תנהו ענין למעשר בהמה</w:t>
      </w:r>
      <w:r w:rsidR="0057284B">
        <w:rPr>
          <w:rtl/>
        </w:rPr>
        <w:t>.</w:t>
      </w:r>
    </w:p>
    <w:p w14:paraId="30647920" w14:textId="77777777" w:rsidR="006D2FA2" w:rsidRDefault="006D2FA2" w:rsidP="00F40753">
      <w:pPr>
        <w:rPr>
          <w:del w:id="90671" w:author="מנוע עיצוב" w:date="2026-10-05T11:33:53Z"/>
          <w:rtl/>
        </w:rPr>
      </w:pPr>
    </w:p>
    <w:p>
      <w:pPr>
        <w:pStyle w:val="38"/>
        <w:rPr>
          <w:ins w:id="100686" w:author="מנוע מכני" w:date="2026-10-05T11:32:12Z"/>
        </w:rPr>
      </w:pPr>
      <w:r>
        <w:t xml:space="preserve">א"ר ירמיה:</w:t>
      </w:r>
    </w:p>
    <w:p w14:paraId="19878A35" w14:textId="77777777" w:rsidR="006D2FA2" w:rsidRDefault="00F40753" w:rsidP="00F40753">
      <w:pPr>
        <w:rPr>
          <w:rtl/>
        </w:rPr>
      </w:pPr>
      <w:del w:id="1006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פעמים שחייבין בזה ובזה, ופעמים שפטורין מזה ומזה, </w:t>
      </w:r>
    </w:p>
    <w:p w14:paraId="7FCDD4F6" w14:textId="77777777" w:rsidR="006D2FA2" w:rsidRDefault="00F40753" w:rsidP="00F40753">
      <w:pPr>
        <w:rPr>
          <w:rtl/>
        </w:rPr>
      </w:pPr>
      <w:r>
        <w:rPr>
          <w:rtl/>
        </w:rPr>
        <w:t xml:space="preserve">פעמים שחייבין בקלבון ופטורין ממעשר בהמה, </w:t>
      </w:r>
    </w:p>
    <w:p w14:paraId="166FED09" w14:textId="77777777" w:rsidR="00B874E6" w:rsidRDefault="00F40753" w:rsidP="00F40753">
      <w:pPr>
        <w:rPr>
          <w:rtl/>
        </w:rPr>
      </w:pPr>
      <w:r>
        <w:rPr>
          <w:rtl/>
        </w:rPr>
        <w:t>ופעמים שחייבין במעשר בהמה ופטורין מן הקלבון</w:t>
      </w:r>
      <w:r w:rsidR="0057284B">
        <w:rPr>
          <w:rtl/>
        </w:rPr>
        <w:t>.</w:t>
      </w:r>
    </w:p>
    <w:p w14:paraId="5EE53BEC" w14:textId="77777777" w:rsidR="006D2FA2" w:rsidRDefault="00F40753" w:rsidP="00F40753">
      <w:pPr>
        <w:rPr>
          <w:rtl/>
        </w:rPr>
      </w:pPr>
      <w:r>
        <w:rPr>
          <w:rtl/>
        </w:rPr>
        <w:t>חייבין בזה ובזה - שחלקו בכספים ולא חלקו בבהמה</w:t>
      </w:r>
      <w:ins w:id="97367" w:author="מנוע מכני" w:date="2026-10-05T11:32:12Z">
        <w:r>
          <w:rPr>
            <w:rtl/>
          </w:rPr>
          <w:t xml:space="preserve">,</w:t>
        </w:r>
      </w:ins>
      <w:del w:id="97368" w:author="מנוע מכני" w:date="2026-10-05T11:32:12Z">
        <w:r w:rsidR="000B5F7F">
          <w:rPr>
            <w:rtl/>
          </w:rPr>
          <w:delText xml:space="preserve">;</w:delText>
        </w:r>
      </w:del>
    </w:p>
    <w:p w14:paraId="1B38BBC8" w14:textId="77777777" w:rsidR="006D2FA2" w:rsidRDefault="00F40753" w:rsidP="00F40753">
      <w:pPr>
        <w:rPr>
          <w:rtl/>
        </w:rPr>
      </w:pPr>
      <w:r>
        <w:rPr>
          <w:rtl/>
        </w:rPr>
        <w:t>פטורין מזה ומזה - שחלקו בבהמה ולא חלקו בכספים</w:t>
      </w:r>
      <w:ins w:id="97369" w:author="מנוע מכני" w:date="2026-10-05T11:32:12Z">
        <w:r>
          <w:rPr>
            <w:rtl/>
          </w:rPr>
          <w:t xml:space="preserve">,</w:t>
        </w:r>
      </w:ins>
      <w:del w:id="97370" w:author="מנוע מכני" w:date="2026-10-05T11:32:12Z">
        <w:r w:rsidR="000B5F7F">
          <w:rPr>
            <w:rtl/>
          </w:rPr>
          <w:delText xml:space="preserve">;</w:delText>
        </w:r>
      </w:del>
    </w:p>
    <w:p w14:paraId="6A88A279" w14:textId="77777777" w:rsidR="006D2FA2" w:rsidRDefault="00F40753" w:rsidP="00F40753">
      <w:pPr>
        <w:rPr>
          <w:rtl/>
        </w:rPr>
      </w:pPr>
      <w:r>
        <w:rPr>
          <w:rtl/>
        </w:rPr>
        <w:t>חייבין בקלבון ופטורין ממעשר בהמה - שחלקו בזה ובזה</w:t>
      </w:r>
      <w:ins w:id="97371" w:author="מנוע מכני" w:date="2026-10-05T11:32:12Z">
        <w:r>
          <w:rPr>
            <w:rtl/>
          </w:rPr>
          <w:t xml:space="preserve">,</w:t>
        </w:r>
      </w:ins>
      <w:del w:id="97372" w:author="מנוע מכני" w:date="2026-10-05T11:32:12Z">
        <w:r w:rsidR="000B5F7F">
          <w:rPr>
            <w:rtl/>
          </w:rPr>
          <w:delText xml:space="preserve">;</w:delText>
        </w:r>
      </w:del>
    </w:p>
    <w:p w14:paraId="16CDEC5A" w14:textId="77777777" w:rsidR="00B874E6" w:rsidRDefault="00F40753" w:rsidP="00F40753">
      <w:pPr>
        <w:rPr>
          <w:rtl/>
        </w:rPr>
      </w:pPr>
      <w:r>
        <w:rPr>
          <w:rtl/>
        </w:rPr>
        <w:t>חייבין במעשר בהמה ופטורין מן הקלבון - שלא חלקו בזה ובזה</w:t>
      </w:r>
      <w:r w:rsidR="0057284B">
        <w:rPr>
          <w:rtl/>
        </w:rPr>
        <w:t>.</w:t>
      </w:r>
    </w:p>
    <w:p w14:paraId="74F0FDDA" w14:textId="77777777" w:rsidR="006D2FA2" w:rsidRDefault="00F40753" w:rsidP="00F40753">
      <w:pPr>
        <w:rPr>
          <w:rtl/>
        </w:rPr>
      </w:pPr>
      <w:r>
        <w:rPr>
          <w:rtl/>
        </w:rPr>
        <w:t xml:space="preserve">פשיטא! חלקו בבהמה ולא חלקו בכספים איצטריכא </w:t>
      </w:r>
      <w:ins w:id="95639" w:author="מנוע מכני" w:date="2026-10-05T11:32:12Z">
        <w:r>
          <w:rPr>
            <w:rtl/>
          </w:rPr>
          <w:t xml:space="preserve">לו</w:t>
        </w:r>
      </w:ins>
      <w:del w:id="9564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5C478722" w14:textId="77777777" w:rsidR="00B874E6" w:rsidRDefault="00F40753" w:rsidP="00F40753">
      <w:pPr>
        <w:rPr>
          <w:rtl/>
        </w:rPr>
      </w:pPr>
      <w:r>
        <w:rPr>
          <w:rtl/>
        </w:rPr>
        <w:t xml:space="preserve">סד"א</w:t>
      </w:r>
      <w:r>
        <w:rPr>
          <w:rtl/>
        </w:rPr>
        <w:t xml:space="preserve">: כיון דחלקו בבהמה - גלו </w:t>
      </w:r>
      <w:ins w:id="90821" w:author="מנוע סמנטי" w:date="2026-10-05T11:39:44Z">
        <w:r>
          <w:rPr>
            <w:rtl/>
          </w:rPr>
          <w:t xml:space="preserve">דעתם</w:t>
        </w:r>
      </w:ins>
      <w:del w:id="90822" w:author="מנוע סמנטי" w:date="2026-10-05T11:39:44Z">
        <w:r>
          <w:rPr>
            <w:rtl/>
          </w:rPr>
          <w:delText xml:space="preserve">דעתייהו</w:delText>
        </w:r>
      </w:del>
      <w:r>
        <w:rPr>
          <w:rtl/>
        </w:rPr>
        <w:t xml:space="preserve"> דלמיפלג קיימי, וליחייבו בקלבון,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3F1815C4" w14:textId="77777777" w:rsidR="006D2FA2" w:rsidRDefault="006D2FA2" w:rsidP="00F40753">
      <w:pPr>
        <w:rPr>
          <w:del w:id="90672" w:author="מנוע עיצוב" w:date="2026-10-05T11:33:53Z"/>
          <w:rtl/>
        </w:rPr>
      </w:pPr>
    </w:p>
    <w:p>
      <w:pPr>
        <w:pStyle w:val="38"/>
        <w:rPr>
          <w:ins w:id="100688" w:author="מנוע מכני" w:date="2026-10-05T11:32:12Z"/>
        </w:rPr>
      </w:pPr>
      <w:r>
        <w:t xml:space="preserve">א"ר ענן:</w:t>
      </w:r>
    </w:p>
    <w:p w14:paraId="1A07E80E" w14:textId="77777777" w:rsidR="006D2FA2" w:rsidRDefault="00F40753" w:rsidP="00F40753">
      <w:pPr>
        <w:rPr>
          <w:rtl/>
        </w:rPr>
      </w:pPr>
      <w:del w:id="100689" w:author="מנוע מכני" w:date="2026-10-05T11:32:12Z">
        <w:r>
          <w:rPr>
            <w:rtl/>
          </w:rPr>
          <w:delText xml:space="preserve"> </w:delText>
        </w:r>
      </w:del>
      <w:ins w:id="98207" w:author="מנוע מכני" w:date="2026-10-05T11:32:12Z">
        <w:r>
          <w:rPr>
            <w:rtl/>
          </w:rPr>
          <w:t xml:space="preserve">דווקא ב</w:t>
        </w:r>
      </w:ins>
      <w:del w:id="98208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חלקו גדיים כנגד תיישים ותיישים כנגד גדיים, </w:t>
      </w:r>
    </w:p>
    <w:p w14:paraId="3C5E317C" w14:textId="77777777" w:rsidR="006D2FA2" w:rsidRDefault="00F40753" w:rsidP="00F40753">
      <w:pPr>
        <w:rPr>
          <w:rtl/>
        </w:rPr>
      </w:pPr>
      <w:r>
        <w:rPr>
          <w:rtl/>
        </w:rPr>
        <w:t xml:space="preserve">אבל חלקו גדיים כנגד גדיים ותיישים כנגד תיישים - אומר זה חלקו המגיעו משעה ראשונה לכך, </w:t>
      </w:r>
    </w:p>
    <w:p>
      <w:pPr>
        <w:pStyle w:val="38"/>
        <w:rPr>
          <w:ins w:id="100690" w:author="מנוע מכני" w:date="2026-10-05T11:32:12Z"/>
        </w:rPr>
      </w:pPr>
      <w:r>
        <w:t xml:space="preserve">ו</w:t>
      </w:r>
      <w:ins w:id="92527" w:author="מנוע מכני" w:date="2026-10-05T11:32:12Z">
        <w:r>
          <w:t xml:space="preserve">ר"נ</w:t>
        </w:r>
      </w:ins>
      <w:del w:id="92528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049D3812" w14:textId="77777777" w:rsidR="00B874E6" w:rsidRDefault="007C3F40" w:rsidP="008C4BB9">
      <w:pPr>
        <w:pStyle w:val="021"/>
        <w:rPr>
          <w:rtl/>
        </w:rPr>
      </w:pPr>
      <w:del w:id="100691" w:author="מנוע מכני" w:date="2026-10-05T11:32:12Z">
        <w:r w:rsidR="00F40753">
          <w:rPr>
            <w:rtl/>
          </w:rPr>
          <w:delText xml:space="preserve"> </w:delText>
        </w:r>
      </w:del>
      <w:ins w:id="92981" w:author="מנוע מכני" w:date="2026-10-05T11:32:12Z">
        <w:r>
          <w:rPr>
            <w:rtl/>
          </w:rPr>
          <w:t xml:space="preserve">אפי'</w:t>
        </w:r>
      </w:ins>
      <w:del w:id="92982" w:author="מנוע מכני" w:date="2026-10-05T11:32:12Z">
        <w:r w:rsidR="00F40753">
          <w:rPr>
            <w:rtl/>
          </w:rPr>
          <w:delText xml:space="preserve">אפילו</w:delText>
        </w:r>
      </w:del>
      <w:r w:rsidR="00F40753">
        <w:rPr>
          <w:rtl/>
        </w:rPr>
        <w:t xml:space="preserve"> חלקו גדיים כנגד גדיים ותיישים כנגד תיישים, אין אומרים זה</w:t>
      </w:r>
      <w:r w:rsidR="008C4BB9">
        <w:rPr>
          <w:rtl/>
        </w:rPr>
        <w:t xml:space="preserve"> הוא חלקו המגיעו משעה ראשונה</w:t>
      </w:r>
    </w:p>
    <w:p>
      <w:pPr>
        <w:pStyle w:val="38"/>
        <w:rPr>
          <w:ins w:id="100692" w:author="מנוע מכני" w:date="2026-10-05T11:32:12Z"/>
        </w:rPr>
      </w:pPr>
      <w:r>
        <w:t>ו</w:t>
      </w:r>
      <w:r w:rsidR="006D2FA2">
        <w:t>ל</w:t>
      </w:r>
      <w:ins w:id="92529" w:author="מנוע מכני" w:date="2026-10-05T11:32:12Z">
        <w:r>
          <w:t xml:space="preserve">ר"א</w:t>
        </w:r>
      </w:ins>
      <w:del w:id="92530" w:author="מנוע מכני" w:date="2026-10-05T11:32:12Z">
        <w:r>
          <w:delText xml:space="preserve">ר</w:delText>
        </w:r>
        <w:r w:rsidR="006D2FA2">
          <w:delText xml:space="preserve">''א</w:delText>
        </w:r>
      </w:del>
      <w:r>
        <w:t xml:space="preserve">:</w:t>
      </w:r>
    </w:p>
    <w:p w14:paraId="1E7CABBC" w14:textId="77777777" w:rsidR="006D2FA2" w:rsidRDefault="00F40753" w:rsidP="006D2FA2">
      <w:pPr>
        <w:rPr>
          <w:rtl/>
        </w:rPr>
      </w:pPr>
      <w:del w:id="1006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שחלקו ט' כנגד י' וי' כנגד ט', אבל חלקו ט' כנגד ט' וי' כנגד י' - אומר זה חלקו המגיעו משעה ראשונה לכך, </w:t>
      </w:r>
    </w:p>
    <w:p>
      <w:pPr>
        <w:pStyle w:val="38"/>
        <w:rPr>
          <w:ins w:id="100694" w:author="מנוע מכני" w:date="2026-10-05T11:32:12Z"/>
        </w:rPr>
      </w:pPr>
      <w:r>
        <w:lastRenderedPageBreak/>
        <w:t>ור</w:t>
      </w:r>
      <w:ins w:id="92531" w:author="מנוע מכני" w:date="2026-10-05T11:32:12Z">
        <w:r>
          <w:t xml:space="preserve">י"ו</w:t>
        </w:r>
      </w:ins>
      <w:del w:id="92532" w:author="מנוע מכני" w:date="2026-10-05T11:32:12Z">
        <w:r w:rsidR="007C3F40">
          <w:delText xml:space="preserve">י''ו</w:delText>
        </w:r>
      </w:del>
      <w:r>
        <w:t xml:space="preserve">:</w:t>
      </w:r>
    </w:p>
    <w:p w14:paraId="2FD510AF" w14:textId="77777777" w:rsidR="00B874E6" w:rsidRDefault="00F40753" w:rsidP="007C3F40">
      <w:pPr>
        <w:rPr>
          <w:rtl/>
        </w:rPr>
      </w:pPr>
      <w:del w:id="100695" w:author="מנוע מכני" w:date="2026-10-05T11:32:12Z">
        <w:r>
          <w:rPr>
            <w:rtl/>
          </w:rPr>
          <w:delText xml:space="preserve"> </w:delText>
        </w:r>
      </w:del>
      <w:ins w:id="92983" w:author="מנוע מכני" w:date="2026-10-05T11:32:12Z">
        <w:r>
          <w:rPr>
            <w:rtl/>
          </w:rPr>
          <w:t xml:space="preserve">אפי'</w:t>
        </w:r>
      </w:ins>
      <w:del w:id="92984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חל</w:t>
      </w:r>
      <w:r w:rsidR="006D2FA2">
        <w:rPr>
          <w:rtl/>
        </w:rPr>
        <w:t>קו ט' כנגד ט', ועשרה כנגד עשרה</w:t>
      </w:r>
      <w:r>
        <w:rPr>
          <w:rtl/>
        </w:rPr>
        <w:t xml:space="preserve"> אין אומר זה חלקו המגיעו משעה ראשונה לכך</w:t>
      </w:r>
      <w:r w:rsidR="0057284B">
        <w:rPr>
          <w:rtl/>
        </w:rPr>
        <w:t>.</w:t>
      </w:r>
    </w:p>
    <w:p w14:paraId="1BEDC4B2" w14:textId="77777777" w:rsidR="006D2FA2" w:rsidRDefault="006D2FA2" w:rsidP="006D2FA2">
      <w:pPr>
        <w:pStyle w:val="afff0"/>
        <w:framePr w:wrap="around"/>
        <w:rPr>
          <w:rtl/>
        </w:rPr>
      </w:pPr>
      <w:r>
        <w:rPr>
          <w:rFonts w:hint="cs"/>
          <w:rtl/>
        </w:rPr>
        <w:t>נז.</w:t>
      </w:r>
    </w:p>
    <w:p w14:paraId="0B9FA035" w14:textId="77777777" w:rsidR="00B874E6" w:rsidRDefault="00F40753" w:rsidP="007C3F40">
      <w:pPr>
        <w:rPr>
          <w:rtl/>
        </w:rPr>
      </w:pPr>
      <w:r>
        <w:rPr>
          <w:rtl/>
        </w:rPr>
        <w:t xml:space="preserve">ואזדא </w:t>
      </w:r>
      <w:r>
        <w:rPr>
          <w:rStyle w:val="2fb"/>
          <w:rtl/>
        </w:rPr>
        <w:t xml:space="preserve">ר</w:t>
      </w:r>
      <w:ins w:id="9253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34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ins w:id="97373" w:author="מנוע מכני" w:date="2026-10-05T11:32:12Z">
        <w:r>
          <w:rPr>
            <w:rFonts w:hint="cs"/>
            <w:rtl/>
          </w:rPr>
          <w:t xml:space="preserve"> </w:t>
        </w:r>
      </w:ins>
      <w:del w:id="97374" w:author="מנוע מכני" w:date="2026-10-05T11:32:12Z">
        <w:r w:rsidR="007C3F40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4269" w:author="מנוע מכני" w:date="2026-10-05T11:32:12Z">
        <w:r>
          <w:rPr>
            <w:rtl/>
          </w:rPr>
          <w:t xml:space="preserve">לשיטתו</w:t>
        </w:r>
      </w:ins>
      <w:del w:id="94270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ins w:id="9253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536" w:author="מנוע מכני" w:date="2026-10-05T11:32:12Z">
        <w:r w:rsidR="007C3F40">
          <w:rPr>
            <w:rFonts w:hint="cs"/>
            <w:rtl/>
          </w:rPr>
          <w:delText xml:space="preserve">ר''א</w:delText>
        </w:r>
      </w:del>
      <w:r w:rsidR="007C3F40">
        <w:rPr>
          <w:rFonts w:hint="cs"/>
          <w:rtl/>
        </w:rPr>
        <w:t xml:space="preserve"> </w:t>
      </w:r>
      <w:r w:rsidR="007C3F40">
        <w:rPr>
          <w:rStyle w:val="2fb"/>
          <w:rFonts w:hint="cs"/>
          <w:rtl/>
        </w:rPr>
        <w:t xml:space="preserve">מר</w:t>
      </w:r>
      <w:ins w:id="9253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38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r>
        <w:rPr>
          <w:rtl/>
        </w:rPr>
        <w:t>: האחין שחלקו - לקוחות הן, ומחזירין זה לזה ביובל</w:t>
      </w:r>
      <w:r w:rsidR="0057284B">
        <w:rPr>
          <w:rtl/>
        </w:rPr>
        <w:t>.</w:t>
      </w:r>
    </w:p>
    <w:p w14:paraId="05D1C5EF" w14:textId="77777777" w:rsidR="007C3F40" w:rsidRDefault="00F40753" w:rsidP="007C3F40">
      <w:pPr>
        <w:rPr>
          <w:rtl/>
        </w:rPr>
      </w:pPr>
      <w:r w:rsidRPr="00CE0427">
        <w:rPr>
          <w:b/>
          <w:bCs/>
          <w:rtl/>
        </w:rPr>
        <w:t>וצריכי</w:t>
      </w:r>
      <w:r>
        <w:rPr>
          <w:rtl/>
        </w:rPr>
        <w:t xml:space="preserve">, </w:t>
      </w:r>
      <w:r w:rsidR="007C3F40">
        <w:rPr>
          <w:rFonts w:hint="cs"/>
          <w:rtl/>
        </w:rPr>
        <w:t xml:space="preserve">דווקא </w:t>
      </w:r>
      <w:ins w:id="94271" w:author="מנוע מכני" w:date="2026-10-05T11:32:12Z">
        <w:r>
          <w:rPr>
            <w:rFonts w:hint="cs"/>
            <w:rtl/>
          </w:rPr>
          <w:t xml:space="preserve">כאן</w:t>
        </w:r>
      </w:ins>
      <w:del w:id="94272" w:author="מנוע מכני" w:date="2026-10-05T11:32:12Z">
        <w:r w:rsidR="007C3F40">
          <w:rPr>
            <w:rFonts w:hint="cs"/>
            <w:rtl/>
          </w:rPr>
          <w:delText xml:space="preserve">הכא</w:delText>
        </w:r>
      </w:del>
      <w:r w:rsidR="007C3F40">
        <w:rPr>
          <w:rFonts w:hint="cs"/>
          <w:rtl/>
        </w:rPr>
        <w:t xml:space="preserve"> </w:t>
      </w:r>
      <w:r w:rsidR="007C3F40">
        <w:rPr>
          <w:rStyle w:val="2fb"/>
          <w:rFonts w:hint="cs"/>
          <w:rtl/>
        </w:rPr>
        <w:t xml:space="preserve">אר</w:t>
      </w:r>
      <w:ins w:id="9253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40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r>
        <w:rPr>
          <w:rtl/>
        </w:rPr>
        <w:t>, דומיא דבנך</w:t>
      </w:r>
      <w:r w:rsidR="007C3F40">
        <w:rPr>
          <w:rFonts w:hint="cs"/>
          <w:rtl/>
        </w:rPr>
        <w:t xml:space="preserve"> ד</w:t>
      </w:r>
      <w:r>
        <w:rPr>
          <w:rtl/>
        </w:rPr>
        <w:t xml:space="preserve">בברור לך, אף שורך וצאנך - בברור לך, </w:t>
      </w:r>
    </w:p>
    <w:p w14:paraId="5BA30989" w14:textId="77777777" w:rsidR="007C3F40" w:rsidRDefault="007C3F40" w:rsidP="007C3F40">
      <w:pPr>
        <w:rPr>
          <w:rtl/>
        </w:rPr>
      </w:pPr>
      <w:r>
        <w:rPr>
          <w:rtl/>
        </w:rPr>
        <w:t xml:space="preserve">אבל שדה </w:t>
      </w:r>
      <w:r w:rsidR="00F40753">
        <w:rPr>
          <w:rtl/>
        </w:rPr>
        <w:t xml:space="preserve">מכר הוא דאמר </w:t>
      </w:r>
      <w:ins w:id="95641" w:author="מנוע מכני" w:date="2026-10-05T11:32:12Z">
        <w:r>
          <w:rPr>
            <w:rtl/>
          </w:rPr>
          <w:t xml:space="preserve">התורה</w:t>
        </w:r>
      </w:ins>
      <w:del w:id="95642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ליהדר ביובל, ירושה ומתנה </w:t>
      </w:r>
      <w:r w:rsidR="00F40753">
        <w:rPr>
          <w:rtl/>
        </w:rPr>
        <w:t xml:space="preserve">לא</w:t>
      </w:r>
      <w:r w:rsidR="00F40753">
        <w:rPr>
          <w:rtl/>
        </w:rPr>
        <w:t xml:space="preserve">! </w:t>
      </w:r>
    </w:p>
    <w:p w14:paraId="18B1B0F4" w14:textId="77777777" w:rsidR="00B874E6" w:rsidRDefault="00F40753" w:rsidP="007C3F40">
      <w:pPr>
        <w:rPr>
          <w:rtl/>
        </w:rPr>
      </w:pPr>
      <w:ins w:id="97969" w:author="מנוע מכני" w:date="2026-10-05T11:32:12Z">
        <w:r>
          <w:rPr>
            <w:rtl/>
          </w:rPr>
          <w:t xml:space="preserve">ואם </w:t>
        </w:r>
      </w:ins>
      <w:del w:id="97970" w:author="מנוע מכני" w:date="2026-10-05T11:32:12Z">
        <w:r>
          <w:rPr>
            <w:rtl/>
          </w:rPr>
          <w:delText xml:space="preserve">ואי </w:delText>
        </w:r>
      </w:del>
      <w:ins w:id="90823" w:author="מנוע סמנטי" w:date="2026-10-05T11:39:44Z">
        <w:r>
          <w:rPr>
            <w:rtl/>
          </w:rPr>
          <w:t xml:space="preserve">השמיענו</w:t>
        </w:r>
      </w:ins>
      <w:del w:id="90824" w:author="מנוע סמנטי" w:date="2026-10-05T11:39:44Z">
        <w:r>
          <w:rPr>
            <w:rtl/>
          </w:rPr>
          <w:delText xml:space="preserve">אשמעינן</w:delText>
        </w:r>
      </w:del>
      <w:r>
        <w:rPr>
          <w:rtl/>
        </w:rPr>
        <w:t xml:space="preserve"> שדה - לחומרא, </w:t>
      </w:r>
      <w:ins w:id="92541" w:author="מנוע מכני" w:date="2026-10-05T11:32:12Z">
        <w:r>
          <w:rPr>
            <w:rtl/>
          </w:rPr>
          <w:t xml:space="preserve">א"נ</w:t>
        </w:r>
      </w:ins>
      <w:del w:id="92542" w:author="מנוע מכני" w:date="2026-10-05T11:32:12Z">
        <w:r>
          <w:rPr>
            <w:rtl/>
          </w:rPr>
          <w:delText xml:space="preserve">א</w:delText>
        </w:r>
        <w:r w:rsidR="007C3F40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 - לכתחלה, אבל </w:t>
      </w:r>
      <w:ins w:id="94273" w:author="מנוע מכני" w:date="2026-10-05T11:32:12Z">
        <w:r>
          <w:rPr>
            <w:rtl/>
          </w:rPr>
          <w:t xml:space="preserve">כאן</w:t>
        </w:r>
      </w:ins>
      <w:del w:id="9427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אימא </w:t>
      </w:r>
      <w:r>
        <w:rPr>
          <w:rtl/>
        </w:rPr>
        <w:t xml:space="preserve">לא</w:t>
      </w:r>
      <w:r>
        <w:rPr>
          <w:rtl/>
        </w:rPr>
        <w:t xml:space="preserve">, </w:t>
      </w:r>
      <w:r w:rsidRPr="007C3F40">
        <w:rPr>
          <w:b/>
          <w:bCs/>
          <w:rtl/>
        </w:rPr>
        <w:t>צריכא</w:t>
      </w:r>
      <w:r w:rsidR="0057284B">
        <w:rPr>
          <w:rtl/>
        </w:rPr>
        <w:t>.</w:t>
      </w:r>
    </w:p>
    <w:p>
      <w:pPr>
        <w:pStyle w:val="38"/>
        <w:rPr>
          <w:ins w:id="100696" w:author="מנוע מכני" w:date="2026-10-05T11:32:12Z"/>
        </w:rPr>
      </w:pPr>
      <w:r>
        <w:t xml:space="preserve">והך</w:t>
      </w:r>
    </w:p>
    <w:p w14:paraId="73DE2E7E" w14:textId="77777777" w:rsidR="007C3F40" w:rsidRDefault="00CE0427" w:rsidP="00CE0427">
      <w:pPr>
        <w:rPr>
          <w:rtl/>
        </w:rPr>
      </w:pPr>
      <w:del w:id="10069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40753">
        <w:rPr>
          <w:rtl/>
        </w:rPr>
        <w:t>וכן השותפין שחלקו, אחד נטל עשרה ו</w:t>
      </w:r>
      <w:r w:rsidR="00655D51">
        <w:rPr>
          <w:rtl/>
        </w:rPr>
        <w:t xml:space="preserve">אחד נטל תשעה וכלב, שכנגד הכלב אסורין, שעם הכלב </w:t>
      </w:r>
      <w:r w:rsidR="00F40753">
        <w:rPr>
          <w:rtl/>
        </w:rPr>
        <w:t xml:space="preserve">מותרים, ואם אמרת יש ברירה, </w:t>
      </w:r>
      <w:ins w:id="90825" w:author="מנוע סמנטי" w:date="2026-10-05T11:39:44Z">
        <w:r>
          <w:rPr>
            <w:rtl/>
          </w:rPr>
          <w:t xml:space="preserve">יברור</w:t>
        </w:r>
      </w:ins>
      <w:del w:id="90826" w:author="מנוע סמנטי" w:date="2026-10-05T11:39:44Z">
        <w:r w:rsidR="00F40753">
          <w:rPr>
            <w:rtl/>
          </w:rPr>
          <w:delText xml:space="preserve">ליברור</w:delText>
        </w:r>
      </w:del>
      <w:r w:rsidR="00F40753">
        <w:rPr>
          <w:rtl/>
        </w:rPr>
        <w:t xml:space="preserve"> חד </w:t>
      </w:r>
      <w:ins w:id="95643" w:author="מנוע מכני" w:date="2026-10-05T11:32:12Z">
        <w:r>
          <w:rPr>
            <w:rtl/>
          </w:rPr>
          <w:t xml:space="preserve">מהם</w:t>
        </w:r>
      </w:ins>
      <w:del w:id="95644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לבהדי כלב ולשקול, והנך לישתרו! </w:t>
      </w:r>
    </w:p>
    <w:p>
      <w:pPr>
        <w:pStyle w:val="38"/>
        <w:rPr>
          <w:ins w:id="100698" w:author="מנוע מכני" w:date="2026-10-05T11:32:12Z"/>
        </w:rPr>
      </w:pPr>
      <w:r>
        <w:t xml:space="preserve">א</w:t>
      </w:r>
      <w:ins w:id="92543" w:author="מנוע מכני" w:date="2026-10-05T11:32:12Z">
        <w:r>
          <w:t xml:space="preserve">ר"א</w:t>
        </w:r>
      </w:ins>
      <w:del w:id="92544" w:author="מנוע מכני" w:date="2026-10-05T11:32:12Z">
        <w:r>
          <w:delText xml:space="preserve">ר''א</w:delText>
        </w:r>
      </w:del>
      <w:r>
        <w:t xml:space="preserve">:</w:t>
      </w:r>
    </w:p>
    <w:p w14:paraId="2DAA9E45" w14:textId="77777777" w:rsidR="00B874E6" w:rsidRDefault="00655D51" w:rsidP="00C5567C">
      <w:pPr>
        <w:pStyle w:val="a"/>
        <w:rPr>
          <w:rtl/>
        </w:rPr>
      </w:pPr>
      <w:del w:id="100699" w:author="מנוע מכני" w:date="2026-10-05T11:32:12Z">
        <w:r>
          <w:rPr>
            <w:rtl/>
          </w:rPr>
          <w:delText xml:space="preserve"> </w:delText>
        </w:r>
      </w:del>
      <w:ins w:id="97971" w:author="מנוע מכני" w:date="2026-10-05T11:32:12Z">
        <w:r>
          <w:rPr>
            <w:rtl/>
          </w:rPr>
          <w:t xml:space="preserve">אם </w:t>
        </w:r>
      </w:ins>
      <w:del w:id="9797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דשוו </w:t>
      </w:r>
      <w:ins w:id="94275" w:author="מנוע מכני" w:date="2026-10-05T11:32:12Z">
        <w:r>
          <w:rPr>
            <w:rtl/>
          </w:rPr>
          <w:t xml:space="preserve">כולם</w:t>
        </w:r>
      </w:ins>
      <w:del w:id="9427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להדדי</w:t>
      </w:r>
      <w:r w:rsidR="00F40753">
        <w:rPr>
          <w:rtl/>
        </w:rPr>
        <w:t xml:space="preserve"> </w:t>
      </w:r>
      <w:r w:rsidR="00F40753">
        <w:rPr>
          <w:rtl/>
        </w:rPr>
        <w:t xml:space="preserve">ה"נ</w:t>
      </w:r>
      <w:r w:rsidR="00F40753">
        <w:rPr>
          <w:rtl/>
        </w:rPr>
        <w:t xml:space="preserve">, </w:t>
      </w:r>
      <w:r w:rsidR="00F40753">
        <w:rPr>
          <w:rtl/>
        </w:rPr>
        <w:t xml:space="preserve">ה</w:t>
      </w:r>
      <w:ins w:id="92545" w:author="מנוע מכני" w:date="2026-10-05T11:32:12Z">
        <w:r>
          <w:rPr>
            <w:rFonts w:hint="cs"/>
            <w:rtl/>
          </w:rPr>
          <w:t xml:space="preserve">ב"ע</w:t>
        </w:r>
      </w:ins>
      <w:del w:id="92546" w:author="מנוע מכני" w:date="2026-10-05T11:32:12Z">
        <w:r>
          <w:rPr>
            <w:rFonts w:hint="cs"/>
            <w:rtl/>
          </w:rPr>
          <w:delText xml:space="preserve">ב''ע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דלא שוו </w:t>
      </w:r>
      <w:ins w:id="94277" w:author="מנוע מכני" w:date="2026-10-05T11:32:12Z">
        <w:r>
          <w:rPr>
            <w:rtl/>
          </w:rPr>
          <w:t xml:space="preserve">כולם</w:t>
        </w:r>
      </w:ins>
      <w:del w:id="94278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להדדי, ושוי </w:t>
      </w:r>
      <w:ins w:id="95645" w:author="מנוע מכני" w:date="2026-10-05T11:32:12Z">
        <w:r>
          <w:rPr>
            <w:rtl/>
          </w:rPr>
          <w:t xml:space="preserve">זה</w:t>
        </w:r>
      </w:ins>
      <w:del w:id="95646" w:author="מנוע מכני" w:date="2026-10-05T11:32:12Z">
        <w:r w:rsidR="00F40753">
          <w:rPr>
            <w:rtl/>
          </w:rPr>
          <w:delText xml:space="preserve">האי</w:delText>
        </w:r>
      </w:del>
      <w:r w:rsidR="00F40753">
        <w:rPr>
          <w:rtl/>
        </w:rPr>
        <w:t xml:space="preserve"> כלבא חד ומשהו, </w:t>
      </w:r>
      <w:ins w:id="95647" w:author="מנוע מכני" w:date="2026-10-05T11:32:12Z">
        <w:r>
          <w:rPr>
            <w:rtl/>
          </w:rPr>
          <w:t xml:space="preserve">וזה</w:t>
        </w:r>
      </w:ins>
      <w:del w:id="95648" w:author="מנוע מכני" w:date="2026-10-05T11:32:12Z">
        <w:r w:rsidR="00F40753">
          <w:rPr>
            <w:rtl/>
          </w:rPr>
          <w:delText xml:space="preserve">והאי</w:delText>
        </w:r>
      </w:del>
      <w:r w:rsidR="00F40753">
        <w:rPr>
          <w:rtl/>
        </w:rPr>
        <w:t xml:space="preserve"> משהו - משיך ואתי בכולהו</w:t>
      </w:r>
      <w:r w:rsidR="0057284B">
        <w:rPr>
          <w:rtl/>
        </w:rPr>
        <w:t>.</w:t>
      </w:r>
    </w:p>
    <w:p w14:paraId="058698B5" w14:textId="77777777" w:rsidR="0057284B" w:rsidRDefault="0057284B" w:rsidP="0057284B">
      <w:pPr>
        <w:pStyle w:val="affffd"/>
        <w:jc w:val="center"/>
        <w:rPr>
          <w:rtl/>
        </w:rPr>
        <w:pPrChange w:id="9051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75" w:author="מנוע מכני" w:date="2026-10-05T11:32:12Z">
        <w:r>
          <w:rPr>
            <w:rtl/>
          </w:rPr>
          <w:t xml:space="preserve"> </w:t>
        </w:r>
      </w:ins>
      <w:del w:id="973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77" w:author="מנוע מכני" w:date="2026-10-05T11:32:12Z">
        <w:r>
          <w:rPr>
            <w:rtl/>
          </w:rPr>
          <w:t xml:space="preserve"> </w:t>
        </w:r>
      </w:ins>
      <w:del w:id="973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9D10DA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F9C3E67" w14:textId="77777777" w:rsidR="00B874E6" w:rsidRDefault="00F40753" w:rsidP="008C4BB9">
      <w:pPr>
        <w:pStyle w:val="01"/>
        <w:rPr>
          <w:rtl/>
        </w:rPr>
      </w:pPr>
      <w:r>
        <w:rPr>
          <w:rtl/>
        </w:rPr>
        <w:t>הכל נכנסין לדיר להתעשר, חוץ מן כלאים, וטרפה, ויוצא דופן, ומחוסר זמן, והיתום</w:t>
      </w:r>
      <w:r w:rsidR="0057284B">
        <w:rPr>
          <w:rtl/>
        </w:rPr>
        <w:t>.</w:t>
      </w:r>
    </w:p>
    <w:p w14:paraId="2812F300" w14:textId="77777777" w:rsidR="00655D51" w:rsidRDefault="00655D51" w:rsidP="00655D51">
      <w:pPr>
        <w:pStyle w:val="afff5"/>
        <w:rPr>
          <w:rtl/>
        </w:rPr>
      </w:pPr>
      <w:r>
        <w:rPr>
          <w:rtl/>
        </w:rPr>
        <w:t>ואיזהו יתום כל שמתה אמה או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שנשחטה ואח"כ ילדה, </w:t>
      </w:r>
    </w:p>
    <w:p w14:paraId="7A010AF5" w14:textId="77777777" w:rsidR="00B874E6" w:rsidRDefault="00F40753" w:rsidP="00655D51">
      <w:pPr>
        <w:pStyle w:val="afff5"/>
        <w:rPr>
          <w:rtl/>
        </w:rPr>
      </w:pPr>
      <w:r>
        <w:rPr>
          <w:rtl/>
        </w:rPr>
        <w:t>ר' יהושע אומר: אפי' נשחטה אמה והשלח קיים - אין זה יתום</w:t>
      </w:r>
      <w:r w:rsidR="0057284B">
        <w:rPr>
          <w:rtl/>
        </w:rPr>
        <w:t>.</w:t>
      </w:r>
    </w:p>
    <w:p w14:paraId="150E4F8B" w14:textId="77777777" w:rsidR="0057284B" w:rsidRDefault="0057284B" w:rsidP="0057284B">
      <w:pPr>
        <w:pStyle w:val="affffd"/>
        <w:jc w:val="center"/>
        <w:rPr>
          <w:rtl/>
        </w:rPr>
        <w:pPrChange w:id="9052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79" w:author="מנוע מכני" w:date="2026-10-05T11:32:12Z">
        <w:r>
          <w:rPr>
            <w:rtl/>
          </w:rPr>
          <w:t xml:space="preserve"> </w:t>
        </w:r>
      </w:ins>
      <w:del w:id="973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1" w:author="מנוע מכני" w:date="2026-10-05T11:32:12Z">
        <w:r>
          <w:rPr>
            <w:rtl/>
          </w:rPr>
          <w:t xml:space="preserve"> </w:t>
        </w:r>
      </w:ins>
      <w:del w:id="973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0E48C2" w14:textId="77777777" w:rsidR="00B874E6" w:rsidRDefault="00F40753" w:rsidP="00F40753">
      <w:pPr>
        <w:rPr>
          <w:rtl/>
        </w:rPr>
      </w:pPr>
      <w:r>
        <w:rPr>
          <w:rtl/>
        </w:rPr>
        <w:t xml:space="preserve">דת"ר: </w:t>
      </w:r>
      <w:r w:rsidR="00CA61DF">
        <w:rPr>
          <w:rFonts w:hint="cs"/>
          <w:rtl/>
        </w:rPr>
        <w:t>'</w:t>
      </w:r>
      <w:ins w:id="90499" w:author="מנוע סמנטי" w:date="2026-10-05T11:39:44Z">
        <w:r>
          <w:rPr>
            <w:rStyle w:val="afffff0"/>
            <w:rtl/>
          </w:rPr>
          <w:t xml:space="preserve">שׁוֹר אוֹ כֶשֶׂב</w:t>
        </w:r>
      </w:ins>
      <w:del w:id="90500" w:author="מנוע סמנטי" w:date="2026-10-05T11:39:44Z">
        <w:r>
          <w:rPr>
            <w:rtl/>
          </w:rPr>
          <w:delText xml:space="preserve">שור או כשב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 - פרט לכלאים, או עז - פרט לנדמה, </w:t>
      </w:r>
      <w:r w:rsidR="00CA61DF">
        <w:rPr>
          <w:rFonts w:hint="cs"/>
          <w:rtl/>
        </w:rPr>
        <w:t>'</w:t>
      </w:r>
      <w:ins w:id="90497" w:author="מנוע סמנטי" w:date="2026-10-05T11:39:44Z">
        <w:r>
          <w:rPr>
            <w:rStyle w:val="afffff0"/>
            <w:rtl/>
          </w:rPr>
          <w:t xml:space="preserve">כִּי יִוָּלֵד</w:t>
        </w:r>
      </w:ins>
      <w:del w:id="90498" w:author="מנוע סמנטי" w:date="2026-10-05T11:39:44Z">
        <w:r>
          <w:rPr>
            <w:rtl/>
          </w:rPr>
          <w:delText xml:space="preserve">כי יולד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 - פרט ליוצא דופן, </w:t>
      </w:r>
      <w:r w:rsidR="00CA61DF">
        <w:rPr>
          <w:rFonts w:hint="cs"/>
          <w:rtl/>
        </w:rPr>
        <w:t>'</w:t>
      </w:r>
      <w:ins w:id="90495" w:author="מנוע סמנטי" w:date="2026-10-05T11:39:44Z">
        <w:r>
          <w:rPr>
            <w:rStyle w:val="afffff0"/>
            <w:rtl/>
          </w:rPr>
          <w:t xml:space="preserve">וְהָיָה שִׁבְעַת יָמִים</w:t>
        </w:r>
      </w:ins>
      <w:del w:id="90496" w:author="מנוע סמנטי" w:date="2026-10-05T11:39:44Z">
        <w:r>
          <w:rPr>
            <w:rtl/>
          </w:rPr>
          <w:delText xml:space="preserve">והיה שבעת ימים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 - פרט למחוסר זמן, </w:t>
      </w:r>
      <w:r w:rsidR="00CA61DF">
        <w:rPr>
          <w:rFonts w:hint="cs"/>
          <w:rtl/>
        </w:rPr>
        <w:t>'</w:t>
      </w:r>
      <w:ins w:id="90493" w:author="מנוע סמנטי" w:date="2026-10-05T11:39:44Z">
        <w:r>
          <w:rPr>
            <w:rStyle w:val="afffff0"/>
            <w:rtl/>
          </w:rPr>
          <w:t xml:space="preserve">תַּחַת אִמּוֹ</w:t>
        </w:r>
      </w:ins>
      <w:del w:id="90494" w:author="מנוע סמנטי" w:date="2026-10-05T11:39:44Z">
        <w:r>
          <w:rPr>
            <w:rtl/>
          </w:rPr>
          <w:delText xml:space="preserve">תחת אמו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 - פרט ליתום</w:t>
      </w:r>
      <w:r w:rsidR="0057284B">
        <w:rPr>
          <w:rtl/>
        </w:rPr>
        <w:t>.</w:t>
      </w:r>
    </w:p>
    <w:p>
      <w:pPr>
        <w:pStyle w:val="38"/>
        <w:rPr>
          <w:ins w:id="100700" w:author="מנוע מכני" w:date="2026-10-05T11:32:12Z"/>
        </w:rPr>
      </w:pPr>
      <w:r>
        <w:t>ר</w:t>
      </w:r>
      <w:ins w:id="92547" w:author="מנוע מכני" w:date="2026-10-05T11:32:12Z">
        <w:r>
          <w:t xml:space="preserve">י"ש</w:t>
        </w:r>
      </w:ins>
      <w:del w:id="92548" w:author="מנוע מכני" w:date="2026-10-05T11:32:12Z">
        <w:r>
          <w:delText xml:space="preserve">י''ש</w:delText>
        </w:r>
      </w:del>
      <w:r>
        <w:t xml:space="preserve"> ברי</w:t>
      </w:r>
      <w:ins w:id="92549" w:author="מנוע מכני" w:date="2026-10-05T11:32:12Z">
        <w:r>
          <w:t xml:space="preserve">ב"ב</w:t>
        </w:r>
      </w:ins>
      <w:del w:id="92550" w:author="מנוע מכני" w:date="2026-10-05T11:32:12Z">
        <w:r>
          <w:delText xml:space="preserve">ב''ב</w:delText>
        </w:r>
      </w:del>
      <w:r w:rsidR="00F40753">
        <w:t xml:space="preserve">:</w:t>
      </w:r>
    </w:p>
    <w:p w14:paraId="7C0A1C54" w14:textId="77777777" w:rsidR="00CA61DF" w:rsidRDefault="00CA61DF" w:rsidP="00CA61DF">
      <w:pPr>
        <w:rPr>
          <w:rtl/>
        </w:rPr>
      </w:pPr>
      <w:del w:id="10070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נאמר כאן </w:t>
      </w:r>
      <w:r>
        <w:rPr>
          <w:rFonts w:hint="cs"/>
          <w:rtl/>
        </w:rPr>
        <w:t>'</w:t>
      </w:r>
      <w:ins w:id="90503" w:author="מנוע סמנטי" w:date="2026-10-05T11:39:44Z">
        <w:r>
          <w:rPr>
            <w:rStyle w:val="afffff0"/>
            <w:rtl/>
          </w:rPr>
          <w:t xml:space="preserve">תַּחַת הַשָּׁבֶט</w:t>
        </w:r>
      </w:ins>
      <w:del w:id="90504" w:author="מנוע סמנטי" w:date="2026-10-05T11:39:44Z">
        <w:r w:rsidR="00F40753">
          <w:rPr>
            <w:rtl/>
          </w:rPr>
          <w:delText xml:space="preserve">תחת השבט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ולהלן </w:t>
      </w:r>
      <w:r>
        <w:rPr>
          <w:rFonts w:hint="cs"/>
          <w:rtl/>
        </w:rPr>
        <w:t>'</w:t>
      </w:r>
      <w:ins w:id="90501" w:author="מנוע סמנטי" w:date="2026-10-05T11:39:44Z">
        <w:r>
          <w:rPr>
            <w:rStyle w:val="afffff0"/>
            <w:rtl/>
          </w:rPr>
          <w:t xml:space="preserve">תַּחַת אִמּוֹ</w:t>
        </w:r>
      </w:ins>
      <w:del w:id="90502" w:author="מנוע סמנטי" w:date="2026-10-05T11:39:44Z">
        <w:r w:rsidR="00F40753">
          <w:rPr>
            <w:rtl/>
          </w:rPr>
          <w:delText xml:space="preserve">תחת אמו</w:delText>
        </w:r>
      </w:del>
      <w:r>
        <w:rPr>
          <w:rFonts w:hint="cs"/>
          <w:rtl/>
        </w:rPr>
        <w:t>'</w:t>
      </w:r>
      <w:r>
        <w:rPr>
          <w:rtl/>
        </w:rPr>
        <w:t>, מה להלן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פרט לכל השמות הללו, אף כאן </w:t>
      </w:r>
    </w:p>
    <w:p w14:paraId="2AEDCB43" w14:textId="77777777" w:rsidR="00B874E6" w:rsidRDefault="00CA61DF" w:rsidP="00CA61DF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42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40753">
        <w:rPr>
          <w:rtl/>
        </w:rPr>
        <w:t>ומה כאן - פרט לטרפה, אף להלן - פרט לטרפה</w:t>
      </w:r>
      <w:r w:rsidR="0057284B">
        <w:rPr>
          <w:rtl/>
        </w:rPr>
        <w:t>.</w:t>
      </w:r>
    </w:p>
    <w:p w14:paraId="7F9B8FD8" w14:textId="77777777" w:rsidR="00000168" w:rsidRDefault="00000168" w:rsidP="00CA61DF">
      <w:pPr>
        <w:rPr>
          <w:del w:id="90673" w:author="מנוע עיצוב" w:date="2026-10-05T11:33:53Z"/>
          <w:rtl/>
        </w:rPr>
      </w:pPr>
    </w:p>
    <w:p w14:paraId="0DEA4EC1" w14:textId="77777777" w:rsidR="00000168" w:rsidRDefault="00CA61DF" w:rsidP="00CA61DF">
      <w:pPr>
        <w:rPr>
          <w:rtl/>
        </w:rPr>
      </w:pPr>
      <w:r w:rsidRPr="00000168">
        <w:rPr>
          <w:rStyle w:val="afffe"/>
          <w:rtl/>
        </w:rPr>
        <w:t>הכל</w:t>
      </w:r>
      <w:r>
        <w:rPr>
          <w:rtl/>
        </w:rPr>
        <w:t xml:space="preserve"> </w:t>
      </w:r>
    </w:p>
    <w:p w14:paraId="70DBEA33" w14:textId="77777777" w:rsidR="00CA61DF" w:rsidRDefault="00CA61DF" w:rsidP="00CA61DF">
      <w:pPr>
        <w:rPr>
          <w:rtl/>
        </w:rPr>
      </w:pPr>
      <w:r>
        <w:rPr>
          <w:rtl/>
        </w:rPr>
        <w:t>לאיתויי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הא, ד</w:t>
      </w:r>
      <w:ins w:id="92551" w:author="מנוע מכני" w:date="2026-10-05T11:32:12Z">
        <w:r>
          <w:rPr>
            <w:rtl/>
          </w:rPr>
          <w:t xml:space="preserve">ת"ר</w:t>
        </w:r>
      </w:ins>
      <w:del w:id="92552" w:author="מנוע מכני" w:date="2026-10-05T11:32:12Z">
        <w:r w:rsidR="00F40753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''ר</w:delText>
        </w:r>
      </w:del>
      <w:r w:rsidR="00F40753">
        <w:rPr>
          <w:rtl/>
        </w:rPr>
        <w:t>: הרובע והנרבע, והמוקצה, והנעבד, והאתנ</w:t>
      </w:r>
      <w:r w:rsidR="00000168">
        <w:rPr>
          <w:rtl/>
        </w:rPr>
        <w:t>ן, והמחיר, וטומטום ואנדרוגינוס</w:t>
      </w:r>
      <w:r w:rsidR="00F40753">
        <w:rPr>
          <w:rtl/>
        </w:rPr>
        <w:t xml:space="preserve"> כולן נכנסין לדיר להתעשר, </w:t>
      </w:r>
    </w:p>
    <w:p>
      <w:pPr>
        <w:pStyle w:val="38"/>
        <w:rPr>
          <w:ins w:id="100702" w:author="מנוע מכני" w:date="2026-10-05T11:32:12Z"/>
        </w:rPr>
      </w:pPr>
      <w:r w:rsidRPr="00000168">
        <w:t xml:space="preserve">רש</w:t>
      </w:r>
      <w:ins w:id="92553" w:author="מנוע מכני" w:date="2026-10-05T11:32:12Z">
        <w:r>
          <w:t xml:space="preserve">ב"י</w:t>
        </w:r>
      </w:ins>
      <w:del w:id="92554" w:author="מנוע מכני" w:date="2026-10-05T11:32:12Z">
        <w:r w:rsidRPr="00000168">
          <w:delText xml:space="preserve">ב''י</w:delText>
        </w:r>
      </w:del>
      <w:r w:rsidRPr="00000168">
        <w:t xml:space="preserve"> מ</w:t>
      </w:r>
      <w:r w:rsidR="00F40753" w:rsidRPr="00000168">
        <w:t xml:space="preserve">ר"ש:</w:t>
      </w:r>
    </w:p>
    <w:p w14:paraId="3FB4872F" w14:textId="77777777" w:rsidR="00B874E6" w:rsidRPr="00000168" w:rsidRDefault="00CA61DF" w:rsidP="00CA61DF">
      <w:pPr>
        <w:rPr>
          <w:b/>
          <w:bCs/>
          <w:rtl/>
        </w:rPr>
      </w:pPr>
      <w:del w:id="100703" w:author="מנוע מכני" w:date="2026-10-05T11:32:12Z">
        <w:r w:rsidR="00F40753" w:rsidRPr="00000168">
          <w:rPr>
            <w:b/>
            <w:bCs/>
            <w:rtl/>
          </w:rPr>
          <w:delText xml:space="preserve"> </w:delText>
        </w:r>
      </w:del>
      <w:r w:rsidR="00F40753" w:rsidRPr="00000168">
        <w:rPr>
          <w:b/>
          <w:bCs/>
          <w:rtl/>
        </w:rPr>
        <w:t xml:space="preserve">טומטום ואנדרוגינוס אין נכנסין לדיר להתעשר</w:t>
      </w:r>
      <w:r w:rsidR="0057284B" w:rsidRPr="00000168">
        <w:rPr>
          <w:b/>
          <w:bCs/>
          <w:rtl/>
        </w:rPr>
        <w:t>.</w:t>
      </w:r>
    </w:p>
    <w:p w14:paraId="0BB2FC34" w14:textId="77777777" w:rsidR="00CA61DF" w:rsidRDefault="00F40753" w:rsidP="008C4BB9">
      <w:pPr>
        <w:pStyle w:val="011"/>
        <w:rPr>
          <w:rtl/>
        </w:rPr>
      </w:pPr>
      <w:r>
        <w:rPr>
          <w:rtl/>
        </w:rPr>
        <w:t xml:space="preserve">ותנא דידן, </w:t>
      </w:r>
      <w:r w:rsidR="00000168">
        <w:rPr>
          <w:rFonts w:hint="cs"/>
          <w:rtl/>
        </w:rPr>
        <w:t>ל</w:t>
      </w:r>
      <w:r>
        <w:rPr>
          <w:rtl/>
        </w:rPr>
        <w:t>עולם גמיר</w:t>
      </w:r>
      <w:r w:rsidR="00000168">
        <w:rPr>
          <w:rFonts w:hint="cs"/>
          <w:rtl/>
        </w:rPr>
        <w:t xml:space="preserve"> תחת מקדשים</w:t>
      </w:r>
      <w:r>
        <w:rPr>
          <w:rtl/>
        </w:rPr>
        <w:t xml:space="preserve">, </w:t>
      </w:r>
      <w:ins w:id="95651" w:author="מנוע מכני" w:date="2026-10-05T11:32:12Z">
        <w:r>
          <w:rPr>
            <w:rtl/>
          </w:rPr>
          <w:t xml:space="preserve">ואלו</w:t>
        </w:r>
      </w:ins>
      <w:del w:id="9565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5649" w:author="מנוע מכני" w:date="2026-10-05T11:32:12Z">
        <w:r>
          <w:rPr>
            <w:rtl/>
          </w:rPr>
          <w:t xml:space="preserve">התורה</w:t>
        </w:r>
      </w:ins>
      <w:del w:id="9565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רבינהו, ד</w:t>
      </w:r>
      <w:r w:rsidR="00CA61DF">
        <w:rPr>
          <w:rFonts w:hint="cs"/>
          <w:rtl/>
        </w:rPr>
        <w:t>'</w:t>
      </w:r>
      <w:ins w:id="90505" w:author="מנוע סמנטי" w:date="2026-10-05T11:39:44Z">
        <w:r>
          <w:rPr>
            <w:rStyle w:val="afffff0"/>
            <w:rtl/>
          </w:rPr>
          <w:t xml:space="preserve">כִּי מָשְׁחָתָם בָּהֶם מוּם בָּם לֹא יֵרָצוּ לָכֶם</w:t>
        </w:r>
      </w:ins>
      <w:del w:id="90506" w:author="מנוע סמנטי" w:date="2026-10-05T11:39:44Z">
        <w:r>
          <w:rPr>
            <w:rtl/>
          </w:rPr>
          <w:delText xml:space="preserve">כי משחתם בהם מום בם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ירצו לכם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704" w:author="מנוע מכני" w:date="2026-10-05T11:32:12Z"/>
        </w:rPr>
      </w:pPr>
      <w:r>
        <w:t>ות</w:t>
      </w:r>
      <w:r w:rsidR="00000168">
        <w:t xml:space="preserve">ד</w:t>
      </w:r>
      <w:ins w:id="92555" w:author="מנוע מכני" w:date="2026-10-05T11:32:12Z">
        <w:r>
          <w:t xml:space="preserve">ר"י</w:t>
        </w:r>
      </w:ins>
      <w:del w:id="92556" w:author="מנוע מכני" w:date="2026-10-05T11:32:12Z">
        <w:r w:rsidR="00000168">
          <w:delText xml:space="preserve">ר''י</w:delText>
        </w:r>
      </w:del>
      <w:r>
        <w:t xml:space="preserve">:</w:t>
      </w:r>
    </w:p>
    <w:p w14:paraId="6C822078" w14:textId="77777777" w:rsidR="00CA61DF" w:rsidRDefault="00F40753" w:rsidP="00000168">
      <w:pPr>
        <w:rPr>
          <w:rtl/>
        </w:rPr>
      </w:pPr>
      <w:del w:id="1007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מקום שנאמר בו השחתה - אינו אלא דבר ערוה </w:t>
      </w:r>
      <w:ins w:id="97635" w:author="מנוע מכני" w:date="2026-10-05T11:32:12Z">
        <w:r>
          <w:rPr>
            <w:rtl/>
          </w:rPr>
          <w:t xml:space="preserve">וע"ז</w:t>
        </w:r>
      </w:ins>
      <w:del w:id="97636" w:author="מנוע מכני" w:date="2026-10-05T11:32:12Z">
        <w:r>
          <w:rPr>
            <w:rtl/>
          </w:rPr>
          <w:delText xml:space="preserve">ועבודה זרה</w:delText>
        </w:r>
      </w:del>
      <w:r>
        <w:rPr>
          <w:rtl/>
        </w:rPr>
        <w:t xml:space="preserve">, </w:t>
      </w:r>
    </w:p>
    <w:p w14:paraId="572483AB" w14:textId="77777777" w:rsidR="00CA61DF" w:rsidRDefault="00F40753" w:rsidP="00CA61DF">
      <w:pPr>
        <w:rPr>
          <w:rtl/>
        </w:rPr>
      </w:pPr>
      <w:r>
        <w:rPr>
          <w:rtl/>
        </w:rPr>
        <w:t xml:space="preserve">דבר ערוה </w:t>
      </w:r>
      <w:r w:rsidR="00CA61DF">
        <w:rPr>
          <w:rFonts w:hint="cs"/>
          <w:rtl/>
        </w:rPr>
        <w:t>'</w:t>
      </w:r>
      <w:ins w:id="90507" w:author="מנוע סמנטי" w:date="2026-10-05T11:39:44Z">
        <w:r>
          <w:rPr>
            <w:rStyle w:val="afffff0"/>
            <w:rtl/>
          </w:rPr>
          <w:t xml:space="preserve">כִּי הִשְׁחִית כָּל בָּשָׂר אֶת דַּרְכּוֹ עַל הָאָרֶץ</w:t>
        </w:r>
      </w:ins>
      <w:del w:id="90508" w:author="מנוע סמנטי" w:date="2026-10-05T11:39:44Z">
        <w:r>
          <w:rPr>
            <w:rtl/>
          </w:rPr>
          <w:delText xml:space="preserve">כי </w:delText>
        </w:r>
        <w:r w:rsidRPr="00000168">
          <w:rPr>
            <w:b/>
            <w:bCs/>
            <w:rtl/>
          </w:rPr>
          <w:delText xml:space="preserve">השחית</w:delText>
        </w:r>
        <w:r>
          <w:rPr>
            <w:rtl/>
          </w:rPr>
          <w:delText xml:space="preserve"> כל בשר את דרכו על הארץ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, </w:t>
      </w:r>
    </w:p>
    <w:p w14:paraId="2EDC1C80" w14:textId="77777777" w:rsidR="00B874E6" w:rsidRDefault="00F40753" w:rsidP="00000168">
      <w:pPr>
        <w:rPr>
          <w:rtl/>
        </w:rPr>
      </w:pPr>
      <w:ins w:id="97637" w:author="מנוע מכני" w:date="2026-10-05T11:32:12Z">
        <w:r>
          <w:rPr>
            <w:rtl/>
          </w:rPr>
          <w:t xml:space="preserve">ע"ז</w:t>
        </w:r>
      </w:ins>
      <w:del w:id="97638" w:author="מנוע מכני" w:date="2026-10-05T11:32:12Z">
        <w:r>
          <w:rPr>
            <w:rtl/>
          </w:rPr>
          <w:delText xml:space="preserve">עבודה זרה</w:delText>
        </w:r>
      </w:del>
      <w:r>
        <w:rPr>
          <w:rtl/>
        </w:rPr>
        <w:t xml:space="preserve"> </w:t>
      </w:r>
      <w:r w:rsidR="00000168">
        <w:rPr>
          <w:rtl/>
        </w:rPr>
        <w:t>–</w:t>
      </w:r>
      <w:r>
        <w:rPr>
          <w:rtl/>
        </w:rPr>
        <w:t xml:space="preserve"> ד</w:t>
      </w:r>
      <w:r w:rsidR="00000168">
        <w:rPr>
          <w:rFonts w:hint="cs"/>
          <w:rtl/>
        </w:rPr>
        <w:t>'</w:t>
      </w:r>
      <w:ins w:id="90509" w:author="מנוע סמנטי" w:date="2026-10-05T11:39:44Z">
        <w:r>
          <w:rPr>
            <w:rStyle w:val="afffff0"/>
            <w:rtl/>
          </w:rPr>
          <w:t xml:space="preserve">פֶּן תַּשְׁחִיתוּן וַעֲשִׂיתֶם לָכֶם פֶּסֶל תְּמוּנַת כָּל סָמֶל תַּבְנִית זָכָר אוֹ נְקֵבָה</w:t>
        </w:r>
      </w:ins>
      <w:del w:id="90510" w:author="מנוע סמנטי" w:date="2026-10-05T11:39:44Z">
        <w:r>
          <w:rPr>
            <w:rtl/>
          </w:rPr>
          <w:delText xml:space="preserve">פן </w:delText>
        </w:r>
        <w:r w:rsidRPr="00000168">
          <w:rPr>
            <w:b/>
            <w:bCs/>
            <w:rtl/>
          </w:rPr>
          <w:delText xml:space="preserve">תשחיתון</w:delText>
        </w:r>
        <w:r>
          <w:rPr>
            <w:rtl/>
          </w:rPr>
          <w:delText xml:space="preserve"> ועשיתם לכם פסל תמונת כל סמל תבנית זכר או נקבה</w:delText>
        </w:r>
      </w:del>
      <w:r w:rsidR="00000168">
        <w:rPr>
          <w:rFonts w:hint="cs"/>
          <w:rtl/>
        </w:rPr>
        <w:t>'</w:t>
      </w:r>
      <w:r w:rsidR="0057284B">
        <w:rPr>
          <w:rtl/>
        </w:rPr>
        <w:t>.</w:t>
      </w:r>
    </w:p>
    <w:p w14:paraId="4D3E2B1F" w14:textId="77777777" w:rsidR="00000168" w:rsidRDefault="00F40753" w:rsidP="00F40753">
      <w:pPr>
        <w:rPr>
          <w:rtl/>
        </w:rPr>
      </w:pPr>
      <w:r>
        <w:rPr>
          <w:rtl/>
        </w:rPr>
        <w:lastRenderedPageBreak/>
        <w:t xml:space="preserve">וכל שהמום פוסל בו - דבר ערוה </w:t>
      </w:r>
      <w:ins w:id="97639" w:author="מנוע מכני" w:date="2026-10-05T11:32:12Z">
        <w:r>
          <w:rPr>
            <w:rtl/>
          </w:rPr>
          <w:t xml:space="preserve">וע"ז</w:t>
        </w:r>
      </w:ins>
      <w:del w:id="97640" w:author="מנוע מכני" w:date="2026-10-05T11:32:12Z">
        <w:r>
          <w:rPr>
            <w:rtl/>
          </w:rPr>
          <w:lastRenderedPageBreak/>
          <w:delText xml:space="preserve">ועבודה זרה</w:delText>
        </w:r>
      </w:del>
      <w:r>
        <w:rPr>
          <w:rtl/>
        </w:rPr>
        <w:lastRenderedPageBreak/>
        <w:t xml:space="preserve"> פוסלין בו, </w:t>
      </w:r>
    </w:p>
    <w:p w14:paraId="65092F2F" w14:textId="77777777" w:rsidR="00000168" w:rsidRDefault="00F40753" w:rsidP="00F40753">
      <w:pPr>
        <w:rPr>
          <w:rtl/>
        </w:rPr>
      </w:pPr>
      <w:r>
        <w:rPr>
          <w:rtl/>
        </w:rPr>
        <w:t xml:space="preserve">וכל שאין המום פוסל בו - אין דבר ערוה </w:t>
      </w:r>
      <w:ins w:id="97641" w:author="מנוע מכני" w:date="2026-10-05T11:32:12Z">
        <w:r>
          <w:rPr>
            <w:rtl/>
          </w:rPr>
          <w:t xml:space="preserve">וע"ז</w:t>
        </w:r>
      </w:ins>
      <w:del w:id="97642" w:author="מנוע מכני" w:date="2026-10-05T11:32:12Z">
        <w:r>
          <w:rPr>
            <w:rtl/>
          </w:rPr>
          <w:delText xml:space="preserve">ועבודה זרה</w:delText>
        </w:r>
      </w:del>
      <w:r>
        <w:rPr>
          <w:rtl/>
        </w:rPr>
        <w:t xml:space="preserve"> פוסלין בו, </w:t>
      </w:r>
    </w:p>
    <w:p w14:paraId="2C63FFA2" w14:textId="77777777" w:rsidR="00B874E6" w:rsidRDefault="00F40753" w:rsidP="008C4BB9">
      <w:pPr>
        <w:pStyle w:val="021"/>
        <w:rPr>
          <w:rtl/>
        </w:rPr>
      </w:pPr>
      <w:ins w:id="95655" w:author="מנוע מכני" w:date="2026-10-05T11:32:12Z">
        <w:r>
          <w:rPr>
            <w:rtl/>
          </w:rPr>
          <w:t xml:space="preserve">וזה</w:t>
        </w:r>
      </w:ins>
      <w:del w:id="9565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מעשר - הואיל ולא </w:t>
      </w:r>
      <w:r w:rsidR="00000168">
        <w:rPr>
          <w:rFonts w:hint="cs"/>
          <w:rtl/>
        </w:rPr>
        <w:t xml:space="preserve">נפסל במום </w:t>
      </w:r>
      <w:r>
        <w:rPr>
          <w:rtl/>
        </w:rPr>
        <w:t>ד</w:t>
      </w:r>
      <w:r w:rsidR="00000168">
        <w:rPr>
          <w:rFonts w:hint="cs"/>
          <w:rtl/>
        </w:rPr>
        <w:t>'</w:t>
      </w:r>
      <w:ins w:id="90511" w:author="מנוע סמנטי" w:date="2026-10-05T11:39:44Z">
        <w:r>
          <w:rPr>
            <w:rStyle w:val="afffff0"/>
            <w:rtl/>
          </w:rPr>
          <w:t xml:space="preserve">לֹא יְבַקֵּר בֵּין טוֹב לָרָע וְלֹא יְמִירֶנּוּ</w:t>
        </w:r>
      </w:ins>
      <w:del w:id="90512" w:author="מנוע סמנטי" w:date="2026-10-05T11:39:44Z">
        <w:r>
          <w:rPr>
            <w:rtl/>
          </w:rPr>
          <w:delText xml:space="preserve">לא יבקר בין טוב לרע ולא ימירנו</w:delText>
        </w:r>
      </w:del>
      <w:r w:rsidR="00000168">
        <w:rPr>
          <w:rFonts w:hint="cs"/>
          <w:rtl/>
        </w:rPr>
        <w:t>'</w:t>
      </w:r>
      <w:r>
        <w:rPr>
          <w:rtl/>
        </w:rPr>
        <w:t xml:space="preserve">, דבר ערוה </w:t>
      </w:r>
      <w:r>
        <w:rPr>
          <w:rtl/>
        </w:rPr>
        <w:t xml:space="preserve">ו</w:t>
      </w:r>
      <w:ins w:id="92557" w:author="מנוע מכני" w:date="2026-10-05T11:32:12Z">
        <w:r>
          <w:rPr>
            <w:rtl/>
          </w:rPr>
          <w:t xml:space="preserve">ע"ז</w:t>
        </w:r>
      </w:ins>
      <w:del w:id="92558" w:author="מנוע מכני" w:date="2026-10-05T11:32:12Z">
        <w:r>
          <w:rPr>
            <w:rtl/>
          </w:rPr>
          <w:delText xml:space="preserve">ע</w:delText>
        </w:r>
        <w:r w:rsidR="00000168">
          <w:rPr>
            <w:rFonts w:hint="cs"/>
            <w:rtl/>
          </w:rPr>
          <w:delText xml:space="preserve">''ז</w:delText>
        </w:r>
      </w:del>
      <w:r w:rsidR="0000016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פסיל </w:t>
      </w:r>
      <w:ins w:id="95653" w:author="מנוע מכני" w:date="2026-10-05T11:32:12Z">
        <w:r>
          <w:rPr>
            <w:rtl/>
          </w:rPr>
          <w:t xml:space="preserve">בו</w:t>
        </w:r>
      </w:ins>
      <w:del w:id="95654" w:author="מנוע מכני" w:date="2026-10-05T11:32:12Z">
        <w:r>
          <w:rPr>
            <w:rtl/>
          </w:rPr>
          <w:delText xml:space="preserve">ביה</w:delText>
        </w:r>
      </w:del>
      <w:r w:rsidR="0057284B">
        <w:rPr>
          <w:rtl/>
        </w:rPr>
        <w:t>.</w:t>
      </w:r>
    </w:p>
    <w:p w14:paraId="1352B05D" w14:textId="77777777" w:rsidR="00B874E6" w:rsidRDefault="00F40753" w:rsidP="00F40753">
      <w:pPr>
        <w:rPr>
          <w:rtl/>
        </w:rPr>
      </w:pPr>
      <w:r>
        <w:rPr>
          <w:rtl/>
        </w:rPr>
        <w:t xml:space="preserve">רובע ונרבע - דבר ערוה, מוקצה ונעבד - </w:t>
      </w:r>
      <w:ins w:id="97643" w:author="מנוע מכני" w:date="2026-10-05T11:32:12Z">
        <w:r>
          <w:rPr>
            <w:rtl/>
          </w:rPr>
          <w:t xml:space="preserve">ע"ז</w:t>
        </w:r>
      </w:ins>
      <w:del w:id="97644" w:author="מנוע מכני" w:date="2026-10-05T11:32:12Z">
        <w:r>
          <w:rPr>
            <w:rtl/>
          </w:rPr>
          <w:delText xml:space="preserve">עבודה זרה</w:delText>
        </w:r>
      </w:del>
      <w:r>
        <w:rPr>
          <w:rtl/>
        </w:rPr>
        <w:t xml:space="preserve">, ואתנן - דבר ערוה, ומחיר - </w:t>
      </w:r>
      <w:ins w:id="98697" w:author="מנוע מכני" w:date="2026-10-05T11:32:12Z">
        <w:r>
          <w:rPr>
            <w:rtl/>
          </w:rPr>
          <w:t xml:space="preserve">הוקש</w:t>
        </w:r>
      </w:ins>
      <w:del w:id="98698" w:author="מנוע מכני" w:date="2026-10-05T11:32:12Z">
        <w:r>
          <w:rPr>
            <w:rtl/>
          </w:rPr>
          <w:delText xml:space="preserve">איתקש</w:delText>
        </w:r>
      </w:del>
      <w:r>
        <w:rPr>
          <w:rtl/>
        </w:rPr>
        <w:t xml:space="preserve"> לאתנן, טומטום ואנדרוגינוס - </w:t>
      </w:r>
      <w:ins w:id="94279" w:author="מנוע מכני" w:date="2026-10-05T11:32:12Z">
        <w:r>
          <w:rPr>
            <w:rtl/>
          </w:rPr>
          <w:t xml:space="preserve">סבר</w:t>
        </w:r>
      </w:ins>
      <w:del w:id="94280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ספיקא הוא</w:t>
      </w:r>
      <w:r w:rsidR="0057284B">
        <w:rPr>
          <w:rtl/>
        </w:rPr>
        <w:t>.</w:t>
      </w:r>
    </w:p>
    <w:p w14:paraId="66449056" w14:textId="77777777" w:rsidR="00B874E6" w:rsidRDefault="00F40753" w:rsidP="00F40753">
      <w:pPr>
        <w:rPr>
          <w:rtl/>
        </w:rPr>
      </w:pPr>
      <w:r>
        <w:rPr>
          <w:rStyle w:val="2fb"/>
          <w:rtl/>
        </w:rPr>
        <w:t xml:space="preserve">ר"ש</w:t>
      </w:r>
      <w:r>
        <w:rPr>
          <w:rtl/>
        </w:rPr>
        <w:t xml:space="preserve"> בן יהודה אומר [כו'] </w:t>
      </w:r>
      <w:ins w:id="94281" w:author="מנוע מכני" w:date="2026-10-05T11:32:12Z">
        <w:r>
          <w:rPr>
            <w:rtl/>
          </w:rPr>
          <w:t xml:space="preserve">סבר</w:t>
        </w:r>
      </w:ins>
      <w:del w:id="9428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ספיקא הוא, מיעט </w:t>
      </w:r>
      <w:ins w:id="95657" w:author="מנוע מכני" w:date="2026-10-05T11:32:12Z">
        <w:r>
          <w:rPr>
            <w:rtl/>
          </w:rPr>
          <w:t xml:space="preserve">התורה</w:t>
        </w:r>
      </w:ins>
      <w:del w:id="9565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גבי קדשים זכר ודאי ונקבה </w:t>
      </w:r>
      <w:ins w:id="95659" w:author="מנוע מכני" w:date="2026-10-05T11:32:12Z">
        <w:r>
          <w:rPr>
            <w:rtl/>
          </w:rPr>
          <w:t xml:space="preserve">ודיש</w:t>
        </w:r>
      </w:ins>
      <w:del w:id="95660" w:author="מנוע מכני" w:date="2026-10-05T11:32:12Z">
        <w:r>
          <w:rPr>
            <w:rtl/>
          </w:rPr>
          <w:delText xml:space="preserve">ודאית</w:delText>
        </w:r>
      </w:del>
      <w:r>
        <w:rPr>
          <w:rtl/>
        </w:rPr>
        <w:t xml:space="preserve">, ולא טומטום ואנדרוגינוס, מעשר </w:t>
      </w:r>
      <w:ins w:id="94283" w:author="מנוע מכני" w:date="2026-10-05T11:32:12Z">
        <w:r>
          <w:rPr>
            <w:rtl/>
          </w:rPr>
          <w:t xml:space="preserve">גם</w:t>
        </w:r>
      </w:ins>
      <w:del w:id="942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גמר תחת תחת מקדשים</w:t>
      </w:r>
      <w:r w:rsidR="0057284B">
        <w:rPr>
          <w:rtl/>
        </w:rPr>
        <w:t>.</w:t>
      </w:r>
    </w:p>
    <w:p w14:paraId="6F62280E" w14:textId="77777777" w:rsidR="00000168" w:rsidRDefault="00000168" w:rsidP="00F40753">
      <w:pPr>
        <w:rPr>
          <w:del w:id="90674" w:author="מנוע עיצוב" w:date="2026-10-05T11:33:53Z"/>
          <w:rtl/>
        </w:rPr>
      </w:pPr>
    </w:p>
    <w:p>
      <w:pPr>
        <w:pStyle w:val="38"/>
        <w:rPr>
          <w:ins w:id="100706" w:author="מנוע מכני" w:date="2026-10-05T11:32:12Z"/>
        </w:rPr>
      </w:pPr>
      <w:r>
        <w:t xml:space="preserve">ת"ר:</w:t>
      </w:r>
    </w:p>
    <w:p w14:paraId="23A781BF" w14:textId="77777777" w:rsidR="00B874E6" w:rsidRDefault="00F40753" w:rsidP="00000168">
      <w:pPr>
        <w:rPr>
          <w:rtl/>
        </w:rPr>
      </w:pPr>
      <w:del w:id="1007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נכנסין לדיר להתעשר, חוץ מן הכלאים והטרפה - דברי </w:t>
      </w:r>
      <w:r>
        <w:rPr>
          <w:rStyle w:val="2fb"/>
          <w:rtl/>
        </w:rPr>
        <w:t xml:space="preserve">ר"א</w:t>
      </w:r>
      <w:r>
        <w:rPr>
          <w:rtl/>
        </w:rPr>
        <w:t xml:space="preserve"> בר' יהודה איש כפר ברתותא שאמר </w:t>
      </w:r>
      <w:r>
        <w:rPr>
          <w:rStyle w:val="2fb"/>
          <w:rtl/>
        </w:rPr>
        <w:t xml:space="preserve">מ</w:t>
      </w:r>
      <w:r w:rsidR="00000168">
        <w:rPr>
          <w:rStyle w:val="2fb"/>
          <w:rFonts w:hint="cs"/>
          <w:rtl/>
        </w:rPr>
        <w:t xml:space="preserve">ר</w:t>
      </w:r>
      <w:ins w:id="92559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2560" w:author="מנוע מכני" w:date="2026-10-05T11:32:12Z">
        <w:r w:rsidR="00000168">
          <w:rPr>
            <w:rFonts w:hint="cs"/>
            <w:rtl/>
          </w:rPr>
          <w:delText xml:space="preserve">י''ה</w:delText>
        </w:r>
      </w:del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ר"ע</w:t>
      </w:r>
      <w:r>
        <w:rPr>
          <w:rtl/>
        </w:rPr>
        <w:t xml:space="preserve">: אני שמעתי הימנו אף יוצא דופן ומחוסר זמן ויתום</w:t>
      </w:r>
      <w:r w:rsidR="0057284B">
        <w:rPr>
          <w:rtl/>
        </w:rPr>
        <w:t>.</w:t>
      </w:r>
    </w:p>
    <w:p w14:paraId="6C293C26" w14:textId="77777777" w:rsidR="00000168" w:rsidRDefault="00000168" w:rsidP="00000168">
      <w:pPr>
        <w:pStyle w:val="afff0"/>
        <w:framePr w:wrap="around"/>
        <w:rPr>
          <w:rtl/>
        </w:rPr>
      </w:pPr>
      <w:r>
        <w:rPr>
          <w:rFonts w:hint="cs"/>
          <w:rtl/>
        </w:rPr>
        <w:t>נז:</w:t>
      </w:r>
    </w:p>
    <w:p w14:paraId="04F56DC0" w14:textId="77777777" w:rsidR="00B874E6" w:rsidRDefault="00F40753" w:rsidP="00000168">
      <w:pPr>
        <w:rPr>
          <w:rtl/>
        </w:rPr>
      </w:pPr>
      <w:r>
        <w:rPr>
          <w:rStyle w:val="2fb"/>
          <w:rtl/>
        </w:rPr>
        <w:t xml:space="preserve">ות"ק</w:t>
      </w:r>
      <w:r>
        <w:rPr>
          <w:rtl/>
        </w:rPr>
        <w:t xml:space="preserve">, </w:t>
      </w:r>
      <w:r w:rsidR="00000168">
        <w:rPr>
          <w:rFonts w:hint="cs"/>
          <w:rtl/>
        </w:rPr>
        <w:t>ל</w:t>
      </w:r>
      <w:r>
        <w:rPr>
          <w:rtl/>
        </w:rPr>
        <w:t>עולם גמר</w:t>
      </w:r>
      <w:r w:rsidR="00000168">
        <w:rPr>
          <w:rFonts w:hint="cs"/>
          <w:rtl/>
        </w:rPr>
        <w:t xml:space="preserve"> תחת תחת מקדשים</w:t>
      </w:r>
      <w:r>
        <w:rPr>
          <w:rtl/>
        </w:rPr>
        <w:t xml:space="preserve">, וביוצא דופן </w:t>
      </w:r>
      <w:ins w:id="92561" w:author="מנוע מכני" w:date="2026-10-05T11:32:12Z">
        <w:ins w:id="98065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66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562" w:author="מנוע מכני" w:date="2026-10-05T11:32:12Z">
        <w:r w:rsidR="00000168">
          <w:rPr>
            <w:rFonts w:hint="cs"/>
            <w:rtl/>
          </w:rPr>
          <w:delText xml:space="preserve">ס''ל</w:delText>
        </w:r>
      </w:del>
      <w:r w:rsidR="00000168">
        <w:rPr>
          <w:rFonts w:hint="cs"/>
          <w:rtl/>
        </w:rPr>
        <w:t xml:space="preserve"> </w:t>
      </w:r>
      <w:r w:rsidR="00000168">
        <w:rPr>
          <w:rStyle w:val="2fb"/>
          <w:rFonts w:hint="cs"/>
          <w:rtl/>
        </w:rPr>
        <w:t xml:space="preserve">כ</w:t>
      </w:r>
      <w:ins w:id="9256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564" w:author="מנוע מכני" w:date="2026-10-05T11:32:12Z">
        <w:r w:rsidR="00000168">
          <w:rPr>
            <w:rFonts w:hint="cs"/>
            <w:rtl/>
          </w:rPr>
          <w:delText xml:space="preserve">ר''ש</w:delText>
        </w:r>
      </w:del>
      <w:r w:rsidR="00000168">
        <w:rPr>
          <w:rFonts w:hint="cs"/>
          <w:rtl/>
        </w:rPr>
        <w:t xml:space="preserve"> ד</w:t>
      </w:r>
      <w:r>
        <w:rPr>
          <w:rtl/>
        </w:rPr>
        <w:t xml:space="preserve">ולד מעליא הוא, ודלא </w:t>
      </w:r>
      <w:r>
        <w:rPr>
          <w:rStyle w:val="2fb"/>
          <w:rtl/>
        </w:rPr>
        <w:t xml:space="preserve">כר' יוחנן</w:t>
      </w:r>
      <w:r w:rsidR="0057284B">
        <w:rPr>
          <w:rtl/>
        </w:rPr>
        <w:t>.</w:t>
      </w:r>
    </w:p>
    <w:p w14:paraId="5680209C" w14:textId="77777777" w:rsidR="00B874E6" w:rsidRDefault="00F40753" w:rsidP="00000168">
      <w:pPr>
        <w:rPr>
          <w:rtl/>
        </w:rPr>
      </w:pPr>
      <w:r>
        <w:rPr>
          <w:rtl/>
        </w:rPr>
        <w:t xml:space="preserve">במחוסר זמן - סבר לה </w:t>
      </w:r>
      <w:r>
        <w:rPr>
          <w:rStyle w:val="2fb"/>
          <w:rtl/>
        </w:rPr>
        <w:t xml:space="preserve">כר</w:t>
      </w:r>
      <w:r w:rsidR="00000168">
        <w:rPr>
          <w:rStyle w:val="2fb"/>
          <w:rFonts w:hint="cs"/>
          <w:rtl/>
        </w:rPr>
        <w:t xml:space="preserve">ש</w:t>
      </w:r>
      <w:ins w:id="92565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566" w:author="מנוע מכני" w:date="2026-10-05T11:32:12Z">
        <w:r w:rsidR="00000168">
          <w:rPr>
            <w:rFonts w:hint="cs"/>
            <w:rtl/>
          </w:rPr>
          <w:delText xml:space="preserve">ב''י</w:delText>
        </w:r>
      </w:del>
      <w:r w:rsidR="0057284B">
        <w:rPr>
          <w:rtl/>
        </w:rPr>
        <w:t>.</w:t>
      </w:r>
    </w:p>
    <w:p w14:paraId="0C6FF3EA" w14:textId="77777777" w:rsidR="00000168" w:rsidRDefault="00000168" w:rsidP="00F40753">
      <w:pPr>
        <w:rPr>
          <w:del w:id="90675" w:author="מנוע עיצוב" w:date="2026-10-05T11:33:53Z"/>
          <w:rtl/>
        </w:rPr>
      </w:pPr>
    </w:p>
    <w:p w14:paraId="3DED196C" w14:textId="77777777" w:rsidR="00000168" w:rsidRDefault="00F40753" w:rsidP="00000168">
      <w:pPr>
        <w:pStyle w:val="afffd"/>
        <w:rPr>
          <w:rtl/>
        </w:rPr>
      </w:pPr>
      <w:r>
        <w:rPr>
          <w:rtl/>
        </w:rPr>
        <w:t xml:space="preserve">יתום </w:t>
      </w:r>
    </w:p>
    <w:p w14:paraId="4BF50DAA" w14:textId="77777777" w:rsidR="00B874E6" w:rsidRDefault="00F40753" w:rsidP="00F40753">
      <w:pPr>
        <w:rPr>
          <w:rtl/>
        </w:rPr>
      </w:pPr>
      <w:r>
        <w:rPr>
          <w:rtl/>
        </w:rPr>
        <w:t xml:space="preserve">כגון שהשלח </w:t>
      </w:r>
      <w:r w:rsidR="00000168">
        <w:rPr>
          <w:rFonts w:hint="cs"/>
          <w:rtl/>
        </w:rPr>
        <w:t>[עור]</w:t>
      </w:r>
      <w:r>
        <w:rPr>
          <w:rtl/>
        </w:rPr>
        <w:t xml:space="preserve">קיים, </w:t>
      </w:r>
      <w:r>
        <w:rPr>
          <w:rStyle w:val="2fb"/>
          <w:rtl/>
        </w:rPr>
        <w:t xml:space="preserve">ור' יהושע</w:t>
      </w:r>
      <w:r>
        <w:rPr>
          <w:rtl/>
        </w:rPr>
        <w:t xml:space="preserve"> </w:t>
      </w:r>
      <w:ins w:id="94285" w:author="מנוע מכני" w:date="2026-10-05T11:32:12Z">
        <w:r>
          <w:rPr>
            <w:rtl/>
          </w:rPr>
          <w:t xml:space="preserve">לשיטתו</w:t>
        </w:r>
      </w:ins>
      <w:del w:id="94286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 דאמ</w:t>
      </w:r>
      <w:r w:rsidR="00000168">
        <w:rPr>
          <w:rtl/>
        </w:rPr>
        <w:t xml:space="preserve">ר: </w:t>
      </w:r>
      <w:ins w:id="92985" w:author="מנוע מכני" w:date="2026-10-05T11:32:12Z">
        <w:r>
          <w:rPr>
            <w:rtl/>
          </w:rPr>
          <w:t xml:space="preserve">אפי'</w:t>
        </w:r>
      </w:ins>
      <w:del w:id="92986" w:author="מנוע מכני" w:date="2026-10-05T11:32:12Z">
        <w:r w:rsidR="00000168">
          <w:rPr>
            <w:rtl/>
          </w:rPr>
          <w:delText xml:space="preserve">אפילו</w:delText>
        </w:r>
      </w:del>
      <w:r w:rsidR="00000168">
        <w:rPr>
          <w:rtl/>
        </w:rPr>
        <w:t xml:space="preserve"> שחט את אמו והשלח קיים</w:t>
      </w:r>
      <w:r>
        <w:rPr>
          <w:rtl/>
        </w:rPr>
        <w:t xml:space="preserve"> אין זה יתום</w:t>
      </w:r>
      <w:r w:rsidR="0057284B">
        <w:rPr>
          <w:rtl/>
        </w:rPr>
        <w:t>.</w:t>
      </w:r>
    </w:p>
    <w:p w14:paraId="131A0CE6" w14:textId="77777777" w:rsidR="001B6BBF" w:rsidRDefault="00F40753" w:rsidP="00F40753">
      <w:pPr>
        <w:rPr>
          <w:rtl/>
        </w:rPr>
      </w:pPr>
      <w:r>
        <w:rPr>
          <w:rtl/>
        </w:rPr>
        <w:t xml:space="preserve">העיד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בן סתריאל מערקת לבינה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: </w:t>
      </w:r>
    </w:p>
    <w:p w14:paraId="696D9ABC" w14:textId="77777777" w:rsidR="00B874E6" w:rsidRDefault="00F40753" w:rsidP="00F40753">
      <w:pPr>
        <w:rPr>
          <w:rtl/>
        </w:rPr>
      </w:pPr>
      <w:r>
        <w:rPr>
          <w:rtl/>
        </w:rPr>
        <w:t xml:space="preserve">במקומנו מפשיטין את המתה ומלבישין את החי,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: נתגלה טעמא של משנתינו</w:t>
      </w:r>
      <w:r w:rsidR="0057284B">
        <w:rPr>
          <w:rtl/>
        </w:rPr>
        <w:t>.</w:t>
      </w:r>
    </w:p>
    <w:p w14:paraId="2CD60D91" w14:textId="77777777" w:rsidR="00B874E6" w:rsidRDefault="00F40753" w:rsidP="00F40753">
      <w:pPr>
        <w:rPr>
          <w:rtl/>
        </w:rPr>
      </w:pPr>
      <w:r>
        <w:rPr>
          <w:rtl/>
        </w:rPr>
        <w:t xml:space="preserve">חזירין שבמקומנו </w:t>
      </w:r>
      <w:r w:rsidR="001B6BBF">
        <w:rPr>
          <w:rFonts w:hint="cs"/>
          <w:rtl/>
        </w:rPr>
        <w:t>[חזרת ירק]</w:t>
      </w:r>
      <w:r>
        <w:rPr>
          <w:rtl/>
        </w:rPr>
        <w:t>יש להם ששים רבוא קלפים בבית המסס שלו</w:t>
      </w:r>
      <w:r w:rsidR="0057284B">
        <w:rPr>
          <w:rtl/>
        </w:rPr>
        <w:t>.</w:t>
      </w:r>
    </w:p>
    <w:p w14:paraId="2AD34367" w14:textId="77777777" w:rsidR="00B874E6" w:rsidRDefault="00F40753" w:rsidP="001B6BBF">
      <w:pPr>
        <w:rPr>
          <w:rtl/>
        </w:rPr>
      </w:pPr>
      <w:r>
        <w:rPr>
          <w:rtl/>
        </w:rPr>
        <w:t xml:space="preserve">פעם אחת נפל ארז אחד שבמקומנו, ועברו שש עשרה קרונות </w:t>
      </w:r>
      <w:r w:rsidR="001B6BBF">
        <w:rPr>
          <w:rFonts w:hint="cs"/>
          <w:rtl/>
        </w:rPr>
        <w:t>ברוחבו של אילן</w:t>
      </w:r>
      <w:r w:rsidR="0057284B">
        <w:rPr>
          <w:rtl/>
        </w:rPr>
        <w:t>.</w:t>
      </w:r>
    </w:p>
    <w:p w14:paraId="05CD8416" w14:textId="77777777" w:rsidR="00B874E6" w:rsidRDefault="00F40753" w:rsidP="00F40753">
      <w:pPr>
        <w:rPr>
          <w:rtl/>
        </w:rPr>
      </w:pPr>
      <w:r>
        <w:rPr>
          <w:rtl/>
        </w:rPr>
        <w:t>פעם אחת נפלה ביצת בר יוכני, וטבעה ששים כרכים, ושברה שלש מאות ארזים</w:t>
      </w:r>
      <w:r w:rsidR="0057284B">
        <w:rPr>
          <w:rtl/>
        </w:rPr>
        <w:t>.</w:t>
      </w:r>
    </w:p>
    <w:p w14:paraId="38510647" w14:textId="77777777" w:rsidR="00B874E6" w:rsidRDefault="001B6BBF" w:rsidP="001B6BBF">
      <w:pPr>
        <w:rPr>
          <w:rtl/>
        </w:rPr>
      </w:pPr>
      <w:r>
        <w:rPr>
          <w:rFonts w:hint="cs"/>
          <w:rtl/>
        </w:rPr>
        <w:t>ואפי' דאינה זורקת ד'</w:t>
      </w:r>
      <w:r w:rsidR="00F40753">
        <w:rPr>
          <w:rtl/>
        </w:rPr>
        <w:t>כנף רננים נעלסה</w:t>
      </w:r>
      <w:r>
        <w:rPr>
          <w:rFonts w:hint="cs"/>
          <w:rtl/>
        </w:rPr>
        <w:t xml:space="preserve">',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 אשי</w:t>
      </w:r>
      <w:r w:rsidR="00F40753">
        <w:rPr>
          <w:rtl/>
        </w:rPr>
        <w:t xml:space="preserve">: ההוא מוזרתא </w:t>
      </w:r>
      <w:ins w:id="97645" w:author="מנוע מכני" w:date="2026-10-05T11:32:12Z">
        <w:r>
          <w:rPr>
            <w:rtl/>
          </w:rPr>
          <w:t xml:space="preserve">היה</w:t>
        </w:r>
      </w:ins>
      <w:del w:id="97646" w:author="מנוע מכני" w:date="2026-10-05T11:32:12Z">
        <w:r w:rsidR="00F40753">
          <w:rPr>
            <w:rtl/>
          </w:rPr>
          <w:delText xml:space="preserve">הואי</w:delText>
        </w:r>
      </w:del>
      <w:r w:rsidR="0057284B">
        <w:rPr>
          <w:rtl/>
        </w:rPr>
        <w:t>.</w:t>
      </w:r>
    </w:p>
    <w:p w14:paraId="176A93CF" w14:textId="77777777" w:rsidR="0057284B" w:rsidRDefault="0057284B" w:rsidP="0057284B">
      <w:pPr>
        <w:pStyle w:val="affffd"/>
        <w:jc w:val="center"/>
        <w:rPr>
          <w:rtl/>
        </w:rPr>
        <w:pPrChange w:id="9052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83" w:author="מנוע מכני" w:date="2026-10-05T11:32:12Z">
        <w:r>
          <w:rPr>
            <w:rtl/>
          </w:rPr>
          <w:t xml:space="preserve"> </w:t>
        </w:r>
      </w:ins>
      <w:del w:id="973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5" w:author="מנוע מכני" w:date="2026-10-05T11:32:12Z">
        <w:r>
          <w:rPr>
            <w:rtl/>
          </w:rPr>
          <w:t xml:space="preserve"> </w:t>
        </w:r>
      </w:ins>
      <w:del w:id="973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EB520A6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5B25FD7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 xml:space="preserve">שלש גרנות למעשר בהמה: </w:t>
      </w:r>
      <w:r w:rsidR="001B6BBF">
        <w:rPr>
          <w:rFonts w:hint="cs"/>
          <w:rtl/>
        </w:rPr>
        <w:t xml:space="preserve">ל</w:t>
      </w:r>
      <w:ins w:id="92567" w:author="מנוע מכני" w:date="2026-10-05T11:32:12Z">
        <w:r>
          <w:rPr>
            <w:rFonts w:hint="cs"/>
            <w:rtl/>
          </w:rPr>
          <w:t xml:space="preserve">ר"ע</w:t>
        </w:r>
      </w:ins>
      <w:del w:id="92568" w:author="מנוע מכני" w:date="2026-10-05T11:32:12Z">
        <w:r w:rsidR="001B6BBF">
          <w:rPr>
            <w:rFonts w:hint="cs"/>
            <w:rtl/>
          </w:rPr>
          <w:delText xml:space="preserve">ר''ע</w:delText>
        </w:r>
      </w:del>
      <w:r w:rsidR="001B6BBF">
        <w:rPr>
          <w:rFonts w:hint="cs"/>
          <w:rtl/>
        </w:rPr>
        <w:t xml:space="preserve">: </w:t>
      </w:r>
      <w:r>
        <w:rPr>
          <w:rtl/>
        </w:rPr>
        <w:t>בפ</w:t>
      </w:r>
      <w:r w:rsidR="001B6BBF">
        <w:rPr>
          <w:rtl/>
        </w:rPr>
        <w:t>רס הפסח, ובפרס העצרת, ובפרס החג</w:t>
      </w:r>
    </w:p>
    <w:p w14:paraId="1713855D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>בן עזאי אומר: בעשרים ותשעה באדר, באחד בסיון, בעשרים ותשעה באב</w:t>
      </w:r>
      <w:r w:rsidR="000B5F7F">
        <w:rPr>
          <w:rtl/>
        </w:rPr>
        <w:t>;</w:t>
      </w:r>
    </w:p>
    <w:p w14:paraId="62EFF47C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 xml:space="preserve">ר' אלעזר ורבי שמעון אומרים: באחד בניסן, באחד בסיון, בכ"ט באלול, </w:t>
      </w:r>
    </w:p>
    <w:p w14:paraId="2A831FA0" w14:textId="77777777" w:rsidR="001B6BBF" w:rsidRDefault="00F40753" w:rsidP="004B1F37">
      <w:pPr>
        <w:pStyle w:val="01"/>
        <w:rPr>
          <w:rtl/>
        </w:rPr>
      </w:pPr>
      <w:r>
        <w:rPr>
          <w:rtl/>
        </w:rPr>
        <w:t xml:space="preserve">ולמה אמרו בעשרים ותשעה באלול ולא אמרו באחד בתשרי - מפני שהוא יום טוב, </w:t>
      </w:r>
    </w:p>
    <w:p w14:paraId="03610A28" w14:textId="77777777" w:rsidR="00B874E6" w:rsidRDefault="00F40753" w:rsidP="001B6BBF">
      <w:pPr>
        <w:pStyle w:val="afff5"/>
        <w:rPr>
          <w:rtl/>
        </w:rPr>
      </w:pPr>
      <w:r>
        <w:rPr>
          <w:rtl/>
        </w:rPr>
        <w:t>ואי אפשר לעשר ביום טוב - לפיכך הקדימוהו בעשרים ותשעה באלול</w:t>
      </w:r>
      <w:r w:rsidR="0057284B">
        <w:rPr>
          <w:rtl/>
        </w:rPr>
        <w:t>.</w:t>
      </w:r>
    </w:p>
    <w:p w14:paraId="3CCF4984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ר' מאיר אומר: באחד באלול ראש השנה למעשר בהמה, </w:t>
      </w:r>
    </w:p>
    <w:p w14:paraId="77443480" w14:textId="77777777" w:rsidR="001B6BBF" w:rsidRDefault="00F40753" w:rsidP="006D2FA2">
      <w:pPr>
        <w:pStyle w:val="afff5"/>
        <w:rPr>
          <w:rtl/>
        </w:rPr>
      </w:pPr>
      <w:r>
        <w:rPr>
          <w:rtl/>
        </w:rPr>
        <w:lastRenderedPageBreak/>
        <w:t xml:space="preserve">בן עזאי אומר: האלולים מתעשרים בפני עצמן כל הנולדים מאחד בתשרי עד עשרים ותשעה באלול - הרי אלו מצטרפין, </w:t>
      </w:r>
    </w:p>
    <w:p w14:paraId="0E9F13C1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חמשה לפני ראש השנה וחמשה לאחר ר"ה - אינן מצטרפין, </w:t>
      </w:r>
    </w:p>
    <w:p w14:paraId="07C59355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חמשה לפני הגורן וחמשה לאחר הגורן - הרי אלו מצטרפין, </w:t>
      </w:r>
    </w:p>
    <w:p w14:paraId="41B1CA8B" w14:textId="77777777" w:rsidR="00F540FA" w:rsidRDefault="00F40753" w:rsidP="006D2FA2">
      <w:pPr>
        <w:pStyle w:val="afff5"/>
        <w:rPr>
          <w:rtl/>
        </w:rPr>
      </w:pPr>
      <w:r>
        <w:rPr>
          <w:rtl/>
        </w:rPr>
        <w:t>אם כן למה נאמרו שלש גרנות למ</w:t>
      </w:r>
      <w:r w:rsidR="001B6BBF">
        <w:rPr>
          <w:rtl/>
        </w:rPr>
        <w:t xml:space="preserve">עשר בהמה </w:t>
      </w:r>
    </w:p>
    <w:p w14:paraId="5CB405D8" w14:textId="77777777" w:rsidR="00B874E6" w:rsidRDefault="001B6BBF" w:rsidP="004B1F37">
      <w:pPr>
        <w:pStyle w:val="01"/>
        <w:rPr>
          <w:rtl/>
        </w:rPr>
      </w:pPr>
      <w:r>
        <w:rPr>
          <w:rtl/>
        </w:rPr>
        <w:t xml:space="preserve">שעד שלא הגיע הגורן </w:t>
      </w:r>
      <w:r w:rsidR="00F540FA">
        <w:rPr>
          <w:rtl/>
        </w:rPr>
        <w:t xml:space="preserve">מותר למכור ולשחוט, הגיע הגורן </w:t>
      </w:r>
      <w:r w:rsidR="00F40753">
        <w:rPr>
          <w:rtl/>
        </w:rPr>
        <w:t>לא ישחוט, ואם שחט פטור</w:t>
      </w:r>
      <w:r w:rsidR="0057284B">
        <w:rPr>
          <w:rtl/>
        </w:rPr>
        <w:t>.</w:t>
      </w:r>
    </w:p>
    <w:p w14:paraId="01511706" w14:textId="77777777" w:rsidR="0057284B" w:rsidRDefault="0057284B" w:rsidP="0057284B">
      <w:pPr>
        <w:pStyle w:val="affffd"/>
        <w:jc w:val="center"/>
        <w:rPr>
          <w:rtl/>
        </w:rPr>
        <w:pPrChange w:id="9052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87" w:author="מנוע מכני" w:date="2026-10-05T11:32:12Z">
        <w:r>
          <w:rPr>
            <w:rtl/>
          </w:rPr>
          <w:t xml:space="preserve"> </w:t>
        </w:r>
      </w:ins>
      <w:del w:id="973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9" w:author="מנוע מכני" w:date="2026-10-05T11:32:12Z">
        <w:r>
          <w:rPr>
            <w:rtl/>
          </w:rPr>
          <w:t xml:space="preserve"> </w:t>
        </w:r>
      </w:ins>
      <w:del w:id="973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708" w:author="מנוע מכני" w:date="2026-10-05T11:32:12Z"/>
        </w:rPr>
      </w:pPr>
      <w:r w:rsidRPr="00F540FA">
        <w:t>תלת</w:t>
      </w:r>
      <w:r>
        <w:t xml:space="preserve"> </w:t>
      </w:r>
      <w:r w:rsidR="00F540FA">
        <w:t xml:space="preserve">אר</w:t>
      </w:r>
      <w:ins w:id="92569" w:author="מנוע מכני" w:date="2026-10-05T11:32:12Z">
        <w:r>
          <w:t xml:space="preserve">ב"ש</w:t>
        </w:r>
      </w:ins>
      <w:del w:id="92570" w:author="מנוע מכני" w:date="2026-10-05T11:32:12Z">
        <w:r w:rsidR="00F540FA">
          <w:delText xml:space="preserve">ב''ש</w:delText>
        </w:r>
      </w:del>
      <w:r>
        <w:t xml:space="preserve">:</w:t>
      </w:r>
    </w:p>
    <w:p w14:paraId="1EECF5B5" w14:textId="77777777" w:rsidR="00B874E6" w:rsidRDefault="00F40753" w:rsidP="00F540FA">
      <w:pPr>
        <w:rPr>
          <w:rtl/>
        </w:rPr>
      </w:pPr>
      <w:del w:id="1007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לקבל חורפי</w:t>
      </w:r>
      <w:r w:rsidR="00F540FA">
        <w:rPr>
          <w:rFonts w:hint="cs"/>
          <w:rtl/>
        </w:rPr>
        <w:t>[בפרוס הפסח]</w:t>
      </w:r>
      <w:r>
        <w:rPr>
          <w:rtl/>
        </w:rPr>
        <w:t xml:space="preserve"> ואפלי </w:t>
      </w:r>
      <w:r w:rsidR="00F540FA">
        <w:rPr>
          <w:rFonts w:hint="cs"/>
          <w:rtl/>
        </w:rPr>
        <w:t xml:space="preserve">[בפרוס עצרת] </w:t>
      </w:r>
      <w:r>
        <w:rPr>
          <w:rtl/>
        </w:rPr>
        <w:t>וקייטי</w:t>
      </w:r>
      <w:r w:rsidR="00F540FA">
        <w:rPr>
          <w:rFonts w:hint="cs"/>
          <w:rtl/>
        </w:rPr>
        <w:t xml:space="preserve"> [בפרוס החג]</w:t>
      </w:r>
      <w:r w:rsidR="0057284B">
        <w:rPr>
          <w:rtl/>
        </w:rPr>
        <w:t>.</w:t>
      </w:r>
    </w:p>
    <w:p w14:paraId="039AE0E6" w14:textId="77777777" w:rsidR="00F540FA" w:rsidRDefault="00F540FA" w:rsidP="00F540FA">
      <w:pPr>
        <w:pStyle w:val="afff0"/>
        <w:framePr w:wrap="around"/>
        <w:rPr>
          <w:rtl/>
        </w:rPr>
      </w:pPr>
      <w:r>
        <w:rPr>
          <w:rFonts w:hint="cs"/>
          <w:rtl/>
        </w:rPr>
        <w:t>נח.</w:t>
      </w:r>
    </w:p>
    <w:p w14:paraId="67B282C0" w14:textId="77777777" w:rsidR="00F540FA" w:rsidRDefault="00F540FA" w:rsidP="00F540FA">
      <w:pPr>
        <w:rPr>
          <w:rtl/>
        </w:rPr>
      </w:pPr>
      <w:r>
        <w:rPr>
          <w:rFonts w:hint="cs"/>
          <w:rtl/>
        </w:rPr>
        <w:t xml:space="preserve">בהני זימני: </w:t>
      </w:r>
      <w:r>
        <w:rPr>
          <w:rStyle w:val="2fb"/>
          <w:rFonts w:hint="cs"/>
          <w:rtl/>
        </w:rPr>
        <w:t xml:space="preserve">כ</w:t>
      </w:r>
      <w:ins w:id="92571" w:author="מנוע מכני" w:date="2026-10-05T11:32:12Z">
        <w:r>
          <w:rPr>
            <w:rStyle w:val="2fb"/>
            <w:rFonts w:hint="cs"/>
            <w:rtl/>
          </w:rPr>
          <w:t xml:space="preserve">ר"ת</w:t>
        </w:r>
      </w:ins>
      <w:del w:id="92572" w:author="מנוע מכני" w:date="2026-10-05T11:32:12Z">
        <w:r>
          <w:rPr>
            <w:rFonts w:hint="cs"/>
            <w:rtl/>
          </w:rPr>
          <w:delText xml:space="preserve">ר''ת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בד</w:t>
      </w:r>
      <w:ins w:id="92573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2574" w:author="מנוע מכני" w:date="2026-10-05T11:32:12Z">
        <w:r>
          <w:rPr>
            <w:rFonts w:hint="cs"/>
            <w:rtl/>
          </w:rPr>
          <w:delText xml:space="preserve">ר''ח</w:delText>
        </w:r>
      </w:del>
      <w:r w:rsidR="00F40753">
        <w:rPr>
          <w:rtl/>
        </w:rPr>
        <w:t xml:space="preserve">: כדי שתהא בהמה מצויה לעולי רגלים, </w:t>
      </w:r>
    </w:p>
    <w:p w14:paraId="464EE1DE" w14:textId="77777777" w:rsidR="00B874E6" w:rsidRDefault="00F40753" w:rsidP="00F540FA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אע"ג</w:t>
      </w:r>
      <w:r>
        <w:rPr>
          <w:rtl/>
        </w:rPr>
        <w:t xml:space="preserve"> </w:t>
      </w:r>
      <w:r>
        <w:rPr>
          <w:rtl/>
        </w:rPr>
        <w:t xml:space="preserve">דתנן</w:t>
      </w:r>
      <w:r>
        <w:rPr>
          <w:rtl/>
        </w:rPr>
        <w:t xml:space="preserve">: עד שלא הגיע הגורן - מותר למכור ולשחוט - ניחא </w:t>
      </w:r>
      <w:ins w:id="95661" w:author="מנוע מכני" w:date="2026-10-05T11:32:12Z">
        <w:r>
          <w:rPr>
            <w:rtl/>
          </w:rPr>
          <w:t xml:space="preserve">לו</w:t>
        </w:r>
      </w:ins>
      <w:del w:id="9566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0827" w:author="מנוע סמנטי" w:date="2026-10-05T11:39:44Z">
        <w:r>
          <w:rPr>
            <w:rtl/>
          </w:rPr>
          <w:t xml:space="preserve">שתיעשה</w:t>
        </w:r>
      </w:ins>
      <w:del w:id="90828" w:author="מנוע סמנטי" w:date="2026-10-05T11:39:44Z">
        <w:r>
          <w:rPr>
            <w:rtl/>
          </w:rPr>
          <w:delText xml:space="preserve">דליתעביד</w:delText>
        </w:r>
      </w:del>
      <w:r>
        <w:rPr>
          <w:rtl/>
        </w:rPr>
        <w:t xml:space="preserve"> מצוה בממוניה, </w:t>
      </w:r>
      <w:ins w:id="94287" w:author="מנוע מכני" w:date="2026-10-05T11:32:12Z">
        <w:r>
          <w:rPr>
            <w:rtl/>
          </w:rPr>
          <w:t xml:space="preserve">ואח"כ</w:t>
        </w:r>
      </w:ins>
      <w:del w:id="94288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לזבון וליכול</w:t>
      </w:r>
      <w:r w:rsidR="0057284B">
        <w:rPr>
          <w:rtl/>
        </w:rPr>
        <w:t>.</w:t>
      </w:r>
    </w:p>
    <w:p w14:paraId="5B3BE933" w14:textId="77777777" w:rsidR="00B874E6" w:rsidRDefault="00F40753" w:rsidP="00F40753">
      <w:pPr>
        <w:rPr>
          <w:rtl/>
        </w:rPr>
      </w:pPr>
      <w:ins w:id="95663" w:author="מנוע מכני" w:date="2026-10-05T11:32:12Z">
        <w:r>
          <w:rPr>
            <w:rtl/>
          </w:rPr>
          <w:t xml:space="preserve">ולמה</w:t>
        </w:r>
      </w:ins>
      <w:del w:id="95664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 קרי </w:t>
      </w:r>
      <w:ins w:id="95665" w:author="מנוע מכני" w:date="2026-10-05T11:32:12Z">
        <w:r>
          <w:rPr>
            <w:rtl/>
          </w:rPr>
          <w:t xml:space="preserve">לו</w:t>
        </w:r>
      </w:ins>
      <w:del w:id="9566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גורן? דטבלה כגורן</w:t>
      </w:r>
      <w:r w:rsidR="0057284B">
        <w:rPr>
          <w:rtl/>
        </w:rPr>
        <w:t>.</w:t>
      </w:r>
    </w:p>
    <w:p>
      <w:pPr>
        <w:pStyle w:val="38"/>
        <w:rPr>
          <w:ins w:id="100710" w:author="מנוע מכני" w:date="2026-10-05T11:32:12Z"/>
        </w:rPr>
      </w:pPr>
      <w:r>
        <w:t>וכמה פרס? פירש ר</w:t>
      </w:r>
      <w:r w:rsidR="00F540FA">
        <w:t xml:space="preserve">יב</w:t>
      </w:r>
      <w:ins w:id="92575" w:author="מנוע מכני" w:date="2026-10-05T11:32:12Z">
        <w:r>
          <w:t xml:space="preserve">ר"י</w:t>
        </w:r>
      </w:ins>
      <w:del w:id="92576" w:author="מנוע מכני" w:date="2026-10-05T11:32:12Z">
        <w:r w:rsidR="00F540FA">
          <w:delText xml:space="preserve">ר''י</w:delText>
        </w:r>
      </w:del>
      <w:r w:rsidR="00F540FA">
        <w:t xml:space="preserve">:</w:t>
      </w:r>
    </w:p>
    <w:p w14:paraId="246E246B" w14:textId="77777777" w:rsidR="00B874E6" w:rsidRDefault="00F40753" w:rsidP="00F540FA">
      <w:pPr>
        <w:rPr>
          <w:rtl/>
        </w:rPr>
      </w:pPr>
      <w:del w:id="1007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פרס פחות מט"ו יום</w:t>
      </w:r>
      <w:r w:rsidR="0057284B">
        <w:rPr>
          <w:rtl/>
        </w:rPr>
        <w:t>.</w:t>
      </w:r>
    </w:p>
    <w:p>
      <w:pPr>
        <w:pStyle w:val="38"/>
        <w:rPr>
          <w:ins w:id="100712" w:author="מנוע מכני" w:date="2026-10-05T11:32:12Z"/>
        </w:rPr>
      </w:pPr>
      <w:r>
        <w:t xml:space="preserve">כר' </w:t>
      </w:r>
      <w:r w:rsidR="00F40753">
        <w:t xml:space="preserve">אבהו:</w:t>
      </w:r>
    </w:p>
    <w:p w14:paraId="3077DD03" w14:textId="77777777" w:rsidR="00F540FA" w:rsidRDefault="00F540FA" w:rsidP="00F40753">
      <w:pPr>
        <w:rPr>
          <w:rtl/>
        </w:rPr>
      </w:pPr>
      <w:del w:id="10071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פרוס - פלגא, פלגא </w:t>
      </w:r>
      <w:ins w:id="95667" w:author="מנוע מכני" w:date="2026-10-05T11:32:12Z">
        <w:r>
          <w:rPr>
            <w:rtl/>
          </w:rPr>
          <w:t xml:space="preserve">דמה</w:t>
        </w:r>
      </w:ins>
      <w:del w:id="95668" w:author="מנוע מכני" w:date="2026-10-05T11:32:12Z">
        <w:r w:rsidR="00F40753">
          <w:rPr>
            <w:rtl/>
          </w:rPr>
          <w:delText xml:space="preserve">דמאי</w:delText>
        </w:r>
      </w:del>
      <w:r w:rsidR="00F40753">
        <w:rPr>
          <w:rtl/>
        </w:rPr>
        <w:t xml:space="preserve">? פלגא דהלכות פסח, </w:t>
      </w:r>
    </w:p>
    <w:p w14:paraId="01668227" w14:textId="77777777" w:rsidR="00B874E6" w:rsidRDefault="00F40753" w:rsidP="00F40753">
      <w:pPr>
        <w:rPr>
          <w:rtl/>
        </w:rPr>
      </w:pPr>
      <w:r>
        <w:rPr>
          <w:rtl/>
        </w:rPr>
        <w:t xml:space="preserve">כי הא </w:t>
      </w:r>
      <w:r>
        <w:rPr>
          <w:rtl/>
        </w:rPr>
        <w:t xml:space="preserve">דתניא</w:t>
      </w:r>
      <w:r>
        <w:rPr>
          <w:rtl/>
        </w:rPr>
        <w:t xml:space="preserve">: שואלין ודורשין בהלכות פסח קודם לפסח ל' יום, </w:t>
      </w:r>
      <w:r>
        <w:rPr>
          <w:rStyle w:val="2fb"/>
          <w:rtl/>
        </w:rPr>
        <w:t xml:space="preserve">רשב"ג</w:t>
      </w:r>
      <w:r>
        <w:rPr>
          <w:rtl/>
        </w:rPr>
        <w:t xml:space="preserve"> אומר: שתי שבתות</w:t>
      </w:r>
      <w:r w:rsidR="0057284B">
        <w:rPr>
          <w:rtl/>
        </w:rPr>
        <w:t>.</w:t>
      </w:r>
    </w:p>
    <w:p w14:paraId="549BBF46" w14:textId="77777777" w:rsidR="0057284B" w:rsidRDefault="0057284B" w:rsidP="0057284B">
      <w:pPr>
        <w:jc w:val="center"/>
        <w:rPr>
          <w:del w:id="90340" w:author="מנוע עיצוב" w:date="2026-10-05T11:33:53Z"/>
          <w:rtl/>
        </w:rPr>
      </w:pPr>
      <w:del w:id="90337" w:author="מנוע עיצוב" w:date="2026-10-05T11:33:53Z">
        <w:r>
          <w:rPr>
            <w:rtl/>
          </w:rPr>
          <w:delText xml:space="preserve">•</w:delText>
        </w:r>
      </w:del>
      <w:ins w:id="97391" w:author="מנוע מכני" w:date="2026-10-05T11:32:12Z">
        <w:r>
          <w:rPr>
            <w:rtl/>
          </w:rPr>
          <w:t xml:space="preserve"> </w:t>
        </w:r>
      </w:ins>
      <w:del w:id="97392" w:author="מנוע מכני" w:date="2026-10-05T11:32:12Z">
        <w:r>
          <w:rPr>
            <w:rtl/>
          </w:rPr>
          <w:delText xml:space="preserve">  </w:delText>
        </w:r>
      </w:del>
      <w:del w:id="90338" w:author="מנוע עיצוב" w:date="2026-10-05T11:33:53Z">
        <w:r>
          <w:rPr>
            <w:rtl/>
          </w:rPr>
          <w:delText xml:space="preserve">•</w:delText>
        </w:r>
      </w:del>
      <w:ins w:id="97393" w:author="מנוע מכני" w:date="2026-10-05T11:32:12Z">
        <w:r>
          <w:rPr>
            <w:rtl/>
          </w:rPr>
          <w:t xml:space="preserve"> </w:t>
        </w:r>
      </w:ins>
      <w:del w:id="97394" w:author="מנוע מכני" w:date="2026-10-05T11:32:12Z">
        <w:r>
          <w:rPr>
            <w:rtl/>
          </w:rPr>
          <w:delText xml:space="preserve">  </w:delText>
        </w:r>
      </w:del>
      <w:del w:id="90339" w:author="מנוע עיצוב" w:date="2026-10-05T11:33:53Z">
        <w:r>
          <w:rPr>
            <w:rtl/>
          </w:rPr>
          <w:delText xml:space="preserve">•</w:delText>
        </w:r>
      </w:del>
    </w:p>
    <w:p w14:paraId="7605C79B" w14:textId="77777777" w:rsidR="00B874E6" w:rsidRDefault="00F40753" w:rsidP="00F540FA">
      <w:pPr>
        <w:pStyle w:val="afffd"/>
        <w:rPr>
          <w:rtl/>
        </w:rPr>
      </w:pPr>
      <w:r>
        <w:rPr>
          <w:rtl/>
        </w:rPr>
        <w:t>בן עזאי אומר בכ"ט באדר, בא' בסיון</w:t>
      </w:r>
      <w:r w:rsidR="0057284B">
        <w:rPr>
          <w:rtl/>
        </w:rPr>
        <w:t>.</w:t>
      </w:r>
    </w:p>
    <w:p w14:paraId="56C76F2E" w14:textId="77777777" w:rsidR="00F540FA" w:rsidRDefault="00F40753" w:rsidP="00F40753">
      <w:pPr>
        <w:rPr>
          <w:rtl/>
        </w:rPr>
      </w:pPr>
      <w:r>
        <w:rPr>
          <w:rtl/>
        </w:rPr>
        <w:t xml:space="preserve">במאי </w:t>
      </w:r>
      <w:ins w:id="98183" w:author="מנוע מכני" w:date="2026-10-05T11:32:12Z">
        <w:r>
          <w:rPr>
            <w:rtl/>
          </w:rPr>
          <w:t xml:space="preserve">חלקו</w:t>
        </w:r>
      </w:ins>
      <w:del w:id="9818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ר"ע</w:t>
      </w:r>
      <w:r>
        <w:rPr>
          <w:rtl/>
        </w:rPr>
        <w:t xml:space="preserve"> ובן עזאי? </w:t>
      </w:r>
      <w:r>
        <w:rPr>
          <w:rStyle w:val="2fb"/>
          <w:rtl/>
        </w:rPr>
        <w:t xml:space="preserve">ר"ע</w:t>
      </w:r>
      <w:r>
        <w:rPr>
          <w:rtl/>
        </w:rPr>
        <w:t xml:space="preserve"> סבר: אדר הסמוך לניסן </w:t>
      </w:r>
      <w:ins w:id="97647" w:author="מנוע מכני" w:date="2026-10-05T11:32:12Z">
        <w:r>
          <w:rPr>
            <w:rtl/>
          </w:rPr>
          <w:t xml:space="preserve">פעמים</w:t>
        </w:r>
      </w:ins>
      <w:del w:id="97648" w:author="מנוע מכני" w:date="2026-10-05T11:32:12Z">
        <w:r>
          <w:rPr>
            <w:rtl/>
          </w:rPr>
          <w:delText xml:space="preserve">זימנין</w:delText>
        </w:r>
      </w:del>
      <w:r>
        <w:rPr>
          <w:rtl/>
        </w:rPr>
        <w:t xml:space="preserve"> מלא </w:t>
      </w:r>
      <w:ins w:id="97649" w:author="מנוע מכני" w:date="2026-10-05T11:32:12Z">
        <w:r>
          <w:rPr>
            <w:rtl/>
          </w:rPr>
          <w:t xml:space="preserve">ופעמים</w:t>
        </w:r>
      </w:ins>
      <w:del w:id="97650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חסר,</w:t>
      </w:r>
    </w:p>
    <w:p w14:paraId="3C012AE0" w14:textId="77777777" w:rsidR="00B874E6" w:rsidRDefault="00F40753" w:rsidP="00F40753">
      <w:pPr>
        <w:rPr>
          <w:rtl/>
        </w:rPr>
      </w:pPr>
      <w:ins w:id="97651" w:author="מנוע מכני" w:date="2026-10-05T11:32:12Z">
        <w:r>
          <w:rPr>
            <w:rtl/>
          </w:rPr>
          <w:t xml:space="preserve">פעמים</w:t>
        </w:r>
      </w:ins>
      <w:del w:id="97652" w:author="מנוע מכני" w:date="2026-10-05T11:32:12Z">
        <w:r>
          <w:rPr>
            <w:rtl/>
          </w:rPr>
          <w:delText xml:space="preserve">זימנין</w:delText>
        </w:r>
      </w:del>
      <w:r>
        <w:rPr>
          <w:rtl/>
        </w:rPr>
        <w:t xml:space="preserve"> דמיקלע ביום ל' </w:t>
      </w:r>
      <w:ins w:id="97653" w:author="מנוע מכני" w:date="2026-10-05T11:32:12Z">
        <w:r>
          <w:rPr>
            <w:rtl/>
          </w:rPr>
          <w:t xml:space="preserve">ופעמים</w:t>
        </w:r>
      </w:ins>
      <w:del w:id="97654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דמיקלע בכ"ט, ומשום </w:t>
      </w:r>
      <w:ins w:id="95671" w:author="מנוע מכני" w:date="2026-10-05T11:32:12Z">
        <w:r>
          <w:rPr>
            <w:rtl/>
          </w:rPr>
          <w:t xml:space="preserve">כך</w:t>
        </w:r>
      </w:ins>
      <w:del w:id="9567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קביע </w:t>
      </w:r>
      <w:ins w:id="95669" w:author="מנוע מכני" w:date="2026-10-05T11:32:12Z">
        <w:r>
          <w:rPr>
            <w:rtl/>
          </w:rPr>
          <w:t xml:space="preserve">לו</w:t>
        </w:r>
      </w:ins>
      <w:del w:id="956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זמן</w:t>
      </w:r>
      <w:r w:rsidR="0057284B">
        <w:rPr>
          <w:rtl/>
        </w:rPr>
        <w:t>.</w:t>
      </w:r>
    </w:p>
    <w:p w14:paraId="13D6B42F" w14:textId="77777777" w:rsidR="00B874E6" w:rsidRDefault="00F40753" w:rsidP="00F40753">
      <w:pPr>
        <w:rPr>
          <w:rtl/>
        </w:rPr>
      </w:pPr>
      <w:r>
        <w:rPr>
          <w:rtl/>
        </w:rPr>
        <w:t xml:space="preserve">ובן עזאי סבר: אדר הסמוך לניסן לעולם חסר, </w:t>
      </w:r>
      <w:ins w:id="98699" w:author="מנוע מכני" w:date="2026-10-05T11:32:12Z">
        <w:r>
          <w:rPr>
            <w:rtl/>
          </w:rPr>
          <w:t xml:space="preserve">לפיכך</w:t>
        </w:r>
      </w:ins>
      <w:del w:id="98700" w:author="מנוע מכני" w:date="2026-10-05T11:32:12Z">
        <w:r>
          <w:rPr>
            <w:rtl/>
          </w:rPr>
          <w:delText xml:space="preserve">הילכך</w:delText>
        </w:r>
      </w:del>
      <w:r>
        <w:rPr>
          <w:rtl/>
        </w:rPr>
        <w:t xml:space="preserve"> קביע </w:t>
      </w:r>
      <w:ins w:id="95673" w:author="מנוע מכני" w:date="2026-10-05T11:32:12Z">
        <w:r>
          <w:rPr>
            <w:rtl/>
          </w:rPr>
          <w:t xml:space="preserve">לו</w:t>
        </w:r>
      </w:ins>
      <w:del w:id="9567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זמן בכ"ט באדר</w:t>
      </w:r>
      <w:r w:rsidR="0057284B">
        <w:rPr>
          <w:rtl/>
        </w:rPr>
        <w:t>.</w:t>
      </w:r>
    </w:p>
    <w:p w14:paraId="2ECB3CA0" w14:textId="77777777" w:rsidR="00B874E6" w:rsidRDefault="00F40753" w:rsidP="00F40753">
      <w:pPr>
        <w:rPr>
          <w:rtl/>
        </w:rPr>
      </w:pPr>
      <w:r>
        <w:rPr>
          <w:rtl/>
        </w:rPr>
        <w:t xml:space="preserve">באחד בסיון - איידי דלא נפישי, </w:t>
      </w:r>
      <w:ins w:id="97973" w:author="מנוע מכני" w:date="2026-10-05T11:32:12Z">
        <w:r>
          <w:rPr>
            <w:rtl/>
          </w:rPr>
          <w:t xml:space="preserve">אם </w:t>
        </w:r>
      </w:ins>
      <w:del w:id="9797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ליקדים ליעשר - עד דמטי רגל שלמי </w:t>
      </w:r>
      <w:ins w:id="97499" w:author="מנוע מכני" w:date="2026-10-05T11:32:12Z">
        <w:r>
          <w:rPr>
            <w:rtl/>
          </w:rPr>
          <w:t xml:space="preserve">להם</w:t>
        </w:r>
      </w:ins>
      <w:del w:id="97500" w:author="מנוע מכני" w:date="2026-10-05T11:32:12Z">
        <w:r>
          <w:rPr>
            <w:rtl/>
          </w:rPr>
          <w:delText xml:space="preserve">להו</w:delText>
        </w:r>
      </w:del>
      <w:r w:rsidR="0057284B">
        <w:rPr>
          <w:rtl/>
        </w:rPr>
        <w:t>.</w:t>
      </w:r>
    </w:p>
    <w:p w14:paraId="45E19FE4" w14:textId="77777777" w:rsidR="0057284B" w:rsidRDefault="0057284B" w:rsidP="0057284B">
      <w:pPr>
        <w:jc w:val="center"/>
        <w:rPr>
          <w:del w:id="90344" w:author="מנוע עיצוב" w:date="2026-10-05T11:33:53Z"/>
          <w:rtl/>
        </w:rPr>
      </w:pPr>
      <w:del w:id="90341" w:author="מנוע עיצוב" w:date="2026-10-05T11:33:53Z">
        <w:r>
          <w:rPr>
            <w:rtl/>
          </w:rPr>
          <w:delText xml:space="preserve">•</w:delText>
        </w:r>
      </w:del>
      <w:ins w:id="97395" w:author="מנוע מכני" w:date="2026-10-05T11:32:12Z">
        <w:r>
          <w:rPr>
            <w:rtl/>
          </w:rPr>
          <w:t xml:space="preserve"> </w:t>
        </w:r>
      </w:ins>
      <w:del w:id="97396" w:author="מנוע מכני" w:date="2026-10-05T11:32:12Z">
        <w:r>
          <w:rPr>
            <w:rtl/>
          </w:rPr>
          <w:delText xml:space="preserve">  </w:delText>
        </w:r>
      </w:del>
      <w:del w:id="90342" w:author="מנוע עיצוב" w:date="2026-10-05T11:33:53Z">
        <w:r>
          <w:rPr>
            <w:rtl/>
          </w:rPr>
          <w:delText xml:space="preserve">•</w:delText>
        </w:r>
      </w:del>
      <w:ins w:id="97397" w:author="מנוע מכני" w:date="2026-10-05T11:32:12Z">
        <w:r>
          <w:rPr>
            <w:rtl/>
          </w:rPr>
          <w:t xml:space="preserve"> </w:t>
        </w:r>
      </w:ins>
      <w:del w:id="97398" w:author="מנוע מכני" w:date="2026-10-05T11:32:12Z">
        <w:r>
          <w:rPr>
            <w:rtl/>
          </w:rPr>
          <w:delText xml:space="preserve">  </w:delText>
        </w:r>
      </w:del>
      <w:del w:id="90343" w:author="מנוע עיצוב" w:date="2026-10-05T11:33:53Z">
        <w:r>
          <w:rPr>
            <w:rtl/>
          </w:rPr>
          <w:delText xml:space="preserve">•</w:delText>
        </w:r>
      </w:del>
    </w:p>
    <w:p w14:paraId="7BBFB887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בכ"ט באב וכו'</w:t>
      </w:r>
      <w:r w:rsidR="0057284B">
        <w:rPr>
          <w:rtl/>
        </w:rPr>
        <w:t>.</w:t>
      </w:r>
    </w:p>
    <w:p w14:paraId="051716EC" w14:textId="77777777" w:rsidR="00B874E6" w:rsidRDefault="00F40753" w:rsidP="00F540FA">
      <w:pPr>
        <w:rPr>
          <w:rtl/>
        </w:rPr>
      </w:pPr>
      <w:r>
        <w:rPr>
          <w:rtl/>
        </w:rPr>
        <w:t xml:space="preserve">בן עזאי </w:t>
      </w:r>
      <w:ins w:id="94289" w:author="מנוע מכני" w:date="2026-10-05T11:32:12Z">
        <w:r>
          <w:rPr>
            <w:rtl/>
          </w:rPr>
          <w:t xml:space="preserve">לשיטתו</w:t>
        </w:r>
      </w:ins>
      <w:del w:id="94290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ד</w:t>
      </w:r>
      <w:r w:rsidR="00F540FA">
        <w:rPr>
          <w:rFonts w:hint="cs"/>
          <w:rtl/>
        </w:rPr>
        <w:t>ה</w:t>
      </w:r>
      <w:r>
        <w:rPr>
          <w:rtl/>
        </w:rPr>
        <w:t xml:space="preserve">אלולין מתעשרין בפני עצמן </w:t>
      </w:r>
      <w:ins w:id="97655" w:author="מנוע מכני" w:date="2026-10-05T11:32:12Z">
        <w:r>
          <w:rPr>
            <w:rtl/>
          </w:rPr>
          <w:t xml:space="preserve">ופעמים</w:t>
        </w:r>
      </w:ins>
      <w:del w:id="97656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דמחסרין לאב, </w:t>
      </w:r>
      <w:ins w:id="94291" w:author="מנוע מכני" w:date="2026-10-05T11:32:12Z">
        <w:r>
          <w:rPr>
            <w:rtl/>
          </w:rPr>
          <w:t xml:space="preserve">וצריך</w:t>
        </w:r>
      </w:ins>
      <w:del w:id="94292" w:author="מנוע מכני" w:date="2026-10-05T11:32:12Z">
        <w:r>
          <w:rPr>
            <w:rtl/>
          </w:rPr>
          <w:delText xml:space="preserve">ובעינן</w:delText>
        </w:r>
      </w:del>
      <w:r>
        <w:rPr>
          <w:rtl/>
        </w:rPr>
        <w:t xml:space="preserve"> </w:t>
      </w:r>
      <w:ins w:id="98741" w:author="מנוע מכני" w:date="2026-10-05T11:32:12Z">
        <w:r>
          <w:rPr>
            <w:rtl/>
          </w:rPr>
          <w:t xml:space="preserve">לעשות</w:t>
        </w:r>
      </w:ins>
      <w:del w:id="98742" w:author="מנוע מכני" w:date="2026-10-05T11:32:12Z">
        <w:r>
          <w:rPr>
            <w:rtl/>
          </w:rPr>
          <w:delText xml:space="preserve">למיעבד</w:delText>
        </w:r>
      </w:del>
      <w:r>
        <w:rPr>
          <w:rtl/>
        </w:rPr>
        <w:t xml:space="preserve"> הכירא בחדש וישן</w:t>
      </w:r>
      <w:r w:rsidR="0057284B">
        <w:rPr>
          <w:rtl/>
        </w:rPr>
        <w:t>.</w:t>
      </w:r>
    </w:p>
    <w:p w14:paraId="61D70338" w14:textId="77777777" w:rsidR="0057284B" w:rsidRDefault="0057284B" w:rsidP="0057284B">
      <w:pPr>
        <w:jc w:val="center"/>
        <w:rPr>
          <w:del w:id="90348" w:author="מנוע עיצוב" w:date="2026-10-05T11:33:53Z"/>
          <w:rtl/>
        </w:rPr>
      </w:pPr>
      <w:del w:id="90345" w:author="מנוע עיצוב" w:date="2026-10-05T11:33:53Z">
        <w:r>
          <w:rPr>
            <w:rtl/>
          </w:rPr>
          <w:delText xml:space="preserve">•</w:delText>
        </w:r>
      </w:del>
      <w:ins w:id="97399" w:author="מנוע מכני" w:date="2026-10-05T11:32:12Z">
        <w:r>
          <w:rPr>
            <w:rtl/>
          </w:rPr>
          <w:t xml:space="preserve"> </w:t>
        </w:r>
      </w:ins>
      <w:del w:id="97400" w:author="מנוע מכני" w:date="2026-10-05T11:32:12Z">
        <w:r>
          <w:rPr>
            <w:rtl/>
          </w:rPr>
          <w:delText xml:space="preserve">  </w:delText>
        </w:r>
      </w:del>
      <w:del w:id="90346" w:author="מנוע עיצוב" w:date="2026-10-05T11:33:53Z">
        <w:r>
          <w:rPr>
            <w:rtl/>
          </w:rPr>
          <w:delText xml:space="preserve">•</w:delText>
        </w:r>
      </w:del>
      <w:ins w:id="97401" w:author="מנוע מכני" w:date="2026-10-05T11:32:12Z">
        <w:r>
          <w:rPr>
            <w:rtl/>
          </w:rPr>
          <w:t xml:space="preserve"> </w:t>
        </w:r>
      </w:ins>
      <w:del w:id="97402" w:author="מנוע מכני" w:date="2026-10-05T11:32:12Z">
        <w:r>
          <w:rPr>
            <w:rtl/>
          </w:rPr>
          <w:delText xml:space="preserve">  </w:delText>
        </w:r>
      </w:del>
      <w:del w:id="90347" w:author="מנוע עיצוב" w:date="2026-10-05T11:33:53Z">
        <w:r>
          <w:rPr>
            <w:rtl/>
          </w:rPr>
          <w:delText xml:space="preserve">•</w:delText>
        </w:r>
      </w:del>
    </w:p>
    <w:p w14:paraId="10A370FC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ר' אלעזר ור"ש אומרים באחד בניסן בא' בסיון וכו'</w:t>
      </w:r>
      <w:r w:rsidR="0057284B">
        <w:rPr>
          <w:rtl/>
        </w:rPr>
        <w:t>.</w:t>
      </w:r>
    </w:p>
    <w:p w14:paraId="69322DC4" w14:textId="77777777" w:rsidR="00AF5FF8" w:rsidRDefault="00F40753" w:rsidP="00AF5FF8">
      <w:pPr>
        <w:rPr>
          <w:rtl/>
        </w:rPr>
      </w:pPr>
      <w:r w:rsidRPr="00AF5FF8">
        <w:rPr>
          <w:b/>
          <w:bCs/>
          <w:rtl/>
        </w:rPr>
        <w:t xml:space="preserve">בא' בניסן </w:t>
      </w:r>
      <w:r>
        <w:rPr>
          <w:rtl/>
        </w:rPr>
        <w:t xml:space="preserve">-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 דב' שבתות, </w:t>
      </w:r>
      <w:r w:rsidRPr="00AF5FF8">
        <w:rPr>
          <w:b/>
          <w:bCs/>
          <w:rtl/>
        </w:rPr>
        <w:t>בא' בסיון</w:t>
      </w:r>
      <w:r>
        <w:rPr>
          <w:rtl/>
        </w:rPr>
        <w:t xml:space="preserve"> - כדאמרן, </w:t>
      </w:r>
    </w:p>
    <w:p w14:paraId="45129736" w14:textId="77777777" w:rsidR="00B874E6" w:rsidRDefault="00F40753" w:rsidP="00AF5FF8">
      <w:pPr>
        <w:rPr>
          <w:rtl/>
        </w:rPr>
      </w:pPr>
      <w:r w:rsidRPr="00AF5FF8">
        <w:rPr>
          <w:b/>
          <w:bCs/>
          <w:rtl/>
        </w:rPr>
        <w:t>בכ"ט באלול</w:t>
      </w:r>
      <w:r w:rsidR="00AF5FF8">
        <w:rPr>
          <w:rFonts w:hint="cs"/>
          <w:rtl/>
        </w:rPr>
        <w:t xml:space="preserve">-</w:t>
      </w:r>
      <w:ins w:id="97403" w:author="מנוע מכני" w:date="2026-10-05T11:32:12Z">
        <w:r>
          <w:rPr>
            <w:rFonts w:hint="cs"/>
            <w:rtl/>
          </w:rPr>
          <w:t xml:space="preserve"> </w:t>
        </w:r>
      </w:ins>
      <w:del w:id="97404" w:author="מנוע מכני" w:date="2026-10-05T11:32:12Z">
        <w:r w:rsidR="00AF5FF8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5675" w:author="מנוע מכני" w:date="2026-10-05T11:32:12Z">
        <w:r>
          <w:rPr>
            <w:rtl/>
          </w:rPr>
          <w:t xml:space="preserve">לשיטתם</w:t>
        </w:r>
      </w:ins>
      <w:del w:id="95676" w:author="מנוע מכני" w:date="2026-10-05T11:32:12Z">
        <w:r>
          <w:rPr>
            <w:rtl/>
          </w:rPr>
          <w:delText xml:space="preserve">לטעמייהו</w:delText>
        </w:r>
      </w:del>
      <w:r>
        <w:rPr>
          <w:rtl/>
        </w:rPr>
        <w:t xml:space="preserve">, </w:t>
      </w:r>
      <w:ins w:id="94293" w:author="מנוע מכני" w:date="2026-10-05T11:32:12Z">
        <w:r>
          <w:rPr>
            <w:rtl/>
          </w:rPr>
          <w:t xml:space="preserve">דאמרו</w:t>
        </w:r>
      </w:ins>
      <w:del w:id="94294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: בא' בתשרי </w:t>
      </w:r>
      <w:r>
        <w:rPr>
          <w:rStyle w:val="2fb"/>
          <w:rtl/>
        </w:rPr>
        <w:t xml:space="preserve">ר"ה</w:t>
      </w:r>
      <w:r>
        <w:rPr>
          <w:rtl/>
        </w:rPr>
        <w:t xml:space="preserve"> למעשר בהמה</w:t>
      </w:r>
      <w:r w:rsidR="0057284B">
        <w:rPr>
          <w:rtl/>
        </w:rPr>
        <w:t>.</w:t>
      </w:r>
    </w:p>
    <w:p w14:paraId="753FD8BE" w14:textId="77777777" w:rsidR="0057284B" w:rsidRDefault="0057284B" w:rsidP="0057284B">
      <w:pPr>
        <w:jc w:val="center"/>
        <w:rPr>
          <w:del w:id="90352" w:author="מנוע עיצוב" w:date="2026-10-05T11:33:53Z"/>
          <w:rtl/>
        </w:rPr>
      </w:pPr>
      <w:del w:id="90349" w:author="מנוע עיצוב" w:date="2026-10-05T11:33:53Z">
        <w:r>
          <w:rPr>
            <w:rtl/>
          </w:rPr>
          <w:delText xml:space="preserve">•</w:delText>
        </w:r>
      </w:del>
      <w:ins w:id="97405" w:author="מנוע מכני" w:date="2026-10-05T11:32:12Z">
        <w:r>
          <w:rPr>
            <w:rtl/>
          </w:rPr>
          <w:t xml:space="preserve"> </w:t>
        </w:r>
      </w:ins>
      <w:del w:id="97406" w:author="מנוע מכני" w:date="2026-10-05T11:32:12Z">
        <w:r>
          <w:rPr>
            <w:rtl/>
          </w:rPr>
          <w:delText xml:space="preserve">  </w:delText>
        </w:r>
      </w:del>
      <w:del w:id="90350" w:author="מנוע עיצוב" w:date="2026-10-05T11:33:53Z">
        <w:r>
          <w:rPr>
            <w:rtl/>
          </w:rPr>
          <w:delText xml:space="preserve">•</w:delText>
        </w:r>
      </w:del>
      <w:ins w:id="97407" w:author="מנוע מכני" w:date="2026-10-05T11:32:12Z">
        <w:r>
          <w:rPr>
            <w:rtl/>
          </w:rPr>
          <w:t xml:space="preserve"> </w:t>
        </w:r>
      </w:ins>
      <w:del w:id="97408" w:author="מנוע מכני" w:date="2026-10-05T11:32:12Z">
        <w:r>
          <w:rPr>
            <w:rtl/>
          </w:rPr>
          <w:delText xml:space="preserve">  </w:delText>
        </w:r>
      </w:del>
      <w:del w:id="90351" w:author="מנוע עיצוב" w:date="2026-10-05T11:33:53Z">
        <w:r>
          <w:rPr>
            <w:rtl/>
          </w:rPr>
          <w:delText xml:space="preserve">•</w:delText>
        </w:r>
      </w:del>
    </w:p>
    <w:p w14:paraId="2D6AE0F8" w14:textId="77777777" w:rsidR="00B874E6" w:rsidRDefault="00F40753" w:rsidP="006D2FA2">
      <w:pPr>
        <w:pStyle w:val="afffd"/>
        <w:rPr>
          <w:rtl/>
        </w:rPr>
      </w:pPr>
      <w:r>
        <w:rPr>
          <w:rtl/>
        </w:rPr>
        <w:lastRenderedPageBreak/>
        <w:t>ולמה אמרו בכ"ט באלול ולא אמרו באחד בתשרי - מפני שהוא י"ט וכו'</w:t>
      </w:r>
      <w:r w:rsidR="0057284B">
        <w:rPr>
          <w:rtl/>
        </w:rPr>
        <w:t>.</w:t>
      </w:r>
    </w:p>
    <w:p w14:paraId="78454BF4" w14:textId="77777777" w:rsidR="00AF5FF8" w:rsidRDefault="00F40753" w:rsidP="00F40753">
      <w:pPr>
        <w:rPr>
          <w:rtl/>
        </w:rPr>
      </w:pPr>
      <w:ins w:id="95679" w:author="מנוע מכני" w:date="2026-10-05T11:32:12Z">
        <w:r>
          <w:rPr>
            <w:b/>
            <w:bCs/>
            <w:rtl/>
          </w:rPr>
          <w:t xml:space="preserve">אחת</w:t>
        </w:r>
      </w:ins>
      <w:del w:id="95680" w:author="מנוע מכני" w:date="2026-10-05T11:32:12Z">
        <w:r w:rsidRPr="00AF5FF8">
          <w:rPr>
            <w:b/>
            <w:bCs/>
            <w:rtl/>
          </w:rPr>
          <w:delText xml:space="preserve">חדא</w:delText>
        </w:r>
      </w:del>
      <w:r w:rsidRPr="00AF5FF8">
        <w:rPr>
          <w:b/>
          <w:bCs/>
          <w:rtl/>
        </w:rPr>
        <w:t xml:space="preserve"> ועוד </w:t>
      </w:r>
      <w:ins w:id="95677" w:author="מנוע מכני" w:date="2026-10-05T11:32:12Z">
        <w:r>
          <w:rPr>
            <w:b/>
            <w:bCs/>
            <w:rtl/>
          </w:rPr>
          <w:t xml:space="preserve">אומר</w:t>
        </w:r>
      </w:ins>
      <w:del w:id="95678" w:author="מנוע מכני" w:date="2026-10-05T11:32:12Z">
        <w:r w:rsidRPr="00AF5FF8">
          <w:rPr>
            <w:b/>
            <w:bCs/>
            <w:rtl/>
          </w:rPr>
          <w:delText xml:space="preserve">קאמר</w:delText>
        </w:r>
      </w:del>
      <w:r w:rsidRPr="00AF5FF8">
        <w:rPr>
          <w:b/>
          <w:bCs/>
          <w:rtl/>
        </w:rPr>
        <w:t xml:space="preserve">, </w:t>
      </w:r>
      <w:ins w:id="95681" w:author="מנוע מכני" w:date="2026-10-05T11:32:12Z">
        <w:r>
          <w:rPr>
            <w:b/>
            <w:bCs/>
            <w:rtl/>
          </w:rPr>
          <w:t xml:space="preserve">אחת</w:t>
        </w:r>
      </w:ins>
      <w:del w:id="95682" w:author="מנוע מכני" w:date="2026-10-05T11:32:12Z">
        <w:r w:rsidRPr="00AF5FF8">
          <w:rPr>
            <w:b/>
            <w:bCs/>
            <w:rtl/>
          </w:rPr>
          <w:delText xml:space="preserve">חדא</w:delText>
        </w:r>
      </w:del>
      <w:r>
        <w:rPr>
          <w:rtl/>
        </w:rPr>
        <w:t xml:space="preserve"> - </w:t>
      </w:r>
      <w:ins w:id="94295" w:author="מנוע מכני" w:date="2026-10-05T11:32:12Z">
        <w:r>
          <w:rPr>
            <w:rtl/>
          </w:rPr>
          <w:t xml:space="preserve">דצריך</w:t>
        </w:r>
      </w:ins>
      <w:del w:id="94296" w:author="מנוע מכני" w:date="2026-10-05T11:32:12Z">
        <w:r>
          <w:rPr>
            <w:rtl/>
          </w:rPr>
          <w:delText xml:space="preserve">דבעינן</w:delText>
        </w:r>
      </w:del>
      <w:r>
        <w:rPr>
          <w:rtl/>
        </w:rPr>
        <w:t xml:space="preserve"> </w:t>
      </w:r>
      <w:ins w:id="98743" w:author="מנוע מכני" w:date="2026-10-05T11:32:12Z">
        <w:r>
          <w:rPr>
            <w:rtl/>
          </w:rPr>
          <w:t xml:space="preserve">לעשות</w:t>
        </w:r>
      </w:ins>
      <w:del w:id="98744" w:author="מנוע מכני" w:date="2026-10-05T11:32:12Z">
        <w:r>
          <w:rPr>
            <w:rtl/>
          </w:rPr>
          <w:delText xml:space="preserve">למיעבד</w:delText>
        </w:r>
      </w:del>
      <w:r>
        <w:rPr>
          <w:rtl/>
        </w:rPr>
        <w:t xml:space="preserve"> הכירא בחדש וישן, </w:t>
      </w:r>
    </w:p>
    <w:p>
      <w:pPr>
        <w:pStyle w:val="38"/>
        <w:rPr>
          <w:ins w:id="100878" w:author="מנוע מכני" w:date="2026-10-05T11:32:12Z"/>
        </w:rPr>
      </w:pPr>
      <w:r>
        <w:tab/>
      </w:r>
      <w:r>
        <w:tab/>
      </w:r>
      <w:r>
        <w:tab/>
      </w:r>
      <w:r w:rsidR="00F40753" w:rsidRPr="00AF5FF8">
        <w:t>ועוד</w:t>
      </w:r>
      <w:r w:rsidR="00F40753">
        <w:t xml:space="preserve"> - מפני שהוא י"ט,</w:t>
      </w:r>
    </w:p>
    <w:p w14:paraId="157FC2E2" w14:textId="77777777" w:rsidR="00B874E6" w:rsidRDefault="00AF5FF8" w:rsidP="00F40753">
      <w:pPr>
        <w:rPr>
          <w:rtl/>
        </w:rPr>
      </w:pPr>
      <w:del w:id="10087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ואי אפשר לעשר בי"ט, משום סקרתא</w:t>
      </w:r>
      <w:r>
        <w:rPr>
          <w:rFonts w:hint="cs"/>
          <w:rtl/>
        </w:rPr>
        <w:t>[הצבע]</w:t>
      </w:r>
      <w:r w:rsidR="0057284B">
        <w:rPr>
          <w:rtl/>
        </w:rPr>
        <w:t>.</w:t>
      </w:r>
    </w:p>
    <w:p w14:paraId="616419A9" w14:textId="77777777" w:rsidR="0057284B" w:rsidRDefault="0057284B" w:rsidP="0057284B">
      <w:pPr>
        <w:jc w:val="center"/>
        <w:rPr>
          <w:del w:id="90356" w:author="מנוע עיצוב" w:date="2026-10-05T11:33:53Z"/>
          <w:rtl/>
        </w:rPr>
      </w:pPr>
      <w:del w:id="90353" w:author="מנוע עיצוב" w:date="2026-10-05T11:33:53Z">
        <w:r>
          <w:rPr>
            <w:rtl/>
          </w:rPr>
          <w:delText xml:space="preserve">•</w:delText>
        </w:r>
      </w:del>
      <w:ins w:id="97409" w:author="מנוע מכני" w:date="2026-10-05T11:32:12Z">
        <w:r>
          <w:rPr>
            <w:rtl/>
          </w:rPr>
          <w:t xml:space="preserve"> </w:t>
        </w:r>
      </w:ins>
      <w:del w:id="97410" w:author="מנוע מכני" w:date="2026-10-05T11:32:12Z">
        <w:r>
          <w:rPr>
            <w:rtl/>
          </w:rPr>
          <w:delText xml:space="preserve">  </w:delText>
        </w:r>
      </w:del>
      <w:del w:id="90354" w:author="מנוע עיצוב" w:date="2026-10-05T11:33:53Z">
        <w:r>
          <w:rPr>
            <w:rtl/>
          </w:rPr>
          <w:delText xml:space="preserve">•</w:delText>
        </w:r>
      </w:del>
      <w:ins w:id="97411" w:author="מנוע מכני" w:date="2026-10-05T11:32:12Z">
        <w:r>
          <w:rPr>
            <w:rtl/>
          </w:rPr>
          <w:t xml:space="preserve"> </w:t>
        </w:r>
      </w:ins>
      <w:del w:id="97412" w:author="מנוע מכני" w:date="2026-10-05T11:32:12Z">
        <w:r>
          <w:rPr>
            <w:rtl/>
          </w:rPr>
          <w:delText xml:space="preserve">  </w:delText>
        </w:r>
      </w:del>
      <w:del w:id="90355" w:author="מנוע עיצוב" w:date="2026-10-05T11:33:53Z">
        <w:r>
          <w:rPr>
            <w:rtl/>
          </w:rPr>
          <w:delText xml:space="preserve">•</w:delText>
        </w:r>
      </w:del>
    </w:p>
    <w:p w14:paraId="58396620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ר"מ אומר באחד באלול ר"ה למעשר בהמה, בן עזאי אומר וכו'</w:t>
      </w:r>
      <w:r w:rsidR="0057284B">
        <w:rPr>
          <w:rtl/>
        </w:rPr>
        <w:t>.</w:t>
      </w:r>
    </w:p>
    <w:p>
      <w:pPr>
        <w:pStyle w:val="38"/>
        <w:rPr>
          <w:ins w:id="100714" w:author="מנוע מכני" w:date="2026-10-05T11:32:12Z"/>
        </w:rPr>
      </w:pPr>
      <w:r w:rsidRPr="00AF5FF8">
        <w:t xml:space="preserve">תניא</w:t>
      </w:r>
      <w:r w:rsidRPr="00AF5FF8">
        <w:t xml:space="preserve">:</w:t>
      </w:r>
    </w:p>
    <w:p w14:paraId="2D0FAB86" w14:textId="77777777" w:rsidR="00B874E6" w:rsidRPr="00AF5FF8" w:rsidRDefault="00F40753" w:rsidP="00F40753">
      <w:pPr>
        <w:rPr>
          <w:b/>
          <w:bCs/>
          <w:rtl/>
        </w:rPr>
      </w:pPr>
      <w:del w:id="100715" w:author="מנוע מכני" w:date="2026-10-05T11:32:12Z">
        <w:r w:rsidRPr="00AF5FF8">
          <w:rPr>
            <w:b/>
            <w:bCs/>
            <w:rtl/>
          </w:rPr>
          <w:delText xml:space="preserve"> </w:delText>
        </w:r>
      </w:del>
      <w:r w:rsidRPr="00AF5FF8">
        <w:rPr>
          <w:b/>
          <w:bCs/>
          <w:rtl/>
        </w:rPr>
        <w:t xml:space="preserve">אמר</w:t>
      </w:r>
      <w:r w:rsidRPr="00AF5FF8">
        <w:rPr>
          <w:b/>
          <w:bCs/>
          <w:rtl/>
        </w:rPr>
        <w:t xml:space="preserve"> בן עזאי, הואיל והללו אומרים כך, והללו אומרים כך - האלולין מתעשרין לעצמן</w:t>
      </w:r>
      <w:r w:rsidR="0057284B" w:rsidRPr="00AF5FF8">
        <w:rPr>
          <w:b/>
          <w:bCs/>
          <w:rtl/>
        </w:rPr>
        <w:t>.</w:t>
      </w:r>
    </w:p>
    <w:p w14:paraId="4D33FB9C" w14:textId="77777777" w:rsidR="00AF5FF8" w:rsidRDefault="00F40753" w:rsidP="00F40753">
      <w:pPr>
        <w:rPr>
          <w:rtl/>
        </w:rPr>
      </w:pPr>
      <w:r>
        <w:rPr>
          <w:rtl/>
        </w:rPr>
        <w:t xml:space="preserve">וליחזי טעמיה דמאן מסתבר! וכי תימא </w:t>
      </w:r>
      <w:r>
        <w:rPr>
          <w:rtl/>
        </w:rPr>
        <w:t xml:space="preserve">לא</w:t>
      </w:r>
      <w:r>
        <w:rPr>
          <w:rtl/>
        </w:rPr>
        <w:t xml:space="preserve"> מצי </w:t>
      </w:r>
      <w:ins w:id="98701" w:author="מנוע מכני" w:date="2026-10-05T11:32:12Z">
        <w:r>
          <w:rPr>
            <w:rtl/>
          </w:rPr>
          <w:t xml:space="preserve">עומד</w:t>
        </w:r>
      </w:ins>
      <w:del w:id="98702" w:author="מנוע מכני" w:date="2026-10-05T11:32:12Z">
        <w:r>
          <w:rPr>
            <w:rtl/>
          </w:rPr>
          <w:delText xml:space="preserve">קאי</w:delText>
        </w:r>
      </w:del>
      <w:r>
        <w:rPr>
          <w:rtl/>
        </w:rPr>
        <w:t xml:space="preserve"> </w:t>
      </w:r>
      <w:ins w:id="90829" w:author="מנוע סמנטי" w:date="2026-10-05T11:39:44Z">
        <w:r>
          <w:rPr>
            <w:rtl/>
          </w:rPr>
          <w:t xml:space="preserve">על טעמם</w:t>
        </w:r>
      </w:ins>
      <w:del w:id="90830" w:author="מנוע סמנטי" w:date="2026-10-05T11:39:44Z">
        <w:r>
          <w:rPr>
            <w:rtl/>
          </w:rPr>
          <w:delText xml:space="preserve">אטעמייהו</w:delText>
        </w:r>
      </w:del>
      <w:r>
        <w:rPr>
          <w:rtl/>
        </w:rPr>
        <w:t xml:space="preserve">, </w:t>
      </w:r>
    </w:p>
    <w:p>
      <w:pPr>
        <w:pStyle w:val="38"/>
        <w:rPr>
          <w:ins w:id="100716" w:author="מנוע מכני" w:date="2026-10-05T11:32:12Z"/>
        </w:rPr>
      </w:pPr>
      <w:r>
        <w:t xml:space="preserve">והתניא, בן עזאי</w:t>
      </w:r>
      <w:del w:id="100964" w:author="מנוע מכני" w:date="2026-10-05T11:32:12Z">
        <w:r>
          <w:delText xml:space="preserve"> אומר</w:delText>
        </w:r>
      </w:del>
      <w:r>
        <w:t xml:space="preserve">:</w:t>
      </w:r>
    </w:p>
    <w:p w14:paraId="5E4877E5" w14:textId="77777777" w:rsidR="00AF5FF8" w:rsidRDefault="00F40753" w:rsidP="00F40753">
      <w:pPr>
        <w:rPr>
          <w:rtl/>
        </w:rPr>
      </w:pPr>
      <w:del w:id="1007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חכמי ישראל דומין עלי כקליפת השום חוץ מן הקרח הזה! </w:t>
      </w:r>
    </w:p>
    <w:p>
      <w:pPr>
        <w:pStyle w:val="38"/>
        <w:rPr>
          <w:ins w:id="100718" w:author="מנוע מכני" w:date="2026-10-05T11:32:12Z"/>
        </w:rPr>
      </w:pPr>
      <w:r>
        <w:t>א</w:t>
      </w:r>
      <w:r w:rsidR="00AF5FF8">
        <w:t xml:space="preserve">ר</w:t>
      </w:r>
      <w:ins w:id="92577" w:author="מנוע מכני" w:date="2026-10-05T11:32:12Z">
        <w:r>
          <w:t xml:space="preserve">י"ו</w:t>
        </w:r>
      </w:ins>
      <w:del w:id="92578" w:author="מנוע מכני" w:date="2026-10-05T11:32:12Z">
        <w:r w:rsidR="00AF5FF8">
          <w:delText xml:space="preserve">י''ו</w:delText>
        </w:r>
      </w:del>
      <w:r>
        <w:t xml:space="preserve">:</w:t>
      </w:r>
    </w:p>
    <w:p w14:paraId="1D2C7F6F" w14:textId="77777777" w:rsidR="00B874E6" w:rsidRDefault="00F40753" w:rsidP="00AF5FF8">
      <w:pPr>
        <w:rPr>
          <w:rtl/>
        </w:rPr>
      </w:pPr>
      <w:del w:id="1007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מפי השמועה אמרוה, מפי חגי זכריה ומלאכי</w:t>
      </w:r>
      <w:r w:rsidR="0057284B">
        <w:rPr>
          <w:rtl/>
        </w:rPr>
        <w:t>.</w:t>
      </w:r>
    </w:p>
    <w:p>
      <w:pPr>
        <w:pStyle w:val="38"/>
        <w:rPr>
          <w:ins w:id="100720" w:author="מנוע מכני" w:date="2026-10-05T11:32:12Z"/>
        </w:rPr>
      </w:pPr>
      <w:r>
        <w:t xml:space="preserve">תניא</w:t>
      </w:r>
      <w:r>
        <w:t xml:space="preserve">:</w:t>
      </w:r>
    </w:p>
    <w:p w14:paraId="4F2186BC" w14:textId="77777777" w:rsidR="00AF5FF8" w:rsidRDefault="00F40753" w:rsidP="00F40753">
      <w:pPr>
        <w:rPr>
          <w:rtl/>
        </w:rPr>
      </w:pPr>
      <w:del w:id="1007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באיזה צד </w:t>
      </w:r>
      <w:r>
        <w:rPr>
          <w:rtl/>
        </w:rPr>
        <w:t xml:space="preserve">אמר</w:t>
      </w:r>
      <w:r>
        <w:rPr>
          <w:rtl/>
        </w:rPr>
        <w:t xml:space="preserve"> </w:t>
      </w:r>
      <w:r w:rsidR="00AF5FF8">
        <w:rPr>
          <w:rtl/>
        </w:rPr>
        <w:t xml:space="preserve">בן עזאי האלולים מתעשרין לעצמן </w:t>
      </w:r>
      <w:r>
        <w:rPr>
          <w:rtl/>
        </w:rPr>
        <w:t xml:space="preserve">נולדו לו ה' באב וה' באלול - אין מצטרפין, </w:t>
      </w:r>
    </w:p>
    <w:p w14:paraId="543ACA17" w14:textId="77777777" w:rsidR="00B874E6" w:rsidRDefault="00F40753" w:rsidP="00F40753">
      <w:pPr>
        <w:rPr>
          <w:rtl/>
        </w:rPr>
      </w:pPr>
      <w:r>
        <w:rPr>
          <w:rtl/>
        </w:rPr>
        <w:t>ה' באלול וה' בתשרי - אין מצטרפין, ה' בתשרי וה' באב - מצטרפין</w:t>
      </w:r>
      <w:r w:rsidR="0057284B">
        <w:rPr>
          <w:rtl/>
        </w:rPr>
        <w:t>.</w:t>
      </w:r>
    </w:p>
    <w:p w14:paraId="6E67AE7E" w14:textId="77777777" w:rsidR="00AF5FF8" w:rsidRDefault="00AF5FF8" w:rsidP="00AF5FF8">
      <w:pPr>
        <w:rPr>
          <w:rtl/>
        </w:rPr>
      </w:pPr>
      <w:r>
        <w:rPr>
          <w:rFonts w:hint="cs"/>
          <w:rtl/>
        </w:rPr>
        <w:t xml:space="preserve">וק</w:t>
      </w:r>
      <w:ins w:id="92579" w:author="מנוע מכני" w:date="2026-10-05T11:32:12Z">
        <w:r>
          <w:rPr>
            <w:rFonts w:hint="cs"/>
            <w:rtl/>
          </w:rPr>
          <w:t xml:space="preserve">מ"ל</w:t>
        </w:r>
      </w:ins>
      <w:del w:id="9258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</w:t>
      </w:r>
      <w:ins w:id="94297" w:author="מנוע מכני" w:date="2026-10-05T11:32:12Z">
        <w:r>
          <w:rPr>
            <w:rFonts w:hint="cs"/>
            <w:rtl/>
          </w:rPr>
          <w:t xml:space="preserve">אמרו</w:t>
        </w:r>
      </w:ins>
      <w:del w:id="94298" w:author="מנוע מכני" w:date="2026-10-05T11:32:12Z">
        <w:r>
          <w:rPr>
            <w:rFonts w:hint="cs"/>
            <w:rtl/>
          </w:rPr>
          <w:delText xml:space="preserve">אמרי</w:delText>
        </w:r>
      </w:del>
      <w:r>
        <w:rPr>
          <w:rFonts w:hint="cs"/>
          <w:rtl/>
        </w:rPr>
        <w:t xml:space="preserve"> דמספיקי גרנות כשנים </w:t>
      </w:r>
    </w:p>
    <w:p w14:paraId="1A9E0552" w14:textId="77777777" w:rsidR="00AF5FF8" w:rsidRDefault="00AF5FF8" w:rsidP="00AF5FF8">
      <w:pPr>
        <w:rPr>
          <w:del w:id="90676" w:author="מנוע עיצוב" w:date="2026-10-05T11:33:53Z"/>
          <w:rtl/>
        </w:rPr>
      </w:pPr>
    </w:p>
    <w:p>
      <w:pPr>
        <w:pStyle w:val="38"/>
        <w:rPr>
          <w:ins w:id="100722" w:author="מנוע מכני" w:date="2026-10-05T11:32:12Z"/>
        </w:rPr>
      </w:pPr>
      <w:r>
        <w:t xml:space="preserve">כדתנן:</w:t>
      </w:r>
    </w:p>
    <w:p w14:paraId="3B3EE3D8" w14:textId="77777777" w:rsidR="00AF5FF8" w:rsidRDefault="00F40753" w:rsidP="00AF5FF8">
      <w:pPr>
        <w:rPr>
          <w:rtl/>
        </w:rPr>
      </w:pPr>
      <w:del w:id="1007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חמשה לפני </w:t>
      </w:r>
      <w:ins w:id="92581" w:author="מנוע מכני" w:date="2026-10-05T11:32:12Z">
        <w:r>
          <w:rPr>
            <w:rStyle w:val="2fb"/>
            <w:rtl/>
          </w:rPr>
          <w:t xml:space="preserve">ר"ה</w:t>
        </w:r>
      </w:ins>
      <w:del w:id="92582" w:author="מנוע מכני" w:date="2026-10-05T11:32:12Z">
        <w:r>
          <w:rPr>
            <w:rtl/>
          </w:rPr>
          <w:delText xml:space="preserve">ר</w:delText>
        </w:r>
        <w:r w:rsidR="00AF5FF8">
          <w:rPr>
            <w:rFonts w:hint="cs"/>
            <w:rtl/>
          </w:rPr>
          <w:delText xml:space="preserve">''ה</w:delText>
        </w:r>
      </w:del>
      <w:r w:rsidR="00AF5FF8">
        <w:rPr>
          <w:rFonts w:hint="cs"/>
          <w:rtl/>
        </w:rPr>
        <w:t xml:space="preserve"> </w:t>
      </w:r>
      <w:r>
        <w:rPr>
          <w:rtl/>
        </w:rPr>
        <w:t xml:space="preserve">וחמשה לאחר </w:t>
      </w:r>
      <w:ins w:id="92583" w:author="מנוע מכני" w:date="2026-10-05T11:32:12Z">
        <w:r>
          <w:rPr>
            <w:rStyle w:val="2fb"/>
            <w:rtl/>
          </w:rPr>
          <w:t xml:space="preserve">ר"ה</w:t>
        </w:r>
      </w:ins>
      <w:del w:id="92584" w:author="מנוע מכני" w:date="2026-10-05T11:32:12Z">
        <w:r>
          <w:rPr>
            <w:rtl/>
          </w:rPr>
          <w:delText xml:space="preserve">ר</w:delText>
        </w:r>
        <w:r w:rsidR="00AF5FF8">
          <w:rPr>
            <w:rFonts w:hint="cs"/>
            <w:rtl/>
          </w:rPr>
          <w:delText xml:space="preserve">''ה</w:delText>
        </w:r>
      </w:del>
      <w:r w:rsidR="00AF5FF8">
        <w:rPr>
          <w:rFonts w:hint="cs"/>
          <w:rtl/>
        </w:rPr>
        <w:t xml:space="preserve"> </w:t>
      </w:r>
      <w:r>
        <w:rPr>
          <w:rtl/>
        </w:rPr>
        <w:t xml:space="preserve">אין מצטרפין, </w:t>
      </w:r>
    </w:p>
    <w:p w14:paraId="76B7B320" w14:textId="77777777" w:rsidR="00B874E6" w:rsidRDefault="00F40753" w:rsidP="00AF5FF8">
      <w:pPr>
        <w:rPr>
          <w:rtl/>
        </w:rPr>
      </w:pPr>
      <w:r>
        <w:rPr>
          <w:rtl/>
        </w:rPr>
        <w:t>חמשה לפני הגורן וחמשה לאחר הגורן - הרי אלו מצטרפין</w:t>
      </w:r>
      <w:r w:rsidR="0057284B">
        <w:rPr>
          <w:rtl/>
        </w:rPr>
        <w:t>.</w:t>
      </w:r>
    </w:p>
    <w:p>
      <w:pPr>
        <w:pStyle w:val="38"/>
        <w:rPr>
          <w:ins w:id="100724" w:author="מנוע מכני" w:date="2026-10-05T11:32:12Z"/>
        </w:rPr>
      </w:pPr>
      <w:r>
        <w:t xml:space="preserve">רבא:</w:t>
      </w:r>
    </w:p>
    <w:p w14:paraId="005FD4C8" w14:textId="77777777" w:rsidR="00AF5FF8" w:rsidRDefault="00F40753" w:rsidP="00AF5FF8">
      <w:pPr>
        <w:rPr>
          <w:rtl/>
        </w:rPr>
      </w:pPr>
      <w:del w:id="1007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לדברי בן עזאי, נולדו לו חמשה באב, וחמשה באלול, וחמשה בתשרי - כונסן לדיר להתעשר, </w:t>
      </w:r>
    </w:p>
    <w:p w14:paraId="77729D66" w14:textId="77777777" w:rsidR="00AF5FF8" w:rsidRDefault="00AF5FF8" w:rsidP="00AF5FF8">
      <w:pPr>
        <w:pStyle w:val="afff0"/>
        <w:framePr w:wrap="around"/>
        <w:rPr>
          <w:rtl/>
        </w:rPr>
      </w:pPr>
      <w:ins w:id="90011" w:author="מנוע עיצוב" w:date="2026-10-05T11:40:22Z">
        <w:r>
          <w:rPr>
            <w:rFonts w:hint="cs"/>
            <w:rtl/>
          </w:rPr>
          <w:t xml:space="preserve">נח:</w:t>
        </w:r>
      </w:ins>
      <w:del w:id="90012" w:author="מנוע עיצוב" w:date="2026-10-05T11:40:22Z">
        <w:r>
          <w:rPr>
            <w:rFonts w:hint="cs"/>
            <w:rtl/>
          </w:rPr>
          <w:delText xml:space="preserve">נח.</w:delText>
        </w:r>
      </w:del>
    </w:p>
    <w:p w14:paraId="030D3A5C" w14:textId="77777777" w:rsidR="009D68EF" w:rsidRDefault="00F40753" w:rsidP="00AF5FF8">
      <w:pPr>
        <w:rPr>
          <w:rtl/>
        </w:rPr>
      </w:pPr>
      <w:r>
        <w:rPr>
          <w:rtl/>
        </w:rPr>
        <w:t xml:space="preserve">ונוטל אחד מן האלולין, והשאר פטורין ממה נפשך: </w:t>
      </w:r>
      <w:ins w:id="97975" w:author="מנוע מכני" w:date="2026-10-05T11:32:12Z">
        <w:r>
          <w:rPr>
            <w:rtl/>
          </w:rPr>
          <w:t xml:space="preserve">אם </w:t>
        </w:r>
      </w:ins>
      <w:del w:id="9797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באחד באלול </w:t>
      </w:r>
      <w:r>
        <w:rPr>
          <w:rStyle w:val="2fb"/>
          <w:rtl/>
        </w:rPr>
        <w:t xml:space="preserve">ר"ה</w:t>
      </w:r>
      <w:r>
        <w:rPr>
          <w:rtl/>
        </w:rPr>
        <w:t xml:space="preserve"> - דאלול ותשרי מצטרפין ודאב פטורים, </w:t>
      </w:r>
      <w:ins w:id="97977" w:author="מנוע מכני" w:date="2026-10-05T11:32:12Z">
        <w:r>
          <w:rPr>
            <w:rtl/>
          </w:rPr>
          <w:t xml:space="preserve">ואם </w:t>
        </w:r>
      </w:ins>
      <w:del w:id="9797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באחד בתשרי </w:t>
      </w:r>
      <w:r>
        <w:rPr>
          <w:rStyle w:val="2fb"/>
          <w:rtl/>
        </w:rPr>
        <w:t xml:space="preserve">ר"ה</w:t>
      </w:r>
      <w:r>
        <w:rPr>
          <w:rtl/>
        </w:rPr>
        <w:t xml:space="preserve"> - דאב ואלול מצטרפין, דתשרי פטורין</w:t>
      </w:r>
      <w:ins w:id="97413" w:author="מנוע מכני" w:date="2026-10-05T11:32:12Z">
        <w:r>
          <w:rPr>
            <w:rtl/>
          </w:rPr>
          <w:t xml:space="preserve">,</w:t>
        </w:r>
      </w:ins>
      <w:del w:id="97414" w:author="מנוע מכני" w:date="2026-10-05T11:32:12Z">
        <w:r w:rsidR="000B5F7F">
          <w:rPr>
            <w:rtl/>
          </w:rPr>
          <w:delText xml:space="preserve">;</w:delText>
        </w:r>
      </w:del>
    </w:p>
    <w:p w14:paraId="2D84974B" w14:textId="77777777" w:rsidR="00B874E6" w:rsidRDefault="00F40753" w:rsidP="00AF5FF8">
      <w:pPr>
        <w:rPr>
          <w:rtl/>
        </w:rPr>
      </w:pPr>
      <w:ins w:id="95685" w:author="מנוע מכני" w:date="2026-10-05T11:32:12Z">
        <w:r>
          <w:rPr>
            <w:rtl/>
          </w:rPr>
          <w:t xml:space="preserve">מה</w:t>
        </w:r>
      </w:ins>
      <w:del w:id="956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אמרת לצרפו לגורן אחר - עשירי ודאי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683" w:author="מנוע מכני" w:date="2026-10-05T11:32:12Z">
        <w:r>
          <w:rPr>
            <w:rtl/>
          </w:rPr>
          <w:t xml:space="preserve">התורה</w:t>
        </w:r>
      </w:ins>
      <w:del w:id="9568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ולא ספק</w:t>
      </w:r>
      <w:r w:rsidR="0057284B">
        <w:rPr>
          <w:rtl/>
        </w:rPr>
        <w:t>.</w:t>
      </w:r>
      <w:r w:rsidR="009D68EF">
        <w:rPr>
          <w:rFonts w:hint="cs"/>
          <w:rtl/>
        </w:rPr>
        <w:t xml:space="preserve"> </w:t>
      </w:r>
      <w:r w:rsidR="009D68EF">
        <w:rPr>
          <w:rFonts w:hint="cs"/>
          <w:rtl/>
        </w:rPr>
        <w:t xml:space="preserve">וק</w:t>
      </w:r>
      <w:ins w:id="92585" w:author="מנוע מכני" w:date="2026-10-05T11:32:12Z">
        <w:r>
          <w:rPr>
            <w:rFonts w:hint="cs"/>
            <w:rtl/>
          </w:rPr>
          <w:t xml:space="preserve">מ"ל</w:t>
        </w:r>
      </w:ins>
      <w:del w:id="92586" w:author="מנוע מכני" w:date="2026-10-05T11:32:12Z">
        <w:r w:rsidR="009D68EF">
          <w:rPr>
            <w:rFonts w:hint="cs"/>
            <w:rtl/>
          </w:rPr>
          <w:delText xml:space="preserve">מ''ל</w:delText>
        </w:r>
      </w:del>
      <w:r w:rsidR="009D68EF">
        <w:rPr>
          <w:rFonts w:hint="cs"/>
          <w:rtl/>
        </w:rPr>
        <w:t xml:space="preserve"> דלא גזרי' דאתי </w:t>
      </w:r>
      <w:ins w:id="90831" w:author="מנוע סמנטי" w:date="2026-10-05T11:39:44Z">
        <w:r>
          <w:rPr>
            <w:rFonts w:hint="cs"/>
            <w:rtl/>
          </w:rPr>
          <w:t xml:space="preserve">ליטול</w:t>
        </w:r>
      </w:ins>
      <w:del w:id="90832" w:author="מנוע סמנטי" w:date="2026-10-05T11:39:44Z">
        <w:r w:rsidR="009D68EF">
          <w:rPr>
            <w:rFonts w:hint="cs"/>
            <w:rtl/>
          </w:rPr>
          <w:delText xml:space="preserve">למישקל</w:delText>
        </w:r>
      </w:del>
      <w:r w:rsidR="009D68EF">
        <w:rPr>
          <w:rFonts w:hint="cs"/>
          <w:rtl/>
        </w:rPr>
        <w:t xml:space="preserve"> מהנך </w:t>
      </w:r>
    </w:p>
    <w:p w14:paraId="52ACD0BE" w14:textId="77777777" w:rsidR="0057284B" w:rsidRDefault="0057284B" w:rsidP="0057284B">
      <w:pPr>
        <w:pStyle w:val="affffd"/>
        <w:jc w:val="center"/>
        <w:rPr>
          <w:rtl/>
        </w:rPr>
        <w:pPrChange w:id="9052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15" w:author="מנוע מכני" w:date="2026-10-05T11:32:12Z">
        <w:r>
          <w:rPr>
            <w:rtl/>
          </w:rPr>
          <w:t xml:space="preserve"> </w:t>
        </w:r>
      </w:ins>
      <w:del w:id="974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17" w:author="מנוע מכני" w:date="2026-10-05T11:32:12Z">
        <w:r>
          <w:rPr>
            <w:rtl/>
          </w:rPr>
          <w:t xml:space="preserve"> </w:t>
        </w:r>
      </w:ins>
      <w:del w:id="974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AD0F837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DCF4519" w14:textId="77777777" w:rsidR="009D68EF" w:rsidRDefault="00F40753" w:rsidP="006D2FA2">
      <w:pPr>
        <w:pStyle w:val="afff5"/>
        <w:rPr>
          <w:rtl/>
        </w:rPr>
      </w:pPr>
      <w:r>
        <w:rPr>
          <w:rtl/>
        </w:rPr>
        <w:t>באי זה צד מעשרין: כונסן לדיר, ועושה להם פתח קטן כדי שלא יהו שנים יכולין לצאת כאחת, ומונין א' ב' ג' ד' ה' ו' ז' ח' ט', והיוצא עשירי סוקר בסיקרא ואומר: ה"ז מעשר</w:t>
      </w:r>
      <w:r w:rsidR="000B5F7F">
        <w:rPr>
          <w:rtl/>
        </w:rPr>
        <w:t>;</w:t>
      </w:r>
    </w:p>
    <w:p w14:paraId="239AB83C" w14:textId="77777777" w:rsidR="00B874E6" w:rsidRDefault="00F40753" w:rsidP="004B1F37">
      <w:pPr>
        <w:pStyle w:val="023"/>
        <w:rPr>
          <w:rtl/>
        </w:rPr>
      </w:pPr>
      <w:r>
        <w:rPr>
          <w:rtl/>
        </w:rPr>
        <w:t>לא סקרו בסיקרא</w:t>
      </w:r>
      <w:r w:rsidR="004B1F37">
        <w:rPr>
          <w:rtl/>
        </w:rPr>
        <w:t xml:space="preserve"> ולא מנאן בשבט</w:t>
      </w:r>
      <w:r>
        <w:rPr>
          <w:rtl/>
        </w:rPr>
        <w:t xml:space="preserve"> או שמנאן רבוצים, או עומדים, הרי אלו מתעשרין</w:t>
      </w:r>
    </w:p>
    <w:p w14:paraId="019A9BB6" w14:textId="77777777" w:rsidR="00B874E6" w:rsidRDefault="00F40753" w:rsidP="004B1F37">
      <w:pPr>
        <w:pStyle w:val="023"/>
        <w:rPr>
          <w:rtl/>
        </w:rPr>
      </w:pPr>
      <w:r>
        <w:rPr>
          <w:rtl/>
        </w:rPr>
        <w:t>היה לו מאה ונטל עשרה, עשרה ונטל אחד אי</w:t>
      </w:r>
      <w:r w:rsidR="009D68EF">
        <w:rPr>
          <w:rFonts w:hint="cs"/>
          <w:rtl/>
        </w:rPr>
        <w:t xml:space="preserve">''ז </w:t>
      </w:r>
      <w:r>
        <w:rPr>
          <w:rtl/>
        </w:rPr>
        <w:t>מעשר, רבי יוסי בר'</w:t>
      </w:r>
      <w:r w:rsidR="009D68EF">
        <w:rPr>
          <w:rFonts w:hint="cs"/>
          <w:rtl/>
        </w:rPr>
        <w:t>י</w:t>
      </w:r>
      <w:r>
        <w:rPr>
          <w:rtl/>
        </w:rPr>
        <w:t xml:space="preserve"> אומר: מעשר</w:t>
      </w:r>
      <w:r w:rsidR="0057284B">
        <w:rPr>
          <w:rtl/>
        </w:rPr>
        <w:t>.</w:t>
      </w:r>
    </w:p>
    <w:p w14:paraId="2354344A" w14:textId="77777777" w:rsidR="009D68EF" w:rsidRDefault="00F40753" w:rsidP="006D2FA2">
      <w:pPr>
        <w:pStyle w:val="afff5"/>
        <w:rPr>
          <w:rtl/>
        </w:rPr>
      </w:pPr>
      <w:r>
        <w:rPr>
          <w:rtl/>
        </w:rPr>
        <w:t xml:space="preserve">קפץ אחד מן המנויין לתוכן - הרי אלו פטורין, </w:t>
      </w:r>
    </w:p>
    <w:p w14:paraId="7066C3F0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מן המעושרין לתוכן - כולם ירעו עד שיסתאבו, ויאכלו במומן לבעלים</w:t>
      </w:r>
      <w:r w:rsidR="0057284B">
        <w:rPr>
          <w:rtl/>
        </w:rPr>
        <w:t>.</w:t>
      </w:r>
    </w:p>
    <w:p w14:paraId="3177B75A" w14:textId="77777777" w:rsidR="0057284B" w:rsidRDefault="0057284B" w:rsidP="0057284B">
      <w:pPr>
        <w:pStyle w:val="affffd"/>
        <w:jc w:val="center"/>
        <w:rPr>
          <w:rtl/>
        </w:rPr>
        <w:pPrChange w:id="9052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19" w:author="מנוע מכני" w:date="2026-10-05T11:32:12Z">
        <w:r>
          <w:rPr>
            <w:rtl/>
          </w:rPr>
          <w:t xml:space="preserve"> </w:t>
        </w:r>
      </w:ins>
      <w:del w:id="974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21" w:author="מנוע מכני" w:date="2026-10-05T11:32:12Z">
        <w:r>
          <w:rPr>
            <w:rtl/>
          </w:rPr>
          <w:t xml:space="preserve"> </w:t>
        </w:r>
      </w:ins>
      <w:del w:id="974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726" w:author="מנוע מכני" w:date="2026-10-05T11:32:12Z"/>
        </w:rPr>
      </w:pPr>
      <w:r>
        <w:lastRenderedPageBreak/>
        <w:t xml:space="preserve">ת"ר, באי זה צד מעשר:</w:t>
      </w:r>
    </w:p>
    <w:p w14:paraId="58C1BBCE" w14:textId="77777777" w:rsidR="00B874E6" w:rsidRDefault="00F40753" w:rsidP="00F40753">
      <w:pPr>
        <w:rPr>
          <w:rtl/>
        </w:rPr>
      </w:pPr>
      <w:del w:id="10072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כונסן לדיר, ועושה להם פתח קטן כדי שלא יהו שנים יכולין לצאת כאחד, </w:t>
      </w:r>
      <w:ins w:id="90833" w:author="מנוע סמנטי" w:date="2026-10-05T11:39:44Z">
        <w:r>
          <w:rPr>
            <w:rtl/>
          </w:rPr>
          <w:t xml:space="preserve">אמותיהם</w:t>
        </w:r>
      </w:ins>
      <w:del w:id="90834" w:author="מנוע סמנטי" w:date="2026-10-05T11:39:44Z">
        <w:r>
          <w:rPr>
            <w:rtl/>
          </w:rPr>
          <w:lastRenderedPageBreak/>
          <w:delText xml:space="preserve">אימותיהם</w:delText>
        </w:r>
      </w:del>
      <w:r>
        <w:rPr>
          <w:rtl/>
        </w:rPr>
        <w:lastRenderedPageBreak/>
        <w:t xml:space="preserve"> מבחוץ והם מבפנים, וגועות ויוצאות לקראת אמן</w:t>
      </w:r>
      <w:r w:rsidR="0057284B">
        <w:rPr>
          <w:rtl/>
        </w:rPr>
        <w:t>.</w:t>
      </w:r>
    </w:p>
    <w:p w14:paraId="1B4EABF3" w14:textId="77777777" w:rsidR="009D68EF" w:rsidRDefault="00F40753" w:rsidP="00F40753">
      <w:pPr>
        <w:rPr>
          <w:rtl/>
        </w:rPr>
      </w:pPr>
      <w:r>
        <w:rPr>
          <w:rtl/>
        </w:rPr>
        <w:t xml:space="preserve">ולפקינהו </w:t>
      </w:r>
      <w:ins w:id="98703" w:author="מנוע מכני" w:date="2026-10-05T11:32:12Z">
        <w:r>
          <w:rPr>
            <w:rtl/>
          </w:rPr>
          <w:t xml:space="preserve">הם</w:t>
        </w:r>
      </w:ins>
      <w:del w:id="98704" w:author="מנוע מכני" w:date="2026-10-05T11:32:12Z">
        <w:r>
          <w:rPr>
            <w:rtl/>
          </w:rPr>
          <w:delText xml:space="preserve">אינהו</w:delText>
        </w:r>
      </w:del>
      <w:r>
        <w:rPr>
          <w:rtl/>
        </w:rPr>
        <w:t xml:space="preserve">! </w:t>
      </w:r>
      <w:r w:rsidR="009D68EF">
        <w:rPr>
          <w:rFonts w:hint="cs"/>
          <w:rtl/>
        </w:rPr>
        <w:t>'</w:t>
      </w:r>
      <w:ins w:id="90513" w:author="מנוע סמנטי" w:date="2026-10-05T11:39:44Z">
        <w:r>
          <w:rPr>
            <w:rStyle w:val="afffff0"/>
            <w:rtl/>
          </w:rPr>
          <w:t xml:space="preserve">יַעֲבוֹר</w:t>
        </w:r>
      </w:ins>
      <w:del w:id="90514" w:author="מנוע סמנטי" w:date="2026-10-05T11:39:44Z">
        <w:r>
          <w:rPr>
            <w:rtl/>
          </w:rPr>
          <w:delText xml:space="preserve">יעבור</w:delText>
        </w:r>
      </w:del>
      <w:r w:rsidR="009D68EF">
        <w:rPr>
          <w:rFonts w:hint="cs"/>
          <w:rtl/>
        </w:rPr>
        <w:t>'</w:t>
      </w:r>
      <w:r>
        <w:rPr>
          <w:rtl/>
        </w:rPr>
        <w:t xml:space="preserve"> כתיב - ולא שיעבירוהו</w:t>
      </w:r>
      <w:ins w:id="97423" w:author="מנוע מכני" w:date="2026-10-05T11:32:12Z">
        <w:r>
          <w:rPr>
            <w:rtl/>
          </w:rPr>
          <w:t xml:space="preserve">,</w:t>
        </w:r>
      </w:ins>
      <w:del w:id="97424" w:author="מנוע מכני" w:date="2026-10-05T11:32:12Z">
        <w:r w:rsidR="000B5F7F">
          <w:rPr>
            <w:rtl/>
          </w:rPr>
          <w:delText xml:space="preserve">;</w:delText>
        </w:r>
      </w:del>
    </w:p>
    <w:p w14:paraId="34274226" w14:textId="77777777" w:rsidR="009D68EF" w:rsidRDefault="00F40753" w:rsidP="009D68EF">
      <w:pPr>
        <w:rPr>
          <w:rtl/>
        </w:rPr>
      </w:pPr>
      <w:r>
        <w:rPr>
          <w:rtl/>
        </w:rPr>
        <w:t>ו</w:t>
      </w:r>
      <w:r w:rsidR="009D68EF">
        <w:rPr>
          <w:rFonts w:hint="cs"/>
          <w:rtl/>
        </w:rPr>
        <w:t xml:space="preserve">לא זורק להם ירק שהיתום </w:t>
      </w:r>
      <w:r w:rsidR="009D68EF">
        <w:rPr>
          <w:rFonts w:hint="cs"/>
          <w:rtl/>
        </w:rPr>
        <w:t xml:space="preserve">לא</w:t>
      </w:r>
      <w:r w:rsidR="009D68EF">
        <w:rPr>
          <w:rFonts w:hint="cs"/>
          <w:rtl/>
        </w:rPr>
        <w:t xml:space="preserve"> יצא [</w:t>
      </w:r>
      <w:r w:rsidR="009D68EF">
        <w:rPr>
          <w:rFonts w:hint="cs"/>
          <w:rtl/>
        </w:rPr>
        <w:t xml:space="preserve">מש</w:t>
      </w:r>
      <w:ins w:id="92587" w:author="מנוע מכני" w:date="2026-10-05T11:32:12Z">
        <w:r>
          <w:rPr>
            <w:rFonts w:hint="cs"/>
            <w:rtl/>
          </w:rPr>
          <w:t xml:space="preserve">א"כ</w:t>
        </w:r>
      </w:ins>
      <w:del w:id="92588" w:author="מנוע מכני" w:date="2026-10-05T11:32:12Z">
        <w:r w:rsidR="009D68EF">
          <w:rPr>
            <w:rFonts w:hint="cs"/>
            <w:rtl/>
          </w:rPr>
          <w:delText xml:space="preserve">א''כ</w:delText>
        </w:r>
      </w:del>
      <w:r w:rsidR="009D68EF">
        <w:rPr>
          <w:rFonts w:hint="cs"/>
          <w:rtl/>
        </w:rPr>
        <w:t xml:space="preserve"> באמותיהן] </w:t>
      </w:r>
    </w:p>
    <w:p>
      <w:pPr>
        <w:pStyle w:val="38"/>
        <w:rPr>
          <w:ins w:id="100728" w:author="מנוע מכני" w:date="2026-10-05T11:32:12Z"/>
        </w:rPr>
      </w:pPr>
      <w:r>
        <w:t xml:space="preserve">ת"ר:</w:t>
      </w:r>
    </w:p>
    <w:p w14:paraId="61218079" w14:textId="77777777" w:rsidR="00B874E6" w:rsidRDefault="00F40753" w:rsidP="00861F3C">
      <w:pPr>
        <w:rPr>
          <w:rtl/>
        </w:rPr>
      </w:pPr>
      <w:del w:id="100729" w:author="מנוע מכני" w:date="2026-10-05T11:32:12Z">
        <w:r>
          <w:rPr>
            <w:rtl/>
          </w:rPr>
          <w:delText xml:space="preserve"> </w:delText>
        </w:r>
      </w:del>
      <w:r w:rsidR="00861F3C">
        <w:rPr>
          <w:rFonts w:hint="cs"/>
          <w:rtl/>
        </w:rPr>
        <w:t xml:space="preserve">'</w:t>
      </w:r>
      <w:ins w:id="90517" w:author="מנוע סמנטי" w:date="2026-10-05T11:39:44Z">
        <w:r>
          <w:rPr>
            <w:rStyle w:val="afffff0"/>
            <w:rFonts w:hint="cs"/>
            <w:rtl/>
          </w:rPr>
          <w:t xml:space="preserve">כֹּל אֲשֶׁר יַעֲבוֹר תַּחַת</w:t>
        </w:r>
      </w:ins>
      <w:del w:id="90518" w:author="מנוע סמנטי" w:date="2026-10-05T11:39:44Z">
        <w:r w:rsidR="00861F3C">
          <w:rPr>
            <w:rFonts w:hint="cs"/>
            <w:rtl/>
          </w:rPr>
          <w:delText xml:space="preserve">כ</w:delText>
        </w:r>
        <w:r>
          <w:rPr>
            <w:rtl/>
          </w:rPr>
          <w:delText xml:space="preserve">ל אשר יעבור תחת</w:delText>
        </w:r>
      </w:del>
      <w:r w:rsidR="00861F3C">
        <w:rPr>
          <w:rFonts w:hint="cs"/>
          <w:rtl/>
        </w:rPr>
        <w:t>'</w:t>
      </w:r>
      <w:r>
        <w:rPr>
          <w:rtl/>
        </w:rPr>
        <w:t xml:space="preserve"> - פרט לטריפה שאינה עוברת, </w:t>
      </w:r>
      <w:r w:rsidR="00861F3C">
        <w:rPr>
          <w:rFonts w:hint="cs"/>
          <w:rtl/>
        </w:rPr>
        <w:t>'</w:t>
      </w:r>
      <w:ins w:id="90515" w:author="מנוע סמנטי" w:date="2026-10-05T11:39:44Z">
        <w:r>
          <w:rPr>
            <w:rStyle w:val="afffff0"/>
            <w:rtl/>
          </w:rPr>
          <w:t xml:space="preserve">תַּחַת הַשָּׁבֶט</w:t>
        </w:r>
      </w:ins>
      <w:del w:id="90516" w:author="מנוע סמנטי" w:date="2026-10-05T11:39:44Z">
        <w:r>
          <w:rPr>
            <w:rtl/>
          </w:rPr>
          <w:delText xml:space="preserve">תחת השבט</w:delText>
        </w:r>
      </w:del>
      <w:r w:rsidR="00861F3C">
        <w:rPr>
          <w:rFonts w:hint="cs"/>
          <w:rtl/>
        </w:rPr>
        <w:t>'</w:t>
      </w:r>
      <w:r>
        <w:rPr>
          <w:rtl/>
        </w:rPr>
        <w:t xml:space="preserve"> - מצוה למנותן בשבט</w:t>
      </w:r>
      <w:r w:rsidR="0057284B">
        <w:rPr>
          <w:rtl/>
        </w:rPr>
        <w:t>.</w:t>
      </w:r>
    </w:p>
    <w:p>
      <w:pPr>
        <w:pStyle w:val="38"/>
        <w:rPr>
          <w:ins w:id="100880" w:author="מנוע מכני" w:date="2026-10-05T11:32:12Z"/>
        </w:rPr>
      </w:pPr>
      <w:r>
        <w:t xml:space="preserve">לא</w:t>
      </w:r>
      <w:r>
        <w:t xml:space="preserve"> מנאן בשבט,</w:t>
      </w:r>
    </w:p>
    <w:p w14:paraId="5D4A8589" w14:textId="77777777" w:rsidR="00861F3C" w:rsidRDefault="00F40753" w:rsidP="00861F3C">
      <w:pPr>
        <w:rPr>
          <w:rtl/>
        </w:rPr>
      </w:pPr>
      <w:del w:id="1008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שמנאן רבוצים או עומדים מנין</w:t>
      </w:r>
      <w:r w:rsidR="00861F3C">
        <w:rPr>
          <w:rFonts w:hint="cs"/>
          <w:rtl/>
        </w:rPr>
        <w:t xml:space="preserve">- </w:t>
      </w:r>
      <w:ins w:id="92589" w:author="מנוע מכני" w:date="2026-10-05T11:32:12Z">
        <w:r>
          <w:rPr>
            <w:rFonts w:hint="cs"/>
            <w:rtl/>
          </w:rPr>
          <w:t xml:space="preserve">ת"ל</w:t>
        </w:r>
      </w:ins>
      <w:del w:id="92590" w:author="מנוע מכני" w:date="2026-10-05T11:32:12Z">
        <w:r w:rsidR="009D68EF">
          <w:rPr>
            <w:rFonts w:hint="cs"/>
            <w:rtl/>
          </w:rPr>
          <w:delText xml:space="preserve">ת''ל</w:delText>
        </w:r>
      </w:del>
      <w:r>
        <w:rPr>
          <w:rtl/>
        </w:rPr>
        <w:t>: העשירי קדש - מ"מ</w:t>
      </w:r>
      <w:ins w:id="97425" w:author="מנוע מכני" w:date="2026-10-05T11:32:12Z">
        <w:r>
          <w:rPr>
            <w:rtl/>
          </w:rPr>
          <w:t xml:space="preserve">,</w:t>
        </w:r>
      </w:ins>
      <w:del w:id="97426" w:author="מנוע מכני" w:date="2026-10-05T11:32:12Z">
        <w:r w:rsidR="000B5F7F">
          <w:rPr>
            <w:rtl/>
          </w:rPr>
          <w:delText xml:space="preserve">;</w:delText>
        </w:r>
      </w:del>
      <w:r w:rsidR="009D68EF">
        <w:rPr>
          <w:rFonts w:hint="cs"/>
          <w:rtl/>
        </w:rPr>
        <w:t xml:space="preserve"> </w:t>
      </w:r>
    </w:p>
    <w:p w14:paraId="0EF1C1F9" w14:textId="77777777" w:rsidR="00861F3C" w:rsidRDefault="00F40753" w:rsidP="00861F3C">
      <w:pPr>
        <w:rPr>
          <w:rtl/>
        </w:rPr>
      </w:pPr>
      <w:r>
        <w:rPr>
          <w:rtl/>
        </w:rPr>
        <w:t xml:space="preserve">ואין לי אלא שקרא שמו עשירי, </w:t>
      </w:r>
    </w:p>
    <w:p>
      <w:pPr>
        <w:pStyle w:val="38"/>
        <w:rPr>
          <w:ins w:id="100730" w:author="מנוע מכני" w:date="2026-10-05T11:32:12Z"/>
        </w:rPr>
      </w:pPr>
      <w:r>
        <w:t xml:space="preserve">לא</w:t>
      </w:r>
      <w:r>
        <w:t xml:space="preserve"> קרא שמו עשירי מנין</w:t>
      </w:r>
      <w:r w:rsidR="00861F3C">
        <w:t xml:space="preserve"> </w:t>
      </w:r>
      <w:r>
        <w:t xml:space="preserve">ת"ל</w:t>
      </w:r>
      <w:r>
        <w:t xml:space="preserve">:</w:t>
      </w:r>
    </w:p>
    <w:p w14:paraId="6BAB21D4" w14:textId="77777777" w:rsidR="00B874E6" w:rsidRDefault="00F40753" w:rsidP="00861F3C">
      <w:pPr>
        <w:rPr>
          <w:rtl/>
        </w:rPr>
      </w:pPr>
      <w:del w:id="100731" w:author="מנוע מכני" w:date="2026-10-05T11:32:12Z">
        <w:r>
          <w:rPr>
            <w:rtl/>
          </w:rPr>
          <w:delText xml:space="preserve"> </w:delText>
        </w:r>
      </w:del>
      <w:r w:rsidR="00861F3C">
        <w:rPr>
          <w:rFonts w:hint="cs"/>
          <w:rtl/>
        </w:rPr>
        <w:t>'</w:t>
      </w:r>
      <w:ins w:id="90519" w:author="מנוע סמנטי" w:date="2026-10-05T11:39:44Z">
        <w:r>
          <w:rPr>
            <w:rStyle w:val="afffff0"/>
            <w:rtl/>
          </w:rPr>
          <w:t xml:space="preserve">יִהְיֶה קֹּדֶשׁ</w:t>
        </w:r>
      </w:ins>
      <w:del w:id="90520" w:author="מנוע סמנטי" w:date="2026-10-05T11:39:44Z">
        <w:r>
          <w:rPr>
            <w:rtl/>
          </w:rPr>
          <w:delText xml:space="preserve">יהיה קדש</w:delText>
        </w:r>
      </w:del>
      <w:r w:rsidR="00861F3C">
        <w:rPr>
          <w:rFonts w:hint="cs"/>
          <w:rtl/>
        </w:rPr>
        <w:t>'</w:t>
      </w:r>
      <w:r>
        <w:rPr>
          <w:rtl/>
        </w:rPr>
        <w:t xml:space="preserve"> - מכל מקום</w:t>
      </w:r>
      <w:r w:rsidR="0057284B">
        <w:rPr>
          <w:rtl/>
        </w:rPr>
        <w:t>.</w:t>
      </w:r>
    </w:p>
    <w:p w14:paraId="1F3DC0F2" w14:textId="77777777" w:rsidR="00861F3C" w:rsidRDefault="00F40753" w:rsidP="00861F3C">
      <w:pPr>
        <w:rPr>
          <w:rtl/>
        </w:rPr>
      </w:pPr>
      <w:r>
        <w:rPr>
          <w:rtl/>
        </w:rPr>
        <w:t>יכול היו לו מאה ונטל עשרה, עשר</w:t>
      </w:r>
      <w:r w:rsidR="00861F3C">
        <w:rPr>
          <w:rtl/>
        </w:rPr>
        <w:t xml:space="preserve">ה ונטל אחד, יכול יהיו מעושרין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861F3C">
        <w:rPr>
          <w:rFonts w:hint="cs"/>
          <w:rtl/>
        </w:rPr>
        <w:t>'</w:t>
      </w:r>
      <w:ins w:id="90521" w:author="מנוע סמנטי" w:date="2026-10-05T11:39:44Z">
        <w:r>
          <w:rPr>
            <w:rStyle w:val="afffff0"/>
            <w:rtl/>
          </w:rPr>
          <w:t xml:space="preserve">עֲשִׂירִי</w:t>
        </w:r>
      </w:ins>
      <w:del w:id="90522" w:author="מנוע סמנטי" w:date="2026-10-05T11:39:44Z">
        <w:r>
          <w:rPr>
            <w:rtl/>
          </w:rPr>
          <w:delText xml:space="preserve">עשירי</w:delText>
        </w:r>
      </w:del>
      <w:r w:rsidR="00861F3C">
        <w:rPr>
          <w:rFonts w:hint="cs"/>
          <w:rtl/>
        </w:rPr>
        <w:t>'</w:t>
      </w:r>
      <w:r>
        <w:rPr>
          <w:rtl/>
        </w:rPr>
        <w:t xml:space="preserve"> וא</w:t>
      </w:r>
      <w:ins w:id="92591" w:author="מנוע מכני" w:date="2026-10-05T11:32:12Z">
        <w:r>
          <w:rPr>
            <w:rtl/>
          </w:rPr>
          <w:t xml:space="preserve">י"ז</w:t>
        </w:r>
      </w:ins>
      <w:del w:id="92592" w:author="מנוע מכני" w:date="2026-10-05T11:32:12Z">
        <w:r>
          <w:rPr>
            <w:rtl/>
          </w:rPr>
          <w:delText xml:space="preserve">י</w:delText>
        </w:r>
        <w:r w:rsidR="00861F3C">
          <w:rPr>
            <w:rFonts w:hint="cs"/>
            <w:rtl/>
          </w:rPr>
          <w:delText xml:space="preserve">''ז</w:delText>
        </w:r>
      </w:del>
      <w:r w:rsidR="00861F3C">
        <w:rPr>
          <w:rtl/>
        </w:rPr>
        <w:t xml:space="preserve"> עשירי, </w:t>
      </w:r>
    </w:p>
    <w:p>
      <w:pPr>
        <w:pStyle w:val="38"/>
        <w:rPr>
          <w:ins w:id="100732" w:author="מנוע מכני" w:date="2026-10-05T11:32:12Z"/>
        </w:rPr>
      </w:pPr>
      <w:r>
        <w:t>ר</w:t>
      </w:r>
      <w:r>
        <w:t xml:space="preserve">י</w:t>
      </w:r>
      <w:ins w:id="92593" w:author="מנוע מכני" w:date="2026-10-05T11:32:12Z">
        <w:r>
          <w:t xml:space="preserve">ב"י</w:t>
        </w:r>
      </w:ins>
      <w:del w:id="92594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1F1FD25E" w14:textId="77777777" w:rsidR="00861F3C" w:rsidRDefault="00861F3C" w:rsidP="00861F3C">
      <w:pPr>
        <w:rPr>
          <w:rtl/>
        </w:rPr>
      </w:pPr>
      <w:del w:id="100733" w:author="מנוע מכני" w:date="2026-10-05T11:32:12Z">
        <w:r w:rsidR="00F40753">
          <w:rPr>
            <w:rtl/>
          </w:rPr>
          <w:delText xml:space="preserve"> </w:delText>
        </w:r>
      </w:del>
      <w:r w:rsidR="00F40753" w:rsidRPr="00861F3C">
        <w:rPr>
          <w:b/>
          <w:bCs/>
          <w:rtl/>
        </w:rPr>
        <w:t>מעשר</w:t>
      </w:r>
      <w:r w:rsidR="0057284B">
        <w:rPr>
          <w:rtl/>
        </w:rPr>
        <w:t>.</w:t>
      </w:r>
      <w:r>
        <w:rPr>
          <w:rFonts w:hint="cs"/>
          <w:rtl/>
        </w:rPr>
        <w:t xml:space="preserve"> וטעמא </w:t>
      </w:r>
      <w:ins w:id="98067" w:author="מנוע מכני" w:date="2026-10-05T11:32:12Z">
        <w:r>
          <w:rPr>
            <w:rFonts w:hint="cs"/>
            <w:rtl/>
          </w:rPr>
          <w:t xml:space="preserve">דסבר</w:t>
        </w:r>
      </w:ins>
      <w:del w:id="98068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2595" w:author="מנוע מכני" w:date="2026-10-05T11:32:12Z"/>
      <w:del w:id="92596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כאבא </w:t>
      </w:r>
      <w:r w:rsidR="00F40753">
        <w:rPr>
          <w:rtl/>
        </w:rPr>
        <w:t>אלעזר בן גומל</w:t>
      </w:r>
      <w:r>
        <w:rPr>
          <w:rFonts w:hint="cs"/>
          <w:rtl/>
        </w:rPr>
        <w:t xml:space="preserve"> ד</w:t>
      </w:r>
      <w:r w:rsidR="00F40753">
        <w:rPr>
          <w:rtl/>
        </w:rPr>
        <w:t xml:space="preserve">אומר: </w:t>
      </w:r>
      <w:r>
        <w:rPr>
          <w:rFonts w:hint="cs"/>
          <w:rtl/>
        </w:rPr>
        <w:t>'</w:t>
      </w:r>
      <w:ins w:id="90523" w:author="מנוע סמנטי" w:date="2026-10-05T11:39:44Z">
        <w:r>
          <w:rPr>
            <w:rStyle w:val="afffff0"/>
            <w:rtl/>
          </w:rPr>
          <w:t xml:space="preserve">וְנֶחְשַׁב לָכֶם תְּרוּמַתְכֶם</w:t>
        </w:r>
      </w:ins>
      <w:del w:id="90524" w:author="מנוע סמנטי" w:date="2026-10-05T11:39:44Z">
        <w:r w:rsidR="00F40753">
          <w:rPr>
            <w:rtl/>
          </w:rPr>
          <w:delText xml:space="preserve">ונחשב לכם תרומתכם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בשתי תרומות הכתוב מדבר, אחת תרומה גדולה ואחת תרומת מעשר, </w:t>
      </w:r>
    </w:p>
    <w:p w14:paraId="22D61A72" w14:textId="77777777" w:rsidR="00861F3C" w:rsidRDefault="00861F3C" w:rsidP="00861F3C">
      <w:pPr>
        <w:pStyle w:val="afff0"/>
        <w:framePr w:wrap="around"/>
        <w:rPr>
          <w:rtl/>
        </w:rPr>
      </w:pPr>
      <w:r>
        <w:rPr>
          <w:rFonts w:hint="cs"/>
          <w:rtl/>
        </w:rPr>
        <w:t>נט.</w:t>
      </w:r>
    </w:p>
    <w:p w14:paraId="0AC14708" w14:textId="77777777" w:rsidR="00861F3C" w:rsidRDefault="00861F3C" w:rsidP="00861F3C">
      <w:pPr>
        <w:pStyle w:val="01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כשם שהתרומה גדולה ניטלת באומד ובמחשבה, אף תרומת מעשר נטלת באומד ובמחשבה, </w:t>
      </w:r>
    </w:p>
    <w:p w14:paraId="33CEB98D" w14:textId="77777777" w:rsidR="00861F3C" w:rsidRDefault="00861F3C" w:rsidP="008B759F">
      <w:pPr>
        <w:pStyle w:val="02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ומעשר קרייה </w:t>
      </w:r>
      <w:ins w:id="95687" w:author="מנוע מכני" w:date="2026-10-05T11:32:12Z">
        <w:r>
          <w:rPr>
            <w:rtl/>
          </w:rPr>
          <w:t xml:space="preserve">התורה</w:t>
        </w:r>
      </w:ins>
      <w:del w:id="9568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תרומה, ד</w:t>
      </w:r>
      <w:r>
        <w:rPr>
          <w:rFonts w:hint="cs"/>
          <w:rtl/>
        </w:rPr>
        <w:t>'</w:t>
      </w:r>
      <w:r w:rsidR="00F40753">
        <w:rPr>
          <w:rStyle w:val="afffff0"/>
          <w:rtl/>
        </w:rPr>
        <w:t xml:space="preserve">כי את מעשר בני ישראל אשר ירימו לה</w:t>
      </w:r>
      <w:r w:rsidR="00F40753">
        <w:rPr>
          <w:rtl/>
        </w:rPr>
        <w:t xml:space="preserve">' תרומה נתתי ללוים לנחלה</w:t>
      </w:r>
      <w:r>
        <w:rPr>
          <w:rFonts w:hint="cs"/>
          <w:rtl/>
        </w:rPr>
        <w:t>'</w:t>
      </w:r>
      <w:r w:rsidR="00F40753">
        <w:rPr>
          <w:rtl/>
        </w:rPr>
        <w:t xml:space="preserve">, </w:t>
      </w:r>
    </w:p>
    <w:p w14:paraId="1CB1202E" w14:textId="77777777" w:rsidR="00B874E6" w:rsidRDefault="00861F3C" w:rsidP="00861F3C">
      <w:pPr>
        <w:rPr>
          <w:rtl/>
        </w:rPr>
      </w:pPr>
      <w:r>
        <w:rPr>
          <w:rtl/>
        </w:rPr>
        <w:tab/>
      </w:r>
      <w:ins w:id="98705" w:author="מנוע מכני" w:date="2026-10-05T11:32:12Z">
        <w:r>
          <w:rPr>
            <w:rtl/>
          </w:rPr>
          <w:t xml:space="preserve">והוקש</w:t>
        </w:r>
      </w:ins>
      <w:del w:id="98706" w:author="מנוע מכני" w:date="2026-10-05T11:32:12Z">
        <w:r w:rsidR="00F40753">
          <w:rPr>
            <w:rtl/>
          </w:rPr>
          <w:delText xml:space="preserve">ואיתקש</w:delText>
        </w:r>
      </w:del>
      <w:r w:rsidR="00F40753">
        <w:rPr>
          <w:rtl/>
        </w:rPr>
        <w:t xml:space="preserve"> מעשר בהמה למעשר דגן, </w:t>
      </w:r>
      <w:r>
        <w:rPr>
          <w:rFonts w:hint="cs"/>
          <w:rtl/>
        </w:rPr>
        <w:t>ד</w:t>
      </w:r>
      <w:r w:rsidR="00F40753">
        <w:rPr>
          <w:rtl/>
        </w:rPr>
        <w:t>ניטל באומד ובמחשבה</w:t>
      </w:r>
      <w:r w:rsidR="0057284B">
        <w:rPr>
          <w:rtl/>
        </w:rPr>
        <w:t>.</w:t>
      </w:r>
    </w:p>
    <w:p w14:paraId="522C42E7" w14:textId="77777777" w:rsidR="00880734" w:rsidRDefault="00880734" w:rsidP="00F40753">
      <w:pPr>
        <w:rPr>
          <w:del w:id="90677" w:author="מנוע עיצוב" w:date="2026-10-05T11:33:53Z"/>
          <w:b/>
          <w:bCs/>
          <w:rtl/>
        </w:rPr>
      </w:pPr>
    </w:p>
    <w:p>
      <w:pPr>
        <w:pStyle w:val="38"/>
        <w:rPr>
          <w:ins w:id="100734" w:author="מנוע מכני" w:date="2026-10-05T11:32:12Z"/>
        </w:rPr>
      </w:pPr>
      <w:r>
        <w:t>·</w:t>
      </w:r>
      <w:r>
        <w:t xml:space="preserve"> </w:t>
      </w:r>
      <w:r w:rsidR="00F40753" w:rsidRPr="00880734">
        <w:t xml:space="preserve">אמר</w:t>
      </w:r>
      <w:r w:rsidR="00F40753" w:rsidRPr="00880734">
        <w:t xml:space="preserve"> רבא:</w:t>
      </w:r>
    </w:p>
    <w:p w14:paraId="070F689F" w14:textId="77777777" w:rsidR="00B874E6" w:rsidRPr="00880734" w:rsidRDefault="008B759F" w:rsidP="00F40753">
      <w:pPr>
        <w:rPr>
          <w:b/>
          <w:bCs/>
          <w:rtl/>
        </w:rPr>
      </w:pPr>
      <w:del w:id="100735" w:author="מנוע מכני" w:date="2026-10-05T11:32:12Z">
        <w:r w:rsidR="00F40753" w:rsidRPr="00880734">
          <w:rPr>
            <w:b/>
            <w:bCs/>
            <w:rtl/>
          </w:rPr>
          <w:delText xml:space="preserve"> </w:delText>
        </w:r>
      </w:del>
      <w:r w:rsidR="00F40753" w:rsidRPr="00880734">
        <w:rPr>
          <w:b/>
          <w:bCs/>
          <w:rtl/>
        </w:rPr>
        <w:t xml:space="preserve">עשירי מאליו הוא קדוש</w:t>
      </w:r>
      <w:r w:rsidR="0057284B" w:rsidRPr="00880734">
        <w:rPr>
          <w:b/>
          <w:bCs/>
          <w:rtl/>
        </w:rPr>
        <w:t>.</w:t>
      </w:r>
    </w:p>
    <w:p>
      <w:pPr>
        <w:pStyle w:val="38"/>
        <w:rPr>
          <w:ins w:id="100736" w:author="מנוע מכני" w:date="2026-10-05T11:32:12Z"/>
        </w:rPr>
      </w:pPr>
      <w:r>
        <w:tab/>
      </w:r>
      <w:ins w:id="94299" w:author="מנוע מכני" w:date="2026-10-05T11:32:12Z">
        <w:r>
          <w:t xml:space="preserve">לא</w:t>
        </w:r>
      </w:ins>
      <w:del w:id="94300" w:author="מנוע מכני" w:date="2026-10-05T11:32:12Z">
        <w:r w:rsidR="00861F3C" w:rsidRPr="00880734">
          <w:delText xml:space="preserve">לאו</w:delText>
        </w:r>
      </w:del>
      <w:r w:rsidR="00861F3C">
        <w:t xml:space="preserve"> </w:t>
      </w:r>
      <w:r w:rsidR="00861F3C" w:rsidRPr="00880734">
        <w:t>מהך</w:t>
      </w:r>
      <w:r w:rsidR="00861F3C">
        <w:t xml:space="preserve">:</w:t>
      </w:r>
    </w:p>
    <w:p w14:paraId="752D40EC" w14:textId="77777777" w:rsidR="00861F3C" w:rsidRDefault="00880734" w:rsidP="00892FAC">
      <w:pPr>
        <w:pStyle w:val="011"/>
        <w:rPr>
          <w:rtl/>
        </w:rPr>
      </w:pPr>
      <w:del w:id="100737" w:author="מנוע מכני" w:date="2026-10-05T11:32:12Z">
        <w:r w:rsidR="00861F3C">
          <w:rPr>
            <w:rFonts w:hint="cs"/>
            <w:rtl/>
          </w:rPr>
          <w:delText xml:space="preserve"> </w:delText>
        </w:r>
      </w:del>
      <w:r w:rsidR="00861F3C">
        <w:rPr>
          <w:rFonts w:hint="cs"/>
          <w:rtl/>
        </w:rPr>
        <w:t xml:space="preserve">ד</w:t>
      </w:r>
      <w:r w:rsidR="00F40753">
        <w:rPr>
          <w:rtl/>
        </w:rPr>
        <w:t xml:space="preserve">אין לי אלא שקרא שמו עשירי,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קרא שמו עשירי מנין - </w:t>
      </w:r>
      <w:r w:rsidR="00F40753">
        <w:rPr>
          <w:rtl/>
        </w:rPr>
        <w:t xml:space="preserve">ת"ל</w:t>
      </w:r>
      <w:r w:rsidR="00F40753">
        <w:rPr>
          <w:rtl/>
        </w:rPr>
        <w:t xml:space="preserve"> עשירי יהיה קדש</w:t>
      </w:r>
      <w:r w:rsidR="00861F3C">
        <w:rPr>
          <w:rFonts w:hint="cs"/>
          <w:rtl/>
        </w:rPr>
        <w:t>'</w:t>
      </w:r>
    </w:p>
    <w:p w14:paraId="6420A188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5689" w:author="מנוע מכני" w:date="2026-10-05T11:32:12Z">
        <w:r>
          <w:rPr>
            <w:rFonts w:hint="cs"/>
            <w:b/>
            <w:bCs/>
            <w:rtl/>
          </w:rPr>
          <w:t xml:space="preserve">דשמא</w:t>
        </w:r>
      </w:ins>
      <w:del w:id="95690" w:author="מנוע מכני" w:date="2026-10-05T11:32:12Z">
        <w:r w:rsidRPr="00880734">
          <w:rPr>
            <w:rFonts w:hint="cs"/>
            <w:b/>
            <w:bCs/>
            <w:rtl/>
          </w:rPr>
          <w:delText xml:space="preserve">ד</w:delText>
        </w:r>
        <w:r w:rsidR="00F40753" w:rsidRPr="00880734">
          <w:rPr>
            <w:b/>
            <w:bCs/>
            <w:rtl/>
          </w:rPr>
          <w:delText xml:space="preserve">דלמא</w:delText>
        </w:r>
      </w:del>
      <w:r w:rsidR="00F40753">
        <w:rPr>
          <w:rtl/>
        </w:rPr>
        <w:t xml:space="preserve">: עשירי הוא דלא קרייה, קדש קרייה! </w:t>
      </w:r>
    </w:p>
    <w:p w14:paraId="52E1CBBA" w14:textId="77777777" w:rsidR="00B874E6" w:rsidRDefault="00880734" w:rsidP="00892FAC">
      <w:pPr>
        <w:pStyle w:val="011"/>
        <w:rPr>
          <w:rtl/>
        </w:rPr>
      </w:pPr>
      <w:r>
        <w:rPr>
          <w:rtl/>
        </w:rPr>
        <w:tab/>
      </w:r>
      <w:ins w:id="94301" w:author="מנוע מכני" w:date="2026-10-05T11:32:12Z">
        <w:r>
          <w:rPr>
            <w:rFonts w:hint="cs"/>
            <w:bCs/>
            <w:rtl/>
          </w:rPr>
          <w:t xml:space="preserve">ולא</w:t>
        </w:r>
      </w:ins>
      <w:del w:id="94302" w:author="מנוע מכני" w:date="2026-10-05T11:32:12Z">
        <w:r w:rsidRPr="00880734">
          <w:rPr>
            <w:rFonts w:hint="cs"/>
            <w:bCs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r w:rsidR="00F40753" w:rsidRPr="00880734">
        <w:rPr>
          <w:bCs/>
          <w:rtl/>
        </w:rPr>
        <w:t>מהא</w:t>
      </w:r>
      <w:r w:rsidR="00F40753">
        <w:rPr>
          <w:rtl/>
        </w:rPr>
        <w:t xml:space="preserve"> </w:t>
      </w:r>
      <w:r w:rsidR="00892FAC">
        <w:rPr>
          <w:rFonts w:hint="cs"/>
          <w:rtl/>
        </w:rPr>
        <w:t>ד</w:t>
      </w:r>
      <w:r w:rsidR="00F40753">
        <w:rPr>
          <w:rtl/>
        </w:rPr>
        <w:t>קרא לתשיעי עשירי, ויצא העשירי ולא דבר, התשיעי נאכל במומו והעשירי מעשר</w:t>
      </w:r>
    </w:p>
    <w:p w14:paraId="3B5178EF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5691" w:author="מנוע מכני" w:date="2026-10-05T11:32:12Z">
        <w:r>
          <w:rPr>
            <w:rFonts w:hint="cs"/>
            <w:b/>
            <w:bCs/>
            <w:rtl/>
          </w:rPr>
          <w:t xml:space="preserve">דשמא</w:t>
        </w:r>
      </w:ins>
      <w:del w:id="95692" w:author="מנוע מכני" w:date="2026-10-05T11:32:12Z">
        <w:r w:rsidRPr="00880734">
          <w:rPr>
            <w:rFonts w:hint="cs"/>
            <w:b/>
            <w:bCs/>
            <w:rtl/>
          </w:rPr>
          <w:delText xml:space="preserve">ד</w:delText>
        </w:r>
        <w:r w:rsidR="00F40753" w:rsidRPr="00880734">
          <w:rPr>
            <w:b/>
            <w:bCs/>
            <w:rtl/>
          </w:rPr>
          <w:delText xml:space="preserve">דלמא</w:delText>
        </w:r>
      </w:del>
      <w:r w:rsidR="00F40753">
        <w:rPr>
          <w:rtl/>
        </w:rPr>
        <w:t xml:space="preserve"> שאני </w:t>
      </w:r>
      <w:ins w:id="94303" w:author="מנוע מכני" w:date="2026-10-05T11:32:12Z">
        <w:r>
          <w:rPr>
            <w:rtl/>
          </w:rPr>
          <w:t xml:space="preserve">שם</w:t>
        </w:r>
      </w:ins>
      <w:del w:id="94304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דאיברר </w:t>
      </w:r>
      <w:ins w:id="95693" w:author="מנוע מכני" w:date="2026-10-05T11:32:12Z">
        <w:r>
          <w:rPr>
            <w:rtl/>
          </w:rPr>
          <w:t xml:space="preserve">לו</w:t>
        </w:r>
      </w:ins>
      <w:del w:id="9569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עשירי, </w:t>
      </w:r>
      <w:ins w:id="92597" w:author="מנוע מכני" w:date="2026-10-05T11:32:12Z">
        <w:r>
          <w:rPr>
            <w:rtl/>
          </w:rPr>
          <w:t xml:space="preserve">א"נ</w:t>
        </w:r>
      </w:ins>
      <w:del w:id="92598" w:author="מנוע מכני" w:date="2026-10-05T11:32:12Z">
        <w:r w:rsidR="00F40753">
          <w:rPr>
            <w:rtl/>
          </w:rPr>
          <w:delText xml:space="preserve">א</w:delText>
        </w:r>
        <w:r>
          <w:rPr>
            <w:rFonts w:hint="cs"/>
            <w:rtl/>
          </w:rPr>
          <w:delText xml:space="preserve">''נ</w:delText>
        </w:r>
      </w:del>
      <w:r>
        <w:rPr>
          <w:rFonts w:hint="cs"/>
          <w:rtl/>
        </w:rPr>
        <w:t xml:space="preserve"> </w:t>
      </w:r>
      <w:r w:rsidR="00892FAC">
        <w:rPr>
          <w:rtl/>
        </w:rPr>
        <w:t>דאחוי עילויה</w:t>
      </w:r>
      <w:r w:rsidR="00F40753">
        <w:rPr>
          <w:rtl/>
        </w:rPr>
        <w:t xml:space="preserve"> </w:t>
      </w:r>
    </w:p>
    <w:p w14:paraId="3F9944E9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4305" w:author="מנוע מכני" w:date="2026-10-05T11:32:12Z">
        <w:r>
          <w:rPr>
            <w:rFonts w:hint="cs"/>
            <w:b/>
            <w:bCs/>
            <w:rtl/>
          </w:rPr>
          <w:t xml:space="preserve">ולא</w:t>
        </w:r>
      </w:ins>
      <w:del w:id="94306" w:author="מנוע מכני" w:date="2026-10-05T11:32:12Z">
        <w:r w:rsidRPr="00892FAC">
          <w:rPr>
            <w:rFonts w:hint="cs"/>
            <w:b/>
            <w:bCs/>
            <w:rtl/>
          </w:rPr>
          <w:delText xml:space="preserve">ולאו</w:delText>
        </w:r>
      </w:del>
      <w:r w:rsidRPr="00892FAC">
        <w:rPr>
          <w:rFonts w:hint="cs"/>
          <w:b/>
          <w:bCs/>
          <w:rtl/>
        </w:rPr>
        <w:t xml:space="preserve"> מ</w:t>
      </w:r>
      <w:r w:rsidR="00F40753" w:rsidRPr="00892FAC">
        <w:rPr>
          <w:b/>
          <w:bCs/>
          <w:rtl/>
        </w:rPr>
        <w:t>דתניא:</w:t>
      </w:r>
      <w:r w:rsidR="00F40753">
        <w:rPr>
          <w:rtl/>
        </w:rPr>
        <w:t xml:space="preserve"> קרא לתשיעי עשירי, ומת עשירי בדיר, תשיעי נאכל במומו, וכולם פטורין</w:t>
      </w:r>
      <w:r w:rsidR="0057284B">
        <w:rPr>
          <w:rtl/>
        </w:rPr>
        <w:t>.</w:t>
      </w:r>
      <w:r>
        <w:rPr>
          <w:rFonts w:hint="cs"/>
          <w:rtl/>
        </w:rPr>
        <w:t xml:space="preserve"> ולכוא מצד דקדש עשירי - </w:t>
      </w:r>
      <w:ins w:id="95695" w:author="מנוע מכני" w:date="2026-10-05T11:32:12Z">
        <w:r>
          <w:rPr>
            <w:b/>
            <w:bCs/>
            <w:rtl/>
          </w:rPr>
          <w:t xml:space="preserve">שמא</w:t>
        </w:r>
      </w:ins>
      <w:del w:id="95696" w:author="מנוע מכני" w:date="2026-10-05T11:32:12Z">
        <w:r w:rsidR="00F40753" w:rsidRPr="00880734">
          <w:rPr>
            <w:b/>
            <w:bCs/>
            <w:rtl/>
          </w:rPr>
          <w:delText xml:space="preserve">דלמא</w:delText>
        </w:r>
      </w:del>
      <w:r>
        <w:rPr>
          <w:rtl/>
        </w:rPr>
        <w:t xml:space="preserve"> דאיפטרו במנין הראוי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דאמר </w:t>
      </w:r>
      <w:r>
        <w:rPr>
          <w:rStyle w:val="2fb"/>
          <w:rFonts w:hint="cs"/>
          <w:rtl/>
        </w:rPr>
        <w:t xml:space="preserve">רבא</w:t>
      </w:r>
      <w:r>
        <w:rPr>
          <w:rFonts w:hint="cs"/>
          <w:rtl/>
        </w:rPr>
        <w:t xml:space="preserve"> דמנין הראוי פוטר</w:t>
      </w:r>
    </w:p>
    <w:p w14:paraId="75F5818C" w14:textId="77777777" w:rsidR="00892FAC" w:rsidRDefault="00892FAC" w:rsidP="00880734">
      <w:pPr>
        <w:rPr>
          <w:del w:id="90678" w:author="מנוע עיצוב" w:date="2026-10-05T11:33:53Z"/>
          <w:rtl/>
        </w:rPr>
      </w:pPr>
    </w:p>
    <w:p>
      <w:pPr>
        <w:pStyle w:val="38"/>
        <w:rPr>
          <w:ins w:id="100738" w:author="מנוע מכני" w:date="2026-10-05T11:32:12Z"/>
        </w:rPr>
      </w:pPr>
      <w:r>
        <w:tab/>
      </w:r>
      <w:r w:rsidR="00F40753" w:rsidRPr="00892FAC">
        <w:t xml:space="preserve">אלא מדתניא:</w:t>
      </w:r>
    </w:p>
    <w:p w14:paraId="6677CF11" w14:textId="77777777" w:rsidR="00880734" w:rsidRDefault="00880734" w:rsidP="008B759F">
      <w:pPr>
        <w:pStyle w:val="021"/>
        <w:rPr>
          <w:rtl/>
        </w:rPr>
      </w:pPr>
      <w:del w:id="100739" w:author="מנוע מכני" w:date="2026-10-05T11:32:12Z">
        <w:r w:rsidR="00F40753" w:rsidRPr="00892FAC">
          <w:rPr>
            <w:b/>
            <w:bCs/>
            <w:rtl/>
          </w:rPr>
          <w:delText xml:space="preserve"> </w:delText>
        </w:r>
      </w:del>
      <w:r w:rsidR="00F40753">
        <w:rPr>
          <w:rtl/>
        </w:rPr>
        <w:t>קרא לתשיעי עשירי, ונשתייר עשירי בדיר</w:t>
      </w:r>
      <w:r>
        <w:rPr>
          <w:rFonts w:hint="cs"/>
          <w:rtl/>
        </w:rPr>
        <w:t xml:space="preserve">, </w:t>
      </w:r>
      <w:r w:rsidR="00F40753">
        <w:rPr>
          <w:rtl/>
        </w:rPr>
        <w:t xml:space="preserve">התשיעי נאכל במומו, והעשירי מעשר </w:t>
      </w:r>
    </w:p>
    <w:p w14:paraId="1D4FBF15" w14:textId="77777777" w:rsidR="00880734" w:rsidRDefault="00880734" w:rsidP="00880734">
      <w:pPr>
        <w:pStyle w:val="afff0"/>
        <w:framePr w:wrap="around"/>
        <w:rPr>
          <w:rtl/>
        </w:rPr>
      </w:pPr>
      <w:r>
        <w:rPr>
          <w:rFonts w:hint="cs"/>
          <w:rtl/>
        </w:rPr>
        <w:t>נט:</w:t>
      </w:r>
    </w:p>
    <w:p w14:paraId="17623E6E" w14:textId="77777777" w:rsidR="00DB4CC4" w:rsidRDefault="00DB4CC4" w:rsidP="00DB4CC4">
      <w:pPr>
        <w:pStyle w:val="01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תני </w:t>
      </w:r>
      <w:ins w:id="95697" w:author="מנוע מכני" w:date="2026-10-05T11:32:12Z">
        <w:r>
          <w:rPr>
            <w:rtl/>
          </w:rPr>
          <w:t xml:space="preserve">לפניו</w:t>
        </w:r>
      </w:ins>
      <w:del w:id="95698" w:author="מנוע מכני" w:date="2026-10-05T11:32:12Z">
        <w:r w:rsidR="00880734">
          <w:rPr>
            <w:rtl/>
          </w:rPr>
          <w:delText xml:space="preserve">קמיה</w:delText>
        </w:r>
      </w:del>
      <w:r w:rsidR="00880734">
        <w:rPr>
          <w:rtl/>
        </w:rPr>
        <w:t xml:space="preserve"> </w:t>
      </w:r>
      <w:r w:rsidR="00880734">
        <w:rPr>
          <w:rStyle w:val="2fb"/>
          <w:rtl/>
        </w:rPr>
        <w:t xml:space="preserve">דרב ששת</w:t>
      </w:r>
      <w:r w:rsidR="00880734">
        <w:rPr>
          <w:rtl/>
        </w:rPr>
        <w:t xml:space="preserve"> </w:t>
      </w:r>
      <w:r>
        <w:rPr>
          <w:rFonts w:hint="cs"/>
          <w:rtl/>
        </w:rPr>
        <w:t xml:space="preserve">דהך </w:t>
      </w:r>
      <w:r>
        <w:rPr>
          <w:rStyle w:val="2fb"/>
          <w:rFonts w:hint="cs"/>
          <w:rtl/>
        </w:rPr>
        <w:t xml:space="preserve">כרש</w:t>
      </w:r>
      <w:ins w:id="9259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600" w:author="מנוע מכני" w:date="2026-10-05T11:32:12Z">
        <w:r>
          <w:rPr>
            <w:rFonts w:hint="cs"/>
            <w:rtl/>
          </w:rPr>
          <w:delText xml:space="preserve">ב''י</w:delText>
        </w:r>
      </w:del>
      <w:r w:rsidR="00880734">
        <w:rPr>
          <w:rFonts w:hint="cs"/>
          <w:rtl/>
        </w:rPr>
        <w:t>:</w:t>
      </w:r>
      <w:r w:rsidR="00F40753">
        <w:rPr>
          <w:rtl/>
        </w:rPr>
        <w:t xml:space="preserve"> </w:t>
      </w:r>
      <w:r w:rsidR="00880734">
        <w:rPr>
          <w:rFonts w:hint="cs"/>
          <w:rtl/>
        </w:rPr>
        <w:t>ד</w:t>
      </w:r>
      <w:r w:rsidR="00F40753">
        <w:rPr>
          <w:rtl/>
        </w:rPr>
        <w:t xml:space="preserve">אף התשיעי אינו קדוש, אלא </w:t>
      </w:r>
      <w:r w:rsidR="00F40753">
        <w:rPr>
          <w:rtl/>
        </w:rPr>
        <w:t xml:space="preserve">א"כ</w:t>
      </w:r>
      <w:r w:rsidR="00F40753">
        <w:rPr>
          <w:rtl/>
        </w:rPr>
        <w:t xml:space="preserve"> נעקר שם עשירי הימנו</w:t>
      </w:r>
      <w:ins w:id="97427" w:author="מנוע מכני" w:date="2026-10-05T11:32:12Z">
        <w:r>
          <w:rPr>
            <w:rtl/>
          </w:rPr>
          <w:t xml:space="preserve">,</w:t>
        </w:r>
      </w:ins>
      <w:del w:id="97428" w:author="מנוע מכני" w:date="2026-10-05T11:32:12Z">
        <w:r w:rsidR="000B5F7F">
          <w:rPr>
            <w:rtl/>
          </w:rPr>
          <w:delText xml:space="preserve">;</w:delText>
        </w:r>
      </w:del>
      <w:r w:rsidR="00880734">
        <w:rPr>
          <w:rFonts w:hint="cs"/>
          <w:rtl/>
        </w:rPr>
        <w:t xml:space="preserve"> </w:t>
      </w:r>
    </w:p>
    <w:p w14:paraId="2F01C579" w14:textId="77777777" w:rsidR="00DB4CC4" w:rsidRDefault="00DB4CC4" w:rsidP="00DB4CC4">
      <w:pPr>
        <w:rPr>
          <w:rtl/>
        </w:rPr>
      </w:pPr>
      <w:r>
        <w:rPr>
          <w:rtl/>
        </w:rPr>
        <w:tab/>
      </w:r>
      <w:r w:rsidR="00F40753" w:rsidRPr="00DB4CC4">
        <w:rPr>
          <w:b/>
          <w:bCs/>
          <w:rtl/>
        </w:rPr>
        <w:t>והדין נותן,</w:t>
      </w:r>
      <w:r w:rsidR="00F40753">
        <w:rPr>
          <w:rtl/>
        </w:rPr>
        <w:t xml:space="preserve"> ומה </w:t>
      </w:r>
      <w:ins w:id="92601" w:author="מנוע מכני" w:date="2026-10-05T11:32:12Z">
        <w:r>
          <w:rPr>
            <w:rFonts w:hint="cs"/>
            <w:rtl/>
          </w:rPr>
          <w:t xml:space="preserve">י"א</w:t>
        </w:r>
      </w:ins>
      <w:del w:id="92602" w:author="מנוע מכני" w:date="2026-10-05T11:32:12Z">
        <w:r>
          <w:rPr>
            <w:rFonts w:hint="cs"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עושה קדושה ליקרב </w:t>
      </w:r>
      <w:r w:rsidR="00F40753">
        <w:rPr>
          <w:rtl/>
        </w:rPr>
        <w:t xml:space="preserve">אינו קדוש </w:t>
      </w:r>
      <w:r w:rsidR="00F40753">
        <w:rPr>
          <w:rtl/>
        </w:rPr>
        <w:t xml:space="preserve">אא"כ</w:t>
      </w:r>
      <w:r w:rsidR="00F40753">
        <w:rPr>
          <w:rtl/>
        </w:rPr>
        <w:t xml:space="preserve"> נעקר שם עשירי הימנו, </w:t>
      </w:r>
    </w:p>
    <w:p w14:paraId="72017FAE" w14:textId="77777777" w:rsidR="00DB4CC4" w:rsidRDefault="00DB4CC4" w:rsidP="00DB4CC4">
      <w:pPr>
        <w:rPr>
          <w:rtl/>
        </w:rPr>
      </w:pPr>
      <w:r>
        <w:rPr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43" w:author="מנוע מכני" w:date="2026-10-05T11:32:12Z">
        <w:r>
          <w:rPr>
            <w:rFonts w:hint="cs"/>
            <w:b/>
            <w:bCs/>
            <w:rtl/>
          </w:rPr>
          <w:delText xml:space="preserve">   </w:delText>
        </w:r>
      </w:del>
      <w:r w:rsidR="00F40753" w:rsidRPr="00DB4CC4">
        <w:rPr>
          <w:b/>
          <w:bCs/>
          <w:rtl/>
        </w:rPr>
        <w:t>תשיעי</w:t>
      </w:r>
      <w:r w:rsidR="00F40753">
        <w:rPr>
          <w:rtl/>
        </w:rPr>
        <w:t xml:space="preserve"> שאין עושה קדושה ליקרב אינו דין ש</w:t>
      </w:r>
      <w:r>
        <w:rPr>
          <w:rFonts w:hint="cs"/>
          <w:rtl/>
        </w:rPr>
        <w:t xml:space="preserve">רק </w:t>
      </w:r>
      <w:r w:rsidR="00F40753">
        <w:rPr>
          <w:rtl/>
        </w:rPr>
        <w:t xml:space="preserve">אם נעקר שם עשירי הימנו </w:t>
      </w:r>
    </w:p>
    <w:p w14:paraId="3E8C366A" w14:textId="77777777" w:rsidR="00DB4CC4" w:rsidRDefault="00DB4CC4" w:rsidP="00DB4CC4">
      <w:pPr>
        <w:rPr>
          <w:b/>
          <w:bCs/>
          <w:rtl/>
        </w:rPr>
      </w:pPr>
      <w:r>
        <w:rPr>
          <w:b/>
          <w:bCs/>
          <w:rtl/>
        </w:rPr>
        <w:lastRenderedPageBreak/>
        <w:tab/>
      </w:r>
      <w:r w:rsidR="00F40753" w:rsidRPr="00DB4CC4">
        <w:rPr>
          <w:b/>
          <w:bCs/>
          <w:rtl/>
        </w:rPr>
        <w:t>היא הנותנת,</w:t>
      </w:r>
      <w:r w:rsidR="00F40753">
        <w:rPr>
          <w:rtl/>
        </w:rPr>
        <w:t xml:space="preserve"> </w:t>
      </w:r>
      <w:ins w:id="92603" w:author="מנוע מכני" w:date="2026-10-05T11:32:12Z">
        <w:r>
          <w:rPr>
            <w:rFonts w:hint="cs"/>
            <w:rtl/>
          </w:rPr>
          <w:t xml:space="preserve">י"א</w:t>
        </w:r>
      </w:ins>
      <w:del w:id="92604" w:author="מנוע מכני" w:date="2026-10-05T11:32:12Z">
        <w:r>
          <w:rPr>
            <w:rFonts w:hint="cs"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שהוא עושה קדושה ליקרב </w:t>
      </w:r>
      <w:r>
        <w:rPr>
          <w:rFonts w:hint="cs"/>
          <w:rtl/>
        </w:rPr>
        <w:t xml:space="preserve">רק </w:t>
      </w:r>
      <w:ins w:id="97979" w:author="מנוע מכני" w:date="2026-10-05T11:32:12Z">
        <w:r>
          <w:rPr>
            <w:rtl/>
          </w:rPr>
          <w:t xml:space="preserve">אם </w:t>
        </w:r>
      </w:ins>
      <w:del w:id="97980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נעקר שם עשירי הימנו </w:t>
      </w:r>
      <w:r>
        <w:rPr>
          <w:rFonts w:hint="cs"/>
          <w:rtl/>
        </w:rPr>
        <w:t>א</w:t>
      </w:r>
      <w:r w:rsidR="00F40753">
        <w:rPr>
          <w:rtl/>
        </w:rPr>
        <w:t xml:space="preserve">ין, </w:t>
      </w:r>
    </w:p>
    <w:p w14:paraId="24105242" w14:textId="77777777" w:rsidR="00DB4CC4" w:rsidRDefault="00DB4CC4" w:rsidP="00DB4CC4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 w:rsidR="00F40753" w:rsidRPr="00DB4CC4">
        <w:rPr>
          <w:b/>
          <w:bCs/>
          <w:rtl/>
        </w:rPr>
        <w:t>תשיעי</w:t>
      </w:r>
      <w:r w:rsidR="00F40753">
        <w:rPr>
          <w:rtl/>
        </w:rPr>
        <w:t xml:space="preserve"> שאינו עושה קדושה ליקרב - </w:t>
      </w:r>
      <w:ins w:id="95829" w:author="מנוע מכני" w:date="2026-10-05T11:32:12Z">
        <w:r>
          <w:rPr>
            <w:rtl/>
          </w:rPr>
          <w:t xml:space="preserve">אף</w:t>
        </w:r>
      </w:ins>
      <w:del w:id="95830" w:author="מנוע מכני" w:date="2026-10-05T11:32:12Z">
        <w:r w:rsidR="00FA1A10">
          <w:rPr>
            <w:rtl/>
          </w:rPr>
          <w:delText xml:space="preserve">אע"ג</w:delText>
        </w:r>
      </w:del>
      <w:r w:rsidR="00F40753">
        <w:rPr>
          <w:rtl/>
        </w:rPr>
        <w:t xml:space="preserve"> דלא נעקר שם עשירי הימנו</w:t>
      </w:r>
      <w:ins w:id="97429" w:author="מנוע מכני" w:date="2026-10-05T11:32:12Z">
        <w:r>
          <w:rPr>
            <w:rtl/>
          </w:rPr>
          <w:t xml:space="preserve">,</w:t>
        </w:r>
      </w:ins>
      <w:del w:id="9743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213067F9" w14:textId="77777777" w:rsidR="00DB4CC4" w:rsidRDefault="00DB4CC4" w:rsidP="00DB4CC4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44" w:author="מנוע מכני" w:date="2026-10-05T11:32:12Z">
        <w:r>
          <w:rPr>
            <w:rFonts w:hint="cs"/>
            <w:b/>
            <w:bCs/>
            <w:rtl/>
          </w:rPr>
          <w:delText xml:space="preserve"> </w:delText>
        </w:r>
      </w:del>
      <w:ins w:id="92605" w:author="מנוע מכני" w:date="2026-10-05T11:32:12Z">
        <w:r>
          <w:rPr>
            <w:rFonts w:hint="cs"/>
            <w:b/>
            <w:bCs/>
            <w:rtl/>
          </w:rPr>
          <w:t xml:space="preserve">א"נ</w:t>
        </w:r>
      </w:ins>
      <w:del w:id="92606" w:author="מנוע מכני" w:date="2026-10-05T11:32:12Z">
        <w:r w:rsidRPr="00DB4CC4">
          <w:rPr>
            <w:rFonts w:hint="cs"/>
            <w:b/>
            <w:bCs/>
            <w:rtl/>
          </w:rPr>
          <w:delText xml:space="preserve">א''נ</w:delText>
        </w:r>
      </w:del>
      <w:r w:rsidR="00F40753" w:rsidRPr="00DB4CC4">
        <w:rPr>
          <w:b/>
          <w:bCs/>
          <w:rtl/>
        </w:rPr>
        <w:t xml:space="preserve"> </w:t>
      </w:r>
      <w:ins w:id="92607" w:author="מנוע מכני" w:date="2026-10-05T11:32:12Z">
        <w:r>
          <w:rPr>
            <w:rFonts w:hint="cs"/>
            <w:b/>
            <w:bCs/>
            <w:rtl/>
          </w:rPr>
          <w:t xml:space="preserve">י"א</w:t>
        </w:r>
      </w:ins>
      <w:del w:id="92608" w:author="מנוע מכני" w:date="2026-10-05T11:32:12Z">
        <w:r w:rsidRPr="00DB4CC4">
          <w:rPr>
            <w:rFonts w:hint="cs"/>
            <w:b/>
            <w:bCs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- דאיברר </w:t>
      </w:r>
      <w:ins w:id="95699" w:author="מנוע מכני" w:date="2026-10-05T11:32:12Z">
        <w:r>
          <w:rPr>
            <w:rtl/>
          </w:rPr>
          <w:t xml:space="preserve">לו</w:t>
        </w:r>
      </w:ins>
      <w:del w:id="95700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עשירי, </w:t>
      </w:r>
      <w:ins w:id="97981" w:author="מנוע מכני" w:date="2026-10-05T11:32:12Z">
        <w:r>
          <w:rPr>
            <w:rtl/>
          </w:rPr>
          <w:t xml:space="preserve">אם </w:t>
        </w:r>
      </w:ins>
      <w:del w:id="97982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נעקר שם עשירי הימנו - אין, </w:t>
      </w:r>
      <w:ins w:id="97983" w:author="מנוע מכני" w:date="2026-10-05T11:32:12Z">
        <w:r>
          <w:rPr>
            <w:rtl/>
          </w:rPr>
          <w:t xml:space="preserve">אם </w:t>
        </w:r>
      </w:ins>
      <w:del w:id="97984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- </w:t>
      </w:r>
      <w:r w:rsidR="00F40753">
        <w:rPr>
          <w:rtl/>
        </w:rPr>
        <w:t xml:space="preserve">לא</w:t>
      </w:r>
      <w:ins w:id="97431" w:author="מנוע מכני" w:date="2026-10-05T11:32:12Z">
        <w:r>
          <w:rPr>
            <w:rtl/>
          </w:rPr>
          <w:t xml:space="preserve">,</w:t>
        </w:r>
      </w:ins>
      <w:del w:id="97432" w:author="מנוע מכני" w:date="2026-10-05T11:32:12Z">
        <w:r w:rsidR="000B5F7F">
          <w:rPr>
            <w:rtl/>
          </w:rPr>
          <w:delText xml:space="preserve">;</w:delText>
        </w:r>
      </w:del>
    </w:p>
    <w:p w14:paraId="5911858F" w14:textId="77777777" w:rsidR="00DB4CC4" w:rsidRDefault="00DB4CC4" w:rsidP="008B759F">
      <w:pPr>
        <w:pStyle w:val="021"/>
        <w:rPr>
          <w:rtl/>
        </w:rPr>
      </w:pPr>
      <w:r>
        <w:rPr>
          <w:b/>
          <w:bCs/>
          <w:rtl/>
        </w:rPr>
        <w:tab/>
      </w:r>
      <w:r w:rsidR="00892FAC">
        <w:rPr>
          <w:b/>
          <w:bCs/>
          <w:rtl/>
        </w:rPr>
        <w:tab/>
      </w:r>
      <w:r w:rsidR="00892FAC">
        <w:rPr>
          <w:b/>
          <w:bCs/>
          <w:rtl/>
        </w:rPr>
        <w:tab/>
      </w:r>
      <w:r w:rsidR="00F40753" w:rsidRPr="00DB4CC4">
        <w:rPr>
          <w:b/>
          <w:bCs/>
          <w:rtl/>
        </w:rPr>
        <w:t>תשיעי</w:t>
      </w:r>
      <w:r>
        <w:rPr>
          <w:rtl/>
        </w:rPr>
        <w:t xml:space="preserve"> דאכתי </w:t>
      </w:r>
      <w:r>
        <w:rPr>
          <w:rtl/>
        </w:rPr>
        <w:t xml:space="preserve">לא</w:t>
      </w:r>
      <w:r>
        <w:rPr>
          <w:rtl/>
        </w:rPr>
        <w:t xml:space="preserve"> איברר </w:t>
      </w:r>
      <w:ins w:id="95703" w:author="מנוע מכני" w:date="2026-10-05T11:32:12Z">
        <w:r>
          <w:rPr>
            <w:rtl/>
          </w:rPr>
          <w:t xml:space="preserve">לו</w:t>
        </w:r>
      </w:ins>
      <w:del w:id="957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עשירי </w:t>
      </w:r>
      <w:r w:rsidR="00F40753">
        <w:rPr>
          <w:rtl/>
        </w:rPr>
        <w:t>ו</w:t>
      </w:r>
      <w:r w:rsidR="00FA1A10">
        <w:rPr>
          <w:rtl/>
        </w:rPr>
        <w:t>אע"ג</w:t>
      </w:r>
      <w:r w:rsidR="00F40753">
        <w:rPr>
          <w:rtl/>
        </w:rPr>
        <w:t xml:space="preserve"> דלא נעקר שם עשירי הימנו, תו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5701" w:author="מנוע מכני" w:date="2026-10-05T11:32:12Z">
        <w:r>
          <w:rPr>
            <w:rtl/>
          </w:rPr>
          <w:t xml:space="preserve">כלום</w:t>
        </w:r>
      </w:ins>
      <w:del w:id="95702" w:author="מנוע מכני" w:date="2026-10-05T11:32:12Z">
        <w:r w:rsidR="00F40753">
          <w:rPr>
            <w:rtl/>
          </w:rPr>
          <w:delText xml:space="preserve">מידי</w:delText>
        </w:r>
      </w:del>
      <w:r w:rsidR="00F40753">
        <w:rPr>
          <w:rtl/>
        </w:rPr>
        <w:t xml:space="preserve"> </w:t>
      </w:r>
    </w:p>
    <w:p w14:paraId="103DB171" w14:textId="77777777" w:rsidR="00892FAC" w:rsidRDefault="00892FAC" w:rsidP="00DB4CC4">
      <w:pPr>
        <w:rPr>
          <w:del w:id="90679" w:author="מנוע עיצוב" w:date="2026-10-05T11:33:53Z"/>
          <w:rtl/>
        </w:rPr>
      </w:pPr>
    </w:p>
    <w:p>
      <w:pPr>
        <w:pStyle w:val="38"/>
        <w:rPr>
          <w:ins w:id="100740" w:author="מנוע מכני" w:date="2026-10-05T11:32:12Z"/>
        </w:rPr>
      </w:pPr>
      <w:r>
        <w:t>·</w:t>
      </w:r>
      <w:r>
        <w:t xml:space="preserve"> </w:t>
      </w:r>
      <w:r w:rsidR="00F40753" w:rsidRPr="00892FAC">
        <w:t xml:space="preserve">רבא:</w:t>
      </w:r>
    </w:p>
    <w:p w14:paraId="29CD0482" w14:textId="77777777" w:rsidR="00B874E6" w:rsidRPr="00892FAC" w:rsidRDefault="008B759F" w:rsidP="00DB4CC4">
      <w:pPr>
        <w:rPr>
          <w:b/>
          <w:bCs/>
          <w:rtl/>
        </w:rPr>
      </w:pPr>
      <w:del w:id="100741" w:author="מנוע מכני" w:date="2026-10-05T11:32:12Z">
        <w:r w:rsidR="00F40753" w:rsidRPr="00892FAC">
          <w:rPr>
            <w:b/>
            <w:bCs/>
            <w:rtl/>
          </w:rPr>
          <w:delText xml:space="preserve"> </w:delText>
        </w:r>
      </w:del>
      <w:r w:rsidR="00F40753" w:rsidRPr="00892FAC">
        <w:rPr>
          <w:b/>
          <w:bCs/>
          <w:rtl/>
        </w:rPr>
        <w:t xml:space="preserve">מנין הראוי פוטר</w:t>
      </w:r>
      <w:r w:rsidR="0057284B" w:rsidRPr="00892FAC">
        <w:rPr>
          <w:b/>
          <w:bCs/>
          <w:rtl/>
        </w:rPr>
        <w:t>.</w:t>
      </w:r>
    </w:p>
    <w:p>
      <w:pPr>
        <w:pStyle w:val="38"/>
        <w:rPr>
          <w:ins w:id="100742" w:author="מנוע מכני" w:date="2026-10-05T11:32:12Z"/>
        </w:rPr>
      </w:pPr>
      <w:ins w:id="94307" w:author="מנוע מכני" w:date="2026-10-05T11:32:12Z">
        <w:r>
          <w:t xml:space="preserve">לא</w:t>
        </w:r>
      </w:ins>
      <w:del w:id="94308" w:author="מנוע מכני" w:date="2026-10-05T11:32:12Z">
        <w:r>
          <w:delText xml:space="preserve">לאו</w:delText>
        </w:r>
      </w:del>
      <w:r>
        <w:t xml:space="preserve"> מ</w:t>
      </w:r>
      <w:r w:rsidR="00F40753">
        <w:t xml:space="preserve">דתנן:</w:t>
      </w:r>
    </w:p>
    <w:p w14:paraId="3932BB81" w14:textId="77777777" w:rsidR="00DB4CC4" w:rsidRDefault="00892FAC" w:rsidP="00F40753">
      <w:pPr>
        <w:rPr>
          <w:rtl/>
        </w:rPr>
      </w:pPr>
      <w:del w:id="10074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קפץ אחד מן המנויין לתוכן - כולן פטורין, מנויין </w:t>
      </w:r>
      <w:ins w:id="90835" w:author="מנוע סמנטי" w:date="2026-10-05T11:39:44Z">
        <w:r>
          <w:rPr>
            <w:rtl/>
          </w:rPr>
          <w:t xml:space="preserve">עצמם</w:t>
        </w:r>
      </w:ins>
      <w:del w:id="90836" w:author="מנוע סמנטי" w:date="2026-10-05T11:39:44Z">
        <w:r w:rsidR="00F40753">
          <w:rPr>
            <w:rtl/>
          </w:rPr>
          <w:delText xml:space="preserve">גופייהו</w:delText>
        </w:r>
      </w:del>
      <w:r w:rsidR="00F40753">
        <w:rPr>
          <w:rtl/>
        </w:rPr>
        <w:t xml:space="preserve"> דאיפטרו - </w:t>
      </w:r>
      <w:ins w:id="94309" w:author="מנוע מכני" w:date="2026-10-05T11:32:12Z">
        <w:r>
          <w:rPr>
            <w:rtl/>
          </w:rPr>
          <w:t xml:space="preserve">לא</w:t>
        </w:r>
      </w:ins>
      <w:del w:id="94310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במנין הראוי? </w:t>
      </w:r>
    </w:p>
    <w:p w14:paraId="6A501A41" w14:textId="77777777" w:rsidR="00B874E6" w:rsidRDefault="00892FAC" w:rsidP="00892FAC">
      <w:pPr>
        <w:rPr>
          <w:rtl/>
        </w:rPr>
      </w:pPr>
      <w:ins w:id="95705" w:author="מנוע מכני" w:date="2026-10-05T11:32:12Z">
        <w:r>
          <w:rPr>
            <w:rFonts w:hint="cs"/>
            <w:rtl/>
          </w:rPr>
          <w:t xml:space="preserve">דשמא</w:t>
        </w:r>
      </w:ins>
      <w:del w:id="95706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דלמא</w:delText>
        </w:r>
      </w:del>
      <w:r w:rsidR="00F40753">
        <w:rPr>
          <w:rtl/>
        </w:rPr>
        <w:t xml:space="preserve"> דעשר </w:t>
      </w:r>
      <w:ins w:id="90837" w:author="מנוע סמנטי" w:date="2026-10-05T11:39:44Z">
        <w:r>
          <w:rPr>
            <w:rtl/>
          </w:rPr>
          <w:t xml:space="preserve">עליהם</w:t>
        </w:r>
      </w:ins>
      <w:del w:id="90838" w:author="מנוע סמנטי" w:date="2026-10-05T11:39:44Z">
        <w:r w:rsidR="00F40753">
          <w:rPr>
            <w:rtl/>
          </w:rPr>
          <w:delText xml:space="preserve">עילוייהו</w:delText>
        </w:r>
      </w:del>
      <w:r>
        <w:rPr>
          <w:rFonts w:hint="cs"/>
          <w:rtl/>
        </w:rPr>
        <w:t xml:space="preserve"> והך ד</w:t>
      </w:r>
      <w:r w:rsidR="00F40753">
        <w:rPr>
          <w:rtl/>
        </w:rPr>
        <w:t xml:space="preserve">תני: מן </w:t>
      </w:r>
      <w:r w:rsidR="00F40753" w:rsidRPr="00892FAC">
        <w:rPr>
          <w:b/>
          <w:bCs/>
          <w:rtl/>
        </w:rPr>
        <w:t>המעושרין</w:t>
      </w:r>
      <w:r w:rsidR="00F40753">
        <w:rPr>
          <w:rtl/>
        </w:rPr>
        <w:t xml:space="preserve"> מעשר דוקא, </w:t>
      </w:r>
      <w:r w:rsidR="00F40753" w:rsidRPr="00892FAC">
        <w:rPr>
          <w:b/>
          <w:bCs/>
          <w:rtl/>
        </w:rPr>
        <w:t xml:space="preserve">דיקא </w:t>
      </w:r>
      <w:ins w:id="94311" w:author="מנוע מכני" w:date="2026-10-05T11:32:12Z">
        <w:r>
          <w:rPr>
            <w:b/>
            <w:bCs/>
            <w:rtl/>
          </w:rPr>
          <w:t xml:space="preserve">גם</w:t>
        </w:r>
      </w:ins>
      <w:del w:id="94312" w:author="מנוע מכני" w:date="2026-10-05T11:32:12Z">
        <w:r w:rsidR="00F40753" w:rsidRPr="00892FAC">
          <w:rPr>
            <w:b/>
            <w:bCs/>
            <w:rtl/>
          </w:rPr>
          <w:delText xml:space="preserve">נמי</w:delText>
        </w:r>
      </w:del>
      <w:r w:rsidR="00F40753">
        <w:rPr>
          <w:rtl/>
        </w:rPr>
        <w:t xml:space="preserve"> דקתני </w:t>
      </w:r>
      <w:r w:rsidR="00F40753" w:rsidRPr="00892FAC">
        <w:rPr>
          <w:b/>
          <w:bCs/>
          <w:rtl/>
        </w:rPr>
        <w:t>ירעו</w:t>
      </w:r>
      <w:r w:rsidR="0057284B">
        <w:rPr>
          <w:rtl/>
        </w:rPr>
        <w:t>.</w:t>
      </w:r>
    </w:p>
    <w:p w14:paraId="1E0C1A04" w14:textId="77777777" w:rsidR="00DB4CC4" w:rsidRDefault="00DB4CC4" w:rsidP="00F40753">
      <w:pPr>
        <w:rPr>
          <w:del w:id="90680" w:author="מנוע עיצוב" w:date="2026-10-05T11:33:53Z"/>
          <w:rtl/>
        </w:rPr>
      </w:pPr>
    </w:p>
    <w:p>
      <w:pPr>
        <w:pStyle w:val="38"/>
        <w:rPr>
          <w:ins w:id="100744" w:author="מנוע מכני" w:date="2026-10-05T11:32:12Z"/>
        </w:rPr>
      </w:pPr>
      <w:r w:rsidRPr="00DB4CC4">
        <w:t>אלא</w:t>
      </w:r>
      <w:r w:rsidR="00892FAC">
        <w:t xml:space="preserve">:</w:t>
      </w:r>
    </w:p>
    <w:p w14:paraId="514EBC3B" w14:textId="77777777" w:rsidR="00B874E6" w:rsidRDefault="00F40753" w:rsidP="00892FAC">
      <w:pPr>
        <w:rPr>
          <w:rtl/>
        </w:rPr>
      </w:pPr>
      <w:del w:id="100745" w:author="מנוע מכני" w:date="2026-10-05T11:32:12Z">
        <w:r w:rsidR="00892FAC">
          <w:rPr>
            <w:rFonts w:hint="cs"/>
            <w:b/>
            <w:bCs/>
            <w:rtl/>
          </w:rPr>
          <w:delText xml:space="preserve"> </w:delText>
        </w:r>
      </w:del>
      <w:r w:rsidR="00892FAC">
        <w:rPr>
          <w:rFonts w:hint="cs"/>
          <w:b/>
          <w:bCs/>
          <w:rtl/>
        </w:rPr>
        <w:t xml:space="preserve">'</w:t>
      </w:r>
      <w:ins w:id="90525" w:author="מנוע סמנטי" w:date="2026-10-05T11:39:44Z">
        <w:r>
          <w:rPr>
            <w:rStyle w:val="afffff0"/>
            <w:b/>
            <w:bCs/>
            <w:rtl/>
          </w:rPr>
          <w:t xml:space="preserve">יַעֲבוֹר</w:t>
        </w:r>
      </w:ins>
      <w:del w:id="90526" w:author="מנוע סמנטי" w:date="2026-10-05T11:39:44Z">
        <w:r w:rsidRPr="00DB4CC4">
          <w:rPr>
            <w:b/>
            <w:bCs/>
            <w:rtl/>
          </w:rPr>
          <w:delText xml:space="preserve">יעבור</w:delText>
        </w:r>
      </w:del>
      <w:r w:rsidR="00892FAC">
        <w:rPr>
          <w:rFonts w:hint="cs"/>
          <w:b/>
          <w:bCs/>
          <w:rtl/>
        </w:rPr>
        <w:t>'</w:t>
      </w:r>
      <w:r w:rsidRPr="00DB4CC4">
        <w:rPr>
          <w:b/>
          <w:bCs/>
          <w:rtl/>
        </w:rPr>
        <w:t xml:space="preserve"> - </w:t>
      </w:r>
      <w:r w:rsidRPr="00892FAC">
        <w:rPr>
          <w:rtl/>
        </w:rPr>
        <w:t>ולא שכבר עבר,</w:t>
      </w:r>
      <w:r w:rsidR="00892FAC">
        <w:rPr>
          <w:rFonts w:hint="cs"/>
          <w:rtl/>
        </w:rPr>
        <w:t xml:space="preserve"> דפשיטא, </w:t>
      </w:r>
      <w:r w:rsidR="00892FAC" w:rsidRPr="00892FAC">
        <w:rPr>
          <w:rFonts w:hint="cs"/>
          <w:b/>
          <w:bCs/>
          <w:rtl/>
        </w:rPr>
        <w:t>אלא</w:t>
      </w:r>
      <w:r w:rsidR="00892FAC">
        <w:rPr>
          <w:rFonts w:hint="cs"/>
          <w:rtl/>
        </w:rPr>
        <w:t xml:space="preserve"> ולא דאיפטרו במנין הראוי</w:t>
      </w:r>
      <w:r w:rsidR="0057284B">
        <w:rPr>
          <w:rtl/>
        </w:rPr>
        <w:t>.</w:t>
      </w:r>
    </w:p>
    <w:p>
      <w:pPr>
        <w:pStyle w:val="38"/>
        <w:rPr>
          <w:ins w:id="100746" w:author="מנוע מכני" w:date="2026-10-05T11:32:12Z"/>
        </w:rPr>
      </w:pPr>
      <w:ins w:id="92609" w:author="מנוע מכני" w:date="2026-10-05T11:32:12Z">
        <w:r>
          <w:t xml:space="preserve">ת"כ</w:t>
        </w:r>
      </w:ins>
      <w:del w:id="92610" w:author="מנוע מכני" w:date="2026-10-05T11:32:12Z">
        <w:r>
          <w:delText xml:space="preserve">ת</w:delText>
        </w:r>
        <w:r w:rsidR="00892FAC">
          <w:delText xml:space="preserve">''כ</w:delText>
        </w:r>
      </w:del>
      <w:r w:rsidR="00892FAC">
        <w:t xml:space="preserve"> </w:t>
      </w:r>
      <w:r>
        <w:t xml:space="preserve">דרבא:</w:t>
      </w:r>
    </w:p>
    <w:p w14:paraId="549806CA" w14:textId="77777777" w:rsidR="00892FAC" w:rsidRDefault="00F40753" w:rsidP="00892FAC">
      <w:pPr>
        <w:rPr>
          <w:rtl/>
        </w:rPr>
      </w:pPr>
      <w:del w:id="1007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היו לו עשרה טלאים והכניסן לדיר, ומנה חמשה, ומת אחד מהם, </w:t>
      </w:r>
    </w:p>
    <w:p w14:paraId="674947AD" w14:textId="77777777" w:rsidR="00892FAC" w:rsidRDefault="00892FAC" w:rsidP="00892FA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אם מן המנויים מת - מונה ומשלים עליהם, </w:t>
      </w:r>
    </w:p>
    <w:p w14:paraId="014F9EF4" w14:textId="77777777" w:rsidR="00B874E6" w:rsidRDefault="00892FAC" w:rsidP="00892FA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ואם משאינן מנויים מת - מנויים פטורין ושאינן מנויים מצטרפין לגורן אחר</w:t>
      </w:r>
      <w:r w:rsidR="0057284B">
        <w:rPr>
          <w:rtl/>
        </w:rPr>
        <w:t>.</w:t>
      </w:r>
    </w:p>
    <w:p>
      <w:pPr>
        <w:pStyle w:val="38"/>
        <w:rPr>
          <w:ins w:id="100748" w:author="מנוע מכני" w:date="2026-10-05T11:32:12Z"/>
        </w:rPr>
      </w:pPr>
      <w:r>
        <w:t>·</w:t>
      </w:r>
      <w:r>
        <w:t xml:space="preserve"> </w:t>
      </w:r>
      <w:r w:rsidR="00F40753">
        <w:t xml:space="preserve">ואמר רבא:</w:t>
      </w:r>
    </w:p>
    <w:p w14:paraId="6691A7B7" w14:textId="77777777" w:rsidR="00B874E6" w:rsidRDefault="008B759F" w:rsidP="00F40753">
      <w:pPr>
        <w:rPr>
          <w:rtl/>
        </w:rPr>
      </w:pPr>
      <w:del w:id="1007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י"ד טלאים, והכניסן לדיר, ויצאו ששה בפתח זה וארבעה בפתח זה, וארבעה נשתיירו שם, אותם ארבעה, אם בפתח הששה יצאו - נוטל אחד מהם והשאר מצטרפין לגורן אחר, ואם </w:t>
      </w:r>
      <w:ins w:id="94313" w:author="מנוע מכני" w:date="2026-10-05T11:32:12Z">
        <w:r>
          <w:rPr>
            <w:rtl/>
          </w:rPr>
          <w:t xml:space="preserve">לא</w:t>
        </w:r>
      </w:ins>
      <w:del w:id="94314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- ששה פטורין, וארבעה ארבעה מצטרפין לגורן אחר</w:t>
      </w:r>
      <w:r w:rsidR="0057284B">
        <w:rPr>
          <w:rtl/>
        </w:rPr>
        <w:t>.</w:t>
      </w:r>
    </w:p>
    <w:p w14:paraId="7CDC16B5" w14:textId="77777777" w:rsidR="00B874E6" w:rsidRDefault="00F40753" w:rsidP="00F40753">
      <w:pPr>
        <w:rPr>
          <w:rtl/>
        </w:rPr>
      </w:pPr>
      <w:r>
        <w:rPr>
          <w:rtl/>
        </w:rPr>
        <w:t xml:space="preserve">יצאו ארבעה בפתח זה וששה בפתח זה, ונשתיירו שם ארבעה, אם אותם ארבעה בפתח הששה יצאו - נוטל </w:t>
      </w:r>
      <w:r w:rsidR="00892FAC">
        <w:rPr>
          <w:rtl/>
        </w:rPr>
        <w:t xml:space="preserve">מהם אחד והשאר פטורים, ואם </w:t>
      </w:r>
      <w:ins w:id="94315" w:author="מנוע מכני" w:date="2026-10-05T11:32:12Z">
        <w:r>
          <w:rPr>
            <w:rtl/>
          </w:rPr>
          <w:t xml:space="preserve">לא</w:t>
        </w:r>
      </w:ins>
      <w:del w:id="94316" w:author="מנוע מכני" w:date="2026-10-05T11:32:12Z">
        <w:r w:rsidR="00892FAC">
          <w:rPr>
            <w:rtl/>
          </w:rPr>
          <w:delText xml:space="preserve">לאו</w:delText>
        </w:r>
      </w:del>
      <w:r w:rsidR="00892FAC">
        <w:rPr>
          <w:rtl/>
        </w:rPr>
        <w:t xml:space="preserve"> </w:t>
      </w:r>
      <w:r>
        <w:rPr>
          <w:rtl/>
        </w:rPr>
        <w:t>ארבעה וששה פטורים, וארבעה מצטרפין לגורן אחר</w:t>
      </w:r>
      <w:r w:rsidR="0057284B">
        <w:rPr>
          <w:rtl/>
        </w:rPr>
        <w:t>.</w:t>
      </w:r>
    </w:p>
    <w:p w14:paraId="22601365" w14:textId="77777777" w:rsidR="00B874E6" w:rsidRDefault="00F40753" w:rsidP="00F40753">
      <w:pPr>
        <w:rPr>
          <w:rtl/>
        </w:rPr>
      </w:pPr>
      <w:r>
        <w:rPr>
          <w:rtl/>
        </w:rPr>
        <w:t xml:space="preserve">יצאו ארבעה בפתח זה, וארבעה בפתח זה, ונשתיירו שם ששה, אם אותן ששה יצאו בפתח אחד נוטל מהם אחד והשאר פטורים, ואם </w:t>
      </w:r>
      <w:ins w:id="94317" w:author="מנוע מכני" w:date="2026-10-05T11:32:12Z">
        <w:r>
          <w:rPr>
            <w:rtl/>
          </w:rPr>
          <w:t xml:space="preserve">לא</w:t>
        </w:r>
      </w:ins>
      <w:del w:id="9431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ארבעה פטורים, וששה מצטרפין לגורן אחר</w:t>
      </w:r>
      <w:r w:rsidR="0057284B">
        <w:rPr>
          <w:rtl/>
        </w:rPr>
        <w:t>.</w:t>
      </w:r>
    </w:p>
    <w:p w14:paraId="5AD4C40F" w14:textId="77777777" w:rsidR="008B759F" w:rsidRPr="008B759F" w:rsidRDefault="00892FAC" w:rsidP="008B759F">
      <w:pPr>
        <w:rPr>
          <w:rtl/>
        </w:rPr>
      </w:pPr>
      <w:r w:rsidRPr="008B759F">
        <w:rPr>
          <w:rFonts w:hint="cs"/>
          <w:b/>
          <w:bCs/>
          <w:rtl/>
        </w:rPr>
        <w:t>ו</w:t>
      </w:r>
      <w:r w:rsidR="00F40753" w:rsidRPr="008B759F">
        <w:rPr>
          <w:b/>
          <w:bCs/>
          <w:rtl/>
        </w:rPr>
        <w:t xml:space="preserve">קמ"ל</w:t>
      </w:r>
      <w:r w:rsidR="00F40753" w:rsidRPr="008B759F">
        <w:rPr>
          <w:b/>
          <w:bCs/>
          <w:rtl/>
        </w:rPr>
        <w:t xml:space="preserve"> דמנין הראוי פוטר</w:t>
      </w:r>
      <w:r w:rsidR="00F40753" w:rsidRPr="008B759F">
        <w:rPr>
          <w:rtl/>
        </w:rPr>
        <w:t xml:space="preserve">, </w:t>
      </w:r>
      <w:r w:rsidR="008B759F" w:rsidRPr="008B759F">
        <w:rPr>
          <w:rFonts w:hint="cs"/>
          <w:rtl/>
        </w:rPr>
        <w:t>ואפי' ד</w:t>
      </w:r>
      <w:r w:rsidR="008B759F">
        <w:rPr>
          <w:rFonts w:hint="cs"/>
          <w:rtl/>
        </w:rPr>
        <w:t xml:space="preserve">כבר </w:t>
      </w:r>
      <w:r w:rsidR="008B759F">
        <w:rPr>
          <w:rFonts w:hint="cs"/>
          <w:rtl/>
        </w:rPr>
        <w:t xml:space="preserve">אמר</w:t>
      </w:r>
      <w:r w:rsidR="008B759F">
        <w:rPr>
          <w:rFonts w:hint="cs"/>
          <w:rtl/>
        </w:rPr>
        <w:t xml:space="preserve"> לזה </w:t>
      </w:r>
      <w:r w:rsidR="008B759F" w:rsidRPr="008B759F">
        <w:rPr>
          <w:rStyle w:val="2fb"/>
          <w:rFonts w:hint="cs"/>
          <w:rtl/>
        </w:rPr>
        <w:t xml:space="preserve">רבא</w:t>
      </w:r>
      <w:r w:rsidR="008B759F" w:rsidRPr="008B759F">
        <w:rPr>
          <w:rFonts w:hint="cs"/>
          <w:rtl/>
        </w:rPr>
        <w:t xml:space="preserve"> </w:t>
      </w:r>
    </w:p>
    <w:p w14:paraId="2F726065" w14:textId="77777777" w:rsidR="00B874E6" w:rsidRDefault="008B759F" w:rsidP="008B759F">
      <w:pPr>
        <w:rPr>
          <w:rtl/>
        </w:rPr>
      </w:pPr>
      <w:r w:rsidRPr="008B759F">
        <w:rPr>
          <w:rFonts w:hint="cs"/>
          <w:rtl/>
        </w:rPr>
        <w:t>ס</w:t>
      </w:r>
      <w:r>
        <w:rPr>
          <w:rFonts w:hint="cs"/>
          <w:rtl/>
        </w:rPr>
        <w:t xml:space="preserve">'''ד </w:t>
      </w:r>
      <w:r w:rsidR="00F40753">
        <w:rPr>
          <w:rtl/>
        </w:rPr>
        <w:t xml:space="preserve">ודאי מנין </w:t>
      </w:r>
      <w:r>
        <w:rPr>
          <w:rtl/>
        </w:rPr>
        <w:t>הראוי</w:t>
      </w:r>
      <w:r w:rsidR="00F40753">
        <w:rPr>
          <w:rtl/>
        </w:rPr>
        <w:t xml:space="preserve"> </w:t>
      </w:r>
      <w:ins w:id="94319" w:author="מנוע מכני" w:date="2026-10-05T11:32:12Z">
        <w:r>
          <w:rPr>
            <w:rtl/>
          </w:rPr>
          <w:t xml:space="preserve">אומרים</w:t>
        </w:r>
      </w:ins>
      <w:del w:id="94320" w:author="מנוע מכני" w:date="2026-10-05T11:32:12Z">
        <w:r w:rsidR="00F40753">
          <w:rPr>
            <w:rtl/>
          </w:rPr>
          <w:delText xml:space="preserve">אמרינן</w:delText>
        </w:r>
      </w:del>
      <w:r w:rsidR="00F40753">
        <w:rPr>
          <w:rtl/>
        </w:rPr>
        <w:t xml:space="preserve">, ספק מנין הראוי דחזי </w:t>
      </w:r>
      <w:ins w:id="94323" w:author="מנוע מכני" w:date="2026-10-05T11:32:12Z">
        <w:r>
          <w:rPr>
            <w:rtl/>
          </w:rPr>
          <w:t xml:space="preserve">לכאן</w:t>
        </w:r>
      </w:ins>
      <w:del w:id="94324" w:author="מנוע מכני" w:date="2026-10-05T11:32:12Z">
        <w:r w:rsidR="00F40753">
          <w:rPr>
            <w:rtl/>
          </w:rPr>
          <w:delText xml:space="preserve">להכא</w:delText>
        </w:r>
      </w:del>
      <w:r w:rsidR="00F40753">
        <w:rPr>
          <w:rtl/>
        </w:rPr>
        <w:t xml:space="preserve"> ודחזי </w:t>
      </w:r>
      <w:ins w:id="94325" w:author="מנוע מכני" w:date="2026-10-05T11:32:12Z">
        <w:r>
          <w:rPr>
            <w:rtl/>
          </w:rPr>
          <w:t xml:space="preserve">לכאן</w:t>
        </w:r>
      </w:ins>
      <w:del w:id="94326" w:author="מנוע מכני" w:date="2026-10-05T11:32:12Z">
        <w:r w:rsidR="00F40753">
          <w:rPr>
            <w:rtl/>
          </w:rPr>
          <w:delText xml:space="preserve">להכא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4321" w:author="מנוע מכני" w:date="2026-10-05T11:32:12Z">
        <w:r>
          <w:rPr>
            <w:rtl/>
          </w:rPr>
          <w:t xml:space="preserve">אומרים</w:t>
        </w:r>
      </w:ins>
      <w:del w:id="94322" w:author="מנוע מכני" w:date="2026-10-05T11:32:12Z">
        <w:r w:rsidR="00F40753">
          <w:rPr>
            <w:rtl/>
          </w:rPr>
          <w:delText xml:space="preserve">אמרינן</w:delText>
        </w:r>
      </w:del>
      <w:r w:rsidR="00F40753">
        <w:rPr>
          <w:rtl/>
        </w:rPr>
        <w:t xml:space="preserve">, </w:t>
      </w:r>
      <w:r w:rsidR="00F40753">
        <w:rPr>
          <w:rtl/>
        </w:rPr>
        <w:t xml:space="preserve">קמ"ל</w:t>
      </w:r>
      <w:r w:rsidR="0057284B">
        <w:rPr>
          <w:rtl/>
        </w:rPr>
        <w:t>.</w:t>
      </w:r>
    </w:p>
    <w:p>
      <w:pPr>
        <w:pStyle w:val="38"/>
        <w:rPr>
          <w:ins w:id="100750" w:author="מנוע מכני" w:date="2026-10-05T11:32:12Z"/>
        </w:rPr>
      </w:pPr>
      <w:r>
        <w:t>·</w:t>
      </w:r>
      <w:r>
        <w:t xml:space="preserve"> </w:t>
      </w:r>
      <w:r>
        <w:t>ואמר רבא</w:t>
      </w:r>
      <w:r>
        <w:t>:</w:t>
      </w:r>
    </w:p>
    <w:p w14:paraId="51E8E093" w14:textId="77777777" w:rsidR="008B759F" w:rsidRDefault="008B759F" w:rsidP="008B759F">
      <w:pPr>
        <w:pStyle w:val="021"/>
        <w:rPr>
          <w:rtl/>
        </w:rPr>
      </w:pPr>
      <w:del w:id="1007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</w:t>
      </w:r>
      <w:ins w:id="92611" w:author="מנוע מכני" w:date="2026-10-05T11:32:12Z">
        <w:r>
          <w:rPr>
            <w:rFonts w:hint="cs"/>
            <w:rtl/>
          </w:rPr>
          <w:t xml:space="preserve">ט"ו</w:t>
        </w:r>
      </w:ins>
      <w:del w:id="9261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tl/>
        </w:rPr>
        <w:t xml:space="preserve"> טלאי</w:t>
      </w:r>
      <w:r>
        <w:rPr>
          <w:rFonts w:hint="cs"/>
          <w:rtl/>
        </w:rPr>
        <w:t>ם,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יאמר אברור עשרה ואכניסם ל</w:t>
      </w:r>
      <w:r>
        <w:rPr>
          <w:rtl/>
        </w:rPr>
        <w:t>דיר ואטול מהם אחד והשאר פטורים</w:t>
      </w:r>
    </w:p>
    <w:p>
      <w:pPr>
        <w:pStyle w:val="38"/>
        <w:rPr>
          <w:ins w:id="100752" w:author="מנוע מכני" w:date="2026-10-05T11:32:12Z"/>
        </w:rPr>
      </w:pPr>
      <w:r>
        <w:tab/>
      </w:r>
      <w:r>
        <w:tab/>
      </w:r>
      <w:r w:rsidR="00F40753">
        <w:t xml:space="preserve">אלא</w:t>
      </w:r>
    </w:p>
    <w:p w14:paraId="6DFC5818" w14:textId="77777777" w:rsidR="00B874E6" w:rsidRDefault="008B759F" w:rsidP="00F40753">
      <w:pPr>
        <w:rPr>
          <w:rtl/>
        </w:rPr>
      </w:pPr>
      <w:del w:id="10075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כונסן לדיר, ומוציא עשרה ונוטל מהם אחד, והשאר מצטרפין לגורן אחר</w:t>
      </w:r>
      <w:r w:rsidR="0057284B">
        <w:rPr>
          <w:rtl/>
        </w:rPr>
        <w:t>.</w:t>
      </w:r>
    </w:p>
    <w:p w14:paraId="04CC71C1" w14:textId="77777777" w:rsidR="008B759F" w:rsidRDefault="008B759F" w:rsidP="008B759F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ס. </w:t>
      </w:r>
    </w:p>
    <w:p>
      <w:pPr>
        <w:pStyle w:val="38"/>
        <w:rPr>
          <w:ins w:id="100754" w:author="מנוע מכני" w:date="2026-10-05T11:32:12Z"/>
        </w:rPr>
      </w:pPr>
      <w:r>
        <w:t xml:space="preserve">ת</w:t>
      </w:r>
      <w:ins w:id="92613" w:author="מנוע מכני" w:date="2026-10-05T11:32:12Z">
        <w:r>
          <w:t xml:space="preserve">נ"ה</w:t>
        </w:r>
      </w:ins>
      <w:del w:id="92614" w:author="מנוע מכני" w:date="2026-10-05T11:32:12Z">
        <w:r>
          <w:delText xml:space="preserve">נ''ה</w:delText>
        </w:r>
      </w:del>
      <w:r w:rsidR="00F40753">
        <w:t xml:space="preserve">:</w:t>
      </w:r>
    </w:p>
    <w:p w14:paraId="3234B548" w14:textId="77777777" w:rsidR="00B874E6" w:rsidRDefault="008B759F" w:rsidP="008B759F">
      <w:pPr>
        <w:rPr>
          <w:rtl/>
        </w:rPr>
      </w:pPr>
      <w:del w:id="10075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חמשה עשר טלאים,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יאמר אברור עשרה ואטול מהן אחד והשאר פטורים, אלא כונסן לדיר, ומוציא עשרה ונוטל מהן אחד, והשאר מצטרפין לגורן אחר</w:t>
      </w:r>
      <w:r w:rsidR="0057284B">
        <w:rPr>
          <w:rtl/>
        </w:rPr>
        <w:t>.</w:t>
      </w:r>
    </w:p>
    <w:p>
      <w:pPr>
        <w:pStyle w:val="38"/>
        <w:rPr>
          <w:ins w:id="100756" w:author="מנוע מכני" w:date="2026-10-05T11:32:12Z"/>
        </w:rPr>
      </w:pPr>
      <w:r>
        <w:t xml:space="preserve">והתניא:</w:t>
      </w:r>
    </w:p>
    <w:p w14:paraId="2B1B5F87" w14:textId="77777777" w:rsidR="008B759F" w:rsidRDefault="00F40753" w:rsidP="00F40753">
      <w:pPr>
        <w:rPr>
          <w:rtl/>
        </w:rPr>
      </w:pPr>
      <w:del w:id="1007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תשעה עשר טלאים, </w:t>
      </w:r>
      <w:r>
        <w:rPr>
          <w:rtl/>
        </w:rPr>
        <w:t xml:space="preserve">לא</w:t>
      </w:r>
      <w:r>
        <w:rPr>
          <w:rtl/>
        </w:rPr>
        <w:t xml:space="preserve"> יאמר אברור עשרה ואטול מהן אחד והשאר פטורין, אלא כונסן לדיר, ומוציא עשרה ונוטל מהן אחד, והשאר פטורין! </w:t>
      </w:r>
    </w:p>
    <w:p>
      <w:pPr>
        <w:pStyle w:val="38"/>
        <w:rPr>
          <w:ins w:id="100758" w:author="מנוע מכני" w:date="2026-10-05T11:32:12Z"/>
        </w:rPr>
      </w:pPr>
      <w:r>
        <w:t>תרגמה ר</w:t>
      </w:r>
      <w:r w:rsidR="008B759F">
        <w:t xml:space="preserve">ה</w:t>
      </w:r>
      <w:ins w:id="92615" w:author="מנוע מכני" w:date="2026-10-05T11:32:12Z">
        <w:r>
          <w:t xml:space="preserve">ב"ס</w:t>
        </w:r>
      </w:ins>
      <w:del w:id="92616" w:author="מנוע מכני" w:date="2026-10-05T11:32:12Z">
        <w:r w:rsidR="008B759F">
          <w:delText xml:space="preserve">ב''ס</w:delText>
        </w:r>
      </w:del>
      <w:r w:rsidR="008B759F">
        <w:t xml:space="preserve"> בדרבא בריגלא</w:t>
      </w:r>
      <w:r>
        <w:t xml:space="preserve">:</w:t>
      </w:r>
    </w:p>
    <w:p w14:paraId="542C85C0" w14:textId="77777777" w:rsidR="00B874E6" w:rsidRDefault="00F40753" w:rsidP="008B759F">
      <w:pPr>
        <w:rPr>
          <w:rtl/>
        </w:rPr>
      </w:pPr>
      <w:del w:id="1007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בדיר שיש לו שני פתחים </w:t>
      </w:r>
      <w:ins w:id="95707" w:author="מנוע מכני" w:date="2026-10-05T11:32:12Z">
        <w:r>
          <w:rPr>
            <w:rtl/>
          </w:rPr>
          <w:t xml:space="preserve">מדובר</w:t>
        </w:r>
      </w:ins>
      <w:del w:id="95708" w:author="מנוע מכני" w:date="2026-10-05T11:32:12Z">
        <w:r>
          <w:rPr>
            <w:rtl/>
          </w:rPr>
          <w:delText xml:space="preserve">עסקינן</w:delText>
        </w:r>
      </w:del>
      <w:r>
        <w:rPr>
          <w:rtl/>
        </w:rPr>
        <w:t xml:space="preserve">, ויצאו ט' בפתח זה וט' בפתח זה, דהאיך חד חזי </w:t>
      </w:r>
      <w:ins w:id="94327" w:author="מנוע מכני" w:date="2026-10-05T11:32:12Z">
        <w:r>
          <w:rPr>
            <w:rtl/>
          </w:rPr>
          <w:t xml:space="preserve">לכאן</w:t>
        </w:r>
      </w:ins>
      <w:del w:id="94328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</w:t>
      </w:r>
      <w:ins w:id="94329" w:author="מנוע מכני" w:date="2026-10-05T11:32:12Z">
        <w:r>
          <w:rPr>
            <w:rtl/>
          </w:rPr>
          <w:t xml:space="preserve">ולכאן</w:t>
        </w:r>
      </w:ins>
      <w:del w:id="94330" w:author="מנוע מכני" w:date="2026-10-05T11:32:12Z">
        <w:r>
          <w:rPr>
            <w:rtl/>
          </w:rPr>
          <w:delText xml:space="preserve">ולהכא</w:delText>
        </w:r>
      </w:del>
      <w:r w:rsidR="0057284B">
        <w:rPr>
          <w:rtl/>
        </w:rPr>
        <w:t>.</w:t>
      </w:r>
    </w:p>
    <w:p w14:paraId="4B13EA12" w14:textId="77777777" w:rsidR="008B759F" w:rsidRDefault="00F40753" w:rsidP="00F40753">
      <w:pPr>
        <w:rPr>
          <w:rtl/>
        </w:rPr>
      </w:pPr>
      <w:r w:rsidRPr="008B759F">
        <w:rPr>
          <w:b/>
          <w:bCs/>
          <w:rtl/>
        </w:rPr>
        <w:lastRenderedPageBreak/>
        <w:t xml:space="preserve">ולישני </w:t>
      </w:r>
      <w:ins w:id="95709" w:author="מנוע מכני" w:date="2026-10-05T11:32:12Z">
        <w:r>
          <w:rPr>
            <w:b/>
            <w:bCs/>
            <w:rtl/>
          </w:rPr>
          <w:t xml:space="preserve">לו</w:t>
        </w:r>
      </w:ins>
      <w:del w:id="95710" w:author="מנוע מכני" w:date="2026-10-05T11:32:12Z">
        <w:r w:rsidRPr="008B759F">
          <w:rPr>
            <w:b/>
            <w:bCs/>
            <w:rtl/>
          </w:rPr>
          <w:lastRenderedPageBreak/>
          <w:delText xml:space="preserve">ליה</w:delText>
        </w:r>
      </w:del>
      <w:r>
        <w:rPr>
          <w:rtl/>
        </w:rPr>
        <w:t xml:space="preserve">: כגון שמנה תשעה, וכי מטא עשרה קרי חד מרישא! </w:t>
      </w:r>
      <w:ins w:id="94331" w:author="מנוע מכני" w:date="2026-10-05T11:32:12Z">
        <w:r>
          <w:rPr>
            <w:rtl/>
          </w:rPr>
          <w:t xml:space="preserve">סבר</w:t>
        </w:r>
      </w:ins>
      <w:del w:id="9433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עשירי מאליו קדוש</w:t>
      </w:r>
      <w:ins w:id="97433" w:author="מנוע מכני" w:date="2026-10-05T11:32:12Z">
        <w:r>
          <w:rPr>
            <w:rtl/>
          </w:rPr>
          <w:t xml:space="preserve">,</w:t>
        </w:r>
      </w:ins>
      <w:del w:id="97434" w:author="מנוע מכני" w:date="2026-10-05T11:32:12Z">
        <w:r w:rsidR="000B5F7F">
          <w:rPr>
            <w:rtl/>
          </w:rPr>
          <w:delText xml:space="preserve">;</w:delText>
        </w:r>
      </w:del>
    </w:p>
    <w:p w14:paraId="56078DC7" w14:textId="77777777" w:rsidR="00B874E6" w:rsidRDefault="00F40753" w:rsidP="00F40753">
      <w:pPr>
        <w:rPr>
          <w:rtl/>
        </w:rPr>
      </w:pPr>
      <w:r>
        <w:rPr>
          <w:rtl/>
        </w:rPr>
        <w:t xml:space="preserve">ולישני </w:t>
      </w:r>
      <w:ins w:id="95711" w:author="מנוע מכני" w:date="2026-10-05T11:32:12Z">
        <w:r>
          <w:rPr>
            <w:rtl/>
          </w:rPr>
          <w:t xml:space="preserve">לו</w:t>
        </w:r>
      </w:ins>
      <w:del w:id="9571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בגורן, ומנאן זוגות זוגות! </w:t>
      </w:r>
      <w:ins w:id="94333" w:author="מנוע מכני" w:date="2026-10-05T11:32:12Z">
        <w:r>
          <w:rPr>
            <w:rtl/>
          </w:rPr>
          <w:t xml:space="preserve">סבר</w:t>
        </w:r>
      </w:ins>
      <w:del w:id="9433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עשירי למנין בהמות הוא קדוש</w:t>
      </w:r>
      <w:r w:rsidR="0057284B">
        <w:rPr>
          <w:rtl/>
        </w:rPr>
        <w:t>.</w:t>
      </w:r>
    </w:p>
    <w:p>
      <w:pPr>
        <w:pStyle w:val="38"/>
        <w:rPr>
          <w:ins w:id="100760" w:author="מנוע מכני" w:date="2026-10-05T11:32:12Z"/>
        </w:rPr>
      </w:pPr>
      <w:r>
        <w:t xml:space="preserve">ארנ</w:t>
      </w:r>
      <w:ins w:id="92617" w:author="מנוע מכני" w:date="2026-10-05T11:32:12Z">
        <w:r>
          <w:t xml:space="preserve">ב"י</w:t>
        </w:r>
      </w:ins>
      <w:del w:id="92618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7AD6F1F1" w14:textId="77777777" w:rsidR="00B874E6" w:rsidRDefault="008B759F" w:rsidP="008B759F">
      <w:pPr>
        <w:rPr>
          <w:rtl/>
        </w:rPr>
      </w:pPr>
      <w:del w:id="10076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זכאי </w:t>
      </w:r>
      <w:ins w:id="90839" w:author="מנוע סמנטי" w:date="2026-10-05T11:39:44Z">
        <w:r>
          <w:rPr>
            <w:rtl/>
          </w:rPr>
          <w:t xml:space="preserve">אמו</w:t>
        </w:r>
      </w:ins>
      <w:del w:id="90840" w:author="מנוע סמנטי" w:date="2026-10-05T11:39:44Z">
        <w:r w:rsidR="00F40753">
          <w:rPr>
            <w:rtl/>
          </w:rPr>
          <w:delText xml:space="preserve">אימיה</w:delText>
        </w:r>
      </w:del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דר</w:t>
      </w:r>
      <w:r>
        <w:rPr>
          <w:rStyle w:val="2fb"/>
          <w:rFonts w:hint="cs"/>
          <w:rtl/>
        </w:rPr>
        <w:t xml:space="preserve">ה</w:t>
      </w:r>
      <w:ins w:id="92619" w:author="מנוע מכני" w:date="2026-10-05T11:32:12Z">
        <w:r>
          <w:rPr>
            <w:rStyle w:val="2fb"/>
            <w:rFonts w:hint="cs"/>
            <w:rtl/>
          </w:rPr>
          <w:t xml:space="preserve">ב"ס</w:t>
        </w:r>
      </w:ins>
      <w:del w:id="92620" w:author="מנוע מכני" w:date="2026-10-05T11:32:12Z">
        <w:r>
          <w:rPr>
            <w:rFonts w:hint="cs"/>
            <w:rtl/>
          </w:rPr>
          <w:delText xml:space="preserve">ב''ס</w:delText>
        </w:r>
      </w:del>
      <w:r w:rsidR="00F40753">
        <w:rPr>
          <w:rtl/>
        </w:rPr>
        <w:t xml:space="preserve">, דשני </w:t>
      </w:r>
      <w:ins w:id="95713" w:author="מנוע מכני" w:date="2026-10-05T11:32:12Z">
        <w:r>
          <w:rPr>
            <w:rtl/>
          </w:rPr>
          <w:t xml:space="preserve">לו</w:t>
        </w:r>
      </w:ins>
      <w:del w:id="9571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ins w:id="97657" w:author="מנוע מכני" w:date="2026-10-05T11:32:12Z">
        <w:r>
          <w:rPr>
            <w:rtl/>
          </w:rPr>
          <w:t xml:space="preserve">שמועה</w:t>
        </w:r>
      </w:ins>
      <w:del w:id="97658" w:author="מנוע מכני" w:date="2026-10-05T11:32:12Z">
        <w:r w:rsidR="00F40753">
          <w:rPr>
            <w:rtl/>
          </w:rPr>
          <w:delText xml:space="preserve">שמעתא</w:delText>
        </w:r>
      </w:del>
      <w:r w:rsidR="00F40753">
        <w:rPr>
          <w:rtl/>
        </w:rPr>
        <w:t xml:space="preserve"> בריגלא כשמעתיה</w:t>
      </w:r>
      <w:r w:rsidR="0057284B">
        <w:rPr>
          <w:rtl/>
        </w:rPr>
        <w:t>.</w:t>
      </w:r>
    </w:p>
    <w:p w14:paraId="230CA4E9" w14:textId="77777777" w:rsidR="0057284B" w:rsidRDefault="0057284B" w:rsidP="0057284B">
      <w:pPr>
        <w:pStyle w:val="affffd"/>
        <w:jc w:val="center"/>
        <w:rPr>
          <w:rtl/>
        </w:rPr>
        <w:pPrChange w:id="9052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35" w:author="מנוע מכני" w:date="2026-10-05T11:32:12Z">
        <w:r>
          <w:rPr>
            <w:rtl/>
          </w:rPr>
          <w:t xml:space="preserve"> </w:t>
        </w:r>
      </w:ins>
      <w:del w:id="974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37" w:author="מנוע מכני" w:date="2026-10-05T11:32:12Z">
        <w:r>
          <w:rPr>
            <w:rtl/>
          </w:rPr>
          <w:t xml:space="preserve"> </w:t>
        </w:r>
      </w:ins>
      <w:del w:id="974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71F49F3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664B7CF" w14:textId="77777777" w:rsidR="003F380F" w:rsidRDefault="003F380F" w:rsidP="003F380F">
      <w:pPr>
        <w:pStyle w:val="afff5"/>
        <w:rPr>
          <w:rtl/>
        </w:rPr>
      </w:pPr>
      <w:r>
        <w:rPr>
          <w:rtl/>
        </w:rPr>
        <w:t xml:space="preserve">יצאו שנים כאחת </w:t>
      </w:r>
      <w:r w:rsidR="00F40753">
        <w:rPr>
          <w:rtl/>
        </w:rPr>
        <w:t>מונה אותם שנים שנים</w:t>
      </w:r>
      <w:r w:rsidR="000B5F7F">
        <w:rPr>
          <w:rtl/>
        </w:rPr>
        <w:t>;</w:t>
      </w:r>
    </w:p>
    <w:p w14:paraId="20EC5372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מנאן אחד - תשיעי ועשירי מקולקלין</w:t>
      </w:r>
      <w:r w:rsidR="0057284B">
        <w:rPr>
          <w:rtl/>
        </w:rPr>
        <w:t>.</w:t>
      </w:r>
    </w:p>
    <w:p w14:paraId="254A0EB0" w14:textId="77777777" w:rsidR="003F380F" w:rsidRDefault="00F40753" w:rsidP="003F380F">
      <w:pPr>
        <w:pStyle w:val="afff5"/>
        <w:rPr>
          <w:rtl/>
        </w:rPr>
      </w:pPr>
      <w:r>
        <w:rPr>
          <w:rtl/>
        </w:rPr>
        <w:t xml:space="preserve">קרא לתשיעי עשירי, ולעשירי תשיעי, ולאחד עשר עשירי - שלשתן מקודשין, </w:t>
      </w:r>
    </w:p>
    <w:p w14:paraId="25223A59" w14:textId="77777777" w:rsidR="003F380F" w:rsidRDefault="003F380F" w:rsidP="003F380F">
      <w:pPr>
        <w:pStyle w:val="afff5"/>
        <w:rPr>
          <w:rtl/>
        </w:rPr>
      </w:pPr>
      <w:r>
        <w:rPr>
          <w:rtl/>
        </w:rPr>
        <w:t>התשיעי נאכל במומו, והעשירי</w:t>
      </w:r>
      <w:r w:rsidR="00F40753">
        <w:rPr>
          <w:rtl/>
        </w:rPr>
        <w:t xml:space="preserve"> מעשר, ואחד עשר קרב שלמים, ועושה תמורה - דברי ר' מאיר, </w:t>
      </w:r>
    </w:p>
    <w:p w14:paraId="2D253BF4" w14:textId="77777777" w:rsidR="003F380F" w:rsidRDefault="00F40753" w:rsidP="003F380F">
      <w:pPr>
        <w:pStyle w:val="afff5"/>
        <w:rPr>
          <w:rtl/>
        </w:rPr>
      </w:pPr>
      <w:r>
        <w:rPr>
          <w:rtl/>
        </w:rPr>
        <w:t xml:space="preserve">א"ר יהודה: וכי יש תמורה עושה תמורה? </w:t>
      </w:r>
    </w:p>
    <w:p w14:paraId="0879CE65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אמרו משום ר"מ: אילו היה תמורה - לא היה קרב</w:t>
      </w:r>
      <w:r w:rsidR="0057284B">
        <w:rPr>
          <w:rtl/>
        </w:rPr>
        <w:t>.</w:t>
      </w:r>
    </w:p>
    <w:p w14:paraId="43EFA87F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קרא לתשיעי עשירי, ו</w:t>
      </w:r>
      <w:r w:rsidR="003F380F">
        <w:rPr>
          <w:rtl/>
        </w:rPr>
        <w:t xml:space="preserve">לעשירי עשירי, ולאחד עשר עשירי </w:t>
      </w:r>
      <w:r>
        <w:rPr>
          <w:rtl/>
        </w:rPr>
        <w:t>אין אחד עשר מקודש</w:t>
      </w:r>
      <w:r w:rsidR="0057284B">
        <w:rPr>
          <w:rtl/>
        </w:rPr>
        <w:t>.</w:t>
      </w:r>
    </w:p>
    <w:p w14:paraId="5C1FE5A1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זה הכלל: כל שלא נעקר שם עשירי ממנו - אין אחד עשר מקודש</w:t>
      </w:r>
      <w:r w:rsidR="0057284B">
        <w:rPr>
          <w:rtl/>
        </w:rPr>
        <w:t>.</w:t>
      </w:r>
    </w:p>
    <w:p w14:paraId="4EB934FE" w14:textId="77777777" w:rsidR="0057284B" w:rsidRDefault="0057284B" w:rsidP="0057284B">
      <w:pPr>
        <w:pStyle w:val="affffd"/>
        <w:jc w:val="center"/>
        <w:rPr>
          <w:rtl/>
        </w:rPr>
        <w:pPrChange w:id="9052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39" w:author="מנוע מכני" w:date="2026-10-05T11:32:12Z">
        <w:r>
          <w:rPr>
            <w:rtl/>
          </w:rPr>
          <w:t xml:space="preserve"> </w:t>
        </w:r>
      </w:ins>
      <w:del w:id="974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41" w:author="מנוע מכני" w:date="2026-10-05T11:32:12Z">
        <w:r>
          <w:rPr>
            <w:rtl/>
          </w:rPr>
          <w:t xml:space="preserve"> </w:t>
        </w:r>
      </w:ins>
      <w:del w:id="974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232D681" w14:textId="77777777" w:rsidR="00B874E6" w:rsidRDefault="003F380F" w:rsidP="003F380F">
      <w:pPr>
        <w:rPr>
          <w:rtl/>
        </w:rPr>
      </w:pPr>
      <w:r w:rsidRPr="003F380F">
        <w:rPr>
          <w:rStyle w:val="2fb"/>
          <w:rFonts w:hint="cs"/>
          <w:b/>
          <w:bCs/>
          <w:rtl/>
        </w:rPr>
        <w:t xml:space="preserve">אר</w:t>
      </w:r>
      <w:ins w:id="9262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י"ו</w:t>
        </w:r>
      </w:ins>
      <w:del w:id="92622" w:author="מנוע מכני" w:date="2026-10-05T11:32:12Z">
        <w:r w:rsidRPr="003F380F">
          <w:rPr>
            <w:rFonts w:hint="cs"/>
            <w:b/>
            <w:bCs/>
            <w:rtl/>
          </w:rPr>
          <w:delText xml:space="preserve">י''ו</w:delText>
        </w:r>
      </w:del>
      <w:r>
        <w:rPr>
          <w:rFonts w:hint="cs"/>
          <w:rtl/>
        </w:rPr>
        <w:t>:</w:t>
      </w:r>
      <w:r w:rsidR="00F40753">
        <w:rPr>
          <w:rtl/>
        </w:rPr>
        <w:t xml:space="preserve">: מנאן זוגות זוגות, </w:t>
      </w:r>
      <w:r>
        <w:rPr>
          <w:rFonts w:hint="cs"/>
          <w:rtl/>
        </w:rPr>
        <w:t xml:space="preserve">מאות מאות </w:t>
      </w:r>
      <w:r w:rsidR="00F40753">
        <w:rPr>
          <w:rtl/>
        </w:rPr>
        <w:t>- עשירי למנינו הוא קדוש</w:t>
      </w:r>
      <w:r w:rsidR="0057284B">
        <w:rPr>
          <w:rtl/>
        </w:rPr>
        <w:t>.</w:t>
      </w:r>
    </w:p>
    <w:p w14:paraId="635BF1B8" w14:textId="77777777" w:rsidR="00B874E6" w:rsidRDefault="003F380F" w:rsidP="003F380F">
      <w:pPr>
        <w:rPr>
          <w:rtl/>
        </w:rPr>
      </w:pPr>
      <w:r w:rsidRPr="003F380F">
        <w:rPr>
          <w:b/>
          <w:bCs/>
          <w:rtl/>
        </w:rPr>
        <w:t>למנינו</w:t>
      </w:r>
      <w:r>
        <w:rPr>
          <w:rFonts w:hint="cs"/>
          <w:rtl/>
        </w:rPr>
        <w:t xml:space="preserve">: </w:t>
      </w:r>
      <w:r w:rsidR="00F40753">
        <w:rPr>
          <w:rStyle w:val="2fb"/>
          <w:rtl/>
        </w:rPr>
        <w:t xml:space="preserve">רב</w:t>
      </w:r>
      <w:r w:rsidR="00F40753">
        <w:rPr>
          <w:rtl/>
        </w:rPr>
        <w:t xml:space="preserve"> מארי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: </w:t>
      </w:r>
      <w:r w:rsidR="00F40753" w:rsidRPr="003F380F">
        <w:rPr>
          <w:b/>
          <w:bCs/>
          <w:rtl/>
        </w:rPr>
        <w:t>למנין שלו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[כל המאה] </w:t>
      </w:r>
      <w:r w:rsidR="00F40753">
        <w:rPr>
          <w:rtl/>
        </w:rPr>
        <w:t xml:space="preserve">הוא קדוש, </w:t>
      </w:r>
      <w:r>
        <w:rPr>
          <w:rtl/>
        </w:rPr>
        <w:tab/>
      </w:r>
      <w:ins w:id="92987" w:author="מנוע מכני" w:date="2026-10-05T11:32:12Z">
        <w:r>
          <w:rPr>
            <w:rStyle w:val="2fb"/>
            <w:rtl/>
          </w:rPr>
          <w:t xml:space="preserve">ר"כ</w:t>
        </w:r>
      </w:ins>
      <w:del w:id="92988" w:author="מנוע מכני" w:date="2026-10-05T11:32:12Z">
        <w:r w:rsidR="00F40753">
          <w:rPr>
            <w:rtl/>
          </w:rPr>
          <w:delText xml:space="preserve">רב כהנא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: </w:t>
      </w:r>
      <w:r w:rsidR="00F40753" w:rsidRPr="003F380F">
        <w:rPr>
          <w:b/>
          <w:bCs/>
          <w:rtl/>
        </w:rPr>
        <w:t>למנין בהמות</w:t>
      </w:r>
      <w:r w:rsidR="00F40753">
        <w:rPr>
          <w:rtl/>
        </w:rPr>
        <w:t xml:space="preserve"> הוא קדוש</w:t>
      </w:r>
      <w:r w:rsidR="0057284B">
        <w:rPr>
          <w:rtl/>
        </w:rPr>
        <w:t>.</w:t>
      </w:r>
    </w:p>
    <w:p>
      <w:pPr>
        <w:pStyle w:val="38"/>
        <w:rPr>
          <w:ins w:id="100762" w:author="מנוע מכני" w:date="2026-10-05T11:32:12Z"/>
        </w:rPr>
      </w:pPr>
      <w:r>
        <w:t xml:space="preserve">תנן</w:t>
      </w:r>
      <w:r>
        <w:t xml:space="preserve">:</w:t>
      </w:r>
    </w:p>
    <w:p w14:paraId="59551E65" w14:textId="77777777" w:rsidR="003F380F" w:rsidRDefault="00F40753" w:rsidP="00F40753">
      <w:pPr>
        <w:rPr>
          <w:rtl/>
        </w:rPr>
      </w:pPr>
      <w:del w:id="1007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יצאו שנים כאחת - מונה אותן שנים שנים, מנאן אחד - תשיעי ועשירי מקולקלין, </w:t>
      </w:r>
    </w:p>
    <w:p w14:paraId="317C00E1" w14:textId="77777777" w:rsidR="003F380F" w:rsidRDefault="003F380F" w:rsidP="003F380F">
      <w:pPr>
        <w:rPr>
          <w:rtl/>
        </w:rPr>
      </w:pPr>
      <w:r>
        <w:rPr>
          <w:rFonts w:hint="cs"/>
          <w:rtl/>
        </w:rPr>
        <w:t xml:space="preserve">ל</w:t>
      </w:r>
      <w:ins w:id="92623" w:author="מנוע מכני" w:date="2026-10-05T11:32:12Z">
        <w:r>
          <w:rPr>
            <w:rFonts w:hint="cs"/>
            <w:rtl/>
          </w:rPr>
          <w:t xml:space="preserve">מ"ד</w:t>
        </w:r>
      </w:ins>
      <w:del w:id="92624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למנין שלו הוא קדוש - </w:t>
      </w:r>
      <w:r>
        <w:rPr>
          <w:rFonts w:hint="cs"/>
          <w:rtl/>
        </w:rPr>
        <w:t>ד</w:t>
      </w:r>
      <w:r w:rsidR="00F40753">
        <w:rPr>
          <w:rtl/>
        </w:rPr>
        <w:t xml:space="preserve">תשיעי ועשירי מקולקלין, </w:t>
      </w:r>
    </w:p>
    <w:p w14:paraId="7D3A78B3" w14:textId="77777777" w:rsidR="003F380F" w:rsidRDefault="003F380F" w:rsidP="00FC674A">
      <w:pPr>
        <w:rPr>
          <w:rtl/>
        </w:rPr>
      </w:pPr>
      <w:r>
        <w:rPr>
          <w:rFonts w:hint="cs"/>
          <w:rtl/>
        </w:rPr>
        <w:t xml:space="preserve">אבל למ'''ד </w:t>
      </w:r>
      <w:r w:rsidR="00F40753">
        <w:rPr>
          <w:rtl/>
        </w:rPr>
        <w:t>למנין בהמות</w:t>
      </w:r>
      <w:r>
        <w:rPr>
          <w:rFonts w:hint="cs"/>
          <w:rtl/>
        </w:rPr>
        <w:t xml:space="preserve">-</w:t>
      </w:r>
      <w:ins w:id="97443" w:author="מנוע מכני" w:date="2026-10-05T11:32:12Z">
        <w:r>
          <w:rPr>
            <w:rFonts w:hint="cs"/>
            <w:rtl/>
          </w:rPr>
          <w:t xml:space="preserve"> </w:t>
        </w:r>
      </w:ins>
      <w:del w:id="97444" w:author="מנוע מכני" w:date="2026-10-05T11:32:12Z">
        <w:r>
          <w:rPr>
            <w:rFonts w:hint="cs"/>
            <w:rtl/>
          </w:rPr>
          <w:delText xml:space="preserve"> </w:delText>
        </w:r>
        <w:r w:rsidR="00FC674A"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אר</w:t>
      </w:r>
      <w:ins w:id="9262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626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דווקא בהתכוונן להוציאם זוגות זוגות אבל בהלכו לבד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</w:p>
    <w:p w14:paraId="47355760" w14:textId="77777777" w:rsidR="00FC674A" w:rsidRDefault="00FC674A" w:rsidP="003F380F">
      <w:pPr>
        <w:rPr>
          <w:del w:id="90681" w:author="מנוע עיצוב" w:date="2026-10-05T11:33:53Z"/>
          <w:rtl/>
        </w:rPr>
      </w:pPr>
    </w:p>
    <w:p>
      <w:pPr>
        <w:pStyle w:val="38"/>
        <w:rPr>
          <w:ins w:id="100764" w:author="מנוע מכני" w:date="2026-10-05T11:32:12Z"/>
        </w:rPr>
      </w:pPr>
      <w:r>
        <w:t>ת"ש</w:t>
      </w:r>
      <w:r w:rsidR="00F40753">
        <w:t xml:space="preserve">:</w:t>
      </w:r>
    </w:p>
    <w:p w14:paraId="6465CA86" w14:textId="77777777" w:rsidR="003F380F" w:rsidRDefault="00AC43C5" w:rsidP="003F380F">
      <w:pPr>
        <w:rPr>
          <w:rtl/>
        </w:rPr>
      </w:pPr>
      <w:del w:id="10076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מנאן למפרע - עשירי שבמנין הוא קדוש, </w:t>
      </w:r>
    </w:p>
    <w:p w14:paraId="30176FEA" w14:textId="77777777" w:rsidR="00FC674A" w:rsidRDefault="003F380F" w:rsidP="003F380F">
      <w:pPr>
        <w:rPr>
          <w:rtl/>
        </w:rPr>
      </w:pPr>
      <w:r>
        <w:rPr>
          <w:rFonts w:hint="cs"/>
          <w:rtl/>
        </w:rPr>
        <w:t xml:space="preserve">ל</w:t>
      </w:r>
      <w:ins w:id="92627" w:author="מנוע מכני" w:date="2026-10-05T11:32:12Z">
        <w:r>
          <w:rPr>
            <w:rFonts w:hint="cs"/>
            <w:rtl/>
          </w:rPr>
          <w:t xml:space="preserve">מ"ד</w:t>
        </w:r>
      </w:ins>
      <w:del w:id="92628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למנין בהמות </w:t>
      </w:r>
      <w:r w:rsidR="00F40753">
        <w:rPr>
          <w:rtl/>
        </w:rPr>
        <w:t>קדו</w:t>
      </w:r>
      <w:r w:rsidR="00FC674A">
        <w:rPr>
          <w:rtl/>
        </w:rPr>
        <w:t xml:space="preserve">ש </w:t>
      </w:r>
      <w:ins w:id="98707" w:author="מנוע מכני" w:date="2026-10-05T11:32:12Z">
        <w:r>
          <w:rPr>
            <w:rtl/>
          </w:rPr>
          <w:t xml:space="preserve">יפה</w:t>
        </w:r>
      </w:ins>
      <w:del w:id="98708" w:author="מנוע מכני" w:date="2026-10-05T11:32:12Z">
        <w:r w:rsidR="00FC674A">
          <w:rPr>
            <w:rtl/>
          </w:rPr>
          <w:delText xml:space="preserve">שפיר</w:delText>
        </w:r>
      </w:del>
      <w:r w:rsidR="00FC674A">
        <w:rPr>
          <w:rtl/>
        </w:rPr>
        <w:t xml:space="preserve">, </w:t>
      </w:r>
    </w:p>
    <w:p w14:paraId="0E2D39CE" w14:textId="77777777" w:rsidR="00B874E6" w:rsidRDefault="00FC674A" w:rsidP="004B1F37">
      <w:pPr>
        <w:pStyle w:val="011"/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>
        <w:rPr>
          <w:rtl/>
        </w:rPr>
        <w:t xml:space="preserve">מ"ד</w:t>
      </w:r>
      <w:r>
        <w:rPr>
          <w:rtl/>
        </w:rPr>
        <w:t xml:space="preserve"> למנין שלו קדוש, עשירי </w:t>
      </w:r>
      <w:r w:rsidR="00F40753">
        <w:rPr>
          <w:rtl/>
        </w:rPr>
        <w:t xml:space="preserve">חד קרי </w:t>
      </w:r>
      <w:ins w:id="95715" w:author="מנוע מכני" w:date="2026-10-05T11:32:12Z">
        <w:r>
          <w:rPr>
            <w:rtl/>
          </w:rPr>
          <w:t xml:space="preserve">לו</w:t>
        </w:r>
      </w:ins>
      <w:del w:id="9571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!</w:t>
      </w:r>
      <w:r>
        <w:rPr>
          <w:rFonts w:hint="cs"/>
          <w:rtl/>
        </w:rPr>
        <w:t>- ה</w:t>
      </w:r>
      <w:r w:rsidR="00F40753">
        <w:rPr>
          <w:rtl/>
        </w:rPr>
        <w:t xml:space="preserve">ואיל </w:t>
      </w:r>
      <w:ins w:id="98069" w:author="מנוע מכני" w:date="2026-10-05T11:32:12Z">
        <w:r>
          <w:rPr>
            <w:rtl/>
          </w:rPr>
          <w:t xml:space="preserve">וישנו</w:t>
        </w:r>
      </w:ins>
      <w:del w:id="98070" w:author="מנוע מכני" w:date="2026-10-05T11:32:12Z">
        <w:r w:rsidR="00F40753">
          <w:rPr>
            <w:rtl/>
          </w:rPr>
          <w:delText xml:space="preserve">ואיתיה</w:delText>
        </w:r>
      </w:del>
      <w:r w:rsidR="00F40753">
        <w:rPr>
          <w:rtl/>
        </w:rPr>
        <w:t xml:space="preserve"> במנינא פרסאה, דקרו לעשרה חד</w:t>
      </w:r>
      <w:r w:rsidR="0057284B">
        <w:rPr>
          <w:rtl/>
        </w:rPr>
        <w:t>.</w:t>
      </w:r>
    </w:p>
    <w:p w14:paraId="780F467C" w14:textId="77777777" w:rsidR="0057284B" w:rsidRDefault="0057284B" w:rsidP="0057284B">
      <w:pPr>
        <w:jc w:val="center"/>
        <w:rPr>
          <w:del w:id="90360" w:author="מנוע עיצוב" w:date="2026-10-05T11:33:53Z"/>
          <w:rtl/>
        </w:rPr>
      </w:pPr>
      <w:del w:id="90357" w:author="מנוע עיצוב" w:date="2026-10-05T11:33:53Z">
        <w:r>
          <w:rPr>
            <w:rtl/>
          </w:rPr>
          <w:delText xml:space="preserve">•</w:delText>
        </w:r>
      </w:del>
      <w:ins w:id="97445" w:author="מנוע מכני" w:date="2026-10-05T11:32:12Z">
        <w:r>
          <w:rPr>
            <w:rtl/>
          </w:rPr>
          <w:t xml:space="preserve"> </w:t>
        </w:r>
      </w:ins>
      <w:del w:id="97446" w:author="מנוע מכני" w:date="2026-10-05T11:32:12Z">
        <w:r>
          <w:rPr>
            <w:rtl/>
          </w:rPr>
          <w:delText xml:space="preserve">  </w:delText>
        </w:r>
      </w:del>
      <w:del w:id="90358" w:author="מנוע עיצוב" w:date="2026-10-05T11:33:53Z">
        <w:r>
          <w:rPr>
            <w:rtl/>
          </w:rPr>
          <w:delText xml:space="preserve">•</w:delText>
        </w:r>
      </w:del>
      <w:ins w:id="97447" w:author="מנוע מכני" w:date="2026-10-05T11:32:12Z">
        <w:r>
          <w:rPr>
            <w:rtl/>
          </w:rPr>
          <w:t xml:space="preserve"> </w:t>
        </w:r>
      </w:ins>
      <w:del w:id="97448" w:author="מנוע מכני" w:date="2026-10-05T11:32:12Z">
        <w:r>
          <w:rPr>
            <w:rtl/>
          </w:rPr>
          <w:delText xml:space="preserve">  </w:delText>
        </w:r>
      </w:del>
      <w:del w:id="90359" w:author="מנוע עיצוב" w:date="2026-10-05T11:33:53Z">
        <w:r>
          <w:rPr>
            <w:rtl/>
          </w:rPr>
          <w:delText xml:space="preserve">•</w:delText>
        </w:r>
      </w:del>
    </w:p>
    <w:p w14:paraId="7D0FFB27" w14:textId="77777777" w:rsidR="003F380F" w:rsidRDefault="003F380F" w:rsidP="003F380F">
      <w:pPr>
        <w:pStyle w:val="afff0"/>
        <w:framePr w:wrap="around"/>
        <w:rPr>
          <w:rtl/>
        </w:rPr>
      </w:pPr>
      <w:r>
        <w:rPr>
          <w:rFonts w:hint="cs"/>
          <w:rtl/>
        </w:rPr>
        <w:t>ס:</w:t>
      </w:r>
    </w:p>
    <w:p w14:paraId="69230DF6" w14:textId="77777777" w:rsidR="00B874E6" w:rsidRDefault="00F40753" w:rsidP="00FC674A">
      <w:pPr>
        <w:pStyle w:val="afffd"/>
        <w:rPr>
          <w:rtl/>
        </w:rPr>
      </w:pPr>
      <w:r>
        <w:rPr>
          <w:rtl/>
        </w:rPr>
        <w:t>קרא לתשיעי עשירי ולעשירי תשיעי ולאחד עשר עשירי</w:t>
      </w:r>
      <w:r w:rsidR="0057284B">
        <w:rPr>
          <w:rtl/>
        </w:rPr>
        <w:t>.</w:t>
      </w:r>
    </w:p>
    <w:p>
      <w:pPr>
        <w:pStyle w:val="38"/>
        <w:rPr>
          <w:ins w:id="100766" w:author="מנוע מכני" w:date="2026-10-05T11:32:12Z"/>
        </w:rPr>
      </w:pPr>
      <w:r>
        <w:t xml:space="preserve">ת"ר:</w:t>
      </w:r>
    </w:p>
    <w:p w14:paraId="00DB8DE2" w14:textId="77777777" w:rsidR="00FC674A" w:rsidRDefault="00F40753" w:rsidP="00F40753">
      <w:pPr>
        <w:rPr>
          <w:rtl/>
        </w:rPr>
      </w:pPr>
      <w:del w:id="1007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מנין שאם קרא לתשיעי עשירי, ולעשירי תשיעי, ולאחד עשר עשירי, ששלשתן מקודשין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FC674A">
        <w:rPr>
          <w:rFonts w:hint="cs"/>
          <w:rtl/>
        </w:rPr>
        <w:t>'</w:t>
      </w:r>
      <w:ins w:id="90527" w:author="מנוע סמנטי" w:date="2026-10-05T11:39:44Z">
        <w:r>
          <w:rPr>
            <w:rStyle w:val="afffff0"/>
            <w:rtl/>
          </w:rPr>
          <w:t xml:space="preserve">וְכָל מַעְשַׂר בָּקָר וָצֹאן כֹּל אֲשֶׁר יַעֲבוֹר תַּחַת הַשָּׁבֶט הָעֲשִׂירִי יִהְיֶה קֹּדֶשׁ</w:t>
        </w:r>
      </w:ins>
      <w:del w:id="90528" w:author="מנוע סמנטי" w:date="2026-10-05T11:39:44Z">
        <w:r>
          <w:rPr>
            <w:rtl/>
          </w:rPr>
          <w:delText xml:space="preserve">וכל מעשר בקר וצאן כל אשר יעבור תחת השבט העשירי יהיה קדש</w:delText>
        </w:r>
      </w:del>
      <w:r w:rsidR="00FC674A">
        <w:rPr>
          <w:rFonts w:hint="cs"/>
          <w:rtl/>
        </w:rPr>
        <w:t>'</w:t>
      </w:r>
      <w:r>
        <w:rPr>
          <w:rtl/>
        </w:rPr>
        <w:t xml:space="preserve">, </w:t>
      </w:r>
    </w:p>
    <w:p w14:paraId="01DEBFB8" w14:textId="77777777" w:rsidR="00B874E6" w:rsidRDefault="00F40753" w:rsidP="00FC674A">
      <w:pPr>
        <w:rPr>
          <w:rtl/>
        </w:rPr>
      </w:pPr>
      <w:r>
        <w:rPr>
          <w:rtl/>
        </w:rPr>
        <w:lastRenderedPageBreak/>
        <w:t xml:space="preserve">יכול שאני </w:t>
      </w:r>
      <w:r>
        <w:rPr>
          <w:rStyle w:val="2fb"/>
          <w:rtl/>
        </w:rPr>
        <w:lastRenderedPageBreak/>
        <w:t xml:space="preserve">מרבה</w:t>
      </w:r>
      <w:r>
        <w:rPr>
          <w:rtl/>
        </w:rPr>
        <w:lastRenderedPageBreak/>
        <w:t xml:space="preserve"> אף שמיני ושנים עשר</w:t>
      </w:r>
      <w:r w:rsidR="00FC674A">
        <w:rPr>
          <w:rFonts w:hint="cs"/>
          <w:rtl/>
        </w:rPr>
        <w:t xml:space="preserve"> </w:t>
      </w:r>
      <w:r>
        <w:rPr>
          <w:rtl/>
        </w:rPr>
        <w:t>הואיל והוא ק</w:t>
      </w:r>
      <w:r w:rsidR="00FC674A">
        <w:rPr>
          <w:rtl/>
        </w:rPr>
        <w:t xml:space="preserve">דוש וטעותו מתקדשת, מה הוא </w:t>
      </w:r>
      <w:r>
        <w:rPr>
          <w:rtl/>
        </w:rPr>
        <w:t>א</w:t>
      </w:r>
      <w:r w:rsidR="00FC674A">
        <w:rPr>
          <w:rtl/>
        </w:rPr>
        <w:t xml:space="preserve">ינו מקודש אלא בסמוך, אף טעותו </w:t>
      </w:r>
      <w:r>
        <w:rPr>
          <w:rtl/>
        </w:rPr>
        <w:t>אינה מתקדשת אלא בסמוך</w:t>
      </w:r>
      <w:r w:rsidR="0057284B">
        <w:rPr>
          <w:rtl/>
        </w:rPr>
        <w:t>.</w:t>
      </w:r>
    </w:p>
    <w:p>
      <w:pPr>
        <w:pStyle w:val="38"/>
        <w:rPr>
          <w:ins w:id="100768" w:author="מנוע מכני" w:date="2026-10-05T11:32:12Z"/>
        </w:rPr>
      </w:pPr>
      <w:r>
        <w:t xml:space="preserve">והתניא:</w:t>
      </w:r>
    </w:p>
    <w:p w14:paraId="596D9431" w14:textId="77777777" w:rsidR="00FC674A" w:rsidRDefault="00FC674A" w:rsidP="00FC674A">
      <w:pPr>
        <w:rPr>
          <w:rtl/>
        </w:rPr>
      </w:pPr>
      <w:del w:id="1007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הוא מיוחד </w:t>
      </w:r>
      <w:r w:rsidR="00F40753">
        <w:rPr>
          <w:rtl/>
        </w:rPr>
        <w:t xml:space="preserve">אף טעותו מיוחדת! </w:t>
      </w:r>
    </w:p>
    <w:p>
      <w:pPr>
        <w:pStyle w:val="38"/>
        <w:rPr>
          <w:ins w:id="100770" w:author="מנוע מכני" w:date="2026-10-05T11:32:12Z"/>
        </w:rPr>
      </w:pPr>
      <w:r>
        <w:t xml:space="preserve">תאני תנא </w:t>
      </w:r>
      <w:ins w:id="95717" w:author="מנוע מכני" w:date="2026-10-05T11:32:12Z">
        <w:r>
          <w:t xml:space="preserve">לפניו</w:t>
        </w:r>
      </w:ins>
      <w:del w:id="95718" w:author="מנוע מכני" w:date="2026-10-05T11:32:12Z">
        <w:r>
          <w:delText xml:space="preserve">קמיה</w:delText>
        </w:r>
      </w:del>
      <w:r>
        <w:t xml:space="preserve"> דר</w:t>
      </w:r>
      <w:ins w:id="92629" w:author="מנוע מכני" w:date="2026-10-05T11:32:12Z">
        <w:r>
          <w:t xml:space="preserve">י"ו</w:t>
        </w:r>
      </w:ins>
      <w:del w:id="92630" w:author="מנוע מכני" w:date="2026-10-05T11:32:12Z">
        <w:r w:rsidR="00FC674A">
          <w:delText xml:space="preserve">י''ו</w:delText>
        </w:r>
      </w:del>
      <w:r>
        <w:t xml:space="preserve">:</w:t>
      </w:r>
    </w:p>
    <w:p w14:paraId="5BDAF06E" w14:textId="77777777" w:rsidR="00B874E6" w:rsidRDefault="00F40753" w:rsidP="00FC674A">
      <w:pPr>
        <w:rPr>
          <w:rtl/>
        </w:rPr>
      </w:pPr>
      <w:del w:id="1007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מני </w:t>
      </w:r>
      <w:r w:rsidR="00FC674A">
        <w:rPr>
          <w:rtl/>
        </w:rPr>
        <w:t>–</w:t>
      </w:r>
      <w:r>
        <w:rPr>
          <w:rtl/>
        </w:rPr>
        <w:t xml:space="preserve"> </w:t>
      </w:r>
      <w:r>
        <w:rPr>
          <w:rStyle w:val="2fb"/>
          <w:rtl/>
        </w:rPr>
        <w:t xml:space="preserve">ר</w:t>
      </w:r>
      <w:r w:rsidR="00FC674A">
        <w:rPr>
          <w:rStyle w:val="2fb"/>
          <w:rFonts w:hint="cs"/>
          <w:rtl/>
        </w:rPr>
        <w:t xml:space="preserve">אב</w:t>
      </w:r>
      <w:ins w:id="92631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632" w:author="מנוע מכני" w:date="2026-10-05T11:32:12Z">
        <w:r w:rsidR="00FC674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היא,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</w:t>
      </w:r>
      <w:r w:rsidR="00FC674A">
        <w:rPr>
          <w:rStyle w:val="2fb"/>
          <w:rFonts w:hint="cs"/>
          <w:rtl/>
        </w:rPr>
        <w:t xml:space="preserve">אב</w:t>
      </w:r>
      <w:ins w:id="9263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634" w:author="מנוע מכני" w:date="2026-10-05T11:32:12Z">
        <w:r w:rsidR="00FC674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אומר: לעולם אין אחד עשר קדוש - עד שישתוק בתשיעי, ויקרא לעשירי תשיעי, ולאחד עשר עשירי</w:t>
      </w:r>
      <w:r w:rsidR="0057284B">
        <w:rPr>
          <w:rtl/>
        </w:rPr>
        <w:t>.</w:t>
      </w:r>
    </w:p>
    <w:p w14:paraId="79468845" w14:textId="77777777" w:rsidR="00B874E6" w:rsidRDefault="00F40753" w:rsidP="00FC674A">
      <w:pPr>
        <w:rPr>
          <w:rtl/>
        </w:rPr>
      </w:pPr>
      <w:ins w:id="98071" w:author="מנוע מכני" w:date="2026-10-05T11:32:12Z">
        <w:r>
          <w:rPr>
            <w:rtl/>
          </w:rPr>
          <w:t xml:space="preserve">סבר</w:t>
        </w:r>
      </w:ins>
      <w:del w:id="98072" w:author="מנוע מכני" w:date="2026-10-05T11:32:12Z">
        <w:r>
          <w:rPr>
            <w:rtl/>
          </w:rPr>
          <w:delText xml:space="preserve">ס</w:delText>
        </w:r>
        <w:r w:rsidR="00FC674A">
          <w:rPr>
            <w:rFonts w:hint="cs"/>
            <w:rtl/>
          </w:rPr>
          <w:delText xml:space="preserve">"ל</w:delText>
        </w:r>
      </w:del>
      <w:r w:rsidR="00FC674A">
        <w:rPr>
          <w:rFonts w:hint="cs"/>
          <w:rtl/>
        </w:rPr>
        <w:t xml:space="preserve"> </w:t>
      </w:r>
      <w:r>
        <w:rPr>
          <w:rStyle w:val="2fb"/>
          <w:rtl/>
        </w:rPr>
        <w:t xml:space="preserve">כ</w:t>
      </w:r>
      <w:ins w:id="92635" w:author="מנוע מכני" w:date="2026-10-05T11:32:12Z">
        <w:r>
          <w:rPr>
            <w:rStyle w:val="2fb"/>
            <w:rtl/>
          </w:rPr>
          <w:t xml:space="preserve">ר"י</w:t>
        </w:r>
      </w:ins>
      <w:del w:id="92636" w:author="מנוע מכני" w:date="2026-10-05T11:32:12Z">
        <w:r>
          <w:rPr>
            <w:rtl/>
          </w:rPr>
          <w:delText xml:space="preserve">ר</w:delText>
        </w:r>
        <w:r w:rsidR="00FC674A">
          <w:rPr>
            <w:rFonts w:hint="cs"/>
            <w:rtl/>
          </w:rPr>
          <w:delText xml:space="preserve">''י</w:delText>
        </w:r>
      </w:del>
      <w:r w:rsidR="00FC674A">
        <w:rPr>
          <w:rFonts w:hint="cs"/>
          <w:rtl/>
        </w:rPr>
        <w:t xml:space="preserve"> </w:t>
      </w:r>
      <w:r>
        <w:rPr>
          <w:rtl/>
        </w:rPr>
        <w:t xml:space="preserve">דאמר טעות מעשר תמורה הוי, וסבר לה כאבוה דאמר אין </w:t>
      </w:r>
      <w:ins w:id="98709" w:author="מנוע מכני" w:date="2026-10-05T11:32:12Z">
        <w:r>
          <w:rPr>
            <w:rtl/>
          </w:rPr>
          <w:t xml:space="preserve">לומר</w:t>
        </w:r>
      </w:ins>
      <w:del w:id="98710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חוזר </w:t>
      </w:r>
      <w:ins w:id="98711" w:author="מנוע מכני" w:date="2026-10-05T11:32:12Z">
        <w:r>
          <w:rPr>
            <w:rtl/>
          </w:rPr>
          <w:t xml:space="preserve">ולומר</w:t>
        </w:r>
      </w:ins>
      <w:del w:id="98712" w:author="מנוע מכני" w:date="2026-10-05T11:32:12Z">
        <w:r>
          <w:rPr>
            <w:rtl/>
          </w:rPr>
          <w:delText xml:space="preserve">ומימר</w:delText>
        </w:r>
      </w:del>
      <w:r w:rsidR="0057284B">
        <w:rPr>
          <w:rtl/>
        </w:rPr>
        <w:t>.</w:t>
      </w:r>
    </w:p>
    <w:p>
      <w:pPr>
        <w:pStyle w:val="38"/>
        <w:rPr>
          <w:ins w:id="100772" w:author="מנוע מכני" w:date="2026-10-05T11:32:12Z"/>
        </w:rPr>
      </w:pPr>
      <w:r>
        <w:t>רבא:</w:t>
      </w:r>
    </w:p>
    <w:p w14:paraId="21E6B6E1" w14:textId="77777777" w:rsidR="00B874E6" w:rsidRDefault="00F40753" w:rsidP="00F40753">
      <w:pPr>
        <w:rPr>
          <w:rtl/>
        </w:rPr>
      </w:pPr>
      <w:del w:id="100773" w:author="מנוע מכני" w:date="2026-10-05T11:32:12Z">
        <w:r w:rsidR="00FC674A">
          <w:rPr>
            <w:rtl/>
          </w:rPr>
          <w:delText xml:space="preserve"> </w:delText>
        </w:r>
      </w:del>
      <w:r w:rsidR="00FC674A">
        <w:rPr>
          <w:rtl/>
        </w:rPr>
        <w:t xml:space="preserve">יצאו שנים בתשיעי, קראן תשיעי </w:t>
      </w:r>
      <w:r>
        <w:rPr>
          <w:rtl/>
        </w:rPr>
        <w:t>עשיר</w:t>
      </w:r>
      <w:r w:rsidR="00FC674A">
        <w:rPr>
          <w:rtl/>
        </w:rPr>
        <w:t>י וחולין מעורבין זה בזה, עשירי</w:t>
      </w:r>
      <w:r>
        <w:rPr>
          <w:rtl/>
        </w:rPr>
        <w:t xml:space="preserve"> מאליו קדוש, לתשיעי - תשיעי קא קרי </w:t>
      </w:r>
      <w:ins w:id="95719" w:author="מנוע מכני" w:date="2026-10-05T11:32:12Z">
        <w:r>
          <w:rPr>
            <w:rtl/>
          </w:rPr>
          <w:t xml:space="preserve">לו</w:t>
        </w:r>
      </w:ins>
      <w:del w:id="95720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2B029A4D" w14:textId="77777777" w:rsidR="00B874E6" w:rsidRDefault="00F40753" w:rsidP="00FC674A">
      <w:pPr>
        <w:rPr>
          <w:rtl/>
        </w:rPr>
      </w:pPr>
      <w:r>
        <w:rPr>
          <w:rtl/>
        </w:rPr>
        <w:t>קראן עשירי - עשירי ותשיע</w:t>
      </w:r>
      <w:r w:rsidR="00FC674A">
        <w:rPr>
          <w:rtl/>
        </w:rPr>
        <w:t xml:space="preserve">י מעורבין זה בזה, </w:t>
      </w:r>
      <w:r w:rsidR="00FC674A">
        <w:rPr>
          <w:rtl/>
        </w:rPr>
        <w:t xml:space="preserve">מ"ט</w:t>
      </w:r>
      <w:r w:rsidR="00FC674A">
        <w:rPr>
          <w:rtl/>
        </w:rPr>
        <w:t xml:space="preserve"> - עשירי</w:t>
      </w:r>
      <w:r>
        <w:rPr>
          <w:rtl/>
        </w:rPr>
        <w:t xml:space="preserve"> קרי </w:t>
      </w:r>
      <w:ins w:id="97501" w:author="מנוע מכני" w:date="2026-10-05T11:32:12Z">
        <w:r>
          <w:rPr>
            <w:rtl/>
          </w:rPr>
          <w:t xml:space="preserve">להם</w:t>
        </w:r>
      </w:ins>
      <w:del w:id="97502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</w:t>
      </w:r>
      <w:ins w:id="94335" w:author="מנוע מכני" w:date="2026-10-05T11:32:12Z">
        <w:r>
          <w:rPr>
            <w:rtl/>
          </w:rPr>
          <w:t xml:space="preserve">לשניהם</w:t>
        </w:r>
      </w:ins>
      <w:del w:id="94336" w:author="מנוע מכני" w:date="2026-10-05T11:32:12Z">
        <w:r>
          <w:rPr>
            <w:rtl/>
          </w:rPr>
          <w:delText xml:space="preserve">לתרוייהו</w:delText>
        </w:r>
      </w:del>
      <w:r w:rsidR="0057284B">
        <w:rPr>
          <w:rtl/>
        </w:rPr>
        <w:t>.</w:t>
      </w:r>
    </w:p>
    <w:p w14:paraId="1DE6372B" w14:textId="77777777" w:rsidR="00FC674A" w:rsidRDefault="00FC674A" w:rsidP="00F40753">
      <w:pPr>
        <w:rPr>
          <w:del w:id="90682" w:author="מנוע עיצוב" w:date="2026-10-05T11:33:53Z"/>
          <w:rtl/>
        </w:rPr>
      </w:pPr>
    </w:p>
    <w:p w14:paraId="23DF3321" w14:textId="77777777" w:rsidR="00B874E6" w:rsidRDefault="00FC674A" w:rsidP="00F40753">
      <w:pPr>
        <w:rPr>
          <w:rtl/>
        </w:rPr>
      </w:pPr>
      <w:r>
        <w:rPr>
          <w:rtl/>
        </w:rPr>
        <w:t>יצאו שנים בעשירי וקראן עשירי</w:t>
      </w:r>
      <w:r w:rsidR="00F40753">
        <w:rPr>
          <w:rtl/>
        </w:rPr>
        <w:t xml:space="preserve"> עשירי ואחד עשר</w:t>
      </w:r>
      <w:r>
        <w:rPr>
          <w:rtl/>
        </w:rPr>
        <w:t xml:space="preserve"> מעורבין זה בזה, קראן אחד עשר </w:t>
      </w:r>
      <w:r w:rsidR="00F40753">
        <w:rPr>
          <w:rtl/>
        </w:rPr>
        <w:t>עשירי וחולין מעורבין זה בזה</w:t>
      </w:r>
      <w:r w:rsidR="0057284B">
        <w:rPr>
          <w:rtl/>
        </w:rPr>
        <w:t>.</w:t>
      </w:r>
    </w:p>
    <w:p>
      <w:pPr>
        <w:pStyle w:val="38"/>
        <w:rPr>
          <w:ins w:id="100774" w:author="מנוע מכני" w:date="2026-10-05T11:32:12Z"/>
        </w:rPr>
      </w:pPr>
      <w:r w:rsidRPr="00CF3D54">
        <w:t xml:space="preserve">הא </w:t>
      </w:r>
      <w:r w:rsidRPr="00CF3D54">
        <w:t xml:space="preserve">קמ"ל</w:t>
      </w:r>
      <w:r w:rsidRPr="00CF3D54">
        <w:t xml:space="preserve">:</w:t>
      </w:r>
    </w:p>
    <w:p w14:paraId="44B94FE8" w14:textId="77777777" w:rsidR="00B874E6" w:rsidRDefault="00F40753" w:rsidP="00C5567C">
      <w:pPr>
        <w:pStyle w:val="a"/>
        <w:rPr>
          <w:rtl/>
        </w:rPr>
      </w:pPr>
      <w:del w:id="100775" w:author="מנוע מכני" w:date="2026-10-05T11:32:12Z">
        <w:r w:rsidRPr="00CF3D54">
          <w:rPr>
            <w:rtl/>
          </w:rPr>
          <w:delText xml:space="preserve"> </w:delText>
        </w:r>
      </w:del>
      <w:r w:rsidRPr="00CF3D54">
        <w:rPr>
          <w:rtl/>
        </w:rPr>
        <w:t xml:space="preserve">דכל בת אחת </w:t>
      </w:r>
      <w:ins w:id="90841" w:author="מנוע סמנטי" w:date="2026-10-05T11:39:44Z">
        <w:r>
          <w:rPr>
            <w:rtl/>
          </w:rPr>
          <w:t xml:space="preserve">שניהם</w:t>
        </w:r>
      </w:ins>
      <w:del w:id="90842" w:author="מנוע סמנטי" w:date="2026-10-05T11:39:44Z">
        <w:r w:rsidRPr="00CF3D54">
          <w:rPr>
            <w:rtl/>
          </w:rPr>
          <w:delText xml:space="preserve">תרווייהו</w:delText>
        </w:r>
      </w:del>
      <w:r w:rsidRPr="00CF3D54">
        <w:rPr>
          <w:rtl/>
        </w:rPr>
        <w:t xml:space="preserve"> קא קדשי,</w:t>
      </w:r>
      <w:r>
        <w:rPr>
          <w:rtl/>
        </w:rPr>
        <w:t xml:space="preserve"> ו</w:t>
      </w:r>
      <w:r w:rsidR="00FA1A10">
        <w:rPr>
          <w:rtl/>
        </w:rPr>
        <w:t>אע"ג</w:t>
      </w:r>
      <w:r>
        <w:rPr>
          <w:rtl/>
        </w:rPr>
        <w:t xml:space="preserve"> דלא נעקר שם עשירי הימנו</w:t>
      </w:r>
      <w:r w:rsidR="0057284B">
        <w:rPr>
          <w:rtl/>
        </w:rPr>
        <w:t>.</w:t>
      </w:r>
    </w:p>
    <w:p w14:paraId="143B45BC" w14:textId="77777777" w:rsidR="00CF3D54" w:rsidRDefault="00F40753" w:rsidP="00FC674A">
      <w:pPr>
        <w:rPr>
          <w:rtl/>
        </w:rPr>
      </w:pPr>
      <w:ins w:id="98185" w:author="מנוע מכני" w:date="2026-10-05T11:32:12Z">
        <w:r>
          <w:rPr>
            <w:rtl/>
          </w:rPr>
          <w:t xml:space="preserve">ישב</w:t>
        </w:r>
      </w:ins>
      <w:del w:id="98186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ins w:id="92637" w:author="מנוע מכני" w:date="2026-10-05T11:32:12Z">
        <w:r>
          <w:rPr>
            <w:rStyle w:val="2fb"/>
            <w:rtl/>
          </w:rPr>
          <w:t xml:space="preserve">ר"כ</w:t>
        </w:r>
      </w:ins>
      <w:del w:id="92638" w:author="מנוע מכני" w:date="2026-10-05T11:32:12Z">
        <w:r>
          <w:rPr>
            <w:rtl/>
          </w:rPr>
          <w:delText xml:space="preserve">ר</w:delText>
        </w:r>
        <w:r w:rsidR="00FC674A">
          <w:rPr>
            <w:rFonts w:hint="cs"/>
            <w:rtl/>
          </w:rPr>
          <w:delText xml:space="preserve">''כ</w:delText>
        </w:r>
      </w:del>
      <w:r w:rsidR="00FC674A">
        <w:rPr>
          <w:rFonts w:hint="cs"/>
          <w:rtl/>
        </w:rPr>
        <w:t xml:space="preserve"> ואמר להא </w:t>
      </w:r>
      <w:ins w:id="97659" w:author="מנוע מכני" w:date="2026-10-05T11:32:12Z">
        <w:r>
          <w:rPr>
            <w:rFonts w:hint="cs"/>
            <w:rtl/>
          </w:rPr>
          <w:t xml:space="preserve">שמועה</w:t>
        </w:r>
      </w:ins>
      <w:del w:id="97660" w:author="מנוע מכני" w:date="2026-10-05T11:32:12Z">
        <w:r w:rsidR="00FC674A">
          <w:rPr>
            <w:rFonts w:hint="cs"/>
            <w:rtl/>
          </w:rPr>
          <w:delText xml:space="preserve">שמעתתא</w:delText>
        </w:r>
      </w:del>
      <w:r w:rsidR="00FC674A">
        <w:rPr>
          <w:rFonts w:hint="cs"/>
          <w:rtl/>
        </w:rPr>
        <w:t xml:space="preserve"> </w:t>
      </w:r>
    </w:p>
    <w:p>
      <w:pPr>
        <w:pStyle w:val="38"/>
        <w:rPr>
          <w:ins w:id="100776" w:author="מנוע מכני" w:date="2026-10-05T11:32:12Z"/>
        </w:rPr>
      </w:pPr>
      <w:ins w:id="92639" w:author="מנוע מכני" w:date="2026-10-05T11:32:12Z">
        <w:r>
          <w:t xml:space="preserve">א"ל</w:t>
        </w:r>
      </w:ins>
      <w:del w:id="92640" w:author="מנוע מכני" w:date="2026-10-05T11:32:12Z">
        <w:r>
          <w:delText xml:space="preserve">א''ל</w:delText>
        </w:r>
      </w:del>
      <w:r>
        <w:t xml:space="preserve"> </w:t>
      </w:r>
      <w:ins w:id="92641" w:author="מנוע מכני" w:date="2026-10-05T11:32:12Z">
        <w:r>
          <w:t xml:space="preserve">ר"א</w:t>
        </w:r>
      </w:ins>
      <w:del w:id="92642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40EEF797" w14:textId="77777777" w:rsidR="00CF3D54" w:rsidRDefault="00FC674A" w:rsidP="00FC674A">
      <w:pPr>
        <w:rPr>
          <w:rtl/>
        </w:rPr>
      </w:pPr>
      <w:del w:id="10077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והלא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הימנו, </w:t>
      </w:r>
    </w:p>
    <w:p>
      <w:pPr>
        <w:pStyle w:val="38"/>
        <w:rPr>
          <w:ins w:id="100778" w:author="מנוע מכני" w:date="2026-10-05T11:32:12Z"/>
        </w:rPr>
      </w:pPr>
      <w:r w:rsidRPr="00CF3D54">
        <w:t xml:space="preserve">ותנן:</w:t>
      </w:r>
    </w:p>
    <w:p w14:paraId="2A9D41D6" w14:textId="77777777" w:rsidR="00FC674A" w:rsidRPr="00CF3D54" w:rsidRDefault="00F40753" w:rsidP="00FC674A">
      <w:pPr>
        <w:rPr>
          <w:b/>
          <w:bCs/>
          <w:rtl/>
        </w:rPr>
      </w:pPr>
      <w:del w:id="100779" w:author="מנוע מכני" w:date="2026-10-05T11:32:12Z">
        <w:r w:rsidRPr="00CF3D54">
          <w:rPr>
            <w:b/>
            <w:bCs/>
            <w:rtl/>
          </w:rPr>
          <w:delText xml:space="preserve"> </w:delText>
        </w:r>
      </w:del>
      <w:r w:rsidRPr="00CF3D54">
        <w:rPr>
          <w:b/>
          <w:bCs/>
          <w:rtl/>
        </w:rPr>
        <w:t xml:space="preserve">זה הכלל, כל זמן שלא נעקר שם עשירי הימנו - אין אחד עשר מקודש! </w:t>
      </w:r>
    </w:p>
    <w:p>
      <w:pPr>
        <w:pStyle w:val="38"/>
        <w:rPr>
          <w:ins w:id="100780" w:author="מנוע מכני" w:date="2026-10-05T11:32:12Z"/>
        </w:rPr>
      </w:pPr>
      <w:r>
        <w:t xml:space="preserve">הך</w:t>
      </w:r>
    </w:p>
    <w:p w14:paraId="6DF36A62" w14:textId="77777777" w:rsidR="00CF3D54" w:rsidRDefault="00CF3D54" w:rsidP="00C5567C">
      <w:pPr>
        <w:pStyle w:val="a"/>
        <w:rPr>
          <w:rtl/>
        </w:rPr>
      </w:pPr>
      <w:del w:id="10078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זה הכלל לאיתויי יצא עשירי ולא דבר </w:t>
      </w:r>
      <w:ins w:id="94337" w:author="מנוע מכני" w:date="2026-10-05T11:32:12Z">
        <w:r>
          <w:rPr>
            <w:rFonts w:hint="cs"/>
            <w:rtl/>
          </w:rPr>
          <w:t xml:space="preserve">שהרי</w:t>
        </w:r>
      </w:ins>
      <w:del w:id="9433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</w:t>
      </w:r>
      <w:ins w:id="97449" w:author="מנוע מכני" w:date="2026-10-05T11:32:12Z">
        <w:r>
          <w:rPr>
            <w:rtl/>
          </w:rPr>
          <w:t xml:space="preserve">,</w:t>
        </w:r>
      </w:ins>
      <w:del w:id="97450" w:author="מנוע מכני" w:date="2026-10-05T11:32:12Z">
        <w:r w:rsidR="000B5F7F">
          <w:rPr>
            <w:rtl/>
          </w:rPr>
          <w:delText xml:space="preserve">;</w:delText>
        </w:r>
      </w:del>
    </w:p>
    <w:p w14:paraId="2E4521EC" w14:textId="77777777" w:rsidR="00CF3D54" w:rsidRDefault="00CF3D54" w:rsidP="00615DF5">
      <w:pPr>
        <w:ind w:left="0" w:firstLine="0"/>
      </w:pPr>
      <w:r>
        <w:rPr>
          <w:rtl/>
        </w:rPr>
        <w:tab/>
      </w:r>
      <w:r w:rsidR="00F40753">
        <w:rPr>
          <w:rtl/>
        </w:rPr>
        <w:t>דא</w:t>
      </w:r>
      <w:r>
        <w:rPr>
          <w:rFonts w:hint="cs"/>
          <w:rtl/>
        </w:rPr>
        <w:t xml:space="preserve">ל</w:t>
      </w:r>
      <w:ins w:id="92643" w:author="מנוע מכני" w:date="2026-10-05T11:32:12Z">
        <w:r>
          <w:rPr>
            <w:rFonts w:hint="cs"/>
            <w:rtl/>
          </w:rPr>
          <w:t xml:space="preserve">ת"ה</w:t>
        </w:r>
      </w:ins>
      <w:del w:id="92644" w:author="מנוע מכני" w:date="2026-10-05T11:32:12Z">
        <w:r>
          <w:rPr>
            <w:rFonts w:hint="cs"/>
            <w:rtl/>
          </w:rPr>
          <w:delText xml:space="preserve">ת''ה</w:delText>
        </w:r>
      </w:del>
      <w:r>
        <w:rPr>
          <w:rFonts w:hint="cs"/>
          <w:rtl/>
        </w:rPr>
        <w:t xml:space="preserve"> הך </w:t>
      </w:r>
      <w:r w:rsidR="00F40753">
        <w:rPr>
          <w:rtl/>
        </w:rPr>
        <w:t xml:space="preserve">דתניא</w:t>
      </w:r>
      <w:r w:rsidR="00F40753">
        <w:rPr>
          <w:rtl/>
        </w:rPr>
        <w:t xml:space="preserve">: יצאו שנים בעשירי, ולא קדם אחד מהן את חבירו, וקראן עשירי </w:t>
      </w:r>
    </w:p>
    <w:p w14:paraId="2D331900" w14:textId="77777777" w:rsidR="00CF3D54" w:rsidRDefault="00CF3D54" w:rsidP="00615DF5">
      <w:pPr>
        <w:ind w:left="0" w:firstLine="0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עשירי ואחד עשר מעורבין זה בזה, והלא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הימנו! </w:t>
      </w:r>
    </w:p>
    <w:p>
      <w:pPr>
        <w:pStyle w:val="38"/>
        <w:rPr>
          <w:ins w:id="100782" w:author="מנוע מכני" w:date="2026-10-05T11:32:12Z"/>
        </w:rPr>
      </w:pPr>
      <w:r>
        <w:tab/>
      </w:r>
      <w:r w:rsidR="00F40753">
        <w:t xml:space="preserve">אלא</w:t>
      </w:r>
    </w:p>
    <w:p w14:paraId="1C52ECAB" w14:textId="77777777" w:rsidR="00CF3D54" w:rsidRDefault="00CF3D54" w:rsidP="00615DF5">
      <w:pPr>
        <w:ind w:left="0" w:firstLine="0"/>
        <w:rPr>
          <w:rtl/>
        </w:rPr>
      </w:pPr>
      <w:del w:id="10078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משום </w:t>
      </w:r>
      <w:ins w:id="94341" w:author="מנוע מכני" w:date="2026-10-05T11:32:12Z">
        <w:r>
          <w:rPr>
            <w:rtl/>
          </w:rPr>
          <w:t xml:space="preserve">דאומרים</w:t>
        </w:r>
      </w:ins>
      <w:del w:id="94342" w:author="מנוע מכני" w:date="2026-10-05T11:32:12Z">
        <w:r w:rsidR="00F40753">
          <w:rPr>
            <w:rtl/>
          </w:rPr>
          <w:delText xml:space="preserve">דאמרינן</w:delText>
        </w:r>
      </w:del>
      <w:r w:rsidR="00F40753">
        <w:rPr>
          <w:rtl/>
        </w:rPr>
        <w:t xml:space="preserve"> כל בבת אחת </w:t>
      </w:r>
      <w:ins w:id="94339" w:author="מנוע מכני" w:date="2026-10-05T11:32:12Z">
        <w:r>
          <w:rPr>
            <w:rtl/>
          </w:rPr>
          <w:t xml:space="preserve">שניהם</w:t>
        </w:r>
      </w:ins>
      <w:del w:id="94340" w:author="מנוע מכני" w:date="2026-10-05T11:32:12Z">
        <w:r w:rsidR="00F40753">
          <w:rPr>
            <w:rtl/>
          </w:rPr>
          <w:delText xml:space="preserve">תרוייהו</w:delText>
        </w:r>
      </w:del>
      <w:r w:rsidR="00F40753">
        <w:rPr>
          <w:rtl/>
        </w:rPr>
        <w:t xml:space="preserve"> קדשי</w:t>
      </w:r>
      <w:ins w:id="97451" w:author="מנוע מכני" w:date="2026-10-05T11:32:12Z">
        <w:r>
          <w:rPr>
            <w:rtl/>
          </w:rPr>
          <w:t xml:space="preserve">,</w:t>
        </w:r>
      </w:ins>
      <w:del w:id="97452" w:author="מנוע מכני" w:date="2026-10-05T11:32:12Z">
        <w:r w:rsidR="000B5F7F">
          <w:rPr>
            <w:rtl/>
          </w:rPr>
          <w:delText xml:space="preserve">;</w:delText>
        </w:r>
      </w:del>
    </w:p>
    <w:p w14:paraId="344E2387" w14:textId="77777777" w:rsidR="008E0588" w:rsidRDefault="00CF3D54" w:rsidP="008E0588">
      <w:pPr>
        <w:rPr>
          <w:rtl/>
        </w:rPr>
      </w:pPr>
      <w:r>
        <w:rPr>
          <w:rtl/>
        </w:rPr>
        <w:tab/>
      </w:r>
      <w:r w:rsidRPr="008E0588">
        <w:rPr>
          <w:rFonts w:hint="cs"/>
          <w:b/>
          <w:bCs/>
          <w:rtl/>
        </w:rPr>
        <w:t xml:space="preserve">ה</w:t>
      </w:r>
      <w:ins w:id="92645" w:author="מנוע מכני" w:date="2026-10-05T11:32:12Z">
        <w:r>
          <w:rPr>
            <w:rFonts w:hint="cs"/>
            <w:b/>
            <w:bCs/>
            <w:rtl/>
          </w:rPr>
          <w:t xml:space="preserve">ב"ע</w:t>
        </w:r>
      </w:ins>
      <w:del w:id="92646" w:author="מנוע מכני" w:date="2026-10-05T11:32:12Z">
        <w:r w:rsidRPr="008E0588">
          <w:rPr>
            <w:rFonts w:hint="cs"/>
            <w:b/>
            <w:bCs/>
            <w:rtl/>
          </w:rPr>
          <w:delText xml:space="preserve">ב''ע</w:delText>
        </w:r>
      </w:del>
      <w:r w:rsidRPr="008E0588">
        <w:rPr>
          <w:rFonts w:hint="cs"/>
          <w:b/>
          <w:bCs/>
          <w:rtl/>
        </w:rPr>
        <w:t xml:space="preserve">:</w:t>
      </w:r>
      <w:r w:rsidR="00F40753">
        <w:rPr>
          <w:rtl/>
        </w:rPr>
        <w:t xml:space="preserve"> - דקדים חד </w:t>
      </w:r>
      <w:ins w:id="95721" w:author="מנוע מכני" w:date="2026-10-05T11:32:12Z">
        <w:r>
          <w:rPr>
            <w:rtl/>
          </w:rPr>
          <w:t xml:space="preserve">מהם</w:t>
        </w:r>
      </w:ins>
      <w:del w:id="95722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ו</w:t>
      </w:r>
      <w:r>
        <w:rPr>
          <w:rFonts w:hint="cs"/>
          <w:rtl/>
        </w:rPr>
        <w:t xml:space="preserve">יצא בתחילה וקראו י'''א </w:t>
      </w:r>
      <w:r>
        <w:rPr>
          <w:rFonts w:hint="cs"/>
          <w:rtl/>
        </w:rPr>
        <w:t xml:space="preserve">וא</w:t>
      </w:r>
      <w:ins w:id="92647" w:author="מנוע מכני" w:date="2026-10-05T11:32:12Z">
        <w:r>
          <w:rPr>
            <w:rFonts w:hint="cs"/>
            <w:rtl/>
          </w:rPr>
          <w:t xml:space="preserve">ח"כ</w:t>
        </w:r>
      </w:ins>
      <w:del w:id="92648" w:author="מנוע מכני" w:date="2026-10-05T11:32:12Z">
        <w:r>
          <w:rPr>
            <w:rFonts w:hint="cs"/>
            <w:rtl/>
          </w:rPr>
          <w:delText xml:space="preserve">ח''כ</w:delText>
        </w:r>
      </w:del>
      <w:r>
        <w:rPr>
          <w:rFonts w:hint="cs"/>
          <w:rtl/>
        </w:rPr>
        <w:t xml:space="preserve"> נתערב ויצאו יחד וקראו עשירי </w:t>
      </w:r>
      <w:r w:rsidR="008E0588">
        <w:rPr>
          <w:rFonts w:hint="cs"/>
          <w:rtl/>
        </w:rPr>
        <w:t>שהרי נעקר שם</w:t>
      </w:r>
      <w:r w:rsidR="00F40753">
        <w:rPr>
          <w:rtl/>
        </w:rPr>
        <w:t xml:space="preserve"> עשירי הימנו</w:t>
      </w:r>
      <w:ins w:id="97453" w:author="מנוע מכני" w:date="2026-10-05T11:32:12Z">
        <w:r>
          <w:rPr>
            <w:rtl/>
          </w:rPr>
          <w:t xml:space="preserve">,</w:t>
        </w:r>
      </w:ins>
      <w:del w:id="97454" w:author="מנוע מכני" w:date="2026-10-05T11:32:12Z">
        <w:r w:rsidR="000B5F7F">
          <w:rPr>
            <w:rtl/>
          </w:rPr>
          <w:delText xml:space="preserve">;</w:delText>
        </w:r>
      </w:del>
      <w:r w:rsidR="008E0588">
        <w:rPr>
          <w:rFonts w:hint="cs"/>
          <w:rtl/>
        </w:rPr>
        <w:t xml:space="preserve"> והך</w:t>
      </w:r>
      <w:r w:rsidR="00F40753">
        <w:rPr>
          <w:rtl/>
        </w:rPr>
        <w:t xml:space="preserve"> </w:t>
      </w:r>
      <w:r w:rsidR="008E0588">
        <w:rPr>
          <w:rFonts w:hint="cs"/>
          <w:rtl/>
        </w:rPr>
        <w:t>'</w:t>
      </w:r>
      <w:r w:rsidR="00F40753" w:rsidRPr="008E0588">
        <w:rPr>
          <w:b/>
          <w:bCs/>
          <w:rtl/>
        </w:rPr>
        <w:t>לא קדם</w:t>
      </w:r>
      <w:r w:rsidR="008E0588">
        <w:rPr>
          <w:rFonts w:hint="cs"/>
          <w:rtl/>
        </w:rPr>
        <w:t>'</w:t>
      </w:r>
      <w:r w:rsidR="00F40753">
        <w:rPr>
          <w:rtl/>
        </w:rPr>
        <w:t xml:space="preserve"> </w:t>
      </w:r>
      <w:r w:rsidR="008E0588">
        <w:rPr>
          <w:rtl/>
        </w:rPr>
        <w:t>–</w:t>
      </w:r>
      <w:r w:rsidR="008E0588">
        <w:rPr>
          <w:rFonts w:hint="cs"/>
          <w:rtl/>
        </w:rPr>
        <w:t xml:space="preserve"> דא</w:t>
      </w:r>
      <w:ins w:id="92649" w:author="מנוע מכני" w:date="2026-10-05T11:32:12Z">
        <w:r>
          <w:rPr>
            <w:rFonts w:hint="cs"/>
            <w:rtl/>
          </w:rPr>
          <w:t xml:space="preserve">ח"כ</w:t>
        </w:r>
      </w:ins>
      <w:del w:id="92650" w:author="מנוע מכני" w:date="2026-10-05T11:32:12Z">
        <w:r w:rsidR="008E0588">
          <w:rPr>
            <w:rFonts w:hint="cs"/>
            <w:rtl/>
          </w:rPr>
          <w:delText xml:space="preserve">ח''כ</w:delText>
        </w:r>
      </w:del>
      <w:r w:rsidR="008E0588">
        <w:rPr>
          <w:rFonts w:hint="cs"/>
          <w:rtl/>
        </w:rPr>
        <w:t xml:space="preserve"> נתערב</w:t>
      </w:r>
      <w:r>
        <w:rPr>
          <w:rFonts w:hint="cs"/>
          <w:rtl/>
        </w:rPr>
        <w:t xml:space="preserve"> </w:t>
      </w:r>
    </w:p>
    <w:p w14:paraId="34B5CFDB" w14:textId="77777777" w:rsidR="00CF3D54" w:rsidRDefault="008E0588" w:rsidP="008E0588">
      <w:pPr>
        <w:rPr>
          <w:rtl/>
        </w:rPr>
      </w:pPr>
      <w:r>
        <w:rPr>
          <w:rtl/>
        </w:rPr>
        <w:tab/>
      </w:r>
      <w:r w:rsidR="00CF3D54" w:rsidRPr="008E0588">
        <w:rPr>
          <w:rFonts w:hint="cs"/>
          <w:b/>
          <w:bCs/>
          <w:rtl/>
        </w:rPr>
        <w:t xml:space="preserve">ואפי' </w:t>
      </w:r>
      <w:r w:rsidR="00CF3D54" w:rsidRPr="008E0588">
        <w:rPr>
          <w:rStyle w:val="2fb"/>
          <w:rFonts w:hint="cs"/>
          <w:b/>
          <w:bCs/>
          <w:rtl/>
        </w:rPr>
        <w:t xml:space="preserve">כרבי</w:t>
      </w:r>
      <w:r w:rsidR="00CF3D54" w:rsidRPr="008E0588">
        <w:rPr>
          <w:rFonts w:hint="cs"/>
          <w:b/>
          <w:bCs/>
          <w:rtl/>
        </w:rPr>
        <w:t xml:space="preserve"> </w:t>
      </w:r>
      <w:r w:rsidR="00CF3D54">
        <w:rPr>
          <w:rFonts w:hint="cs"/>
          <w:rtl/>
        </w:rPr>
        <w:t xml:space="preserve">ד</w:t>
      </w:r>
      <w:ins w:id="92651" w:author="מנוע מכני" w:date="2026-10-05T11:32:12Z">
        <w:r>
          <w:rPr>
            <w:rFonts w:hint="cs"/>
            <w:rtl/>
          </w:rPr>
          <w:t xml:space="preserve">י"א</w:t>
        </w:r>
      </w:ins>
      <w:del w:id="92652" w:author="מנוע מכני" w:date="2026-10-05T11:32:12Z">
        <w:r w:rsidR="00CF3D54">
          <w:rPr>
            <w:rFonts w:hint="cs"/>
            <w:rtl/>
          </w:rPr>
          <w:delText xml:space="preserve">י''א</w:delText>
        </w:r>
      </w:del>
      <w:r w:rsidR="00CF3D54">
        <w:rPr>
          <w:rFonts w:hint="cs"/>
          <w:rtl/>
        </w:rPr>
        <w:t xml:space="preserve"> </w:t>
      </w:r>
      <w:r w:rsidR="00CF3D54">
        <w:rPr>
          <w:rFonts w:hint="cs"/>
          <w:rtl/>
        </w:rPr>
        <w:t xml:space="preserve">לא</w:t>
      </w:r>
      <w:r w:rsidR="00CF3D54">
        <w:rPr>
          <w:rFonts w:hint="cs"/>
          <w:rtl/>
        </w:rPr>
        <w:t xml:space="preserve"> הוי עקירא </w:t>
      </w:r>
      <w:ins w:id="92653" w:author="מנוע מכני" w:date="2026-10-05T11:32:12Z">
        <w:r>
          <w:rPr>
            <w:rFonts w:hint="cs"/>
            <w:rtl/>
          </w:rPr>
          <w:t xml:space="preserve">ה"מ</w:t>
        </w:r>
      </w:ins>
      <w:del w:id="92654" w:author="מנוע מכני" w:date="2026-10-05T11:32:12Z">
        <w:r w:rsidR="00CF3D54">
          <w:rPr>
            <w:rFonts w:hint="cs"/>
            <w:rtl/>
          </w:rPr>
          <w:delText xml:space="preserve">ה''מ</w:delText>
        </w:r>
      </w:del>
      <w:r w:rsidR="00CF3D54">
        <w:rPr>
          <w:rFonts w:hint="cs"/>
          <w:rtl/>
        </w:rPr>
        <w:t xml:space="preserve"> ביש לו הרבה בהמות דאמרי' חד עישורא </w:t>
      </w:r>
      <w:r w:rsidR="00CF3D54">
        <w:rPr>
          <w:rFonts w:hint="cs"/>
          <w:rtl/>
        </w:rPr>
        <w:t xml:space="preserve">אמר</w:t>
      </w:r>
      <w:r w:rsidR="00CF3D54">
        <w:rPr>
          <w:rFonts w:hint="cs"/>
          <w:rtl/>
        </w:rPr>
        <w:t xml:space="preserve">, אבל </w:t>
      </w:r>
      <w:ins w:id="94343" w:author="מנוע מכני" w:date="2026-10-05T11:32:12Z">
        <w:r>
          <w:rPr>
            <w:rFonts w:hint="cs"/>
            <w:rtl/>
          </w:rPr>
          <w:t xml:space="preserve">כאן</w:t>
        </w:r>
      </w:ins>
      <w:del w:id="94344" w:author="מנוע מכני" w:date="2026-10-05T11:32:12Z">
        <w:r w:rsidR="00CF3D54">
          <w:rPr>
            <w:rFonts w:hint="cs"/>
            <w:rtl/>
          </w:rPr>
          <w:delText xml:space="preserve">הכא</w:delText>
        </w:r>
      </w:del>
      <w:r w:rsidR="00CF3D54">
        <w:rPr>
          <w:rFonts w:hint="cs"/>
          <w:rtl/>
        </w:rPr>
        <w:t xml:space="preserve"> </w:t>
      </w:r>
      <w:ins w:id="95725" w:author="מנוע מכני" w:date="2026-10-05T11:32:12Z">
        <w:r>
          <w:rPr>
            <w:rFonts w:hint="cs"/>
            <w:rtl/>
          </w:rPr>
          <w:t xml:space="preserve">אין</w:t>
        </w:r>
      </w:ins>
      <w:del w:id="95726" w:author="מנוע מכני" w:date="2026-10-05T11:32:12Z">
        <w:r w:rsidR="00CF3D54">
          <w:rPr>
            <w:rFonts w:hint="cs"/>
            <w:rtl/>
          </w:rPr>
          <w:delText xml:space="preserve">לית</w:delText>
        </w:r>
      </w:del>
      <w:r w:rsidR="00CF3D54">
        <w:rPr>
          <w:rFonts w:hint="cs"/>
          <w:rtl/>
        </w:rPr>
        <w:t xml:space="preserve"> </w:t>
      </w:r>
      <w:ins w:id="95723" w:author="מנוע מכני" w:date="2026-10-05T11:32:12Z">
        <w:r>
          <w:rPr>
            <w:rFonts w:hint="cs"/>
            <w:rtl/>
          </w:rPr>
          <w:t xml:space="preserve">לו</w:t>
        </w:r>
      </w:ins>
      <w:del w:id="95724" w:author="מנוע מכני" w:date="2026-10-05T11:32:12Z">
        <w:r w:rsidR="00CF3D54">
          <w:rPr>
            <w:rFonts w:hint="cs"/>
            <w:rtl/>
          </w:rPr>
          <w:delText xml:space="preserve">ליה</w:delText>
        </w:r>
      </w:del>
      <w:r w:rsidR="00CF3D54">
        <w:rPr>
          <w:rFonts w:hint="cs"/>
          <w:rtl/>
        </w:rPr>
        <w:t xml:space="preserve"> בהמות </w:t>
      </w:r>
      <w:ins w:id="98713" w:author="מנוע מכני" w:date="2026-10-05T11:32:12Z">
        <w:r>
          <w:rPr>
            <w:rFonts w:hint="cs"/>
            <w:rtl/>
          </w:rPr>
          <w:t xml:space="preserve">יותר</w:t>
        </w:r>
      </w:ins>
      <w:del w:id="98714" w:author="מנוע מכני" w:date="2026-10-05T11:32:12Z">
        <w:r w:rsidR="00CF3D54">
          <w:rPr>
            <w:rFonts w:hint="cs"/>
            <w:rtl/>
          </w:rPr>
          <w:delText xml:space="preserve">טפי</w:delText>
        </w:r>
      </w:del>
      <w:r w:rsidR="00CF3D54">
        <w:rPr>
          <w:rFonts w:hint="cs"/>
          <w:rtl/>
        </w:rPr>
        <w:t xml:space="preserve"> </w:t>
      </w:r>
    </w:p>
    <w:p>
      <w:pPr>
        <w:pStyle w:val="38"/>
        <w:rPr>
          <w:ins w:id="100784" w:author="מנוע מכני" w:date="2026-10-05T11:32:12Z"/>
        </w:rPr>
      </w:pPr>
      <w:r w:rsidRPr="008E0588">
        <w:t>רבי</w:t>
      </w:r>
      <w:r w:rsidR="008E0588">
        <w:t>:</w:t>
      </w:r>
    </w:p>
    <w:p w14:paraId="3DF3C7EB" w14:textId="77777777" w:rsidR="00B874E6" w:rsidRDefault="00F40753" w:rsidP="008E0588">
      <w:pPr>
        <w:rPr>
          <w:rtl/>
        </w:rPr>
      </w:pPr>
      <w:del w:id="1007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דתניא</w:t>
      </w:r>
      <w:r>
        <w:rPr>
          <w:rtl/>
        </w:rPr>
        <w:t xml:space="preserve">, קרא לעשירי </w:t>
      </w:r>
      <w:ins w:id="92655" w:author="מנוע מכני" w:date="2026-10-05T11:32:12Z">
        <w:r>
          <w:rPr>
            <w:rFonts w:hint="cs"/>
            <w:rtl/>
          </w:rPr>
          <w:t xml:space="preserve">י"א</w:t>
        </w:r>
      </w:ins>
      <w:del w:id="92656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>
        <w:rPr>
          <w:rtl/>
        </w:rPr>
        <w:t>, ול</w:t>
      </w:r>
      <w:ins w:id="92657" w:author="מנוע מכני" w:date="2026-10-05T11:32:12Z">
        <w:r>
          <w:rPr>
            <w:rFonts w:hint="cs"/>
            <w:rtl/>
          </w:rPr>
          <w:t xml:space="preserve">י"א</w:t>
        </w:r>
      </w:ins>
      <w:del w:id="92658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 w:rsidR="008E0588">
        <w:rPr>
          <w:rtl/>
        </w:rPr>
        <w:t xml:space="preserve"> עשירי –</w:t>
      </w:r>
      <w:r w:rsidR="008E0588">
        <w:rPr>
          <w:rFonts w:hint="cs"/>
          <w:rtl/>
        </w:rPr>
        <w:t xml:space="preserve"> </w:t>
      </w:r>
      <w:r w:rsidR="008E0588" w:rsidRPr="008E0588">
        <w:rPr>
          <w:rStyle w:val="2fb"/>
          <w:rFonts w:hint="cs"/>
          <w:b/>
          <w:bCs/>
          <w:rtl/>
        </w:rPr>
        <w:t>לרבי</w:t>
      </w:r>
      <w:r w:rsidR="008E0588">
        <w:rPr>
          <w:rFonts w:hint="cs"/>
          <w:rtl/>
        </w:rPr>
        <w:t xml:space="preserve">: </w:t>
      </w:r>
      <w:r>
        <w:rPr>
          <w:rtl/>
        </w:rPr>
        <w:t xml:space="preserve">אין </w:t>
      </w:r>
      <w:ins w:id="92659" w:author="מנוע מכני" w:date="2026-10-05T11:32:12Z">
        <w:r>
          <w:rPr>
            <w:rFonts w:hint="cs"/>
            <w:rtl/>
          </w:rPr>
          <w:t xml:space="preserve">י"א</w:t>
        </w:r>
      </w:ins>
      <w:del w:id="92660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>קדוש</w:t>
      </w:r>
      <w:r w:rsidR="008E0588">
        <w:rPr>
          <w:rFonts w:hint="cs"/>
          <w:rtl/>
        </w:rPr>
        <w:t>.</w:t>
      </w:r>
      <w:ins w:id="97455" w:author="מנוע מכני" w:date="2026-10-05T11:32:12Z">
        <w:r>
          <w:rPr>
            <w:rtl/>
          </w:rPr>
          <w:t xml:space="preserve"> </w:t>
        </w:r>
      </w:ins>
      <w:del w:id="97456" w:author="מנוע מכני" w:date="2026-10-05T11:32:12Z">
        <w:r>
          <w:rPr>
            <w:rtl/>
          </w:rPr>
          <w:delText xml:space="preserve"> </w:delText>
        </w:r>
        <w:r w:rsidR="008E0588">
          <w:rPr>
            <w:rFonts w:hint="cs"/>
            <w:rtl/>
          </w:rPr>
          <w:delText xml:space="preserve"> </w:delText>
        </w:r>
      </w:del>
      <w:r w:rsidR="008E0588" w:rsidRPr="008E0588">
        <w:rPr>
          <w:rStyle w:val="2fb"/>
          <w:rFonts w:hint="cs"/>
          <w:b/>
          <w:bCs/>
          <w:rtl/>
        </w:rPr>
        <w:t xml:space="preserve">ולרי</w:t>
      </w:r>
      <w:ins w:id="9266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ב"י</w:t>
        </w:r>
      </w:ins>
      <w:del w:id="92662" w:author="מנוע מכני" w:date="2026-10-05T11:32:12Z">
        <w:r w:rsidR="008E0588" w:rsidRPr="008E0588">
          <w:rPr>
            <w:rFonts w:hint="cs"/>
            <w:b/>
            <w:bCs/>
            <w:rtl/>
          </w:rPr>
          <w:delText xml:space="preserve">ב''י</w:delText>
        </w:r>
      </w:del>
      <w:r>
        <w:rPr>
          <w:rtl/>
        </w:rPr>
        <w:t>: אחד עשר קדוש</w:t>
      </w:r>
      <w:r w:rsidR="0057284B">
        <w:rPr>
          <w:rtl/>
        </w:rPr>
        <w:t>.</w:t>
      </w:r>
    </w:p>
    <w:p>
      <w:pPr>
        <w:pStyle w:val="38"/>
        <w:rPr>
          <w:ins w:id="100786" w:author="מנוע מכני" w:date="2026-10-05T11:32:12Z"/>
        </w:rPr>
      </w:pPr>
      <w:r>
        <w:t xml:space="preserve">כלל </w:t>
      </w:r>
      <w:r>
        <w:t xml:space="preserve">אמר</w:t>
      </w:r>
      <w:r>
        <w:t xml:space="preserve"> רבי:</w:t>
      </w:r>
    </w:p>
    <w:p w14:paraId="4C496786" w14:textId="77777777" w:rsidR="008E0588" w:rsidRDefault="00F40753" w:rsidP="00F40753">
      <w:pPr>
        <w:rPr>
          <w:rtl/>
        </w:rPr>
      </w:pPr>
      <w:del w:id="1007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זמן שלא נעקר שם עשירי הימנו אין אחד עשר קדוש! </w:t>
      </w:r>
    </w:p>
    <w:p>
      <w:pPr>
        <w:pStyle w:val="38"/>
        <w:rPr>
          <w:ins w:id="100788" w:author="מנוע מכני" w:date="2026-10-05T11:32:12Z"/>
        </w:rPr>
      </w:pPr>
      <w:r w:rsidRPr="008E0588">
        <w:t>רבא</w:t>
      </w:r>
      <w:r w:rsidR="008E0588">
        <w:t>:</w:t>
      </w:r>
    </w:p>
    <w:p w14:paraId="371561C3" w14:textId="77777777" w:rsidR="00B874E6" w:rsidRDefault="00F40753" w:rsidP="008E0588">
      <w:pPr>
        <w:rPr>
          <w:rtl/>
        </w:rPr>
      </w:pPr>
      <w:del w:id="1007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</w:t>
      </w:r>
      <w:ins w:id="92663" w:author="מנוע מכני" w:date="2026-10-05T11:32:12Z">
        <w:r>
          <w:rPr>
            <w:rFonts w:hint="cs"/>
            <w:rtl/>
          </w:rPr>
          <w:t xml:space="preserve">ב"ע</w:t>
        </w:r>
      </w:ins>
      <w:del w:id="92664" w:author="מנוע מכני" w:date="2026-10-05T11:32:12Z">
        <w:r w:rsidR="008E0588">
          <w:rPr>
            <w:rFonts w:hint="cs"/>
            <w:rtl/>
          </w:rPr>
          <w:delText xml:space="preserve">ב''ע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 xml:space="preserve">כגון </w:t>
      </w:r>
      <w:ins w:id="95731" w:author="מנוע מכני" w:date="2026-10-05T11:32:12Z">
        <w:r>
          <w:rPr>
            <w:rtl/>
          </w:rPr>
          <w:t xml:space="preserve">דיש</w:t>
        </w:r>
      </w:ins>
      <w:del w:id="95732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729" w:author="מנוע מכני" w:date="2026-10-05T11:32:12Z">
        <w:r>
          <w:rPr>
            <w:rtl/>
          </w:rPr>
          <w:t xml:space="preserve">לו</w:t>
        </w:r>
      </w:ins>
      <w:del w:id="957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בהמות </w:t>
      </w:r>
      <w:ins w:id="94347" w:author="מנוע מכני" w:date="2026-10-05T11:32:12Z">
        <w:r>
          <w:rPr>
            <w:rtl/>
          </w:rPr>
          <w:t xml:space="preserve">הרבה</w:t>
        </w:r>
      </w:ins>
      <w:del w:id="94348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, </w:t>
      </w:r>
      <w:ins w:id="94345" w:author="מנוע מכני" w:date="2026-10-05T11:32:12Z">
        <w:r>
          <w:rPr>
            <w:rtl/>
          </w:rPr>
          <w:t xml:space="preserve">דאומרים</w:t>
        </w:r>
      </w:ins>
      <w:del w:id="94346" w:author="מנוע מכני" w:date="2026-10-05T11:32:12Z">
        <w:r>
          <w:rPr>
            <w:rtl/>
          </w:rPr>
          <w:delText xml:space="preserve">דאמרינן</w:delText>
        </w:r>
      </w:del>
      <w:r>
        <w:rPr>
          <w:rtl/>
        </w:rPr>
        <w:t xml:space="preserve"> חד עישורא </w:t>
      </w:r>
      <w:ins w:id="95727" w:author="מנוע מכני" w:date="2026-10-05T11:32:12Z">
        <w:r>
          <w:rPr>
            <w:rtl/>
          </w:rPr>
          <w:t xml:space="preserve">אומר</w:t>
        </w:r>
      </w:ins>
      <w:del w:id="95728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4A5446C3" w14:textId="77777777" w:rsidR="008E0588" w:rsidRDefault="008E0588" w:rsidP="00F40753">
      <w:pPr>
        <w:rPr>
          <w:del w:id="90683" w:author="מנוע עיצוב" w:date="2026-10-05T11:33:53Z"/>
          <w:rtl/>
        </w:rPr>
      </w:pPr>
    </w:p>
    <w:p w14:paraId="1E2B8746" w14:textId="77777777" w:rsidR="00B874E6" w:rsidRDefault="008E0588" w:rsidP="00F40753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יצאו שנים בעשירי, תנא </w:t>
      </w:r>
      <w:ins w:id="95733" w:author="מנוע מכני" w:date="2026-10-05T11:32:12Z">
        <w:r>
          <w:rPr>
            <w:rtl/>
          </w:rPr>
          <w:t xml:space="preserve">אחת</w:t>
        </w:r>
      </w:ins>
      <w:del w:id="95734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: </w:t>
      </w:r>
      <w:r w:rsidR="00F40753" w:rsidRPr="008E0588">
        <w:rPr>
          <w:b/>
          <w:bCs/>
          <w:rtl/>
        </w:rPr>
        <w:t>ירעו</w:t>
      </w:r>
      <w:r w:rsidR="00F40753">
        <w:rPr>
          <w:rtl/>
        </w:rPr>
        <w:t xml:space="preserve">, ותנא </w:t>
      </w:r>
      <w:ins w:id="95735" w:author="מנוע מכני" w:date="2026-10-05T11:32:12Z">
        <w:r>
          <w:rPr>
            <w:rtl/>
          </w:rPr>
          <w:t xml:space="preserve">אחת</w:t>
        </w:r>
      </w:ins>
      <w:del w:id="95736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: </w:t>
      </w:r>
      <w:r w:rsidR="00F40753" w:rsidRPr="008E0588">
        <w:rPr>
          <w:b/>
          <w:bCs/>
          <w:rtl/>
        </w:rPr>
        <w:t>יקריבו</w:t>
      </w:r>
      <w:r w:rsidR="00F40753">
        <w:rPr>
          <w:rtl/>
        </w:rPr>
        <w:t xml:space="preserve">, ותניא אידך: </w:t>
      </w:r>
      <w:r w:rsidR="00F40753" w:rsidRPr="008E0588">
        <w:rPr>
          <w:b/>
          <w:bCs/>
          <w:rtl/>
        </w:rPr>
        <w:t>ימותו</w:t>
      </w:r>
      <w:r w:rsidR="0057284B">
        <w:rPr>
          <w:rtl/>
        </w:rPr>
        <w:t>.</w:t>
      </w:r>
    </w:p>
    <w:p>
      <w:pPr>
        <w:pStyle w:val="38"/>
        <w:rPr>
          <w:ins w:id="100790" w:author="מנוע מכני" w:date="2026-10-05T11:32:12Z"/>
        </w:rPr>
      </w:pPr>
      <w:ins w:id="92665" w:author="מנוע מכני" w:date="2026-10-05T11:32:12Z">
        <w:r>
          <w:t xml:space="preserve">ל"ק</w:t>
        </w:r>
      </w:ins>
      <w:del w:id="92666" w:author="מנוע מכני" w:date="2026-10-05T11:32:12Z">
        <w:r w:rsidRPr="008E0588">
          <w:delText xml:space="preserve">ל</w:delText>
        </w:r>
        <w:r w:rsidR="008E0588" w:rsidRPr="008E0588">
          <w:delText xml:space="preserve">''ק</w:delText>
        </w:r>
      </w:del>
      <w:r w:rsidR="008E0588">
        <w:t xml:space="preserve">:</w:t>
      </w:r>
    </w:p>
    <w:p w14:paraId="06F15982" w14:textId="77777777" w:rsidR="00B874E6" w:rsidRDefault="00F40753" w:rsidP="008E0588">
      <w:pPr>
        <w:rPr>
          <w:rtl/>
        </w:rPr>
      </w:pPr>
      <w:del w:id="100791" w:author="מנוע מכני" w:date="2026-10-05T11:32:12Z">
        <w:r w:rsidR="008E0588">
          <w:rPr>
            <w:rFonts w:hint="cs"/>
            <w:rtl/>
          </w:rPr>
          <w:delText xml:space="preserve"> </w:delText>
        </w:r>
      </w:del>
      <w:r w:rsidR="008E0588">
        <w:rPr>
          <w:rtl/>
        </w:rPr>
        <w:t>הא דתנא ירעו - רבנן היא, ד</w:t>
      </w:r>
      <w:r>
        <w:rPr>
          <w:rtl/>
        </w:rPr>
        <w:t>אין מביאין קדשים לבית הפסול</w:t>
      </w:r>
      <w:r w:rsidR="0057284B">
        <w:rPr>
          <w:rtl/>
        </w:rPr>
        <w:t>.</w:t>
      </w:r>
    </w:p>
    <w:p w14:paraId="740371DE" w14:textId="77777777" w:rsidR="008E0588" w:rsidRDefault="008E0588" w:rsidP="008E0588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סא.</w:t>
      </w:r>
    </w:p>
    <w:p w14:paraId="433440D8" w14:textId="77777777" w:rsidR="00B874E6" w:rsidRDefault="00F40753" w:rsidP="008E0588">
      <w:pPr>
        <w:rPr>
          <w:rtl/>
        </w:rPr>
      </w:pPr>
      <w:r>
        <w:rPr>
          <w:rtl/>
        </w:rPr>
        <w:t xml:space="preserve">והא דתאני, יקריבו </w:t>
      </w:r>
      <w:r w:rsidR="008E0588">
        <w:rPr>
          <w:rtl/>
        </w:rPr>
        <w:t>–</w:t>
      </w:r>
      <w:r>
        <w:rPr>
          <w:rtl/>
        </w:rPr>
        <w:t xml:space="preserve"> </w:t>
      </w:r>
      <w:ins w:id="92667" w:author="מנוע מכני" w:date="2026-10-05T11:32:12Z">
        <w:r>
          <w:rPr>
            <w:rStyle w:val="2fb"/>
            <w:rtl/>
          </w:rPr>
          <w:t xml:space="preserve">ר"ש</w:t>
        </w:r>
      </w:ins>
      <w:del w:id="92668" w:author="מנוע מכני" w:date="2026-10-05T11:32:12Z">
        <w:r>
          <w:rPr>
            <w:rtl/>
          </w:rPr>
          <w:delText xml:space="preserve">ר</w:delText>
        </w:r>
        <w:r w:rsidR="008E0588">
          <w:rPr>
            <w:rFonts w:hint="cs"/>
            <w:rtl/>
          </w:rPr>
          <w:delText xml:space="preserve">''ש</w:delText>
        </w:r>
      </w:del>
      <w:r w:rsidR="008E0588">
        <w:rPr>
          <w:rtl/>
        </w:rPr>
        <w:t xml:space="preserve"> </w:t>
      </w:r>
      <w:r w:rsidR="008E0588">
        <w:rPr>
          <w:rFonts w:hint="cs"/>
          <w:rtl/>
        </w:rPr>
        <w:t>ד</w:t>
      </w:r>
      <w:r>
        <w:rPr>
          <w:rtl/>
        </w:rPr>
        <w:t>מביאין קדשים לבית הפסול</w:t>
      </w:r>
      <w:r w:rsidR="0057284B">
        <w:rPr>
          <w:rtl/>
        </w:rPr>
        <w:t>.</w:t>
      </w:r>
    </w:p>
    <w:p w14:paraId="46A86739" w14:textId="77777777" w:rsidR="00B874E6" w:rsidRDefault="00F40753" w:rsidP="008E0588">
      <w:pPr>
        <w:rPr>
          <w:rtl/>
        </w:rPr>
      </w:pPr>
      <w:r>
        <w:rPr>
          <w:rtl/>
        </w:rPr>
        <w:t xml:space="preserve">והא דתני ימותו </w:t>
      </w:r>
      <w:r w:rsidR="008E0588">
        <w:rPr>
          <w:rtl/>
        </w:rPr>
        <w:t>–</w:t>
      </w:r>
      <w:r>
        <w:rPr>
          <w:rtl/>
        </w:rPr>
        <w:t xml:space="preserve"> </w:t>
      </w:r>
      <w:ins w:id="92669" w:author="מנוע מכני" w:date="2026-10-05T11:32:12Z">
        <w:r>
          <w:rPr>
            <w:rStyle w:val="2fb"/>
            <w:rtl/>
          </w:rPr>
          <w:t xml:space="preserve">ר"י</w:t>
        </w:r>
      </w:ins>
      <w:del w:id="92670" w:author="מנוע מכני" w:date="2026-10-05T11:32:12Z">
        <w:r>
          <w:rPr>
            <w:rtl/>
          </w:rPr>
          <w:delText xml:space="preserve">ר</w:delText>
        </w:r>
        <w:r w:rsidR="008E0588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8E0588">
          <w:rPr>
            <w:rFonts w:hint="cs"/>
            <w:rtl/>
          </w:rPr>
          <w:delText xml:space="preserve">י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 xml:space="preserve">היא, דטעות מעשר תמורה הויא, </w:t>
      </w:r>
      <w:ins w:id="94349" w:author="מנוע מכני" w:date="2026-10-05T11:32:12Z">
        <w:r>
          <w:rPr>
            <w:rtl/>
          </w:rPr>
          <w:t xml:space="preserve">סבר</w:t>
        </w:r>
      </w:ins>
      <w:del w:id="94350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ר' יהודה: תמורת מעשר מתה</w:t>
      </w:r>
      <w:r w:rsidR="0057284B">
        <w:rPr>
          <w:rtl/>
        </w:rPr>
        <w:t>.</w:t>
      </w:r>
    </w:p>
    <w:p w14:paraId="458CDDDB" w14:textId="77777777" w:rsidR="00615DF5" w:rsidRDefault="00615DF5" w:rsidP="00615DF5">
      <w:pPr>
        <w:rPr>
          <w:del w:id="90684" w:author="מנוע עיצוב" w:date="2026-10-05T11:33:53Z"/>
          <w:b/>
          <w:bCs/>
          <w:rtl/>
        </w:rPr>
      </w:pPr>
    </w:p>
    <w:p>
      <w:pPr>
        <w:pStyle w:val="38"/>
        <w:rPr>
          <w:ins w:id="100792" w:author="מנוע מכני" w:date="2026-10-05T11:32:12Z"/>
        </w:rPr>
      </w:pPr>
      <w:r w:rsidRPr="00615DF5">
        <w:t>ויקשה</w:t>
      </w:r>
    </w:p>
    <w:p w14:paraId="482806D4" w14:textId="77777777" w:rsidR="008E0588" w:rsidRPr="00615DF5" w:rsidRDefault="00615DF5" w:rsidP="00615DF5">
      <w:pPr>
        <w:rPr>
          <w:b/>
          <w:bCs/>
          <w:rtl/>
        </w:rPr>
      </w:pPr>
      <w:del w:id="10079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איך </w:t>
      </w:r>
      <w:ins w:id="9267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72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ins w:id="92673" w:author="מנוע מכני" w:date="2026-10-05T11:32:12Z">
        <w:ins w:id="98073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74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674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דתרומ</w:t>
      </w:r>
      <w:r w:rsidR="00F40753">
        <w:rPr>
          <w:rtl/>
        </w:rPr>
        <w:t xml:space="preserve">ת מעשר מתה?</w:t>
      </w:r>
      <w:ins w:id="97457" w:author="מנוע מכני" w:date="2026-10-05T11:32:12Z">
        <w:r>
          <w:rPr>
            <w:rtl/>
          </w:rPr>
          <w:t xml:space="preserve"> </w:t>
        </w:r>
      </w:ins>
      <w:del w:id="97458" w:author="מנוע מכני" w:date="2026-10-05T11:32:12Z">
        <w:r w:rsidR="00F40753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 w:rsidR="00F40753" w:rsidRPr="00615DF5">
        <w:rPr>
          <w:b/>
          <w:bCs/>
          <w:rtl/>
        </w:rPr>
        <w:t xml:space="preserve">והתנן: אמרו משום </w:t>
      </w:r>
      <w:r w:rsidR="00F40753" w:rsidRPr="00615DF5">
        <w:rPr>
          <w:rStyle w:val="2fb"/>
          <w:b/>
          <w:bCs/>
          <w:rtl/>
        </w:rPr>
        <w:t xml:space="preserve">ר"מ</w:t>
      </w:r>
      <w:r w:rsidR="00F40753" w:rsidRPr="00615DF5">
        <w:rPr>
          <w:b/>
          <w:bCs/>
          <w:rtl/>
        </w:rPr>
        <w:t xml:space="preserve"> אילו היה תמורה </w:t>
      </w:r>
      <w:r w:rsidR="00F40753" w:rsidRPr="00615DF5">
        <w:rPr>
          <w:b/>
          <w:bCs/>
          <w:rtl/>
        </w:rPr>
        <w:t xml:space="preserve">לא</w:t>
      </w:r>
      <w:r w:rsidR="00F40753" w:rsidRPr="00615DF5">
        <w:rPr>
          <w:b/>
          <w:bCs/>
          <w:rtl/>
        </w:rPr>
        <w:t xml:space="preserve"> היה קרב, </w:t>
      </w:r>
    </w:p>
    <w:p>
      <w:pPr>
        <w:pStyle w:val="38"/>
        <w:rPr>
          <w:ins w:id="100794" w:author="מנוע מכני" w:date="2026-10-05T11:32:12Z"/>
        </w:rPr>
      </w:pPr>
      <w:r>
        <w:t xml:space="preserve">מכלל </w:t>
      </w:r>
      <w:ins w:id="92989" w:author="מנוע מכני" w:date="2026-10-05T11:32:12Z">
        <w:r>
          <w:t xml:space="preserve">דר"י</w:t>
        </w:r>
      </w:ins>
      <w:del w:id="92990" w:author="מנוע מכני" w:date="2026-10-05T11:32:12Z">
        <w:r>
          <w:delText xml:space="preserve">דרבי יהודה</w:delText>
        </w:r>
      </w:del>
      <w:r>
        <w:t xml:space="preserve"> סבר:</w:t>
      </w:r>
    </w:p>
    <w:p w14:paraId="429ADEEA" w14:textId="77777777" w:rsidR="00615DF5" w:rsidRDefault="00F40753" w:rsidP="00615DF5">
      <w:pPr>
        <w:rPr>
          <w:rtl/>
        </w:rPr>
      </w:pPr>
      <w:del w:id="1007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קרב! </w:t>
      </w:r>
      <w:r w:rsidR="00615DF5">
        <w:rPr>
          <w:rFonts w:hint="cs"/>
          <w:rtl/>
        </w:rPr>
        <w:t xml:space="preserve">ו</w:t>
      </w:r>
      <w:ins w:id="92675" w:author="מנוע מכני" w:date="2026-10-05T11:32:12Z">
        <w:r>
          <w:rPr>
            <w:rFonts w:hint="cs"/>
            <w:rtl/>
          </w:rPr>
          <w:t xml:space="preserve">א"א</w:t>
        </w:r>
      </w:ins>
      <w:del w:id="92676" w:author="מנוע מכני" w:date="2026-10-05T11:32:12Z">
        <w:r w:rsidR="00615DF5">
          <w:rPr>
            <w:rFonts w:hint="cs"/>
            <w:rtl/>
          </w:rPr>
          <w:delText xml:space="preserve">א''א</w:delText>
        </w:r>
      </w:del>
      <w:r w:rsidR="00615DF5">
        <w:rPr>
          <w:rFonts w:hint="cs"/>
          <w:rtl/>
        </w:rPr>
        <w:t xml:space="preserve"> </w:t>
      </w:r>
      <w:r w:rsidR="00615DF5">
        <w:rPr>
          <w:rStyle w:val="2fb"/>
          <w:rFonts w:hint="cs"/>
          <w:rtl/>
        </w:rPr>
        <w:t xml:space="preserve">ד</w:t>
      </w:r>
      <w:ins w:id="9267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678" w:author="מנוע מכני" w:date="2026-10-05T11:32:12Z">
        <w:r w:rsidR="00615DF5">
          <w:rPr>
            <w:rFonts w:hint="cs"/>
            <w:rtl/>
          </w:rPr>
          <w:delText xml:space="preserve">ר''מ</w:delText>
        </w:r>
      </w:del>
      <w:r w:rsidR="00615DF5">
        <w:rPr>
          <w:rFonts w:hint="cs"/>
          <w:rtl/>
        </w:rPr>
        <w:t xml:space="preserve"> לדברי </w:t>
      </w:r>
      <w:ins w:id="9267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80" w:author="מנוע מכני" w:date="2026-10-05T11:32:12Z">
        <w:r w:rsidR="00615DF5">
          <w:rPr>
            <w:rFonts w:hint="cs"/>
            <w:rtl/>
          </w:rPr>
          <w:delText xml:space="preserve">ר''י</w:delText>
        </w:r>
      </w:del>
      <w:r w:rsidR="00615DF5">
        <w:rPr>
          <w:rFonts w:hint="cs"/>
          <w:rtl/>
        </w:rPr>
        <w:t xml:space="preserve"> </w:t>
      </w:r>
      <w:r w:rsidR="00615DF5">
        <w:rPr>
          <w:rFonts w:hint="cs"/>
          <w:rtl/>
        </w:rPr>
        <w:t xml:space="preserve">אמר</w:t>
      </w:r>
      <w:r w:rsidR="00615DF5">
        <w:rPr>
          <w:rFonts w:hint="cs"/>
          <w:rtl/>
        </w:rPr>
        <w:t xml:space="preserve"> דלהדיא </w:t>
      </w:r>
      <w:ins w:id="9268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82" w:author="מנוע מכני" w:date="2026-10-05T11:32:12Z">
        <w:r w:rsidR="00615DF5">
          <w:rPr>
            <w:rFonts w:hint="cs"/>
            <w:rtl/>
          </w:rPr>
          <w:delText xml:space="preserve">ר''י</w:delText>
        </w:r>
      </w:del>
      <w:r w:rsidR="00615DF5">
        <w:rPr>
          <w:rFonts w:hint="cs"/>
          <w:rtl/>
        </w:rPr>
        <w:t xml:space="preserve"> </w:t>
      </w:r>
      <w:ins w:id="92683" w:author="מנוע מכני" w:date="2026-10-05T11:32:12Z">
        <w:ins w:id="98075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76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684" w:author="מנוע מכני" w:date="2026-10-05T11:32:12Z">
        <w:r w:rsidR="00615DF5">
          <w:rPr>
            <w:rFonts w:hint="cs"/>
            <w:rtl/>
          </w:rPr>
          <w:delText xml:space="preserve">ס''ל</w:delText>
        </w:r>
      </w:del>
      <w:r w:rsidR="00615DF5">
        <w:rPr>
          <w:rFonts w:hint="cs"/>
          <w:rtl/>
        </w:rPr>
        <w:t xml:space="preserve"> </w:t>
      </w:r>
      <w:ins w:id="98715" w:author="מנוע מכני" w:date="2026-10-05T11:32:12Z">
        <w:ins w:id="90843" w:author="מנוע סמנטי" w:date="2026-10-05T11:39:44Z">
          <w:r>
            <w:rPr>
              <w:rFonts w:hint="cs"/>
              <w:rtl/>
            </w:rPr>
            <w:t xml:space="preserve">שהוא</w:t>
          </w:r>
        </w:ins>
        <w:del w:id="90844" w:author="מנוע סמנטי" w:date="2026-10-05T11:39:44Z">
          <w:r>
            <w:rPr>
              <w:rFonts w:hint="cs"/>
              <w:rtl/>
            </w:rPr>
            <w:delText xml:space="preserve">דהוא</w:delText>
          </w:r>
        </w:del>
      </w:ins>
      <w:del w:id="98716" w:author="מנוע מכני" w:date="2026-10-05T11:32:12Z">
        <w:r w:rsidR="00615DF5">
          <w:rPr>
            <w:rFonts w:hint="cs"/>
            <w:rtl/>
          </w:rPr>
          <w:delText xml:space="preserve">דאיהו</w:delText>
        </w:r>
      </w:del>
      <w:r w:rsidR="00615DF5">
        <w:rPr>
          <w:rFonts w:hint="cs"/>
          <w:rtl/>
        </w:rPr>
        <w:t xml:space="preserve"> קריב </w:t>
      </w:r>
    </w:p>
    <w:p w14:paraId="4A668010" w14:textId="77777777" w:rsidR="008E0588" w:rsidRDefault="00F40753" w:rsidP="00615DF5">
      <w:pPr>
        <w:rPr>
          <w:rtl/>
        </w:rPr>
      </w:pPr>
      <w:r>
        <w:rPr>
          <w:rtl/>
        </w:rPr>
        <w:t>ועוד</w:t>
      </w:r>
      <w:r w:rsidR="00615DF5">
        <w:rPr>
          <w:rFonts w:hint="cs"/>
          <w:rtl/>
        </w:rPr>
        <w:t xml:space="preserve"> ד</w:t>
      </w:r>
      <w:r w:rsidR="008E0588">
        <w:rPr>
          <w:rFonts w:hint="cs"/>
          <w:rtl/>
        </w:rPr>
        <w:t>'</w:t>
      </w:r>
      <w:ins w:id="90529" w:author="מנוע סמנטי" w:date="2026-10-05T11:39:44Z">
        <w:r>
          <w:rPr>
            <w:rStyle w:val="afffff0"/>
            <w:rtl/>
          </w:rPr>
          <w:t xml:space="preserve">אִם מִן הַבָּקָר</w:t>
        </w:r>
      </w:ins>
      <w:del w:id="90530" w:author="מנוע סמנטי" w:date="2026-10-05T11:39:44Z">
        <w:r>
          <w:rPr>
            <w:rtl/>
          </w:rPr>
          <w:delText xml:space="preserve">אם מן הבקר</w:delText>
        </w:r>
      </w:del>
      <w:r w:rsidR="008E0588">
        <w:rPr>
          <w:rFonts w:hint="cs"/>
          <w:rtl/>
        </w:rPr>
        <w:t>'</w:t>
      </w:r>
      <w:r>
        <w:rPr>
          <w:rtl/>
        </w:rPr>
        <w:t xml:space="preserve"> - לרבות אחד עשר לשלמים,</w:t>
      </w:r>
      <w:r w:rsidR="00615DF5">
        <w:rPr>
          <w:rFonts w:hint="cs"/>
          <w:rtl/>
        </w:rPr>
        <w:t xml:space="preserve"> דלאחריו מקדש ולא תשיעי </w:t>
      </w:r>
    </w:p>
    <w:p w14:paraId="594BC379" w14:textId="77777777" w:rsidR="008E0588" w:rsidRDefault="00615DF5" w:rsidP="00615DF5">
      <w:pPr>
        <w:rPr>
          <w:rtl/>
        </w:rPr>
      </w:pPr>
      <w:r>
        <w:rPr>
          <w:rtl/>
        </w:rPr>
        <w:tab/>
        <w:t>סתם סיפרא</w:t>
      </w:r>
      <w:r w:rsidR="00F40753">
        <w:rPr>
          <w:rtl/>
        </w:rPr>
        <w:t xml:space="preserve"> - </w:t>
      </w:r>
      <w:ins w:id="92991" w:author="מנוע מכני" w:date="2026-10-05T11:32:12Z">
        <w:r>
          <w:rPr>
            <w:rStyle w:val="2fb"/>
            <w:rtl/>
          </w:rPr>
          <w:t xml:space="preserve">ר"י</w:t>
        </w:r>
      </w:ins>
      <w:del w:id="92992" w:author="מנוע מכני" w:date="2026-10-05T11:32:12Z">
        <w:r w:rsidR="00F40753">
          <w:rPr>
            <w:rtl/>
          </w:rPr>
          <w:delText xml:space="preserve">רבי יהודה</w:delText>
        </w:r>
      </w:del>
      <w:r w:rsidR="00F40753">
        <w:rPr>
          <w:rtl/>
        </w:rPr>
        <w:t xml:space="preserve">, וקתני מן הבקר - לרבות אחד עשר לשלמים! </w:t>
      </w:r>
    </w:p>
    <w:p>
      <w:pPr>
        <w:pStyle w:val="38"/>
        <w:rPr>
          <w:ins w:id="100796" w:author="מנוע מכני" w:date="2026-10-05T11:32:12Z"/>
        </w:rPr>
      </w:pPr>
      <w:r w:rsidRPr="00615DF5">
        <w:t xml:space="preserve">אלא</w:t>
      </w:r>
    </w:p>
    <w:p w14:paraId="4A96D4BE" w14:textId="77777777" w:rsidR="008E0588" w:rsidRPr="00615DF5" w:rsidRDefault="00F40753" w:rsidP="00C5567C">
      <w:pPr>
        <w:pStyle w:val="a"/>
        <w:rPr>
          <w:rtl/>
        </w:rPr>
      </w:pPr>
      <w:del w:id="100797" w:author="מנוע מכני" w:date="2026-10-05T11:32:12Z">
        <w:r w:rsidRPr="00615DF5">
          <w:rPr>
            <w:rtl/>
          </w:rPr>
          <w:delText xml:space="preserve"> </w:delText>
        </w:r>
      </w:del>
      <w:r w:rsidRPr="00615DF5">
        <w:rPr>
          <w:rtl/>
        </w:rPr>
        <w:t xml:space="preserve">תרגמה </w:t>
      </w:r>
      <w:r w:rsidRPr="00615DF5">
        <w:rPr>
          <w:rStyle w:val="2fb"/>
          <w:rtl/>
        </w:rPr>
        <w:t xml:space="preserve">ר</w:t>
      </w:r>
      <w:r w:rsidR="008E0588" w:rsidRPr="00615DF5">
        <w:rPr>
          <w:rStyle w:val="2fb"/>
          <w:rFonts w:hint="cs"/>
          <w:rtl/>
        </w:rPr>
        <w:t xml:space="preserve">שב</w:t>
      </w:r>
      <w:ins w:id="9268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686" w:author="מנוע מכני" w:date="2026-10-05T11:32:12Z">
        <w:r w:rsidR="008E0588" w:rsidRPr="00615DF5">
          <w:rPr>
            <w:rFonts w:hint="cs"/>
            <w:rtl/>
          </w:rPr>
          <w:delText xml:space="preserve">ר''א</w:delText>
        </w:r>
      </w:del>
      <w:r w:rsidR="008E0588" w:rsidRPr="00615DF5">
        <w:rPr>
          <w:rFonts w:hint="cs"/>
          <w:rtl/>
        </w:rPr>
        <w:t xml:space="preserve"> </w:t>
      </w:r>
      <w:ins w:id="95739" w:author="מנוע מכני" w:date="2026-10-05T11:32:12Z">
        <w:r>
          <w:rPr>
            <w:rFonts w:hint="cs"/>
            <w:rtl/>
          </w:rPr>
          <w:t xml:space="preserve">לפניו</w:t>
        </w:r>
      </w:ins>
      <w:del w:id="95740" w:author="מנוע מכני" w:date="2026-10-05T11:32:12Z">
        <w:r w:rsidR="008E0588" w:rsidRPr="00615DF5">
          <w:rPr>
            <w:rFonts w:hint="cs"/>
            <w:rtl/>
          </w:rPr>
          <w:delText xml:space="preserve">קמיה</w:delText>
        </w:r>
      </w:del>
      <w:r w:rsidR="008E0588" w:rsidRPr="00615DF5">
        <w:rPr>
          <w:rFonts w:hint="cs"/>
          <w:rtl/>
        </w:rPr>
        <w:t xml:space="preserve"> </w:t>
      </w:r>
      <w:r w:rsidR="008E0588" w:rsidRPr="00615DF5">
        <w:rPr>
          <w:rStyle w:val="2fb"/>
          <w:rFonts w:hint="cs"/>
          <w:rtl/>
        </w:rPr>
        <w:t xml:space="preserve">דר</w:t>
      </w:r>
      <w:ins w:id="9268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688" w:author="מנוע מכני" w:date="2026-10-05T11:32:12Z">
        <w:r w:rsidR="008E0588" w:rsidRPr="00615DF5">
          <w:rPr>
            <w:rFonts w:hint="cs"/>
            <w:rtl/>
          </w:rPr>
          <w:delText xml:space="preserve">י''ו</w:delText>
        </w:r>
      </w:del>
      <w:r w:rsidRPr="00615DF5">
        <w:rPr>
          <w:rtl/>
        </w:rPr>
        <w:t xml:space="preserve">: במעשר בזמן הזה </w:t>
      </w:r>
      <w:ins w:id="95737" w:author="מנוע מכני" w:date="2026-10-05T11:32:12Z">
        <w:r>
          <w:rPr>
            <w:rtl/>
          </w:rPr>
          <w:t xml:space="preserve">מדובר</w:t>
        </w:r>
      </w:ins>
      <w:del w:id="95738" w:author="מנוע מכני" w:date="2026-10-05T11:32:12Z">
        <w:r w:rsidRPr="00615DF5">
          <w:rPr>
            <w:rtl/>
          </w:rPr>
          <w:delText xml:space="preserve">עסקינן</w:delText>
        </w:r>
      </w:del>
      <w:r w:rsidRPr="00615DF5">
        <w:rPr>
          <w:rtl/>
        </w:rPr>
        <w:t xml:space="preserve">, ומשום תקלה, </w:t>
      </w:r>
    </w:p>
    <w:p w14:paraId="176C6A6C" w14:textId="77777777" w:rsidR="00615DF5" w:rsidRDefault="00615DF5" w:rsidP="00615DF5">
      <w:pPr>
        <w:rPr>
          <w:rtl/>
        </w:rPr>
      </w:pPr>
      <w:r>
        <w:rPr>
          <w:rFonts w:hint="cs"/>
          <w:rtl/>
        </w:rPr>
        <w:t xml:space="preserve">וק</w:t>
      </w:r>
      <w:ins w:id="92689" w:author="מנוע מכני" w:date="2026-10-05T11:32:12Z">
        <w:r>
          <w:rPr>
            <w:rFonts w:hint="cs"/>
            <w:rtl/>
          </w:rPr>
          <w:t xml:space="preserve">מ"ל</w:t>
        </w:r>
      </w:ins>
      <w:del w:id="9269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דאפי' בתרי ונפישי פסידא </w:t>
      </w:r>
    </w:p>
    <w:p w14:paraId="353B6C34" w14:textId="77777777" w:rsidR="00615DF5" w:rsidRDefault="00615DF5" w:rsidP="00615DF5">
      <w:pPr>
        <w:rPr>
          <w:del w:id="90685" w:author="מנוע עיצוב" w:date="2026-10-05T11:33:53Z"/>
          <w:b/>
          <w:bCs/>
          <w:rtl/>
        </w:rPr>
      </w:pPr>
    </w:p>
    <w:p w14:paraId="43B2DEDB" w14:textId="77777777" w:rsidR="00615DF5" w:rsidRPr="00615DF5" w:rsidRDefault="00615DF5" w:rsidP="00615DF5">
      <w:pPr>
        <w:rPr>
          <w:b/>
          <w:bCs/>
          <w:rtl/>
        </w:rPr>
      </w:pPr>
      <w:r w:rsidRPr="00615DF5">
        <w:rPr>
          <w:b/>
          <w:bCs/>
          <w:rtl/>
        </w:rPr>
        <w:t>·</w:t>
      </w:r>
      <w:r w:rsidRPr="00615DF5">
        <w:rPr>
          <w:rFonts w:hint="cs"/>
          <w:b/>
          <w:bCs/>
          <w:rtl/>
        </w:rPr>
        <w:t xml:space="preserve"> </w:t>
      </w:r>
      <w:r w:rsidR="00F40753" w:rsidRPr="00615DF5">
        <w:rPr>
          <w:b/>
          <w:bCs/>
          <w:rtl/>
        </w:rPr>
        <w:t>איתמר, האומר לשלוחו צא ועשר עלי,</w:t>
      </w:r>
    </w:p>
    <w:p>
      <w:pPr>
        <w:pStyle w:val="38"/>
        <w:rPr>
          <w:ins w:id="100798" w:author="מנוע מכני" w:date="2026-10-05T11:32:12Z"/>
        </w:rPr>
      </w:pPr>
      <w:r>
        <w:t xml:space="preserve">רב פפי מרבא</w:t>
      </w:r>
      <w:del w:id="100965" w:author="מנוע מכני" w:date="2026-10-05T11:32:12Z">
        <w:r>
          <w:delText xml:space="preserve"> אמר</w:delText>
        </w:r>
      </w:del>
      <w:r>
        <w:t xml:space="preserve">:</w:t>
      </w:r>
    </w:p>
    <w:p w14:paraId="401C5AD7" w14:textId="77777777" w:rsidR="00B874E6" w:rsidRDefault="00F40753" w:rsidP="00615DF5">
      <w:pPr>
        <w:rPr>
          <w:rtl/>
        </w:rPr>
      </w:pPr>
      <w:del w:id="1007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קרא לתשיעי עשירי - קדוש, ולאחד עשר עשירי - אינו קדוש</w:t>
      </w:r>
      <w:r w:rsidR="0057284B">
        <w:rPr>
          <w:rtl/>
        </w:rPr>
        <w:t>.</w:t>
      </w:r>
    </w:p>
    <w:p>
      <w:pPr>
        <w:pStyle w:val="38"/>
        <w:rPr>
          <w:ins w:id="100800" w:author="מנוע מכני" w:date="2026-10-05T11:32:12Z"/>
        </w:rPr>
      </w:pPr>
      <w:ins w:id="92993" w:author="מנוע מכני" w:date="2026-10-05T11:32:12Z">
        <w:r>
          <w:t xml:space="preserve">ור"פ</w:t>
        </w:r>
      </w:ins>
      <w:del w:id="92994" w:author="מנוע מכני" w:date="2026-10-05T11:32:12Z">
        <w:r>
          <w:delText xml:space="preserve">ורב פפא</w:delText>
        </w:r>
      </w:del>
      <w:del w:id="100966" w:author="מנוע מכני" w:date="2026-10-05T11:32:12Z">
        <w:r>
          <w:delText xml:space="preserve"> אמר</w:delText>
        </w:r>
      </w:del>
      <w:r>
        <w:t xml:space="preserve">:</w:t>
      </w:r>
    </w:p>
    <w:p w14:paraId="1AD5B76F" w14:textId="77777777" w:rsidR="00B874E6" w:rsidRDefault="00F40753" w:rsidP="00615DF5">
      <w:pPr>
        <w:rPr>
          <w:rtl/>
        </w:rPr>
      </w:pPr>
      <w:del w:id="100801" w:author="מנוע מכני" w:date="2026-10-05T11:32:12Z">
        <w:r>
          <w:rPr>
            <w:rtl/>
          </w:rPr>
          <w:delText xml:space="preserve"> </w:delText>
        </w:r>
      </w:del>
      <w:ins w:id="92995" w:author="מנוע מכני" w:date="2026-10-05T11:32:12Z">
        <w:r>
          <w:rPr>
            <w:rtl/>
          </w:rPr>
          <w:t xml:space="preserve">אפי'</w:t>
        </w:r>
      </w:ins>
      <w:del w:id="9299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קרא לתשיעי עשירי - אינו קדוש, </w:t>
      </w:r>
      <w:r>
        <w:rPr>
          <w:rtl/>
        </w:rPr>
        <w:t xml:space="preserve">ד</w:t>
      </w:r>
      <w:ins w:id="92691" w:author="מנוע מכני" w:date="2026-10-05T11:32:12Z">
        <w:r>
          <w:rPr>
            <w:rFonts w:hint="cs"/>
            <w:rtl/>
          </w:rPr>
          <w:t xml:space="preserve">א"ל</w:t>
        </w:r>
      </w:ins>
      <w:del w:id="92692" w:author="מנוע מכני" w:date="2026-10-05T11:32:12Z">
        <w:r w:rsidR="00615DF5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 לתקוני שדרתיך ולא לעוותי</w:t>
      </w:r>
      <w:r w:rsidR="0057284B">
        <w:rPr>
          <w:rtl/>
        </w:rPr>
        <w:t>.</w:t>
      </w:r>
    </w:p>
    <w:p w14:paraId="13EAE230" w14:textId="77777777" w:rsidR="00615DF5" w:rsidRDefault="00615DF5" w:rsidP="00615DF5">
      <w:pPr>
        <w:rPr>
          <w:rtl/>
        </w:rPr>
      </w:pPr>
      <w:ins w:id="92693" w:author="מנוע מכני" w:date="2026-10-05T11:32:12Z">
        <w:r>
          <w:rPr>
            <w:rFonts w:hint="cs"/>
            <w:rtl/>
          </w:rPr>
          <w:t xml:space="preserve">מ"ש</w:t>
        </w:r>
      </w:ins>
      <w:del w:id="92694" w:author="מנוע מכני" w:date="2026-10-05T11:32:12Z">
        <w:r>
          <w:rPr>
            <w:rFonts w:hint="cs"/>
            <w:rtl/>
          </w:rPr>
          <w:delText xml:space="preserve">מ''ש</w:delText>
        </w:r>
      </w:del>
      <w:r w:rsidR="00F40753">
        <w:rPr>
          <w:rtl/>
        </w:rPr>
        <w:t xml:space="preserve"> </w:t>
      </w:r>
      <w:r>
        <w:rPr>
          <w:rFonts w:hint="cs"/>
          <w:rtl/>
        </w:rPr>
        <w:t>מ</w:t>
      </w:r>
      <w:r w:rsidR="00F40753">
        <w:rPr>
          <w:rtl/>
        </w:rPr>
        <w:t xml:space="preserve">דתנן: האומר לשלוחו צא ותרום - תורם כדעת </w:t>
      </w:r>
      <w:ins w:id="92997" w:author="מנוע מכני" w:date="2026-10-05T11:32:12Z">
        <w:r>
          <w:rPr>
            <w:rtl/>
          </w:rPr>
          <w:t xml:space="preserve">בעה"ב</w:t>
        </w:r>
      </w:ins>
      <w:del w:id="92998" w:author="מנוע מכני" w:date="2026-10-05T11:32:12Z">
        <w:r w:rsidR="00F40753">
          <w:rPr>
            <w:rtl/>
          </w:rPr>
          <w:delText xml:space="preserve">בעל הבית</w:delText>
        </w:r>
      </w:del>
      <w:r w:rsidR="00F40753">
        <w:rPr>
          <w:rtl/>
        </w:rPr>
        <w:t xml:space="preserve">, אם אינו יודע דעת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בע</w:t>
      </w:r>
      <w:ins w:id="92695" w:author="מנוע מכני" w:date="2026-10-05T11:32:12Z">
        <w:r>
          <w:rPr>
            <w:rFonts w:hint="cs"/>
            <w:rtl/>
          </w:rPr>
          <w:t xml:space="preserve">ה"ב</w:t>
        </w:r>
      </w:ins>
      <w:del w:id="92696" w:author="מנוע מכני" w:date="2026-10-05T11:32:12Z">
        <w:r>
          <w:rPr>
            <w:rFonts w:hint="cs"/>
            <w:rtl/>
          </w:rPr>
          <w:delText xml:space="preserve">ה''ב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- תורם בבינונית אחד מנ', </w:t>
      </w:r>
      <w:r w:rsidR="00F40753" w:rsidRPr="00615DF5">
        <w:rPr>
          <w:b/>
          <w:bCs/>
          <w:rtl/>
        </w:rPr>
        <w:t>פיחת עשרה או הוסיף עשרה - תרומתו תרומה</w:t>
      </w:r>
      <w:r w:rsidR="00F40753">
        <w:rPr>
          <w:rtl/>
        </w:rPr>
        <w:t xml:space="preserve">! </w:t>
      </w:r>
    </w:p>
    <w:p w14:paraId="34F3FC24" w14:textId="77777777" w:rsidR="00B874E6" w:rsidRDefault="00615DF5" w:rsidP="00527130">
      <w:pPr>
        <w:pStyle w:val="021"/>
        <w:rPr>
          <w:rtl/>
        </w:rPr>
      </w:pPr>
      <w:r>
        <w:rPr>
          <w:rFonts w:hint="cs"/>
          <w:rtl/>
        </w:rPr>
        <w:t xml:space="preserve">- </w:t>
      </w:r>
      <w:ins w:id="94355" w:author="מנוע מכני" w:date="2026-10-05T11:32:12Z">
        <w:r>
          <w:rPr>
            <w:rtl/>
          </w:rPr>
          <w:t xml:space="preserve">שם</w:t>
        </w:r>
      </w:ins>
      <w:del w:id="94356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כיון </w:t>
      </w:r>
      <w:ins w:id="94351" w:author="מנוע מכני" w:date="2026-10-05T11:32:12Z">
        <w:r>
          <w:rPr>
            <w:rtl/>
          </w:rPr>
          <w:t xml:space="preserve">דיש</w:t>
        </w:r>
      </w:ins>
      <w:del w:id="94352" w:author="מנוע מכני" w:date="2026-10-05T11:32:12Z">
        <w:r w:rsidR="00F40753">
          <w:rPr>
            <w:rtl/>
          </w:rPr>
          <w:delText xml:space="preserve">דאיכא</w:delText>
        </w:r>
      </w:del>
      <w:r w:rsidR="00F40753">
        <w:rPr>
          <w:rtl/>
        </w:rPr>
        <w:t xml:space="preserve"> דתרים בעין יפה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ins w:id="94353" w:author="מנוע מכני" w:date="2026-10-05T11:32:12Z">
        <w:r>
          <w:rPr>
            <w:rFonts w:hint="cs"/>
            <w:rtl/>
          </w:rPr>
          <w:t xml:space="preserve">ויש</w:t>
        </w:r>
      </w:ins>
      <w:del w:id="94354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בעין רעה אומר </w:t>
      </w:r>
      <w:ins w:id="95741" w:author="מנוע מכני" w:date="2026-10-05T11:32:12Z">
        <w:r>
          <w:rPr>
            <w:rFonts w:hint="cs"/>
            <w:rtl/>
          </w:rPr>
          <w:t xml:space="preserve">דלכך</w:t>
        </w:r>
      </w:ins>
      <w:del w:id="95742" w:author="מנוע מכני" w:date="2026-10-05T11:32:12Z">
        <w:r>
          <w:rPr>
            <w:rFonts w:hint="cs"/>
            <w:rtl/>
          </w:rPr>
          <w:delText xml:space="preserve">דלהכי</w:delText>
        </w:r>
      </w:del>
      <w:r>
        <w:rPr>
          <w:rFonts w:hint="cs"/>
          <w:rtl/>
        </w:rPr>
        <w:t xml:space="preserve"> אמדתיך</w:t>
      </w:r>
      <w:r w:rsidR="00527130">
        <w:rPr>
          <w:rFonts w:hint="cs"/>
          <w:rtl/>
        </w:rPr>
        <w:t xml:space="preserve">, אבל כאן </w:t>
      </w:r>
      <w:r w:rsidR="00527130">
        <w:rPr>
          <w:rFonts w:hint="cs"/>
          <w:rtl/>
        </w:rPr>
        <w:t xml:space="preserve">לא</w:t>
      </w:r>
      <w:r w:rsidR="00527130">
        <w:rPr>
          <w:rFonts w:hint="cs"/>
          <w:rtl/>
        </w:rPr>
        <w:t xml:space="preserve"> היה לך לטעות</w:t>
      </w:r>
      <w:r>
        <w:rPr>
          <w:rFonts w:hint="cs"/>
          <w:rtl/>
        </w:rPr>
        <w:t xml:space="preserve"> </w:t>
      </w:r>
    </w:p>
    <w:p w14:paraId="0F1CCD78" w14:textId="77777777" w:rsidR="000C62A7" w:rsidRDefault="00F40753" w:rsidP="000C62A7">
      <w:pPr>
        <w:pStyle w:val="afffb"/>
        <w:rPr>
          <w:rtl/>
        </w:rPr>
      </w:pPr>
      <w:r>
        <w:rPr>
          <w:rtl/>
        </w:rPr>
        <w:t xml:space="preserve">הדרן עלך מעשר בהמה </w:t>
      </w:r>
    </w:p>
    <w:p w14:paraId="5F0326A5" w14:textId="77777777" w:rsidR="00615DF5" w:rsidRDefault="00F40753" w:rsidP="000C62A7">
      <w:pPr>
        <w:pStyle w:val="afffb"/>
        <w:rPr>
          <w:rtl/>
        </w:rPr>
      </w:pPr>
      <w:r>
        <w:rPr>
          <w:rtl/>
        </w:rPr>
        <w:t>וסליקא לה מסכת בכורות</w:t>
      </w:r>
      <w:r w:rsidR="0057284B">
        <w:rPr>
          <w:rtl/>
        </w:rPr>
        <w:t>.</w:t>
      </w:r>
    </w:p>
    <w:p w14:paraId="16EE6EAC" w14:textId="77777777" w:rsidR="00F40753" w:rsidRPr="008F02FF" w:rsidRDefault="00F40753" w:rsidP="00F40753">
      <w:pPr>
        <w:rPr>
          <w:del w:id="90686" w:author="מנוע עיצוב" w:date="2026-10-05T11:33:53Z"/>
        </w:rPr>
      </w:pPr>
    </w:p>
    <w:sectPr w:rsidR="00F40753" w:rsidRPr="008F02FF" w:rsidSect="00F63065">
      <w:pgSz w:w="6804" w:h="9072" w:code="8"/>
      <w:pgMar w:top="567" w:right="567" w:bottom="284" w:left="567" w:header="284" w:footer="284" w:gutter="0"/>
      <w:pgNumType w:start="1"/>
      <w:cols w:space="284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8">
      <wne:acd wne:acdName="acd0"/>
    </wne:keymap>
  </wne:keymaps>
  <wne:toolbars>
    <wne:acdManifest>
      <wne:acdEntry wne:acdName="acd0"/>
    </wne:acdManifest>
  </wne:toolbars>
  <wne:acds>
    <wne:acd wne:argValue="AgDoBdIF0gXZBdwF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25994" w14:textId="77777777" w:rsidR="00226C23" w:rsidRDefault="00226C23">
      <w:pPr>
        <w:spacing w:line="240" w:lineRule="auto"/>
      </w:pPr>
      <w:r>
        <w:separator/>
      </w:r>
    </w:p>
    <w:p w14:paraId="1BF36AC5" w14:textId="77777777" w:rsidR="00226C23" w:rsidRDefault="00226C23"/>
    <w:p w14:paraId="6453BF89" w14:textId="77777777" w:rsidR="00226C23" w:rsidRDefault="00226C23"/>
  </w:endnote>
  <w:endnote w:type="continuationSeparator" w:id="0">
    <w:p w14:paraId="095F58F4" w14:textId="77777777" w:rsidR="00226C23" w:rsidRDefault="00226C23">
      <w:pPr>
        <w:spacing w:line="240" w:lineRule="auto"/>
      </w:pPr>
      <w:r>
        <w:continuationSeparator/>
      </w:r>
    </w:p>
    <w:p w14:paraId="29E4470F" w14:textId="77777777" w:rsidR="00226C23" w:rsidRDefault="00226C23"/>
    <w:p w14:paraId="3586C9B1" w14:textId="77777777" w:rsidR="00226C23" w:rsidRDefault="00226C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ntbitDavid">
    <w:charset w:val="00"/>
    <w:family w:val="roman"/>
    <w:pitch w:val="variable"/>
    <w:sig w:usb0="80000827" w:usb1="5000004A" w:usb2="0000002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 Fontov Regular">
    <w:altName w:val="Times New Roman"/>
    <w:charset w:val="00"/>
    <w:family w:val="roman"/>
    <w:pitch w:val="variable"/>
    <w:sig w:usb0="00000803" w:usb1="5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b Fontext">
    <w:altName w:val="Times New Roman"/>
    <w:charset w:val="00"/>
    <w:family w:val="roman"/>
    <w:pitch w:val="variable"/>
    <w:sig w:usb0="80000827" w:usb1="5000004A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789115214"/>
      <w:docPartObj>
        <w:docPartGallery w:val="Page Numbers (Bottom of Page)"/>
        <w:docPartUnique/>
      </w:docPartObj>
    </w:sdtPr>
    <w:sdtEndPr>
      <w:rPr>
        <w:cs/>
      </w:rPr>
    </w:sdtEndPr>
    <w:sdtContent>
      <w:p w14:paraId="16E88143" w14:textId="77777777" w:rsidR="00C5567C" w:rsidRDefault="00C5567C" w:rsidP="002407B8">
        <w:pPr>
          <w:pStyle w:val="a6"/>
          <w:jc w:val="right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4B1F37" w:rsidRPr="004B1F37">
          <w:rPr>
            <w:noProof/>
            <w:rtl/>
            <w:lang w:val="he-IL"/>
          </w:rPr>
          <w:t>14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04187610"/>
      <w:docPartObj>
        <w:docPartGallery w:val="Page Numbers (Bottom of Page)"/>
        <w:docPartUnique/>
      </w:docPartObj>
    </w:sdtPr>
    <w:sdtEndPr>
      <w:rPr>
        <w:cs/>
      </w:rPr>
    </w:sdtEndPr>
    <w:sdtContent>
      <w:p w14:paraId="367AA7C3" w14:textId="77777777" w:rsidR="00C5567C" w:rsidRDefault="00C5567C" w:rsidP="002407B8">
        <w:pPr>
          <w:pStyle w:val="a6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4B1F37" w:rsidRPr="004B1F37">
          <w:rPr>
            <w:noProof/>
            <w:rtl/>
            <w:lang w:val="he-IL"/>
          </w:rPr>
          <w:t>13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774DA" w14:textId="77777777" w:rsidR="00226C23" w:rsidRDefault="00226C23">
      <w:pPr>
        <w:spacing w:line="240" w:lineRule="auto"/>
      </w:pPr>
      <w:r>
        <w:separator/>
      </w:r>
    </w:p>
    <w:p w14:paraId="491ABB04" w14:textId="77777777" w:rsidR="00226C23" w:rsidRDefault="00226C23"/>
    <w:p w14:paraId="218570E8" w14:textId="77777777" w:rsidR="00226C23" w:rsidRDefault="00226C23"/>
  </w:footnote>
  <w:footnote w:type="continuationSeparator" w:id="0">
    <w:p w14:paraId="6DB7C170" w14:textId="77777777" w:rsidR="00226C23" w:rsidRDefault="00226C23">
      <w:pPr>
        <w:spacing w:line="240" w:lineRule="auto"/>
      </w:pPr>
      <w:r>
        <w:continuationSeparator/>
      </w:r>
    </w:p>
    <w:p w14:paraId="3D84D69B" w14:textId="77777777" w:rsidR="00226C23" w:rsidRDefault="00226C23"/>
    <w:p w14:paraId="2C29C7F5" w14:textId="77777777" w:rsidR="00226C23" w:rsidRDefault="00226C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B01A1" w14:textId="77777777" w:rsidR="00C5567C" w:rsidRPr="00453C31" w:rsidRDefault="00C5567C" w:rsidP="002A37F6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right" w:pos="10773"/>
      </w:tabs>
      <w:spacing w:after="0" w:line="240" w:lineRule="auto"/>
      <w:ind w:left="0" w:firstLine="0"/>
      <w:jc w:val="center"/>
      <w:rPr>
        <w:b/>
        <w:bCs/>
        <w:rtl/>
      </w:rPr>
    </w:pPr>
    <w:r w:rsidRPr="00453C31">
      <w:rPr>
        <w:b/>
        <w:bCs/>
        <w:noProof/>
        <w:rtl/>
      </w:rPr>
      <w:drawing>
        <wp:inline distT="0" distB="0" distL="0" distR="0" wp14:anchorId="1B12642C" wp14:editId="2B999EDD">
          <wp:extent cx="1986461" cy="197560"/>
          <wp:effectExtent l="0" t="0" r="0" b="0"/>
          <wp:docPr id="5" name="תמונה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כותר לאוקמי גירסא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7734" r="-91" b="16992"/>
                  <a:stretch/>
                </pic:blipFill>
                <pic:spPr bwMode="auto">
                  <a:xfrm>
                    <a:off x="0" y="0"/>
                    <a:ext cx="2088809" cy="2077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0AA3BD5" w14:textId="3E3D60D1" w:rsidR="00C5567C" w:rsidRPr="00453C31" w:rsidRDefault="00C5567C" w:rsidP="006C52B4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decimal" w:pos="2976"/>
        <w:tab w:val="right" w:pos="11057"/>
      </w:tabs>
      <w:spacing w:after="240" w:line="240" w:lineRule="exact"/>
      <w:ind w:left="0" w:firstLine="0"/>
      <w:rPr>
        <w:b/>
        <w:bCs/>
        <w:rtl/>
      </w:rPr>
    </w:pP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rFonts w:hint="cs"/>
        <w:b/>
        <w:bCs/>
      </w:rPr>
      <w:instrText>STYLEREF  "</w:instrText>
    </w:r>
    <w:r w:rsidRPr="00453C31">
      <w:rPr>
        <w:rFonts w:hint="cs"/>
        <w:b/>
        <w:bCs/>
        <w:rtl/>
      </w:rPr>
      <w:instrText xml:space="preserve">דף בצד"  \* </w:instrText>
    </w:r>
    <w:r w:rsidRPr="00453C31">
      <w:rPr>
        <w:rFonts w:hint="cs"/>
        <w:b/>
        <w:bCs/>
      </w:rPr>
      <w:instrText>MERGEFORMAT</w:instrText>
    </w:r>
    <w:r w:rsidRPr="00453C31">
      <w:rPr>
        <w:b/>
        <w:bCs/>
      </w:rPr>
      <w:instrText xml:space="preserve"> </w:instrText>
    </w:r>
    <w:r w:rsidRPr="00453C31">
      <w:rPr>
        <w:b/>
        <w:bCs/>
        <w:rtl/>
      </w:rPr>
      <w:fldChar w:fldCharType="separate"/>
    </w:r>
    <w:r w:rsidR="00E4028F">
      <w:rPr>
        <w:b/>
        <w:bCs/>
        <w:noProof/>
        <w:rtl/>
      </w:rPr>
      <w:t>ס.</w:t>
    </w:r>
    <w:r w:rsidRPr="00453C31">
      <w:rPr>
        <w:b/>
        <w:bCs/>
        <w:rtl/>
      </w:rPr>
      <w:fldChar w:fldCharType="end"/>
    </w:r>
    <w:r>
      <w:rPr>
        <w:rFonts w:hint="cs"/>
        <w:b/>
        <w:bCs/>
        <w:rtl/>
      </w:rPr>
      <w:t xml:space="preserve">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פרק תשיעי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>:</w:t>
    </w:r>
    <w:r>
      <w:rPr>
        <w:b/>
        <w:bCs/>
        <w:rtl/>
      </w:rPr>
      <w:tab/>
    </w:r>
    <w:r w:rsidRPr="002A37F6">
      <w:rPr>
        <w:rtl/>
      </w:rPr>
      <w:fldChar w:fldCharType="begin"/>
    </w:r>
    <w:r w:rsidRPr="002A37F6">
      <w:rPr>
        <w:rtl/>
      </w:rPr>
      <w:instrText xml:space="preserve"> </w:instrText>
    </w:r>
    <w:r w:rsidRPr="002A37F6">
      <w:rPr>
        <w:rFonts w:hint="cs"/>
      </w:rPr>
      <w:instrText>STYLEREF</w:instrText>
    </w:r>
    <w:r w:rsidRPr="002A37F6">
      <w:rPr>
        <w:rFonts w:hint="cs"/>
        <w:rtl/>
      </w:rPr>
      <w:instrText xml:space="preserve">  מסכת  \* </w:instrText>
    </w:r>
    <w:r w:rsidRPr="002A37F6">
      <w:rPr>
        <w:rFonts w:hint="cs"/>
      </w:rPr>
      <w:instrText>MERGEFORMAT</w:instrText>
    </w:r>
    <w:r w:rsidRPr="002A37F6">
      <w:instrText xml:space="preserve"> </w:instrText>
    </w:r>
    <w:r w:rsidRPr="002A37F6">
      <w:rPr>
        <w:rtl/>
      </w:rPr>
      <w:fldChar w:fldCharType="separate"/>
    </w:r>
    <w:r w:rsidR="00E4028F">
      <w:rPr>
        <w:noProof/>
        <w:rtl/>
      </w:rPr>
      <w:t>בכורות</w:t>
    </w:r>
    <w:r w:rsidRPr="002A37F6">
      <w:rPr>
        <w:rtl/>
      </w:rPr>
      <w:fldChar w:fldCharType="end"/>
    </w:r>
    <w:r w:rsidRPr="00453C31">
      <w:rPr>
        <w:rFonts w:ascii="Cambria" w:hAnsi="Cambria" w:hint="cs"/>
        <w:b/>
        <w:bCs/>
        <w:color w:val="A6A6A6" w:themeColor="background1" w:themeShade="A6"/>
        <w:rtl/>
      </w:rPr>
      <w:t xml:space="preserve"> </w:t>
    </w:r>
    <w:r>
      <w:rPr>
        <w:b/>
        <w:bCs/>
        <w:rtl/>
      </w:rPr>
      <w:tab/>
    </w: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b/>
        <w:bCs/>
      </w:rPr>
      <w:instrText>STYLEREF  "</w:instrText>
    </w:r>
    <w:r>
      <w:rPr>
        <w:b/>
        <w:bCs/>
        <w:rtl/>
      </w:rPr>
      <w:instrText xml:space="preserve">פרק שם"  \* </w:instrText>
    </w:r>
    <w:r>
      <w:rPr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 w:rsidR="00E4028F" w:rsidRPr="00E4028F">
      <w:rPr>
        <w:noProof/>
        <w:rtl/>
      </w:rPr>
      <w:t>מעשר בהמה</w:t>
    </w:r>
    <w:r>
      <w:rPr>
        <w:b/>
        <w:bCs/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653F4" w14:textId="77777777" w:rsidR="00C5567C" w:rsidRPr="00453C31" w:rsidRDefault="00C5567C" w:rsidP="002A37F6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center" w:pos="5387"/>
        <w:tab w:val="right" w:pos="10773"/>
      </w:tabs>
      <w:spacing w:after="0" w:line="240" w:lineRule="auto"/>
      <w:ind w:left="0" w:firstLine="0"/>
      <w:jc w:val="center"/>
      <w:rPr>
        <w:b/>
        <w:bCs/>
        <w:rtl/>
      </w:rPr>
    </w:pPr>
    <w:r w:rsidRPr="00453C31">
      <w:rPr>
        <w:b/>
        <w:bCs/>
        <w:noProof/>
        <w:rtl/>
      </w:rPr>
      <w:drawing>
        <wp:inline distT="0" distB="0" distL="0" distR="0" wp14:anchorId="3F704493" wp14:editId="51038F65">
          <wp:extent cx="2006136" cy="199517"/>
          <wp:effectExtent l="0" t="0" r="0" b="0"/>
          <wp:docPr id="6" name="תמונה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כותר לאוקמי גירסא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7734" r="-91" b="16992"/>
                  <a:stretch/>
                </pic:blipFill>
                <pic:spPr bwMode="auto">
                  <a:xfrm>
                    <a:off x="0" y="0"/>
                    <a:ext cx="2090913" cy="2079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D8FA154" w14:textId="0A849A7E" w:rsidR="00C5567C" w:rsidRPr="00453C31" w:rsidRDefault="00C5567C" w:rsidP="0064321D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right" w:pos="10603"/>
      </w:tabs>
      <w:spacing w:after="240" w:line="240" w:lineRule="exact"/>
      <w:ind w:left="0" w:firstLine="0"/>
      <w:rPr>
        <w:b/>
        <w:bCs/>
      </w:rPr>
    </w:pPr>
    <w:r w:rsidRPr="00453C31">
      <w:rPr>
        <w:rFonts w:hint="cs"/>
        <w:b/>
        <w:bCs/>
        <w:rtl/>
      </w:rPr>
      <w:t xml:space="preserve">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פרק תשיעי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 xml:space="preserve">: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  "</w:instrText>
    </w:r>
    <w:r w:rsidRPr="00453C31">
      <w:rPr>
        <w:b/>
        <w:bCs/>
        <w:rtl/>
      </w:rPr>
      <w:instrText xml:space="preserve">פרק שם"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מעשר בהמה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 xml:space="preserve">  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rFonts w:hint="cs"/>
        <w:b/>
        <w:bCs/>
      </w:rPr>
      <w:instrText>STYLEREF  "</w:instrText>
    </w:r>
    <w:r w:rsidRPr="00453C31">
      <w:rPr>
        <w:rFonts w:hint="cs"/>
        <w:b/>
        <w:bCs/>
        <w:rtl/>
      </w:rPr>
      <w:instrText xml:space="preserve">דף בצד"  \* </w:instrText>
    </w:r>
    <w:r w:rsidRPr="00453C31">
      <w:rPr>
        <w:rFonts w:hint="cs"/>
        <w:b/>
        <w:bCs/>
      </w:rPr>
      <w:instrText>MERGEFORMAT</w:instrText>
    </w:r>
    <w:r w:rsidRPr="00453C31">
      <w:rPr>
        <w:b/>
        <w:bCs/>
      </w:rPr>
      <w:instrText xml:space="preserve">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ס:</w:t>
    </w:r>
    <w:r w:rsidRPr="00453C31">
      <w:rPr>
        <w:b/>
        <w:bCs/>
        <w:rtl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EB2"/>
    <w:multiLevelType w:val="hybridMultilevel"/>
    <w:tmpl w:val="AC5CDB82"/>
    <w:lvl w:ilvl="0" w:tplc="99280F88">
      <w:start w:val="2"/>
      <w:numFmt w:val="bullet"/>
      <w:lvlText w:val="-"/>
      <w:lvlJc w:val="left"/>
      <w:pPr>
        <w:ind w:left="720" w:hanging="360"/>
      </w:pPr>
      <w:rPr>
        <w:rFonts w:ascii="FontbitDavid" w:eastAsiaTheme="minorHAnsi" w:hAnsi="FontbitDavid" w:cs="Fontbit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445FD"/>
    <w:multiLevelType w:val="hybridMultilevel"/>
    <w:tmpl w:val="4C0CD36A"/>
    <w:lvl w:ilvl="0" w:tplc="1D8E2974">
      <w:start w:val="2"/>
      <w:numFmt w:val="bullet"/>
      <w:pStyle w:val="a"/>
      <w:lvlText w:val="-"/>
      <w:lvlJc w:val="left"/>
      <w:pPr>
        <w:ind w:left="720" w:hanging="360"/>
      </w:pPr>
      <w:rPr>
        <w:rFonts w:ascii="BA Fontov Regular" w:eastAsiaTheme="minorHAnsi" w:hAnsi="BA Fontov Regular" w:cs="BA Fontov Regular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33B2A"/>
    <w:multiLevelType w:val="hybridMultilevel"/>
    <w:tmpl w:val="C352A0F4"/>
    <w:lvl w:ilvl="0" w:tplc="BA96B59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20025"/>
    <w:multiLevelType w:val="hybridMultilevel"/>
    <w:tmpl w:val="238E84D4"/>
    <w:lvl w:ilvl="0" w:tplc="9D9269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93765"/>
    <w:multiLevelType w:val="hybridMultilevel"/>
    <w:tmpl w:val="C5FCDBA4"/>
    <w:lvl w:ilvl="0" w:tplc="C6C62F5E">
      <w:numFmt w:val="bullet"/>
      <w:pStyle w:val="-04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C3AEE"/>
    <w:multiLevelType w:val="hybridMultilevel"/>
    <w:tmpl w:val="53600844"/>
    <w:lvl w:ilvl="0" w:tplc="AB38F86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D12F97"/>
    <w:multiLevelType w:val="hybridMultilevel"/>
    <w:tmpl w:val="ED126E88"/>
    <w:lvl w:ilvl="0" w:tplc="D848E58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09779D"/>
    <w:multiLevelType w:val="hybridMultilevel"/>
    <w:tmpl w:val="1B7021A2"/>
    <w:lvl w:ilvl="0" w:tplc="1B76C59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0080C"/>
    <w:multiLevelType w:val="hybridMultilevel"/>
    <w:tmpl w:val="BD8E67BC"/>
    <w:lvl w:ilvl="0" w:tplc="1AD0097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A214A"/>
    <w:multiLevelType w:val="hybridMultilevel"/>
    <w:tmpl w:val="F300D142"/>
    <w:lvl w:ilvl="0" w:tplc="9F0ACA7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553D53"/>
    <w:multiLevelType w:val="hybridMultilevel"/>
    <w:tmpl w:val="565C7964"/>
    <w:lvl w:ilvl="0" w:tplc="B33A2E8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867596">
    <w:abstractNumId w:val="4"/>
  </w:num>
  <w:num w:numId="2" w16cid:durableId="1524830044">
    <w:abstractNumId w:val="7"/>
  </w:num>
  <w:num w:numId="3" w16cid:durableId="1158155694">
    <w:abstractNumId w:val="0"/>
  </w:num>
  <w:num w:numId="4" w16cid:durableId="754395810">
    <w:abstractNumId w:val="2"/>
  </w:num>
  <w:num w:numId="5" w16cid:durableId="1835562833">
    <w:abstractNumId w:val="8"/>
  </w:num>
  <w:num w:numId="6" w16cid:durableId="1034159623">
    <w:abstractNumId w:val="3"/>
  </w:num>
  <w:num w:numId="7" w16cid:durableId="1556434331">
    <w:abstractNumId w:val="5"/>
  </w:num>
  <w:num w:numId="8" w16cid:durableId="859470202">
    <w:abstractNumId w:val="6"/>
  </w:num>
  <w:num w:numId="9" w16cid:durableId="1172450881">
    <w:abstractNumId w:val="1"/>
  </w:num>
  <w:num w:numId="10" w16cid:durableId="334382768">
    <w:abstractNumId w:val="9"/>
  </w:num>
  <w:num w:numId="11" w16cid:durableId="1976831680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Changes/>
  <w:zoom w:percent="100"/>
  <w:displayBackgroundShape/>
  <w:hideSpellingErrors/>
  <w:hideGrammaticalErrors/>
  <w:defaultTabStop w:val="34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DA4"/>
    <w:rsid w:val="00000168"/>
    <w:rsid w:val="000003BB"/>
    <w:rsid w:val="00000F0A"/>
    <w:rsid w:val="0000158C"/>
    <w:rsid w:val="00002A62"/>
    <w:rsid w:val="0000571F"/>
    <w:rsid w:val="000060D8"/>
    <w:rsid w:val="00011F40"/>
    <w:rsid w:val="00012647"/>
    <w:rsid w:val="00015101"/>
    <w:rsid w:val="00021310"/>
    <w:rsid w:val="00021CA0"/>
    <w:rsid w:val="00022928"/>
    <w:rsid w:val="00023BF3"/>
    <w:rsid w:val="000247EC"/>
    <w:rsid w:val="00025130"/>
    <w:rsid w:val="00025B2E"/>
    <w:rsid w:val="00026123"/>
    <w:rsid w:val="00027C13"/>
    <w:rsid w:val="000308A4"/>
    <w:rsid w:val="000311BC"/>
    <w:rsid w:val="00031534"/>
    <w:rsid w:val="00031FCC"/>
    <w:rsid w:val="0003242C"/>
    <w:rsid w:val="00032DA1"/>
    <w:rsid w:val="0003435B"/>
    <w:rsid w:val="00035B0C"/>
    <w:rsid w:val="000364A8"/>
    <w:rsid w:val="00037612"/>
    <w:rsid w:val="00037F3B"/>
    <w:rsid w:val="000402C8"/>
    <w:rsid w:val="00044FDC"/>
    <w:rsid w:val="00046611"/>
    <w:rsid w:val="00050581"/>
    <w:rsid w:val="00050E5D"/>
    <w:rsid w:val="000546D7"/>
    <w:rsid w:val="0005618A"/>
    <w:rsid w:val="000563D1"/>
    <w:rsid w:val="0005776F"/>
    <w:rsid w:val="00057B38"/>
    <w:rsid w:val="00062AE8"/>
    <w:rsid w:val="00062B19"/>
    <w:rsid w:val="00064FB8"/>
    <w:rsid w:val="00070196"/>
    <w:rsid w:val="000704D1"/>
    <w:rsid w:val="00070764"/>
    <w:rsid w:val="0007083C"/>
    <w:rsid w:val="00073928"/>
    <w:rsid w:val="00074BD2"/>
    <w:rsid w:val="000756FE"/>
    <w:rsid w:val="00076AEC"/>
    <w:rsid w:val="00076B01"/>
    <w:rsid w:val="00076F17"/>
    <w:rsid w:val="00081C57"/>
    <w:rsid w:val="00082F34"/>
    <w:rsid w:val="00083A0C"/>
    <w:rsid w:val="00084F93"/>
    <w:rsid w:val="0008517B"/>
    <w:rsid w:val="00085E63"/>
    <w:rsid w:val="00085F66"/>
    <w:rsid w:val="00086B97"/>
    <w:rsid w:val="00086EA8"/>
    <w:rsid w:val="00092072"/>
    <w:rsid w:val="00092C04"/>
    <w:rsid w:val="0009420E"/>
    <w:rsid w:val="000958FE"/>
    <w:rsid w:val="00095960"/>
    <w:rsid w:val="0009668A"/>
    <w:rsid w:val="000A0E34"/>
    <w:rsid w:val="000A157F"/>
    <w:rsid w:val="000A2100"/>
    <w:rsid w:val="000A2C32"/>
    <w:rsid w:val="000A3267"/>
    <w:rsid w:val="000A7960"/>
    <w:rsid w:val="000A7B44"/>
    <w:rsid w:val="000B1D60"/>
    <w:rsid w:val="000B2DB0"/>
    <w:rsid w:val="000B360B"/>
    <w:rsid w:val="000B398F"/>
    <w:rsid w:val="000B40E8"/>
    <w:rsid w:val="000B5F7F"/>
    <w:rsid w:val="000B64E5"/>
    <w:rsid w:val="000B7B6A"/>
    <w:rsid w:val="000C21FC"/>
    <w:rsid w:val="000C39E5"/>
    <w:rsid w:val="000C4331"/>
    <w:rsid w:val="000C49FA"/>
    <w:rsid w:val="000C5367"/>
    <w:rsid w:val="000C62A7"/>
    <w:rsid w:val="000C64EC"/>
    <w:rsid w:val="000C64FA"/>
    <w:rsid w:val="000C73DD"/>
    <w:rsid w:val="000D238F"/>
    <w:rsid w:val="000D2E5B"/>
    <w:rsid w:val="000D305C"/>
    <w:rsid w:val="000D5C1C"/>
    <w:rsid w:val="000D7EE0"/>
    <w:rsid w:val="000E08C9"/>
    <w:rsid w:val="000E4449"/>
    <w:rsid w:val="000E4B6A"/>
    <w:rsid w:val="000E6358"/>
    <w:rsid w:val="000E6A0B"/>
    <w:rsid w:val="000E6FC5"/>
    <w:rsid w:val="000F134E"/>
    <w:rsid w:val="000F1E3D"/>
    <w:rsid w:val="000F243B"/>
    <w:rsid w:val="000F24A6"/>
    <w:rsid w:val="000F2710"/>
    <w:rsid w:val="000F403D"/>
    <w:rsid w:val="000F53D4"/>
    <w:rsid w:val="000F5460"/>
    <w:rsid w:val="000F7808"/>
    <w:rsid w:val="000F7D6B"/>
    <w:rsid w:val="00100A66"/>
    <w:rsid w:val="0010269E"/>
    <w:rsid w:val="001066BB"/>
    <w:rsid w:val="00106C0C"/>
    <w:rsid w:val="0010748A"/>
    <w:rsid w:val="00110923"/>
    <w:rsid w:val="001114BE"/>
    <w:rsid w:val="00112F92"/>
    <w:rsid w:val="00113F9E"/>
    <w:rsid w:val="0011408F"/>
    <w:rsid w:val="001142F1"/>
    <w:rsid w:val="00115597"/>
    <w:rsid w:val="00115694"/>
    <w:rsid w:val="00116221"/>
    <w:rsid w:val="00116BD5"/>
    <w:rsid w:val="00120A54"/>
    <w:rsid w:val="00125C36"/>
    <w:rsid w:val="001300C0"/>
    <w:rsid w:val="00130958"/>
    <w:rsid w:val="0013167D"/>
    <w:rsid w:val="0013268E"/>
    <w:rsid w:val="00132C08"/>
    <w:rsid w:val="00135227"/>
    <w:rsid w:val="00135880"/>
    <w:rsid w:val="001403F2"/>
    <w:rsid w:val="00141810"/>
    <w:rsid w:val="00143103"/>
    <w:rsid w:val="0014701E"/>
    <w:rsid w:val="00150D29"/>
    <w:rsid w:val="00152264"/>
    <w:rsid w:val="00152400"/>
    <w:rsid w:val="001526C3"/>
    <w:rsid w:val="00153858"/>
    <w:rsid w:val="001545D5"/>
    <w:rsid w:val="00156DD3"/>
    <w:rsid w:val="00157A28"/>
    <w:rsid w:val="00157B46"/>
    <w:rsid w:val="00162161"/>
    <w:rsid w:val="0016337A"/>
    <w:rsid w:val="00165DBA"/>
    <w:rsid w:val="00165FBC"/>
    <w:rsid w:val="00166B36"/>
    <w:rsid w:val="00167F24"/>
    <w:rsid w:val="00171BF6"/>
    <w:rsid w:val="001721DC"/>
    <w:rsid w:val="00173D8F"/>
    <w:rsid w:val="00176867"/>
    <w:rsid w:val="001869E4"/>
    <w:rsid w:val="001871C3"/>
    <w:rsid w:val="00187977"/>
    <w:rsid w:val="00187E80"/>
    <w:rsid w:val="001900E5"/>
    <w:rsid w:val="0019058D"/>
    <w:rsid w:val="0019353F"/>
    <w:rsid w:val="00193CB2"/>
    <w:rsid w:val="00196AB6"/>
    <w:rsid w:val="001976C1"/>
    <w:rsid w:val="001A1AC0"/>
    <w:rsid w:val="001A2890"/>
    <w:rsid w:val="001A33AD"/>
    <w:rsid w:val="001A432F"/>
    <w:rsid w:val="001A5B6C"/>
    <w:rsid w:val="001A6791"/>
    <w:rsid w:val="001A67D7"/>
    <w:rsid w:val="001A6FFC"/>
    <w:rsid w:val="001A757B"/>
    <w:rsid w:val="001B0148"/>
    <w:rsid w:val="001B197A"/>
    <w:rsid w:val="001B1B14"/>
    <w:rsid w:val="001B28E6"/>
    <w:rsid w:val="001B405E"/>
    <w:rsid w:val="001B5087"/>
    <w:rsid w:val="001B5223"/>
    <w:rsid w:val="001B6BBF"/>
    <w:rsid w:val="001B70F7"/>
    <w:rsid w:val="001C01D3"/>
    <w:rsid w:val="001C030E"/>
    <w:rsid w:val="001C19EA"/>
    <w:rsid w:val="001C1ABB"/>
    <w:rsid w:val="001C1C8B"/>
    <w:rsid w:val="001C2013"/>
    <w:rsid w:val="001C5788"/>
    <w:rsid w:val="001C60A6"/>
    <w:rsid w:val="001C6B3C"/>
    <w:rsid w:val="001C7BAA"/>
    <w:rsid w:val="001D01EC"/>
    <w:rsid w:val="001D2B14"/>
    <w:rsid w:val="001D2CE4"/>
    <w:rsid w:val="001D4081"/>
    <w:rsid w:val="001D44FE"/>
    <w:rsid w:val="001D5403"/>
    <w:rsid w:val="001D540A"/>
    <w:rsid w:val="001D5824"/>
    <w:rsid w:val="001D601B"/>
    <w:rsid w:val="001D6140"/>
    <w:rsid w:val="001D6E8E"/>
    <w:rsid w:val="001E07F0"/>
    <w:rsid w:val="001E158E"/>
    <w:rsid w:val="001E411B"/>
    <w:rsid w:val="001E4814"/>
    <w:rsid w:val="001E4A58"/>
    <w:rsid w:val="001E6E52"/>
    <w:rsid w:val="001F330B"/>
    <w:rsid w:val="001F3BDF"/>
    <w:rsid w:val="001F3D5F"/>
    <w:rsid w:val="001F5019"/>
    <w:rsid w:val="001F5326"/>
    <w:rsid w:val="001F5864"/>
    <w:rsid w:val="001F6636"/>
    <w:rsid w:val="00202140"/>
    <w:rsid w:val="0020431F"/>
    <w:rsid w:val="00204728"/>
    <w:rsid w:val="002061E6"/>
    <w:rsid w:val="00210754"/>
    <w:rsid w:val="00211C4B"/>
    <w:rsid w:val="002122CF"/>
    <w:rsid w:val="002123D2"/>
    <w:rsid w:val="00213A1D"/>
    <w:rsid w:val="00213B03"/>
    <w:rsid w:val="00214FEE"/>
    <w:rsid w:val="00215C64"/>
    <w:rsid w:val="0021610D"/>
    <w:rsid w:val="002173F6"/>
    <w:rsid w:val="00217B7A"/>
    <w:rsid w:val="00220691"/>
    <w:rsid w:val="0022398C"/>
    <w:rsid w:val="00225E70"/>
    <w:rsid w:val="00226B2C"/>
    <w:rsid w:val="00226C23"/>
    <w:rsid w:val="00230820"/>
    <w:rsid w:val="00232F2D"/>
    <w:rsid w:val="00234C75"/>
    <w:rsid w:val="00234D75"/>
    <w:rsid w:val="002357CF"/>
    <w:rsid w:val="00235888"/>
    <w:rsid w:val="002358C6"/>
    <w:rsid w:val="002362D6"/>
    <w:rsid w:val="00236322"/>
    <w:rsid w:val="00237922"/>
    <w:rsid w:val="0023796A"/>
    <w:rsid w:val="002402FD"/>
    <w:rsid w:val="002406DA"/>
    <w:rsid w:val="002407B8"/>
    <w:rsid w:val="00241C9B"/>
    <w:rsid w:val="00243971"/>
    <w:rsid w:val="00244701"/>
    <w:rsid w:val="0024581B"/>
    <w:rsid w:val="00245C3E"/>
    <w:rsid w:val="002464C5"/>
    <w:rsid w:val="0024766E"/>
    <w:rsid w:val="0025298F"/>
    <w:rsid w:val="00252B01"/>
    <w:rsid w:val="00253237"/>
    <w:rsid w:val="00254367"/>
    <w:rsid w:val="0025482F"/>
    <w:rsid w:val="002553FD"/>
    <w:rsid w:val="00255478"/>
    <w:rsid w:val="00256428"/>
    <w:rsid w:val="00257D66"/>
    <w:rsid w:val="002603E2"/>
    <w:rsid w:val="0026142A"/>
    <w:rsid w:val="002660F4"/>
    <w:rsid w:val="0026794E"/>
    <w:rsid w:val="00270167"/>
    <w:rsid w:val="00270482"/>
    <w:rsid w:val="00271300"/>
    <w:rsid w:val="00275289"/>
    <w:rsid w:val="002762F8"/>
    <w:rsid w:val="00276B89"/>
    <w:rsid w:val="0027722F"/>
    <w:rsid w:val="00280F6D"/>
    <w:rsid w:val="00281F84"/>
    <w:rsid w:val="002825FD"/>
    <w:rsid w:val="002831FF"/>
    <w:rsid w:val="00283478"/>
    <w:rsid w:val="00284151"/>
    <w:rsid w:val="00286A49"/>
    <w:rsid w:val="00286E53"/>
    <w:rsid w:val="002873B5"/>
    <w:rsid w:val="00290806"/>
    <w:rsid w:val="00292C50"/>
    <w:rsid w:val="00293B21"/>
    <w:rsid w:val="00294527"/>
    <w:rsid w:val="0029609D"/>
    <w:rsid w:val="00296D7C"/>
    <w:rsid w:val="002A1799"/>
    <w:rsid w:val="002A1990"/>
    <w:rsid w:val="002A3070"/>
    <w:rsid w:val="002A3504"/>
    <w:rsid w:val="002A37F6"/>
    <w:rsid w:val="002B1114"/>
    <w:rsid w:val="002B357F"/>
    <w:rsid w:val="002B5A68"/>
    <w:rsid w:val="002B5F5D"/>
    <w:rsid w:val="002B6917"/>
    <w:rsid w:val="002B7B82"/>
    <w:rsid w:val="002C00B0"/>
    <w:rsid w:val="002C0347"/>
    <w:rsid w:val="002C2165"/>
    <w:rsid w:val="002C368B"/>
    <w:rsid w:val="002C3B7E"/>
    <w:rsid w:val="002C704D"/>
    <w:rsid w:val="002C7339"/>
    <w:rsid w:val="002D068E"/>
    <w:rsid w:val="002D1A0B"/>
    <w:rsid w:val="002D33AC"/>
    <w:rsid w:val="002D4B11"/>
    <w:rsid w:val="002D63A3"/>
    <w:rsid w:val="002D710F"/>
    <w:rsid w:val="002D757C"/>
    <w:rsid w:val="002E2050"/>
    <w:rsid w:val="002E2927"/>
    <w:rsid w:val="002E4BDC"/>
    <w:rsid w:val="002E4D6A"/>
    <w:rsid w:val="002E5245"/>
    <w:rsid w:val="002F1A5F"/>
    <w:rsid w:val="002F35AF"/>
    <w:rsid w:val="002F37BD"/>
    <w:rsid w:val="002F53A6"/>
    <w:rsid w:val="002F6083"/>
    <w:rsid w:val="00300ED5"/>
    <w:rsid w:val="00301F6E"/>
    <w:rsid w:val="00302037"/>
    <w:rsid w:val="003027B9"/>
    <w:rsid w:val="0030298D"/>
    <w:rsid w:val="00302E46"/>
    <w:rsid w:val="00304181"/>
    <w:rsid w:val="0030600E"/>
    <w:rsid w:val="003068FC"/>
    <w:rsid w:val="00307062"/>
    <w:rsid w:val="003072E3"/>
    <w:rsid w:val="00310F26"/>
    <w:rsid w:val="00315F13"/>
    <w:rsid w:val="00316820"/>
    <w:rsid w:val="0031711E"/>
    <w:rsid w:val="003210F6"/>
    <w:rsid w:val="00322213"/>
    <w:rsid w:val="00326511"/>
    <w:rsid w:val="00326E41"/>
    <w:rsid w:val="00327218"/>
    <w:rsid w:val="003279E9"/>
    <w:rsid w:val="0033389A"/>
    <w:rsid w:val="00335950"/>
    <w:rsid w:val="00335A21"/>
    <w:rsid w:val="003408B6"/>
    <w:rsid w:val="00341843"/>
    <w:rsid w:val="0034397F"/>
    <w:rsid w:val="00343E94"/>
    <w:rsid w:val="003440E2"/>
    <w:rsid w:val="00344429"/>
    <w:rsid w:val="00347218"/>
    <w:rsid w:val="00347A4A"/>
    <w:rsid w:val="00350103"/>
    <w:rsid w:val="0035010D"/>
    <w:rsid w:val="003507CF"/>
    <w:rsid w:val="0035260C"/>
    <w:rsid w:val="00352C0D"/>
    <w:rsid w:val="00352C2D"/>
    <w:rsid w:val="00353F34"/>
    <w:rsid w:val="0035727A"/>
    <w:rsid w:val="003573FF"/>
    <w:rsid w:val="003614E6"/>
    <w:rsid w:val="0036376F"/>
    <w:rsid w:val="00365C2B"/>
    <w:rsid w:val="00370FC5"/>
    <w:rsid w:val="003720C3"/>
    <w:rsid w:val="00372252"/>
    <w:rsid w:val="00373BAA"/>
    <w:rsid w:val="00375D66"/>
    <w:rsid w:val="00375DF8"/>
    <w:rsid w:val="0037668E"/>
    <w:rsid w:val="0038395A"/>
    <w:rsid w:val="003853AE"/>
    <w:rsid w:val="003904D8"/>
    <w:rsid w:val="00391F3C"/>
    <w:rsid w:val="00391F7B"/>
    <w:rsid w:val="00394F31"/>
    <w:rsid w:val="00395CCF"/>
    <w:rsid w:val="00396C0E"/>
    <w:rsid w:val="003A2C5F"/>
    <w:rsid w:val="003A3C9C"/>
    <w:rsid w:val="003A43FB"/>
    <w:rsid w:val="003A6105"/>
    <w:rsid w:val="003A725D"/>
    <w:rsid w:val="003B0531"/>
    <w:rsid w:val="003B0A13"/>
    <w:rsid w:val="003B10E3"/>
    <w:rsid w:val="003B1830"/>
    <w:rsid w:val="003B2303"/>
    <w:rsid w:val="003B5529"/>
    <w:rsid w:val="003B6778"/>
    <w:rsid w:val="003B6BAC"/>
    <w:rsid w:val="003B7EB9"/>
    <w:rsid w:val="003C087D"/>
    <w:rsid w:val="003C1037"/>
    <w:rsid w:val="003C1708"/>
    <w:rsid w:val="003C1CCA"/>
    <w:rsid w:val="003C72F1"/>
    <w:rsid w:val="003C7E66"/>
    <w:rsid w:val="003C7E72"/>
    <w:rsid w:val="003D0E8E"/>
    <w:rsid w:val="003D1993"/>
    <w:rsid w:val="003D3994"/>
    <w:rsid w:val="003D3E27"/>
    <w:rsid w:val="003D5508"/>
    <w:rsid w:val="003D6CA0"/>
    <w:rsid w:val="003D72AE"/>
    <w:rsid w:val="003E1183"/>
    <w:rsid w:val="003E2C5D"/>
    <w:rsid w:val="003E6339"/>
    <w:rsid w:val="003E731D"/>
    <w:rsid w:val="003F12B8"/>
    <w:rsid w:val="003F380F"/>
    <w:rsid w:val="003F45AF"/>
    <w:rsid w:val="003F57E7"/>
    <w:rsid w:val="003F7079"/>
    <w:rsid w:val="003F770C"/>
    <w:rsid w:val="003F7B20"/>
    <w:rsid w:val="004012E9"/>
    <w:rsid w:val="00401830"/>
    <w:rsid w:val="004030C9"/>
    <w:rsid w:val="00403113"/>
    <w:rsid w:val="004037E3"/>
    <w:rsid w:val="004044EE"/>
    <w:rsid w:val="00404CD0"/>
    <w:rsid w:val="00405311"/>
    <w:rsid w:val="00411BE6"/>
    <w:rsid w:val="00413248"/>
    <w:rsid w:val="0041393B"/>
    <w:rsid w:val="00413E99"/>
    <w:rsid w:val="00416B6C"/>
    <w:rsid w:val="00421668"/>
    <w:rsid w:val="00423A90"/>
    <w:rsid w:val="004240E5"/>
    <w:rsid w:val="00424E00"/>
    <w:rsid w:val="00424EDA"/>
    <w:rsid w:val="004304D4"/>
    <w:rsid w:val="00431ADF"/>
    <w:rsid w:val="00432268"/>
    <w:rsid w:val="00433151"/>
    <w:rsid w:val="00433B6E"/>
    <w:rsid w:val="004340BE"/>
    <w:rsid w:val="00435DCE"/>
    <w:rsid w:val="0043606D"/>
    <w:rsid w:val="00436140"/>
    <w:rsid w:val="0043687E"/>
    <w:rsid w:val="004400E0"/>
    <w:rsid w:val="0044030A"/>
    <w:rsid w:val="0044244F"/>
    <w:rsid w:val="00443BC5"/>
    <w:rsid w:val="004444D1"/>
    <w:rsid w:val="004445E0"/>
    <w:rsid w:val="004467D8"/>
    <w:rsid w:val="00452155"/>
    <w:rsid w:val="00452875"/>
    <w:rsid w:val="004530DC"/>
    <w:rsid w:val="0045665E"/>
    <w:rsid w:val="0045668A"/>
    <w:rsid w:val="00461FA2"/>
    <w:rsid w:val="004622B3"/>
    <w:rsid w:val="00465115"/>
    <w:rsid w:val="00465824"/>
    <w:rsid w:val="00470DFD"/>
    <w:rsid w:val="00470E9E"/>
    <w:rsid w:val="00472264"/>
    <w:rsid w:val="00475222"/>
    <w:rsid w:val="00477147"/>
    <w:rsid w:val="004810A2"/>
    <w:rsid w:val="00481C6B"/>
    <w:rsid w:val="00482227"/>
    <w:rsid w:val="00483DA8"/>
    <w:rsid w:val="00491B3D"/>
    <w:rsid w:val="004950A6"/>
    <w:rsid w:val="004A0C7B"/>
    <w:rsid w:val="004A1BC6"/>
    <w:rsid w:val="004A217F"/>
    <w:rsid w:val="004A3466"/>
    <w:rsid w:val="004A57AF"/>
    <w:rsid w:val="004A6CFF"/>
    <w:rsid w:val="004A7C5C"/>
    <w:rsid w:val="004B1F37"/>
    <w:rsid w:val="004B366D"/>
    <w:rsid w:val="004B3AE6"/>
    <w:rsid w:val="004B4EB0"/>
    <w:rsid w:val="004B65A9"/>
    <w:rsid w:val="004B7003"/>
    <w:rsid w:val="004C05F1"/>
    <w:rsid w:val="004C0D23"/>
    <w:rsid w:val="004C1E74"/>
    <w:rsid w:val="004C2561"/>
    <w:rsid w:val="004C46DD"/>
    <w:rsid w:val="004C6C3F"/>
    <w:rsid w:val="004C6E4F"/>
    <w:rsid w:val="004C79D3"/>
    <w:rsid w:val="004C7A98"/>
    <w:rsid w:val="004C7B80"/>
    <w:rsid w:val="004D02A3"/>
    <w:rsid w:val="004D530B"/>
    <w:rsid w:val="004D5E86"/>
    <w:rsid w:val="004D66EC"/>
    <w:rsid w:val="004E07A2"/>
    <w:rsid w:val="004E2F33"/>
    <w:rsid w:val="004E3670"/>
    <w:rsid w:val="004E4B57"/>
    <w:rsid w:val="004E4E86"/>
    <w:rsid w:val="004E6F22"/>
    <w:rsid w:val="004F131C"/>
    <w:rsid w:val="004F1942"/>
    <w:rsid w:val="004F4487"/>
    <w:rsid w:val="00500CB1"/>
    <w:rsid w:val="00500D7F"/>
    <w:rsid w:val="005031F9"/>
    <w:rsid w:val="00503BB1"/>
    <w:rsid w:val="00505EA7"/>
    <w:rsid w:val="00506686"/>
    <w:rsid w:val="00507DB9"/>
    <w:rsid w:val="00510C03"/>
    <w:rsid w:val="005113EA"/>
    <w:rsid w:val="00511C9C"/>
    <w:rsid w:val="0051270A"/>
    <w:rsid w:val="00512CC1"/>
    <w:rsid w:val="00513337"/>
    <w:rsid w:val="005156C7"/>
    <w:rsid w:val="0051646B"/>
    <w:rsid w:val="0051659A"/>
    <w:rsid w:val="005200B7"/>
    <w:rsid w:val="00522ED8"/>
    <w:rsid w:val="0052389C"/>
    <w:rsid w:val="0052535D"/>
    <w:rsid w:val="00527130"/>
    <w:rsid w:val="00527AB4"/>
    <w:rsid w:val="00527CDE"/>
    <w:rsid w:val="00531CEA"/>
    <w:rsid w:val="00532770"/>
    <w:rsid w:val="005327C8"/>
    <w:rsid w:val="00532BE1"/>
    <w:rsid w:val="00532DDB"/>
    <w:rsid w:val="0053341B"/>
    <w:rsid w:val="00533A69"/>
    <w:rsid w:val="005353A0"/>
    <w:rsid w:val="0053560A"/>
    <w:rsid w:val="0053768C"/>
    <w:rsid w:val="00541EAD"/>
    <w:rsid w:val="00543860"/>
    <w:rsid w:val="0054454F"/>
    <w:rsid w:val="005447A5"/>
    <w:rsid w:val="005449AF"/>
    <w:rsid w:val="00544F7C"/>
    <w:rsid w:val="005450AA"/>
    <w:rsid w:val="00546316"/>
    <w:rsid w:val="005463D0"/>
    <w:rsid w:val="00547F68"/>
    <w:rsid w:val="00551453"/>
    <w:rsid w:val="005522C1"/>
    <w:rsid w:val="00553A9C"/>
    <w:rsid w:val="00554FB2"/>
    <w:rsid w:val="00555172"/>
    <w:rsid w:val="005576F9"/>
    <w:rsid w:val="00557CB9"/>
    <w:rsid w:val="00561EDD"/>
    <w:rsid w:val="00563B81"/>
    <w:rsid w:val="0056475A"/>
    <w:rsid w:val="00565633"/>
    <w:rsid w:val="00566A8E"/>
    <w:rsid w:val="00566BFD"/>
    <w:rsid w:val="00567455"/>
    <w:rsid w:val="00571427"/>
    <w:rsid w:val="00571693"/>
    <w:rsid w:val="00571A5C"/>
    <w:rsid w:val="00571E2E"/>
    <w:rsid w:val="00571E9D"/>
    <w:rsid w:val="005722AA"/>
    <w:rsid w:val="00572678"/>
    <w:rsid w:val="0057284B"/>
    <w:rsid w:val="0057380B"/>
    <w:rsid w:val="005752CC"/>
    <w:rsid w:val="0057580E"/>
    <w:rsid w:val="00575A26"/>
    <w:rsid w:val="00576E41"/>
    <w:rsid w:val="005779AF"/>
    <w:rsid w:val="0058020F"/>
    <w:rsid w:val="0058350F"/>
    <w:rsid w:val="0058579B"/>
    <w:rsid w:val="005905DE"/>
    <w:rsid w:val="00590B02"/>
    <w:rsid w:val="0059117A"/>
    <w:rsid w:val="00593812"/>
    <w:rsid w:val="00593BF8"/>
    <w:rsid w:val="005974F8"/>
    <w:rsid w:val="005A1050"/>
    <w:rsid w:val="005A5977"/>
    <w:rsid w:val="005A617B"/>
    <w:rsid w:val="005B13AB"/>
    <w:rsid w:val="005B2632"/>
    <w:rsid w:val="005B4547"/>
    <w:rsid w:val="005B6F78"/>
    <w:rsid w:val="005B7E63"/>
    <w:rsid w:val="005C1A55"/>
    <w:rsid w:val="005C28D1"/>
    <w:rsid w:val="005C2E1D"/>
    <w:rsid w:val="005D0CED"/>
    <w:rsid w:val="005D269C"/>
    <w:rsid w:val="005D3F47"/>
    <w:rsid w:val="005D5118"/>
    <w:rsid w:val="005D51FB"/>
    <w:rsid w:val="005D69EA"/>
    <w:rsid w:val="005E0764"/>
    <w:rsid w:val="005E21F5"/>
    <w:rsid w:val="005E568E"/>
    <w:rsid w:val="005E57A2"/>
    <w:rsid w:val="005E59C1"/>
    <w:rsid w:val="005F223B"/>
    <w:rsid w:val="005F2E05"/>
    <w:rsid w:val="005F50B8"/>
    <w:rsid w:val="005F563E"/>
    <w:rsid w:val="005F5864"/>
    <w:rsid w:val="00600200"/>
    <w:rsid w:val="00600A4E"/>
    <w:rsid w:val="006047B5"/>
    <w:rsid w:val="00604C64"/>
    <w:rsid w:val="006057E3"/>
    <w:rsid w:val="0060595B"/>
    <w:rsid w:val="00605BB3"/>
    <w:rsid w:val="006061DD"/>
    <w:rsid w:val="0060738E"/>
    <w:rsid w:val="006073F1"/>
    <w:rsid w:val="00607556"/>
    <w:rsid w:val="00610E95"/>
    <w:rsid w:val="00611A4F"/>
    <w:rsid w:val="00615DF5"/>
    <w:rsid w:val="00616644"/>
    <w:rsid w:val="006222D7"/>
    <w:rsid w:val="0062236C"/>
    <w:rsid w:val="00622E94"/>
    <w:rsid w:val="00623B97"/>
    <w:rsid w:val="00627E4A"/>
    <w:rsid w:val="00627F97"/>
    <w:rsid w:val="00627FB4"/>
    <w:rsid w:val="00630FF3"/>
    <w:rsid w:val="00631C70"/>
    <w:rsid w:val="00632C57"/>
    <w:rsid w:val="00632F92"/>
    <w:rsid w:val="006345D9"/>
    <w:rsid w:val="00640D51"/>
    <w:rsid w:val="00640E35"/>
    <w:rsid w:val="00641137"/>
    <w:rsid w:val="00641301"/>
    <w:rsid w:val="0064231D"/>
    <w:rsid w:val="0064239E"/>
    <w:rsid w:val="0064321D"/>
    <w:rsid w:val="00643E14"/>
    <w:rsid w:val="00644964"/>
    <w:rsid w:val="00644A96"/>
    <w:rsid w:val="00644ACC"/>
    <w:rsid w:val="00645A91"/>
    <w:rsid w:val="00645C87"/>
    <w:rsid w:val="0064603D"/>
    <w:rsid w:val="00650930"/>
    <w:rsid w:val="00651458"/>
    <w:rsid w:val="00651990"/>
    <w:rsid w:val="006531B6"/>
    <w:rsid w:val="0065593E"/>
    <w:rsid w:val="00655A62"/>
    <w:rsid w:val="00655D51"/>
    <w:rsid w:val="0065674F"/>
    <w:rsid w:val="006568FA"/>
    <w:rsid w:val="00662D05"/>
    <w:rsid w:val="00665975"/>
    <w:rsid w:val="00666BCD"/>
    <w:rsid w:val="006704E3"/>
    <w:rsid w:val="00670831"/>
    <w:rsid w:val="00671064"/>
    <w:rsid w:val="00673A13"/>
    <w:rsid w:val="0067439C"/>
    <w:rsid w:val="00681854"/>
    <w:rsid w:val="00683626"/>
    <w:rsid w:val="0068489D"/>
    <w:rsid w:val="00684A31"/>
    <w:rsid w:val="00686C1D"/>
    <w:rsid w:val="00691AB3"/>
    <w:rsid w:val="00691DA6"/>
    <w:rsid w:val="00691F95"/>
    <w:rsid w:val="00693830"/>
    <w:rsid w:val="006941EB"/>
    <w:rsid w:val="0069497F"/>
    <w:rsid w:val="00695D0F"/>
    <w:rsid w:val="00697CBC"/>
    <w:rsid w:val="006A20E2"/>
    <w:rsid w:val="006A2BB5"/>
    <w:rsid w:val="006A4DBB"/>
    <w:rsid w:val="006B2590"/>
    <w:rsid w:val="006B2876"/>
    <w:rsid w:val="006B46BA"/>
    <w:rsid w:val="006B7F8D"/>
    <w:rsid w:val="006C117A"/>
    <w:rsid w:val="006C2CB5"/>
    <w:rsid w:val="006C3138"/>
    <w:rsid w:val="006C4D35"/>
    <w:rsid w:val="006C4E2C"/>
    <w:rsid w:val="006C52B4"/>
    <w:rsid w:val="006C53AB"/>
    <w:rsid w:val="006C6F18"/>
    <w:rsid w:val="006C7C6A"/>
    <w:rsid w:val="006D0080"/>
    <w:rsid w:val="006D127F"/>
    <w:rsid w:val="006D2958"/>
    <w:rsid w:val="006D2FA2"/>
    <w:rsid w:val="006D4086"/>
    <w:rsid w:val="006D4506"/>
    <w:rsid w:val="006E1F69"/>
    <w:rsid w:val="006E22C2"/>
    <w:rsid w:val="006E25E0"/>
    <w:rsid w:val="006E2A81"/>
    <w:rsid w:val="006E3BDC"/>
    <w:rsid w:val="006E3F70"/>
    <w:rsid w:val="006E4E87"/>
    <w:rsid w:val="006E7E14"/>
    <w:rsid w:val="006F125E"/>
    <w:rsid w:val="006F304B"/>
    <w:rsid w:val="006F4E35"/>
    <w:rsid w:val="006F53A6"/>
    <w:rsid w:val="006F5497"/>
    <w:rsid w:val="006F6D79"/>
    <w:rsid w:val="006F7AA8"/>
    <w:rsid w:val="00704363"/>
    <w:rsid w:val="007047DB"/>
    <w:rsid w:val="007074FF"/>
    <w:rsid w:val="00707E78"/>
    <w:rsid w:val="00712444"/>
    <w:rsid w:val="007159A2"/>
    <w:rsid w:val="00715E9A"/>
    <w:rsid w:val="00717437"/>
    <w:rsid w:val="00717AA4"/>
    <w:rsid w:val="00721ADD"/>
    <w:rsid w:val="007230CB"/>
    <w:rsid w:val="00723282"/>
    <w:rsid w:val="007233AE"/>
    <w:rsid w:val="00724458"/>
    <w:rsid w:val="00725A30"/>
    <w:rsid w:val="00730E16"/>
    <w:rsid w:val="00731BB6"/>
    <w:rsid w:val="00731EF0"/>
    <w:rsid w:val="00732A37"/>
    <w:rsid w:val="00733A1D"/>
    <w:rsid w:val="00734692"/>
    <w:rsid w:val="0073476E"/>
    <w:rsid w:val="00735714"/>
    <w:rsid w:val="007368BB"/>
    <w:rsid w:val="00737097"/>
    <w:rsid w:val="00737FCD"/>
    <w:rsid w:val="00741171"/>
    <w:rsid w:val="007416CA"/>
    <w:rsid w:val="00743407"/>
    <w:rsid w:val="0074414B"/>
    <w:rsid w:val="00744B1A"/>
    <w:rsid w:val="0074562B"/>
    <w:rsid w:val="00746467"/>
    <w:rsid w:val="007475B3"/>
    <w:rsid w:val="007501EC"/>
    <w:rsid w:val="00754779"/>
    <w:rsid w:val="00754BBF"/>
    <w:rsid w:val="00755562"/>
    <w:rsid w:val="00755577"/>
    <w:rsid w:val="00756EDC"/>
    <w:rsid w:val="007577E0"/>
    <w:rsid w:val="00763796"/>
    <w:rsid w:val="00765FF1"/>
    <w:rsid w:val="0076612A"/>
    <w:rsid w:val="0076771A"/>
    <w:rsid w:val="007703E4"/>
    <w:rsid w:val="00770D3E"/>
    <w:rsid w:val="00772A10"/>
    <w:rsid w:val="00774556"/>
    <w:rsid w:val="007779B5"/>
    <w:rsid w:val="007827D1"/>
    <w:rsid w:val="00784566"/>
    <w:rsid w:val="007857BC"/>
    <w:rsid w:val="007864AD"/>
    <w:rsid w:val="00787097"/>
    <w:rsid w:val="00792F0E"/>
    <w:rsid w:val="00792FF0"/>
    <w:rsid w:val="007933DF"/>
    <w:rsid w:val="00794C4F"/>
    <w:rsid w:val="007976D7"/>
    <w:rsid w:val="007A0C14"/>
    <w:rsid w:val="007A19E0"/>
    <w:rsid w:val="007A27C4"/>
    <w:rsid w:val="007A2E3F"/>
    <w:rsid w:val="007A6E2C"/>
    <w:rsid w:val="007B0003"/>
    <w:rsid w:val="007B150C"/>
    <w:rsid w:val="007B2E54"/>
    <w:rsid w:val="007B4CF4"/>
    <w:rsid w:val="007B60AC"/>
    <w:rsid w:val="007B6471"/>
    <w:rsid w:val="007C0A97"/>
    <w:rsid w:val="007C1576"/>
    <w:rsid w:val="007C2877"/>
    <w:rsid w:val="007C32F9"/>
    <w:rsid w:val="007C3991"/>
    <w:rsid w:val="007C3ABE"/>
    <w:rsid w:val="007C3F40"/>
    <w:rsid w:val="007C4A40"/>
    <w:rsid w:val="007C5074"/>
    <w:rsid w:val="007D1BFA"/>
    <w:rsid w:val="007D3E06"/>
    <w:rsid w:val="007E0149"/>
    <w:rsid w:val="007E10C9"/>
    <w:rsid w:val="007E19ED"/>
    <w:rsid w:val="007E39E8"/>
    <w:rsid w:val="007E47FF"/>
    <w:rsid w:val="007E600D"/>
    <w:rsid w:val="007E7033"/>
    <w:rsid w:val="007F1514"/>
    <w:rsid w:val="007F229C"/>
    <w:rsid w:val="007F334E"/>
    <w:rsid w:val="007F3B3F"/>
    <w:rsid w:val="007F629B"/>
    <w:rsid w:val="007F6452"/>
    <w:rsid w:val="008008D6"/>
    <w:rsid w:val="00801351"/>
    <w:rsid w:val="00801689"/>
    <w:rsid w:val="00801690"/>
    <w:rsid w:val="00803584"/>
    <w:rsid w:val="00804327"/>
    <w:rsid w:val="00805336"/>
    <w:rsid w:val="00810170"/>
    <w:rsid w:val="00811CA2"/>
    <w:rsid w:val="008136A4"/>
    <w:rsid w:val="00814C65"/>
    <w:rsid w:val="00814F60"/>
    <w:rsid w:val="00814FEB"/>
    <w:rsid w:val="00817F41"/>
    <w:rsid w:val="0082088D"/>
    <w:rsid w:val="00822271"/>
    <w:rsid w:val="00823F85"/>
    <w:rsid w:val="00824319"/>
    <w:rsid w:val="008252B8"/>
    <w:rsid w:val="00825F77"/>
    <w:rsid w:val="00827434"/>
    <w:rsid w:val="00832994"/>
    <w:rsid w:val="00832F16"/>
    <w:rsid w:val="00833728"/>
    <w:rsid w:val="00833A4E"/>
    <w:rsid w:val="008340F4"/>
    <w:rsid w:val="00834DA4"/>
    <w:rsid w:val="00835059"/>
    <w:rsid w:val="0083557E"/>
    <w:rsid w:val="00835B5F"/>
    <w:rsid w:val="00836C65"/>
    <w:rsid w:val="008371F9"/>
    <w:rsid w:val="0084040F"/>
    <w:rsid w:val="0084067A"/>
    <w:rsid w:val="00842DAE"/>
    <w:rsid w:val="00843148"/>
    <w:rsid w:val="008443E2"/>
    <w:rsid w:val="00844992"/>
    <w:rsid w:val="0084554F"/>
    <w:rsid w:val="008457D9"/>
    <w:rsid w:val="00845BB1"/>
    <w:rsid w:val="00846341"/>
    <w:rsid w:val="00852694"/>
    <w:rsid w:val="00854CC9"/>
    <w:rsid w:val="0085518F"/>
    <w:rsid w:val="00855525"/>
    <w:rsid w:val="00861AD3"/>
    <w:rsid w:val="00861B56"/>
    <w:rsid w:val="00861F3C"/>
    <w:rsid w:val="0086290B"/>
    <w:rsid w:val="0087009F"/>
    <w:rsid w:val="008702C3"/>
    <w:rsid w:val="0087073C"/>
    <w:rsid w:val="00872B76"/>
    <w:rsid w:val="00873DF8"/>
    <w:rsid w:val="008750E7"/>
    <w:rsid w:val="008758B0"/>
    <w:rsid w:val="00875C35"/>
    <w:rsid w:val="0088048A"/>
    <w:rsid w:val="00880734"/>
    <w:rsid w:val="00880DE7"/>
    <w:rsid w:val="00880E9E"/>
    <w:rsid w:val="00880EF8"/>
    <w:rsid w:val="00881BE5"/>
    <w:rsid w:val="00881CF3"/>
    <w:rsid w:val="00884973"/>
    <w:rsid w:val="0088517A"/>
    <w:rsid w:val="00886455"/>
    <w:rsid w:val="008872C5"/>
    <w:rsid w:val="00890DDF"/>
    <w:rsid w:val="00892C62"/>
    <w:rsid w:val="00892FAC"/>
    <w:rsid w:val="00895415"/>
    <w:rsid w:val="0089766B"/>
    <w:rsid w:val="00897A65"/>
    <w:rsid w:val="008A0596"/>
    <w:rsid w:val="008A0B3D"/>
    <w:rsid w:val="008A43E1"/>
    <w:rsid w:val="008A4409"/>
    <w:rsid w:val="008A4A16"/>
    <w:rsid w:val="008A7B6A"/>
    <w:rsid w:val="008B105D"/>
    <w:rsid w:val="008B11A2"/>
    <w:rsid w:val="008B3B4C"/>
    <w:rsid w:val="008B5500"/>
    <w:rsid w:val="008B5FD7"/>
    <w:rsid w:val="008B6CD9"/>
    <w:rsid w:val="008B759F"/>
    <w:rsid w:val="008B76B3"/>
    <w:rsid w:val="008B7B65"/>
    <w:rsid w:val="008C12BB"/>
    <w:rsid w:val="008C4507"/>
    <w:rsid w:val="008C4BB9"/>
    <w:rsid w:val="008C5192"/>
    <w:rsid w:val="008C614C"/>
    <w:rsid w:val="008C7868"/>
    <w:rsid w:val="008D132B"/>
    <w:rsid w:val="008D192A"/>
    <w:rsid w:val="008D1A57"/>
    <w:rsid w:val="008D3D9B"/>
    <w:rsid w:val="008D3F20"/>
    <w:rsid w:val="008D40E3"/>
    <w:rsid w:val="008D713D"/>
    <w:rsid w:val="008D7A44"/>
    <w:rsid w:val="008E0588"/>
    <w:rsid w:val="008E0BCD"/>
    <w:rsid w:val="008E34DB"/>
    <w:rsid w:val="008E5258"/>
    <w:rsid w:val="008E5FA4"/>
    <w:rsid w:val="008E5FB0"/>
    <w:rsid w:val="008F02FF"/>
    <w:rsid w:val="008F268A"/>
    <w:rsid w:val="008F41B4"/>
    <w:rsid w:val="008F435E"/>
    <w:rsid w:val="008F5C23"/>
    <w:rsid w:val="008F6D0A"/>
    <w:rsid w:val="008F6DFB"/>
    <w:rsid w:val="008F78FF"/>
    <w:rsid w:val="009009D7"/>
    <w:rsid w:val="00900D7E"/>
    <w:rsid w:val="009017F9"/>
    <w:rsid w:val="00903DDC"/>
    <w:rsid w:val="00903FC3"/>
    <w:rsid w:val="009046D1"/>
    <w:rsid w:val="00905FA2"/>
    <w:rsid w:val="00907B18"/>
    <w:rsid w:val="00914218"/>
    <w:rsid w:val="0091567B"/>
    <w:rsid w:val="0091739D"/>
    <w:rsid w:val="00917E9F"/>
    <w:rsid w:val="009206BA"/>
    <w:rsid w:val="009212F7"/>
    <w:rsid w:val="009262BE"/>
    <w:rsid w:val="00926345"/>
    <w:rsid w:val="00926AE1"/>
    <w:rsid w:val="00926E20"/>
    <w:rsid w:val="0092705F"/>
    <w:rsid w:val="00930073"/>
    <w:rsid w:val="009303A7"/>
    <w:rsid w:val="0093082C"/>
    <w:rsid w:val="0093108E"/>
    <w:rsid w:val="00932536"/>
    <w:rsid w:val="00933C77"/>
    <w:rsid w:val="00933CC6"/>
    <w:rsid w:val="00934126"/>
    <w:rsid w:val="00935060"/>
    <w:rsid w:val="0094226E"/>
    <w:rsid w:val="009423B8"/>
    <w:rsid w:val="00951024"/>
    <w:rsid w:val="00954613"/>
    <w:rsid w:val="009653CF"/>
    <w:rsid w:val="00967011"/>
    <w:rsid w:val="00970EF3"/>
    <w:rsid w:val="00971C90"/>
    <w:rsid w:val="00973259"/>
    <w:rsid w:val="00974963"/>
    <w:rsid w:val="009828FF"/>
    <w:rsid w:val="00984752"/>
    <w:rsid w:val="00984FA4"/>
    <w:rsid w:val="00986F11"/>
    <w:rsid w:val="0098708C"/>
    <w:rsid w:val="00994662"/>
    <w:rsid w:val="009962C1"/>
    <w:rsid w:val="00996B04"/>
    <w:rsid w:val="009A1E05"/>
    <w:rsid w:val="009A2E73"/>
    <w:rsid w:val="009A3D0C"/>
    <w:rsid w:val="009A512C"/>
    <w:rsid w:val="009A5148"/>
    <w:rsid w:val="009A64DC"/>
    <w:rsid w:val="009A6963"/>
    <w:rsid w:val="009A7971"/>
    <w:rsid w:val="009B0EAD"/>
    <w:rsid w:val="009B1648"/>
    <w:rsid w:val="009B1D73"/>
    <w:rsid w:val="009B2A17"/>
    <w:rsid w:val="009B2CD3"/>
    <w:rsid w:val="009B3414"/>
    <w:rsid w:val="009C0567"/>
    <w:rsid w:val="009C1221"/>
    <w:rsid w:val="009C3937"/>
    <w:rsid w:val="009C4AE6"/>
    <w:rsid w:val="009C5E42"/>
    <w:rsid w:val="009C6CA9"/>
    <w:rsid w:val="009C75B1"/>
    <w:rsid w:val="009C7AA5"/>
    <w:rsid w:val="009D0009"/>
    <w:rsid w:val="009D101E"/>
    <w:rsid w:val="009D1678"/>
    <w:rsid w:val="009D2B19"/>
    <w:rsid w:val="009D4260"/>
    <w:rsid w:val="009D68EF"/>
    <w:rsid w:val="009D747C"/>
    <w:rsid w:val="009E0B26"/>
    <w:rsid w:val="009E1691"/>
    <w:rsid w:val="009E2AB7"/>
    <w:rsid w:val="009E2B79"/>
    <w:rsid w:val="009E3897"/>
    <w:rsid w:val="009E5864"/>
    <w:rsid w:val="009F0183"/>
    <w:rsid w:val="009F0B17"/>
    <w:rsid w:val="009F103B"/>
    <w:rsid w:val="009F3878"/>
    <w:rsid w:val="009F3C07"/>
    <w:rsid w:val="009F44D8"/>
    <w:rsid w:val="009F5868"/>
    <w:rsid w:val="009F5B83"/>
    <w:rsid w:val="009F6EBB"/>
    <w:rsid w:val="009F7858"/>
    <w:rsid w:val="009F7E1C"/>
    <w:rsid w:val="00A016E8"/>
    <w:rsid w:val="00A045FB"/>
    <w:rsid w:val="00A04DEC"/>
    <w:rsid w:val="00A053D6"/>
    <w:rsid w:val="00A05556"/>
    <w:rsid w:val="00A062C1"/>
    <w:rsid w:val="00A10761"/>
    <w:rsid w:val="00A1192C"/>
    <w:rsid w:val="00A123AA"/>
    <w:rsid w:val="00A15176"/>
    <w:rsid w:val="00A15EBF"/>
    <w:rsid w:val="00A2025F"/>
    <w:rsid w:val="00A20C2E"/>
    <w:rsid w:val="00A22177"/>
    <w:rsid w:val="00A24702"/>
    <w:rsid w:val="00A25241"/>
    <w:rsid w:val="00A252EE"/>
    <w:rsid w:val="00A25DC0"/>
    <w:rsid w:val="00A27DF9"/>
    <w:rsid w:val="00A30F8C"/>
    <w:rsid w:val="00A3125B"/>
    <w:rsid w:val="00A3321D"/>
    <w:rsid w:val="00A3339F"/>
    <w:rsid w:val="00A33DC4"/>
    <w:rsid w:val="00A3427E"/>
    <w:rsid w:val="00A34D60"/>
    <w:rsid w:val="00A34F81"/>
    <w:rsid w:val="00A36191"/>
    <w:rsid w:val="00A36F7F"/>
    <w:rsid w:val="00A36FCD"/>
    <w:rsid w:val="00A40496"/>
    <w:rsid w:val="00A40CD2"/>
    <w:rsid w:val="00A4225A"/>
    <w:rsid w:val="00A43D09"/>
    <w:rsid w:val="00A43F31"/>
    <w:rsid w:val="00A442C0"/>
    <w:rsid w:val="00A44898"/>
    <w:rsid w:val="00A45080"/>
    <w:rsid w:val="00A468D0"/>
    <w:rsid w:val="00A47955"/>
    <w:rsid w:val="00A52453"/>
    <w:rsid w:val="00A52C26"/>
    <w:rsid w:val="00A54EDB"/>
    <w:rsid w:val="00A6003D"/>
    <w:rsid w:val="00A60AD7"/>
    <w:rsid w:val="00A617D7"/>
    <w:rsid w:val="00A620CC"/>
    <w:rsid w:val="00A6455D"/>
    <w:rsid w:val="00A645B6"/>
    <w:rsid w:val="00A64EBB"/>
    <w:rsid w:val="00A655DC"/>
    <w:rsid w:val="00A659C1"/>
    <w:rsid w:val="00A667F5"/>
    <w:rsid w:val="00A66A6B"/>
    <w:rsid w:val="00A6716D"/>
    <w:rsid w:val="00A67616"/>
    <w:rsid w:val="00A709D4"/>
    <w:rsid w:val="00A70CDD"/>
    <w:rsid w:val="00A731E8"/>
    <w:rsid w:val="00A738CB"/>
    <w:rsid w:val="00A73DA2"/>
    <w:rsid w:val="00A7522A"/>
    <w:rsid w:val="00A76236"/>
    <w:rsid w:val="00A76880"/>
    <w:rsid w:val="00A811F6"/>
    <w:rsid w:val="00A813CE"/>
    <w:rsid w:val="00A82066"/>
    <w:rsid w:val="00A828D8"/>
    <w:rsid w:val="00A83D85"/>
    <w:rsid w:val="00A8552F"/>
    <w:rsid w:val="00A8665A"/>
    <w:rsid w:val="00A870E8"/>
    <w:rsid w:val="00A90C35"/>
    <w:rsid w:val="00A91929"/>
    <w:rsid w:val="00A92CB2"/>
    <w:rsid w:val="00A941E0"/>
    <w:rsid w:val="00A9472E"/>
    <w:rsid w:val="00A9609D"/>
    <w:rsid w:val="00A97976"/>
    <w:rsid w:val="00AA0940"/>
    <w:rsid w:val="00AA273F"/>
    <w:rsid w:val="00AA4636"/>
    <w:rsid w:val="00AA7FB1"/>
    <w:rsid w:val="00AA7FF1"/>
    <w:rsid w:val="00AB123C"/>
    <w:rsid w:val="00AB1C78"/>
    <w:rsid w:val="00AB1F82"/>
    <w:rsid w:val="00AB2784"/>
    <w:rsid w:val="00AB53C9"/>
    <w:rsid w:val="00AB6E0E"/>
    <w:rsid w:val="00AC1943"/>
    <w:rsid w:val="00AC1E9A"/>
    <w:rsid w:val="00AC37C9"/>
    <w:rsid w:val="00AC3CD6"/>
    <w:rsid w:val="00AC43C5"/>
    <w:rsid w:val="00AC45AC"/>
    <w:rsid w:val="00AC5AE4"/>
    <w:rsid w:val="00AC72FB"/>
    <w:rsid w:val="00AD070C"/>
    <w:rsid w:val="00AD25D8"/>
    <w:rsid w:val="00AD305F"/>
    <w:rsid w:val="00AD34E0"/>
    <w:rsid w:val="00AD3C3E"/>
    <w:rsid w:val="00AD4FE8"/>
    <w:rsid w:val="00AD5493"/>
    <w:rsid w:val="00AD727D"/>
    <w:rsid w:val="00AE10E3"/>
    <w:rsid w:val="00AE3F82"/>
    <w:rsid w:val="00AE48BC"/>
    <w:rsid w:val="00AE5488"/>
    <w:rsid w:val="00AE5C14"/>
    <w:rsid w:val="00AE7DBB"/>
    <w:rsid w:val="00AF0001"/>
    <w:rsid w:val="00AF15C1"/>
    <w:rsid w:val="00AF2459"/>
    <w:rsid w:val="00AF3A65"/>
    <w:rsid w:val="00AF4035"/>
    <w:rsid w:val="00AF4AF2"/>
    <w:rsid w:val="00AF4D5D"/>
    <w:rsid w:val="00AF5204"/>
    <w:rsid w:val="00AF55FA"/>
    <w:rsid w:val="00AF5FF8"/>
    <w:rsid w:val="00B00C65"/>
    <w:rsid w:val="00B01523"/>
    <w:rsid w:val="00B02E1A"/>
    <w:rsid w:val="00B042A5"/>
    <w:rsid w:val="00B04D29"/>
    <w:rsid w:val="00B04EE2"/>
    <w:rsid w:val="00B05860"/>
    <w:rsid w:val="00B07B50"/>
    <w:rsid w:val="00B10CA2"/>
    <w:rsid w:val="00B10F40"/>
    <w:rsid w:val="00B117BC"/>
    <w:rsid w:val="00B133FB"/>
    <w:rsid w:val="00B14C34"/>
    <w:rsid w:val="00B2441E"/>
    <w:rsid w:val="00B262AD"/>
    <w:rsid w:val="00B323CF"/>
    <w:rsid w:val="00B3309C"/>
    <w:rsid w:val="00B35F2C"/>
    <w:rsid w:val="00B37ED1"/>
    <w:rsid w:val="00B41861"/>
    <w:rsid w:val="00B429A6"/>
    <w:rsid w:val="00B47E92"/>
    <w:rsid w:val="00B51134"/>
    <w:rsid w:val="00B52146"/>
    <w:rsid w:val="00B528D6"/>
    <w:rsid w:val="00B538AF"/>
    <w:rsid w:val="00B55D3D"/>
    <w:rsid w:val="00B55F81"/>
    <w:rsid w:val="00B60A96"/>
    <w:rsid w:val="00B61192"/>
    <w:rsid w:val="00B61AFD"/>
    <w:rsid w:val="00B62769"/>
    <w:rsid w:val="00B6304A"/>
    <w:rsid w:val="00B64473"/>
    <w:rsid w:val="00B67CB3"/>
    <w:rsid w:val="00B70254"/>
    <w:rsid w:val="00B71933"/>
    <w:rsid w:val="00B72BD5"/>
    <w:rsid w:val="00B73991"/>
    <w:rsid w:val="00B754C0"/>
    <w:rsid w:val="00B75BBC"/>
    <w:rsid w:val="00B7713B"/>
    <w:rsid w:val="00B775C2"/>
    <w:rsid w:val="00B80F87"/>
    <w:rsid w:val="00B81BB9"/>
    <w:rsid w:val="00B8376A"/>
    <w:rsid w:val="00B85E47"/>
    <w:rsid w:val="00B8708B"/>
    <w:rsid w:val="00B87136"/>
    <w:rsid w:val="00B874E6"/>
    <w:rsid w:val="00B90D7C"/>
    <w:rsid w:val="00B9283A"/>
    <w:rsid w:val="00B9629C"/>
    <w:rsid w:val="00B9720C"/>
    <w:rsid w:val="00BA08E1"/>
    <w:rsid w:val="00BA1706"/>
    <w:rsid w:val="00BA34F8"/>
    <w:rsid w:val="00BA3AA9"/>
    <w:rsid w:val="00BA4918"/>
    <w:rsid w:val="00BA71A8"/>
    <w:rsid w:val="00BB1601"/>
    <w:rsid w:val="00BB34AE"/>
    <w:rsid w:val="00BB4CD7"/>
    <w:rsid w:val="00BB4E59"/>
    <w:rsid w:val="00BB5A62"/>
    <w:rsid w:val="00BB5AC6"/>
    <w:rsid w:val="00BB66CA"/>
    <w:rsid w:val="00BC06A3"/>
    <w:rsid w:val="00BC2BDA"/>
    <w:rsid w:val="00BC4E1B"/>
    <w:rsid w:val="00BC6DB5"/>
    <w:rsid w:val="00BC7E64"/>
    <w:rsid w:val="00BD3770"/>
    <w:rsid w:val="00BD49F8"/>
    <w:rsid w:val="00BD4AFB"/>
    <w:rsid w:val="00BD5850"/>
    <w:rsid w:val="00BD6C19"/>
    <w:rsid w:val="00BD7FAA"/>
    <w:rsid w:val="00BE0325"/>
    <w:rsid w:val="00BE04F2"/>
    <w:rsid w:val="00BE0613"/>
    <w:rsid w:val="00BE1DB3"/>
    <w:rsid w:val="00BE4B9A"/>
    <w:rsid w:val="00BE4C9E"/>
    <w:rsid w:val="00BE5F05"/>
    <w:rsid w:val="00BE6936"/>
    <w:rsid w:val="00BE6F72"/>
    <w:rsid w:val="00BE7B31"/>
    <w:rsid w:val="00BF11DA"/>
    <w:rsid w:val="00BF127F"/>
    <w:rsid w:val="00BF14D3"/>
    <w:rsid w:val="00BF21E1"/>
    <w:rsid w:val="00BF251C"/>
    <w:rsid w:val="00BF254A"/>
    <w:rsid w:val="00BF2C51"/>
    <w:rsid w:val="00BF34E2"/>
    <w:rsid w:val="00BF4061"/>
    <w:rsid w:val="00BF6826"/>
    <w:rsid w:val="00BF7BF1"/>
    <w:rsid w:val="00C014C9"/>
    <w:rsid w:val="00C022BF"/>
    <w:rsid w:val="00C05115"/>
    <w:rsid w:val="00C05953"/>
    <w:rsid w:val="00C06FED"/>
    <w:rsid w:val="00C0733F"/>
    <w:rsid w:val="00C07570"/>
    <w:rsid w:val="00C0758F"/>
    <w:rsid w:val="00C07C33"/>
    <w:rsid w:val="00C10F17"/>
    <w:rsid w:val="00C13B09"/>
    <w:rsid w:val="00C14B58"/>
    <w:rsid w:val="00C16216"/>
    <w:rsid w:val="00C170F7"/>
    <w:rsid w:val="00C208D1"/>
    <w:rsid w:val="00C20BD9"/>
    <w:rsid w:val="00C21330"/>
    <w:rsid w:val="00C2136D"/>
    <w:rsid w:val="00C228F1"/>
    <w:rsid w:val="00C2314F"/>
    <w:rsid w:val="00C2463E"/>
    <w:rsid w:val="00C30F74"/>
    <w:rsid w:val="00C322C2"/>
    <w:rsid w:val="00C33F71"/>
    <w:rsid w:val="00C3444F"/>
    <w:rsid w:val="00C35A2C"/>
    <w:rsid w:val="00C366B3"/>
    <w:rsid w:val="00C42678"/>
    <w:rsid w:val="00C451AB"/>
    <w:rsid w:val="00C47762"/>
    <w:rsid w:val="00C47A5E"/>
    <w:rsid w:val="00C47C22"/>
    <w:rsid w:val="00C514BD"/>
    <w:rsid w:val="00C5263B"/>
    <w:rsid w:val="00C53CE9"/>
    <w:rsid w:val="00C5567C"/>
    <w:rsid w:val="00C57C22"/>
    <w:rsid w:val="00C60043"/>
    <w:rsid w:val="00C60582"/>
    <w:rsid w:val="00C630DD"/>
    <w:rsid w:val="00C63E30"/>
    <w:rsid w:val="00C647C7"/>
    <w:rsid w:val="00C65632"/>
    <w:rsid w:val="00C65968"/>
    <w:rsid w:val="00C66E95"/>
    <w:rsid w:val="00C675D6"/>
    <w:rsid w:val="00C67B87"/>
    <w:rsid w:val="00C7013F"/>
    <w:rsid w:val="00C73AD0"/>
    <w:rsid w:val="00C7596C"/>
    <w:rsid w:val="00C75C85"/>
    <w:rsid w:val="00C7790B"/>
    <w:rsid w:val="00C80491"/>
    <w:rsid w:val="00C80779"/>
    <w:rsid w:val="00C81262"/>
    <w:rsid w:val="00C83F7A"/>
    <w:rsid w:val="00C8459D"/>
    <w:rsid w:val="00C85CFD"/>
    <w:rsid w:val="00C94046"/>
    <w:rsid w:val="00C94E8B"/>
    <w:rsid w:val="00C95016"/>
    <w:rsid w:val="00C966DB"/>
    <w:rsid w:val="00C96C37"/>
    <w:rsid w:val="00C97108"/>
    <w:rsid w:val="00C976FF"/>
    <w:rsid w:val="00CA0EF3"/>
    <w:rsid w:val="00CA203A"/>
    <w:rsid w:val="00CA2676"/>
    <w:rsid w:val="00CA43B0"/>
    <w:rsid w:val="00CA4C2B"/>
    <w:rsid w:val="00CA5808"/>
    <w:rsid w:val="00CA5F12"/>
    <w:rsid w:val="00CA61DF"/>
    <w:rsid w:val="00CB03F3"/>
    <w:rsid w:val="00CB101C"/>
    <w:rsid w:val="00CB1B1C"/>
    <w:rsid w:val="00CB1E89"/>
    <w:rsid w:val="00CB2E4F"/>
    <w:rsid w:val="00CB2F17"/>
    <w:rsid w:val="00CB3F2B"/>
    <w:rsid w:val="00CB3F3E"/>
    <w:rsid w:val="00CB40BD"/>
    <w:rsid w:val="00CB689B"/>
    <w:rsid w:val="00CB69DC"/>
    <w:rsid w:val="00CB74EB"/>
    <w:rsid w:val="00CC07C8"/>
    <w:rsid w:val="00CC0CA3"/>
    <w:rsid w:val="00CD0966"/>
    <w:rsid w:val="00CD10F5"/>
    <w:rsid w:val="00CD18EA"/>
    <w:rsid w:val="00CD49A5"/>
    <w:rsid w:val="00CD6530"/>
    <w:rsid w:val="00CD7CEA"/>
    <w:rsid w:val="00CE0427"/>
    <w:rsid w:val="00CE0EFF"/>
    <w:rsid w:val="00CE282C"/>
    <w:rsid w:val="00CE3F39"/>
    <w:rsid w:val="00CE41E5"/>
    <w:rsid w:val="00CE4444"/>
    <w:rsid w:val="00CE71EB"/>
    <w:rsid w:val="00CF3D54"/>
    <w:rsid w:val="00CF5E1F"/>
    <w:rsid w:val="00CF6BB9"/>
    <w:rsid w:val="00CF7988"/>
    <w:rsid w:val="00D0037D"/>
    <w:rsid w:val="00D00738"/>
    <w:rsid w:val="00D01AA8"/>
    <w:rsid w:val="00D0256F"/>
    <w:rsid w:val="00D025F3"/>
    <w:rsid w:val="00D0302C"/>
    <w:rsid w:val="00D03EAB"/>
    <w:rsid w:val="00D04A22"/>
    <w:rsid w:val="00D06720"/>
    <w:rsid w:val="00D069DD"/>
    <w:rsid w:val="00D07296"/>
    <w:rsid w:val="00D07980"/>
    <w:rsid w:val="00D11487"/>
    <w:rsid w:val="00D11EC0"/>
    <w:rsid w:val="00D12070"/>
    <w:rsid w:val="00D1234A"/>
    <w:rsid w:val="00D129F9"/>
    <w:rsid w:val="00D13856"/>
    <w:rsid w:val="00D140C9"/>
    <w:rsid w:val="00D17790"/>
    <w:rsid w:val="00D17942"/>
    <w:rsid w:val="00D20CD7"/>
    <w:rsid w:val="00D20D74"/>
    <w:rsid w:val="00D23837"/>
    <w:rsid w:val="00D23B4F"/>
    <w:rsid w:val="00D23BF5"/>
    <w:rsid w:val="00D2436C"/>
    <w:rsid w:val="00D25F87"/>
    <w:rsid w:val="00D276F4"/>
    <w:rsid w:val="00D279FF"/>
    <w:rsid w:val="00D310A8"/>
    <w:rsid w:val="00D32881"/>
    <w:rsid w:val="00D3554F"/>
    <w:rsid w:val="00D36F32"/>
    <w:rsid w:val="00D4061F"/>
    <w:rsid w:val="00D40E88"/>
    <w:rsid w:val="00D42ED9"/>
    <w:rsid w:val="00D43830"/>
    <w:rsid w:val="00D44570"/>
    <w:rsid w:val="00D45E85"/>
    <w:rsid w:val="00D50270"/>
    <w:rsid w:val="00D519A7"/>
    <w:rsid w:val="00D532A4"/>
    <w:rsid w:val="00D5684A"/>
    <w:rsid w:val="00D56C78"/>
    <w:rsid w:val="00D604DC"/>
    <w:rsid w:val="00D60563"/>
    <w:rsid w:val="00D60FFE"/>
    <w:rsid w:val="00D6319C"/>
    <w:rsid w:val="00D644C3"/>
    <w:rsid w:val="00D66AD6"/>
    <w:rsid w:val="00D670DB"/>
    <w:rsid w:val="00D6721C"/>
    <w:rsid w:val="00D674D8"/>
    <w:rsid w:val="00D70519"/>
    <w:rsid w:val="00D71AE3"/>
    <w:rsid w:val="00D72148"/>
    <w:rsid w:val="00D734FC"/>
    <w:rsid w:val="00D73FEB"/>
    <w:rsid w:val="00D74669"/>
    <w:rsid w:val="00D757CB"/>
    <w:rsid w:val="00D76D0B"/>
    <w:rsid w:val="00D809F6"/>
    <w:rsid w:val="00D821E0"/>
    <w:rsid w:val="00D82CEB"/>
    <w:rsid w:val="00D83FE8"/>
    <w:rsid w:val="00D84897"/>
    <w:rsid w:val="00D84FE5"/>
    <w:rsid w:val="00D8580C"/>
    <w:rsid w:val="00D8779E"/>
    <w:rsid w:val="00D93487"/>
    <w:rsid w:val="00D935F7"/>
    <w:rsid w:val="00D938C8"/>
    <w:rsid w:val="00D94BFE"/>
    <w:rsid w:val="00D94C02"/>
    <w:rsid w:val="00D95CEC"/>
    <w:rsid w:val="00DA02D6"/>
    <w:rsid w:val="00DA0529"/>
    <w:rsid w:val="00DA20E5"/>
    <w:rsid w:val="00DA22EF"/>
    <w:rsid w:val="00DA29E7"/>
    <w:rsid w:val="00DA30EE"/>
    <w:rsid w:val="00DA4C72"/>
    <w:rsid w:val="00DB27AA"/>
    <w:rsid w:val="00DB4CC4"/>
    <w:rsid w:val="00DB51C1"/>
    <w:rsid w:val="00DB5245"/>
    <w:rsid w:val="00DB6059"/>
    <w:rsid w:val="00DB7412"/>
    <w:rsid w:val="00DB741E"/>
    <w:rsid w:val="00DC48A1"/>
    <w:rsid w:val="00DC4A9A"/>
    <w:rsid w:val="00DC5086"/>
    <w:rsid w:val="00DC68DE"/>
    <w:rsid w:val="00DD100B"/>
    <w:rsid w:val="00DD1795"/>
    <w:rsid w:val="00DD1BE8"/>
    <w:rsid w:val="00DD26E0"/>
    <w:rsid w:val="00DD470A"/>
    <w:rsid w:val="00DD6CED"/>
    <w:rsid w:val="00DD7481"/>
    <w:rsid w:val="00DD7B7D"/>
    <w:rsid w:val="00DE205C"/>
    <w:rsid w:val="00DE20B4"/>
    <w:rsid w:val="00DE2580"/>
    <w:rsid w:val="00DE5B40"/>
    <w:rsid w:val="00DE5BB0"/>
    <w:rsid w:val="00DE652A"/>
    <w:rsid w:val="00DE684C"/>
    <w:rsid w:val="00DF26C7"/>
    <w:rsid w:val="00DF3782"/>
    <w:rsid w:val="00DF476E"/>
    <w:rsid w:val="00DF5C17"/>
    <w:rsid w:val="00E00753"/>
    <w:rsid w:val="00E02B13"/>
    <w:rsid w:val="00E03B36"/>
    <w:rsid w:val="00E04184"/>
    <w:rsid w:val="00E05373"/>
    <w:rsid w:val="00E05F2A"/>
    <w:rsid w:val="00E07ACF"/>
    <w:rsid w:val="00E10189"/>
    <w:rsid w:val="00E10EDA"/>
    <w:rsid w:val="00E14F62"/>
    <w:rsid w:val="00E17E52"/>
    <w:rsid w:val="00E2101A"/>
    <w:rsid w:val="00E2206C"/>
    <w:rsid w:val="00E2418C"/>
    <w:rsid w:val="00E300B4"/>
    <w:rsid w:val="00E30456"/>
    <w:rsid w:val="00E31481"/>
    <w:rsid w:val="00E314B9"/>
    <w:rsid w:val="00E32721"/>
    <w:rsid w:val="00E356D3"/>
    <w:rsid w:val="00E35B75"/>
    <w:rsid w:val="00E35C96"/>
    <w:rsid w:val="00E3795C"/>
    <w:rsid w:val="00E4028F"/>
    <w:rsid w:val="00E41220"/>
    <w:rsid w:val="00E41A52"/>
    <w:rsid w:val="00E43A3A"/>
    <w:rsid w:val="00E459B7"/>
    <w:rsid w:val="00E45ADA"/>
    <w:rsid w:val="00E46C91"/>
    <w:rsid w:val="00E47A3E"/>
    <w:rsid w:val="00E47E71"/>
    <w:rsid w:val="00E5504D"/>
    <w:rsid w:val="00E5505D"/>
    <w:rsid w:val="00E579BE"/>
    <w:rsid w:val="00E6093C"/>
    <w:rsid w:val="00E60CC6"/>
    <w:rsid w:val="00E673B7"/>
    <w:rsid w:val="00E719A1"/>
    <w:rsid w:val="00E71A0C"/>
    <w:rsid w:val="00E72A43"/>
    <w:rsid w:val="00E732D5"/>
    <w:rsid w:val="00E73ADB"/>
    <w:rsid w:val="00E74AD3"/>
    <w:rsid w:val="00E75915"/>
    <w:rsid w:val="00E75C28"/>
    <w:rsid w:val="00E75ED1"/>
    <w:rsid w:val="00E761C5"/>
    <w:rsid w:val="00E771B8"/>
    <w:rsid w:val="00E805B3"/>
    <w:rsid w:val="00E81993"/>
    <w:rsid w:val="00E83FBE"/>
    <w:rsid w:val="00E8472E"/>
    <w:rsid w:val="00E84E3D"/>
    <w:rsid w:val="00E86844"/>
    <w:rsid w:val="00E87BA0"/>
    <w:rsid w:val="00E87FD4"/>
    <w:rsid w:val="00E907CA"/>
    <w:rsid w:val="00E91006"/>
    <w:rsid w:val="00E9265F"/>
    <w:rsid w:val="00E96633"/>
    <w:rsid w:val="00E976F9"/>
    <w:rsid w:val="00EA1167"/>
    <w:rsid w:val="00EA148D"/>
    <w:rsid w:val="00EA386A"/>
    <w:rsid w:val="00EA3A6C"/>
    <w:rsid w:val="00EA66B5"/>
    <w:rsid w:val="00EA6B38"/>
    <w:rsid w:val="00EA7198"/>
    <w:rsid w:val="00EA796B"/>
    <w:rsid w:val="00EB1A59"/>
    <w:rsid w:val="00EB1DA2"/>
    <w:rsid w:val="00EB2945"/>
    <w:rsid w:val="00EB3012"/>
    <w:rsid w:val="00EB3C26"/>
    <w:rsid w:val="00EB5162"/>
    <w:rsid w:val="00EC2A3D"/>
    <w:rsid w:val="00EC4938"/>
    <w:rsid w:val="00EC4A0C"/>
    <w:rsid w:val="00EC70F2"/>
    <w:rsid w:val="00EC72B5"/>
    <w:rsid w:val="00EC7E81"/>
    <w:rsid w:val="00ED0CB6"/>
    <w:rsid w:val="00ED323A"/>
    <w:rsid w:val="00EE07CF"/>
    <w:rsid w:val="00EE0A98"/>
    <w:rsid w:val="00EE1965"/>
    <w:rsid w:val="00EE2838"/>
    <w:rsid w:val="00EE28CE"/>
    <w:rsid w:val="00EE3618"/>
    <w:rsid w:val="00EE36CA"/>
    <w:rsid w:val="00EE4891"/>
    <w:rsid w:val="00EE663D"/>
    <w:rsid w:val="00EE7482"/>
    <w:rsid w:val="00EF653C"/>
    <w:rsid w:val="00EF77EC"/>
    <w:rsid w:val="00F0030D"/>
    <w:rsid w:val="00F0076D"/>
    <w:rsid w:val="00F00EAD"/>
    <w:rsid w:val="00F027C2"/>
    <w:rsid w:val="00F02D98"/>
    <w:rsid w:val="00F04C0F"/>
    <w:rsid w:val="00F06AE1"/>
    <w:rsid w:val="00F07ACF"/>
    <w:rsid w:val="00F100FC"/>
    <w:rsid w:val="00F154DE"/>
    <w:rsid w:val="00F168B5"/>
    <w:rsid w:val="00F17CF5"/>
    <w:rsid w:val="00F25BF8"/>
    <w:rsid w:val="00F2645D"/>
    <w:rsid w:val="00F271CC"/>
    <w:rsid w:val="00F27D35"/>
    <w:rsid w:val="00F3025D"/>
    <w:rsid w:val="00F3295E"/>
    <w:rsid w:val="00F32E8F"/>
    <w:rsid w:val="00F34CE1"/>
    <w:rsid w:val="00F3614E"/>
    <w:rsid w:val="00F3669B"/>
    <w:rsid w:val="00F369F8"/>
    <w:rsid w:val="00F37142"/>
    <w:rsid w:val="00F40753"/>
    <w:rsid w:val="00F51F9A"/>
    <w:rsid w:val="00F5355D"/>
    <w:rsid w:val="00F53A1A"/>
    <w:rsid w:val="00F540FA"/>
    <w:rsid w:val="00F5412C"/>
    <w:rsid w:val="00F54675"/>
    <w:rsid w:val="00F56E1E"/>
    <w:rsid w:val="00F608B6"/>
    <w:rsid w:val="00F622E7"/>
    <w:rsid w:val="00F625F6"/>
    <w:rsid w:val="00F62EE8"/>
    <w:rsid w:val="00F63065"/>
    <w:rsid w:val="00F6474E"/>
    <w:rsid w:val="00F64A16"/>
    <w:rsid w:val="00F660BD"/>
    <w:rsid w:val="00F67C6E"/>
    <w:rsid w:val="00F7062F"/>
    <w:rsid w:val="00F71A5D"/>
    <w:rsid w:val="00F7226F"/>
    <w:rsid w:val="00F725AB"/>
    <w:rsid w:val="00F833C8"/>
    <w:rsid w:val="00F840DC"/>
    <w:rsid w:val="00F846D4"/>
    <w:rsid w:val="00F86EA3"/>
    <w:rsid w:val="00F873BB"/>
    <w:rsid w:val="00F9134F"/>
    <w:rsid w:val="00F916A7"/>
    <w:rsid w:val="00F96E38"/>
    <w:rsid w:val="00FA1A10"/>
    <w:rsid w:val="00FA37D0"/>
    <w:rsid w:val="00FA4061"/>
    <w:rsid w:val="00FA5829"/>
    <w:rsid w:val="00FA5F4D"/>
    <w:rsid w:val="00FA6125"/>
    <w:rsid w:val="00FB2C1A"/>
    <w:rsid w:val="00FB2EAA"/>
    <w:rsid w:val="00FB363A"/>
    <w:rsid w:val="00FB70A8"/>
    <w:rsid w:val="00FC02E5"/>
    <w:rsid w:val="00FC03DC"/>
    <w:rsid w:val="00FC08F3"/>
    <w:rsid w:val="00FC15EE"/>
    <w:rsid w:val="00FC166E"/>
    <w:rsid w:val="00FC27CC"/>
    <w:rsid w:val="00FC2BF0"/>
    <w:rsid w:val="00FC3C06"/>
    <w:rsid w:val="00FC5BA9"/>
    <w:rsid w:val="00FC5EAC"/>
    <w:rsid w:val="00FC6409"/>
    <w:rsid w:val="00FC674A"/>
    <w:rsid w:val="00FC70B6"/>
    <w:rsid w:val="00FD04E9"/>
    <w:rsid w:val="00FD0AE2"/>
    <w:rsid w:val="00FD423D"/>
    <w:rsid w:val="00FD4CD8"/>
    <w:rsid w:val="00FD6D2F"/>
    <w:rsid w:val="00FD6EF9"/>
    <w:rsid w:val="00FE35DC"/>
    <w:rsid w:val="00FE4F96"/>
    <w:rsid w:val="00FF0C76"/>
    <w:rsid w:val="00FF2A3E"/>
    <w:rsid w:val="00FF3D4F"/>
    <w:rsid w:val="00FF5881"/>
    <w:rsid w:val="00FF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BA8F9"/>
  <w15:chartTrackingRefBased/>
  <w15:docId w15:val="{9F45907A-E3A3-4A43-BA87-4BFE3091B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5593E"/>
    <w:pPr>
      <w:bidi/>
      <w:spacing w:after="0" w:line="276" w:lineRule="auto"/>
      <w:ind w:left="454" w:hanging="454"/>
      <w:jc w:val="both"/>
    </w:pPr>
    <w:rPr>
      <w:rFonts w:ascii="BA Fontov Regular" w:hAnsi="BA Fontov Regular" w:cs="BA Fontov Regular"/>
      <w:sz w:val="18"/>
      <w:szCs w:val="18"/>
    </w:rPr>
  </w:style>
  <w:style w:type="paragraph" w:styleId="1">
    <w:name w:val="heading 1"/>
    <w:aliases w:val="100,0.7 דחוס"/>
    <w:basedOn w:val="a0"/>
    <w:next w:val="a0"/>
    <w:link w:val="10"/>
    <w:uiPriority w:val="9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2">
    <w:name w:val="heading 2"/>
    <w:aliases w:val="וילנא 0.5,2,98"/>
    <w:basedOn w:val="a0"/>
    <w:next w:val="a0"/>
    <w:link w:val="20"/>
    <w:uiPriority w:val="9"/>
    <w:unhideWhenUsed/>
    <w:pPr>
      <w:keepNext/>
      <w:outlineLvl w:val="1"/>
    </w:pPr>
    <w:rPr>
      <w:rFonts w:ascii="David" w:hAnsi="David"/>
      <w:b/>
      <w:bCs/>
      <w:w w:val="92"/>
    </w:rPr>
  </w:style>
  <w:style w:type="paragraph" w:styleId="3">
    <w:name w:val="heading 3"/>
    <w:basedOn w:val="a0"/>
    <w:next w:val="a0"/>
    <w:link w:val="30"/>
    <w:unhideWhenUsed/>
    <w:qFormat/>
    <w:pPr>
      <w:keepNext/>
      <w:outlineLvl w:val="2"/>
    </w:pPr>
    <w:rPr>
      <w:rFonts w:ascii="David" w:hAnsi="David"/>
      <w:w w:val="9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outlineLvl w:val="3"/>
    </w:pPr>
    <w:rPr>
      <w:rFonts w:ascii="David" w:hAnsi="David"/>
      <w:b/>
      <w:bCs/>
      <w:w w:val="92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outlineLvl w:val="4"/>
    </w:pPr>
    <w:rPr>
      <w:rFonts w:ascii="David" w:hAnsi="David"/>
      <w:w w:val="92"/>
      <w:sz w:val="32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outlineLvl w:val="5"/>
    </w:pPr>
    <w:rPr>
      <w:rFonts w:ascii="David" w:hAnsi="David"/>
      <w:b/>
      <w:bCs/>
      <w:w w:val="92"/>
      <w:sz w:val="3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jc w:val="center"/>
      <w:outlineLvl w:val="6"/>
    </w:pPr>
    <w:rPr>
      <w:rFonts w:cs="Guttman Vilna"/>
      <w:bCs/>
      <w:w w:val="92"/>
      <w:szCs w:val="30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ind w:left="720"/>
      <w:outlineLvl w:val="7"/>
    </w:pPr>
    <w:rPr>
      <w:rFonts w:ascii="David" w:hAnsi="David"/>
      <w:w w:val="9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jc w:val="center"/>
      <w:outlineLvl w:val="8"/>
    </w:pPr>
    <w:rPr>
      <w:rFonts w:ascii="David" w:hAnsi="David"/>
      <w:b/>
      <w:bCs/>
      <w:sz w:val="30"/>
      <w:szCs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כותרת 1 תו"/>
    <w:aliases w:val="100 תו,0.7 דחוס תו"/>
    <w:basedOn w:val="a1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כותרת 2 תו"/>
    <w:aliases w:val="וילנא 0.5 תו,2 תו,98 תו"/>
    <w:basedOn w:val="a1"/>
    <w:link w:val="2"/>
    <w:uiPriority w:val="9"/>
    <w:rPr>
      <w:rFonts w:ascii="David" w:hAnsi="David" w:cs="David"/>
      <w:b/>
      <w:bCs/>
      <w:w w:val="92"/>
      <w:sz w:val="18"/>
      <w:szCs w:val="32"/>
    </w:rPr>
  </w:style>
  <w:style w:type="character" w:customStyle="1" w:styleId="30">
    <w:name w:val="כותרת 3 תו"/>
    <w:basedOn w:val="a1"/>
    <w:link w:val="3"/>
    <w:rPr>
      <w:rFonts w:ascii="David" w:hAnsi="David" w:cs="David"/>
      <w:w w:val="92"/>
      <w:sz w:val="18"/>
      <w:szCs w:val="32"/>
    </w:rPr>
  </w:style>
  <w:style w:type="character" w:customStyle="1" w:styleId="40">
    <w:name w:val="כותרת 4 תו"/>
    <w:basedOn w:val="a1"/>
    <w:link w:val="4"/>
    <w:uiPriority w:val="9"/>
    <w:rPr>
      <w:rFonts w:ascii="David" w:hAnsi="David" w:cs="David"/>
      <w:b/>
      <w:bCs/>
      <w:w w:val="92"/>
      <w:sz w:val="18"/>
      <w:szCs w:val="32"/>
    </w:rPr>
  </w:style>
  <w:style w:type="character" w:customStyle="1" w:styleId="50">
    <w:name w:val="כותרת 5 תו"/>
    <w:basedOn w:val="a1"/>
    <w:link w:val="5"/>
    <w:uiPriority w:val="9"/>
    <w:rPr>
      <w:rFonts w:ascii="David" w:hAnsi="David" w:cs="David"/>
      <w:w w:val="92"/>
      <w:sz w:val="32"/>
      <w:szCs w:val="32"/>
    </w:rPr>
  </w:style>
  <w:style w:type="character" w:customStyle="1" w:styleId="60">
    <w:name w:val="כותרת 6 תו"/>
    <w:basedOn w:val="a1"/>
    <w:link w:val="6"/>
    <w:uiPriority w:val="9"/>
    <w:rPr>
      <w:rFonts w:ascii="David" w:hAnsi="David" w:cs="David"/>
      <w:b/>
      <w:bCs/>
      <w:w w:val="92"/>
      <w:sz w:val="32"/>
      <w:szCs w:val="32"/>
    </w:rPr>
  </w:style>
  <w:style w:type="character" w:customStyle="1" w:styleId="70">
    <w:name w:val="כותרת 7 תו"/>
    <w:basedOn w:val="a1"/>
    <w:link w:val="7"/>
    <w:uiPriority w:val="9"/>
    <w:rPr>
      <w:rFonts w:cs="Guttman Vilna"/>
      <w:bCs/>
      <w:w w:val="92"/>
      <w:sz w:val="18"/>
      <w:szCs w:val="30"/>
    </w:rPr>
  </w:style>
  <w:style w:type="character" w:customStyle="1" w:styleId="80">
    <w:name w:val="כותרת 8 תו"/>
    <w:basedOn w:val="a1"/>
    <w:link w:val="8"/>
    <w:uiPriority w:val="9"/>
    <w:rPr>
      <w:rFonts w:ascii="David" w:hAnsi="David" w:cs="David"/>
      <w:w w:val="92"/>
      <w:sz w:val="18"/>
      <w:szCs w:val="32"/>
    </w:rPr>
  </w:style>
  <w:style w:type="character" w:customStyle="1" w:styleId="90">
    <w:name w:val="כותרת 9 תו"/>
    <w:basedOn w:val="a1"/>
    <w:link w:val="9"/>
    <w:uiPriority w:val="9"/>
    <w:rPr>
      <w:rFonts w:ascii="David" w:hAnsi="David" w:cs="David"/>
      <w:b/>
      <w:bCs/>
      <w:sz w:val="30"/>
      <w:szCs w:val="30"/>
    </w:rPr>
  </w:style>
  <w:style w:type="paragraph" w:styleId="a4">
    <w:name w:val="header"/>
    <w:basedOn w:val="a0"/>
    <w:link w:val="a5"/>
    <w:uiPriority w:val="99"/>
    <w:unhideWhenUsed/>
    <w:rsid w:val="009962C1"/>
    <w:pPr>
      <w:tabs>
        <w:tab w:val="center" w:pos="4153"/>
        <w:tab w:val="right" w:pos="8306"/>
      </w:tabs>
      <w:spacing w:after="120" w:line="320" w:lineRule="exact"/>
    </w:pPr>
    <w:rPr>
      <w:rFonts w:cs="Guttman Vilna"/>
    </w:rPr>
  </w:style>
  <w:style w:type="character" w:customStyle="1" w:styleId="a5">
    <w:name w:val="כותרת עליונה תו"/>
    <w:basedOn w:val="a1"/>
    <w:link w:val="a4"/>
    <w:uiPriority w:val="99"/>
    <w:rsid w:val="009962C1"/>
    <w:rPr>
      <w:rFonts w:cs="Guttman Vilna"/>
      <w:sz w:val="20"/>
      <w:szCs w:val="20"/>
    </w:rPr>
  </w:style>
  <w:style w:type="paragraph" w:styleId="a6">
    <w:name w:val="footer"/>
    <w:basedOn w:val="a0"/>
    <w:link w:val="a7"/>
    <w:uiPriority w:val="99"/>
    <w:unhideWhenUsed/>
    <w:pPr>
      <w:tabs>
        <w:tab w:val="center" w:pos="4153"/>
        <w:tab w:val="right" w:pos="8306"/>
      </w:tabs>
      <w:spacing w:line="240" w:lineRule="auto"/>
    </w:pPr>
  </w:style>
  <w:style w:type="character" w:customStyle="1" w:styleId="a7">
    <w:name w:val="כותרת תחתונה תו"/>
    <w:basedOn w:val="a1"/>
    <w:link w:val="a6"/>
    <w:uiPriority w:val="99"/>
  </w:style>
  <w:style w:type="paragraph" w:styleId="a">
    <w:name w:val="List Paragraph"/>
    <w:basedOn w:val="a0"/>
    <w:link w:val="a8"/>
    <w:autoRedefine/>
    <w:uiPriority w:val="34"/>
    <w:qFormat/>
    <w:rsid w:val="00C5567C"/>
    <w:pPr>
      <w:numPr>
        <w:numId w:val="9"/>
      </w:numPr>
      <w:ind w:left="0" w:firstLine="0"/>
      <w:contextualSpacing/>
    </w:pPr>
    <w:rPr>
      <w:b/>
    </w:rPr>
  </w:style>
  <w:style w:type="character" w:customStyle="1" w:styleId="a8">
    <w:name w:val="פיסקת רשימה תו"/>
    <w:basedOn w:val="a1"/>
    <w:link w:val="a"/>
    <w:uiPriority w:val="34"/>
    <w:rsid w:val="00C5567C"/>
    <w:rPr>
      <w:rFonts w:ascii="BA Fontov Regular" w:hAnsi="BA Fontov Regular" w:cs="BA Fontov Regular"/>
      <w:b/>
      <w:sz w:val="18"/>
      <w:szCs w:val="18"/>
    </w:rPr>
  </w:style>
  <w:style w:type="paragraph" w:styleId="a9">
    <w:name w:val="Balloon Text"/>
    <w:basedOn w:val="a0"/>
    <w:link w:val="aa"/>
    <w:uiPriority w:val="99"/>
    <w:unhideWhenUsed/>
    <w:pPr>
      <w:spacing w:line="240" w:lineRule="auto"/>
    </w:pPr>
    <w:rPr>
      <w:rFonts w:ascii="Tahoma" w:hAnsi="Tahoma" w:cs="Tahoma"/>
    </w:rPr>
  </w:style>
  <w:style w:type="character" w:customStyle="1" w:styleId="aa">
    <w:name w:val="טקסט בלונים תו"/>
    <w:basedOn w:val="a1"/>
    <w:link w:val="a9"/>
    <w:uiPriority w:val="99"/>
    <w:rPr>
      <w:rFonts w:ascii="Tahoma" w:hAnsi="Tahoma" w:cs="Tahoma"/>
      <w:sz w:val="18"/>
      <w:szCs w:val="18"/>
    </w:rPr>
  </w:style>
  <w:style w:type="table" w:styleId="ab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ubtle Emphasis"/>
    <w:basedOn w:val="a1"/>
    <w:uiPriority w:val="19"/>
    <w:qFormat/>
    <w:rPr>
      <w:i/>
      <w:iCs/>
      <w:color w:val="808080" w:themeColor="text1" w:themeTint="7F"/>
    </w:rPr>
  </w:style>
  <w:style w:type="table" w:styleId="ad">
    <w:name w:val="Light Grid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e">
    <w:name w:val="Subtitle"/>
    <w:basedOn w:val="a0"/>
    <w:next w:val="a0"/>
    <w:link w:val="af"/>
    <w:uiPriority w:val="11"/>
    <w:qFormat/>
    <w:pPr>
      <w:numPr>
        <w:ilvl w:val="1"/>
      </w:numPr>
      <w:ind w:left="454" w:hanging="454"/>
    </w:pPr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character" w:customStyle="1" w:styleId="af">
    <w:name w:val="כותרת משנה תו"/>
    <w:basedOn w:val="a1"/>
    <w:link w:val="a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table" w:styleId="af0">
    <w:name w:val="Light Shading"/>
    <w:basedOn w:val="a2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1">
    <w:name w:val="Body Text"/>
    <w:basedOn w:val="a0"/>
    <w:link w:val="af2"/>
    <w:uiPriority w:val="99"/>
    <w:unhideWhenUsed/>
    <w:rPr>
      <w:rFonts w:ascii="David" w:hAnsi="David"/>
      <w:w w:val="92"/>
    </w:rPr>
  </w:style>
  <w:style w:type="character" w:customStyle="1" w:styleId="af2">
    <w:name w:val="גוף טקסט תו"/>
    <w:basedOn w:val="a1"/>
    <w:link w:val="af1"/>
    <w:uiPriority w:val="99"/>
    <w:rPr>
      <w:rFonts w:ascii="David" w:hAnsi="David" w:cs="David"/>
      <w:w w:val="92"/>
      <w:sz w:val="18"/>
      <w:szCs w:val="32"/>
    </w:rPr>
  </w:style>
  <w:style w:type="paragraph" w:styleId="21">
    <w:name w:val="Body Text 2"/>
    <w:basedOn w:val="a0"/>
    <w:link w:val="22"/>
    <w:uiPriority w:val="99"/>
    <w:unhideWhenUsed/>
    <w:rPr>
      <w:rFonts w:ascii="David" w:hAnsi="David"/>
      <w:w w:val="92"/>
    </w:rPr>
  </w:style>
  <w:style w:type="character" w:customStyle="1" w:styleId="22">
    <w:name w:val="גוף טקסט 2 תו"/>
    <w:basedOn w:val="a1"/>
    <w:link w:val="21"/>
    <w:uiPriority w:val="99"/>
    <w:rPr>
      <w:rFonts w:ascii="David" w:hAnsi="David" w:cs="David"/>
      <w:w w:val="92"/>
      <w:sz w:val="18"/>
      <w:szCs w:val="32"/>
    </w:rPr>
  </w:style>
  <w:style w:type="paragraph" w:styleId="af3">
    <w:name w:val="Body Text Indent"/>
    <w:basedOn w:val="a0"/>
    <w:link w:val="af4"/>
    <w:uiPriority w:val="99"/>
    <w:unhideWhenUsed/>
    <w:pPr>
      <w:ind w:left="2160" w:firstLine="720"/>
    </w:pPr>
    <w:rPr>
      <w:rFonts w:ascii="David" w:hAnsi="David"/>
      <w:w w:val="92"/>
    </w:rPr>
  </w:style>
  <w:style w:type="character" w:customStyle="1" w:styleId="af4">
    <w:name w:val="כניסה בגוף טקסט תו"/>
    <w:basedOn w:val="a1"/>
    <w:link w:val="af3"/>
    <w:uiPriority w:val="99"/>
    <w:rPr>
      <w:rFonts w:ascii="David" w:hAnsi="David" w:cs="David"/>
      <w:w w:val="92"/>
      <w:sz w:val="18"/>
      <w:szCs w:val="32"/>
    </w:rPr>
  </w:style>
  <w:style w:type="paragraph" w:styleId="31">
    <w:name w:val="Body Text 3"/>
    <w:basedOn w:val="a0"/>
    <w:link w:val="32"/>
    <w:uiPriority w:val="99"/>
    <w:unhideWhenUsed/>
    <w:rPr>
      <w:rFonts w:ascii="David" w:hAnsi="David"/>
      <w:w w:val="92"/>
    </w:rPr>
  </w:style>
  <w:style w:type="character" w:customStyle="1" w:styleId="32">
    <w:name w:val="גוף טקסט 3 תו"/>
    <w:basedOn w:val="a1"/>
    <w:link w:val="31"/>
    <w:uiPriority w:val="99"/>
    <w:rPr>
      <w:rFonts w:ascii="David" w:hAnsi="David" w:cs="David"/>
      <w:w w:val="92"/>
      <w:sz w:val="18"/>
      <w:szCs w:val="32"/>
    </w:rPr>
  </w:style>
  <w:style w:type="paragraph" w:styleId="23">
    <w:name w:val="Body Text Indent 2"/>
    <w:basedOn w:val="a0"/>
    <w:link w:val="24"/>
    <w:uiPriority w:val="99"/>
    <w:unhideWhenUsed/>
    <w:pPr>
      <w:ind w:left="720"/>
    </w:pPr>
    <w:rPr>
      <w:rFonts w:ascii="David" w:hAnsi="David"/>
      <w:w w:val="92"/>
    </w:rPr>
  </w:style>
  <w:style w:type="character" w:customStyle="1" w:styleId="24">
    <w:name w:val="כניסה בגוף טקסט 2 תו"/>
    <w:basedOn w:val="a1"/>
    <w:link w:val="23"/>
    <w:uiPriority w:val="99"/>
    <w:rPr>
      <w:rFonts w:ascii="David" w:hAnsi="David" w:cs="David"/>
      <w:w w:val="92"/>
      <w:sz w:val="18"/>
      <w:szCs w:val="32"/>
    </w:rPr>
  </w:style>
  <w:style w:type="paragraph" w:styleId="33">
    <w:name w:val="Body Text Indent 3"/>
    <w:basedOn w:val="a0"/>
    <w:link w:val="34"/>
    <w:uiPriority w:val="99"/>
    <w:unhideWhenUsed/>
    <w:pPr>
      <w:ind w:firstLine="720"/>
    </w:pPr>
    <w:rPr>
      <w:rFonts w:ascii="David" w:hAnsi="David"/>
      <w:w w:val="92"/>
    </w:rPr>
  </w:style>
  <w:style w:type="character" w:customStyle="1" w:styleId="34">
    <w:name w:val="כניסה בגוף טקסט 3 תו"/>
    <w:basedOn w:val="a1"/>
    <w:link w:val="33"/>
    <w:uiPriority w:val="99"/>
    <w:rPr>
      <w:rFonts w:ascii="David" w:hAnsi="David" w:cs="David"/>
      <w:w w:val="92"/>
      <w:sz w:val="18"/>
      <w:szCs w:val="32"/>
    </w:rPr>
  </w:style>
  <w:style w:type="character" w:styleId="af5">
    <w:name w:val="Placeholder Text"/>
    <w:basedOn w:val="a1"/>
    <w:uiPriority w:val="99"/>
    <w:semiHidden/>
    <w:rPr>
      <w:color w:val="808080"/>
    </w:rPr>
  </w:style>
  <w:style w:type="character" w:styleId="af6">
    <w:name w:val="line number"/>
    <w:basedOn w:val="a1"/>
    <w:uiPriority w:val="99"/>
    <w:semiHidden/>
    <w:unhideWhenUsed/>
  </w:style>
  <w:style w:type="paragraph" w:styleId="af7">
    <w:name w:val="TOC Heading"/>
    <w:basedOn w:val="1"/>
    <w:next w:val="a0"/>
    <w:uiPriority w:val="39"/>
    <w:unhideWhenUsed/>
    <w:qFormat/>
    <w:pPr>
      <w:pageBreakBefore w:val="0"/>
      <w:outlineLvl w:val="9"/>
    </w:pPr>
    <w:rPr>
      <w:rtl/>
      <w:cs/>
    </w:rPr>
  </w:style>
  <w:style w:type="paragraph" w:styleId="TOC1">
    <w:name w:val="toc 1"/>
    <w:basedOn w:val="a0"/>
    <w:next w:val="a0"/>
    <w:autoRedefine/>
    <w:uiPriority w:val="39"/>
    <w:unhideWhenUsed/>
    <w:pPr>
      <w:spacing w:after="100"/>
    </w:pPr>
  </w:style>
  <w:style w:type="paragraph" w:styleId="TOC2">
    <w:name w:val="toc 2"/>
    <w:basedOn w:val="a0"/>
    <w:next w:val="a0"/>
    <w:autoRedefine/>
    <w:uiPriority w:val="39"/>
    <w:unhideWhenUsed/>
    <w:pPr>
      <w:spacing w:after="100"/>
      <w:ind w:left="220"/>
    </w:pPr>
  </w:style>
  <w:style w:type="character" w:styleId="Hyperlink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f8">
    <w:name w:val="annotation reference"/>
    <w:uiPriority w:val="99"/>
    <w:rPr>
      <w:sz w:val="16"/>
      <w:szCs w:val="16"/>
    </w:rPr>
  </w:style>
  <w:style w:type="paragraph" w:styleId="af9">
    <w:name w:val="annotation text"/>
    <w:basedOn w:val="a0"/>
    <w:link w:val="afa"/>
    <w:uiPriority w:val="99"/>
    <w:pPr>
      <w:spacing w:line="240" w:lineRule="auto"/>
    </w:pPr>
    <w:rPr>
      <w:rFonts w:ascii="Times New Roman" w:eastAsia="Times New Roman" w:hAnsi="Times New Roman" w:cs="Times New Roman"/>
    </w:rPr>
  </w:style>
  <w:style w:type="character" w:customStyle="1" w:styleId="afa">
    <w:name w:val="טקסט הערה תו"/>
    <w:basedOn w:val="a1"/>
    <w:link w:val="af9"/>
    <w:uiPriority w:val="99"/>
    <w:rPr>
      <w:rFonts w:ascii="Times New Roman" w:eastAsia="Times New Roman" w:hAnsi="Times New Roman" w:cs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rPr>
      <w:b/>
      <w:bCs/>
    </w:rPr>
  </w:style>
  <w:style w:type="character" w:customStyle="1" w:styleId="afc">
    <w:name w:val="נושא הערה תו"/>
    <w:basedOn w:val="afa"/>
    <w:link w:val="afb"/>
    <w:uiPriority w:val="9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fd">
    <w:name w:val="Emphasis"/>
    <w:qFormat/>
    <w:rPr>
      <w:rFonts w:cs="David"/>
      <w:i/>
      <w:iCs w:val="0"/>
      <w:w w:val="96"/>
      <w:szCs w:val="32"/>
    </w:rPr>
  </w:style>
  <w:style w:type="paragraph" w:styleId="afe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44546A" w:themeColor="text2"/>
    </w:rPr>
  </w:style>
  <w:style w:type="paragraph" w:styleId="aff">
    <w:name w:val="table of figures"/>
    <w:basedOn w:val="a0"/>
    <w:next w:val="a0"/>
    <w:uiPriority w:val="99"/>
    <w:semiHidden/>
    <w:unhideWhenUsed/>
  </w:style>
  <w:style w:type="character" w:styleId="aff0">
    <w:name w:val="page number"/>
    <w:basedOn w:val="a1"/>
  </w:style>
  <w:style w:type="paragraph" w:styleId="aff1">
    <w:name w:val="footnote text"/>
    <w:basedOn w:val="a0"/>
    <w:link w:val="aff2"/>
    <w:uiPriority w:val="99"/>
    <w:unhideWhenUsed/>
    <w:pPr>
      <w:spacing w:line="240" w:lineRule="auto"/>
    </w:pPr>
  </w:style>
  <w:style w:type="character" w:customStyle="1" w:styleId="aff2">
    <w:name w:val="טקסט הערת שוליים תו"/>
    <w:basedOn w:val="a1"/>
    <w:link w:val="aff1"/>
    <w:uiPriority w:val="99"/>
    <w:rPr>
      <w:rFonts w:cs="David"/>
      <w:sz w:val="20"/>
      <w:szCs w:val="20"/>
    </w:rPr>
  </w:style>
  <w:style w:type="character" w:styleId="aff3">
    <w:name w:val="footnote reference"/>
    <w:basedOn w:val="a1"/>
    <w:uiPriority w:val="99"/>
    <w:semiHidden/>
    <w:unhideWhenUsed/>
    <w:rPr>
      <w:vertAlign w:val="superscript"/>
    </w:rPr>
  </w:style>
  <w:style w:type="character" w:customStyle="1" w:styleId="35">
    <w:name w:val="סגנון 3"/>
    <w:basedOn w:val="a1"/>
    <w:uiPriority w:val="1"/>
    <w:qFormat/>
  </w:style>
  <w:style w:type="paragraph" w:customStyle="1" w:styleId="04">
    <w:name w:val="0.4."/>
    <w:basedOn w:val="2"/>
    <w:link w:val="040"/>
    <w:rsid w:val="00EE7482"/>
    <w:rPr>
      <w:bCs w:val="0"/>
      <w:spacing w:val="-8"/>
      <w:sz w:val="32"/>
    </w:rPr>
  </w:style>
  <w:style w:type="character" w:customStyle="1" w:styleId="040">
    <w:name w:val="0.4. תו"/>
    <w:basedOn w:val="a1"/>
    <w:link w:val="04"/>
    <w:rsid w:val="00BE1DB3"/>
    <w:rPr>
      <w:rFonts w:ascii="David" w:hAnsi="David" w:cs="FontbitDavid"/>
      <w:b/>
      <w:spacing w:val="-8"/>
      <w:w w:val="92"/>
      <w:sz w:val="32"/>
    </w:rPr>
  </w:style>
  <w:style w:type="paragraph" w:customStyle="1" w:styleId="-04">
    <w:name w:val="טאב-  0.4"/>
    <w:basedOn w:val="a"/>
    <w:link w:val="-040"/>
    <w:qFormat/>
    <w:pPr>
      <w:numPr>
        <w:numId w:val="1"/>
      </w:numPr>
    </w:pPr>
    <w:rPr>
      <w:spacing w:val="-8"/>
      <w:sz w:val="32"/>
    </w:rPr>
  </w:style>
  <w:style w:type="character" w:customStyle="1" w:styleId="-040">
    <w:name w:val="טאב-  0.4 תו"/>
    <w:basedOn w:val="a8"/>
    <w:link w:val="-04"/>
    <w:rPr>
      <w:rFonts w:ascii="BA Fontov Regular" w:hAnsi="BA Fontov Regular" w:cs="BA Fontov Regular"/>
      <w:b/>
      <w:spacing w:val="-8"/>
      <w:sz w:val="32"/>
      <w:szCs w:val="18"/>
    </w:rPr>
  </w:style>
  <w:style w:type="paragraph" w:customStyle="1" w:styleId="02">
    <w:name w:val="0.2 וילנא"/>
    <w:basedOn w:val="a0"/>
    <w:link w:val="020"/>
    <w:rPr>
      <w:rFonts w:ascii="David" w:hAnsi="David" w:cs="Guttman Vilna"/>
      <w:b/>
      <w:bCs/>
      <w:spacing w:val="-4"/>
      <w:sz w:val="30"/>
      <w:szCs w:val="30"/>
    </w:rPr>
  </w:style>
  <w:style w:type="character" w:customStyle="1" w:styleId="020">
    <w:name w:val="0.2 וילנא תו"/>
    <w:basedOn w:val="a1"/>
    <w:link w:val="02"/>
    <w:rPr>
      <w:rFonts w:ascii="David" w:hAnsi="David" w:cs="Guttman Vilna"/>
      <w:b/>
      <w:bCs/>
      <w:spacing w:val="-4"/>
      <w:sz w:val="30"/>
      <w:szCs w:val="30"/>
    </w:rPr>
  </w:style>
  <w:style w:type="paragraph" w:styleId="aff4">
    <w:name w:val="Document Map"/>
    <w:basedOn w:val="a0"/>
    <w:link w:val="aff5"/>
    <w:uiPriority w:val="99"/>
    <w:semiHidden/>
    <w:unhideWhenUsed/>
    <w:pPr>
      <w:spacing w:line="240" w:lineRule="auto"/>
    </w:pPr>
    <w:rPr>
      <w:rFonts w:ascii="Tahoma" w:eastAsia="Times New Roman" w:hAnsi="Tahoma" w:cs="Tahoma"/>
      <w:spacing w:val="-10"/>
      <w:sz w:val="16"/>
      <w:szCs w:val="16"/>
    </w:rPr>
  </w:style>
  <w:style w:type="character" w:customStyle="1" w:styleId="aff5">
    <w:name w:val="מפת מסמך תו"/>
    <w:basedOn w:val="a1"/>
    <w:link w:val="aff4"/>
    <w:uiPriority w:val="99"/>
    <w:semiHidden/>
    <w:rPr>
      <w:rFonts w:ascii="Tahoma" w:eastAsia="Times New Roman" w:hAnsi="Tahoma" w:cs="Tahoma"/>
      <w:spacing w:val="-10"/>
      <w:sz w:val="16"/>
      <w:szCs w:val="16"/>
    </w:rPr>
  </w:style>
  <w:style w:type="paragraph" w:customStyle="1" w:styleId="aff6">
    <w:name w:val="הערת שוליים מ''מ"/>
    <w:basedOn w:val="aff1"/>
    <w:link w:val="aff7"/>
    <w:autoRedefine/>
    <w:qFormat/>
    <w:pPr>
      <w:spacing w:line="360" w:lineRule="auto"/>
    </w:pPr>
    <w:rPr>
      <w:rFonts w:ascii="David" w:hAnsi="David" w:cs="Guttman Vilna"/>
      <w:bCs/>
      <w:spacing w:val="-10"/>
      <w:position w:val="8"/>
      <w:szCs w:val="26"/>
    </w:rPr>
  </w:style>
  <w:style w:type="character" w:customStyle="1" w:styleId="aff7">
    <w:name w:val="הערת שוליים מ''מ תו"/>
    <w:basedOn w:val="aff2"/>
    <w:link w:val="aff6"/>
    <w:rPr>
      <w:rFonts w:ascii="David" w:hAnsi="David" w:cs="Guttman Vilna"/>
      <w:bCs/>
      <w:spacing w:val="-10"/>
      <w:position w:val="8"/>
      <w:sz w:val="20"/>
      <w:szCs w:val="26"/>
    </w:rPr>
  </w:style>
  <w:style w:type="paragraph" w:customStyle="1" w:styleId="aff8">
    <w:name w:val="הערת שוליים"/>
    <w:basedOn w:val="aff1"/>
    <w:autoRedefine/>
    <w:qFormat/>
    <w:pPr>
      <w:spacing w:line="360" w:lineRule="auto"/>
    </w:pPr>
    <w:rPr>
      <w:rFonts w:ascii="David" w:hAnsi="David" w:cs="Guttman Vilna"/>
      <w:bCs/>
      <w:position w:val="8"/>
      <w:sz w:val="22"/>
      <w:szCs w:val="26"/>
    </w:rPr>
  </w:style>
  <w:style w:type="paragraph" w:customStyle="1" w:styleId="aff9">
    <w:name w:val="הערת שולייים"/>
    <w:basedOn w:val="aff1"/>
    <w:link w:val="affa"/>
    <w:autoRedefine/>
    <w:qFormat/>
    <w:pPr>
      <w:spacing w:line="360" w:lineRule="auto"/>
      <w:jc w:val="left"/>
    </w:pPr>
    <w:rPr>
      <w:rFonts w:ascii="David" w:hAnsi="David" w:cs="Guttman Vilna"/>
      <w:bCs/>
      <w:position w:val="8"/>
      <w:sz w:val="32"/>
      <w:szCs w:val="26"/>
    </w:rPr>
  </w:style>
  <w:style w:type="character" w:customStyle="1" w:styleId="affa">
    <w:name w:val="הערת שולייים תו"/>
    <w:basedOn w:val="a1"/>
    <w:link w:val="aff9"/>
    <w:rPr>
      <w:rFonts w:ascii="David" w:hAnsi="David" w:cs="Guttman Vilna"/>
      <w:bCs/>
      <w:position w:val="8"/>
      <w:sz w:val="32"/>
      <w:szCs w:val="26"/>
    </w:rPr>
  </w:style>
  <w:style w:type="paragraph" w:customStyle="1" w:styleId="affb">
    <w:name w:val="רגיל ורווח"/>
    <w:basedOn w:val="a0"/>
    <w:link w:val="affc"/>
    <w:rsid w:val="0065593E"/>
    <w:pPr>
      <w:spacing w:after="200" w:line="300" w:lineRule="exact"/>
    </w:pPr>
  </w:style>
  <w:style w:type="character" w:customStyle="1" w:styleId="affc">
    <w:name w:val="רגיל ורווח תו"/>
    <w:basedOn w:val="a1"/>
    <w:link w:val="affb"/>
    <w:rsid w:val="0065593E"/>
    <w:rPr>
      <w:rFonts w:ascii="BA Fontov Regular" w:hAnsi="BA Fontov Regular" w:cs="BA Fontov Regular"/>
      <w:sz w:val="18"/>
      <w:szCs w:val="18"/>
    </w:rPr>
  </w:style>
  <w:style w:type="paragraph" w:customStyle="1" w:styleId="affd">
    <w:name w:val="רגיל אדום"/>
    <w:basedOn w:val="a0"/>
    <w:rPr>
      <w:color w:val="FF0000"/>
    </w:rPr>
  </w:style>
  <w:style w:type="paragraph" w:customStyle="1" w:styleId="affe">
    <w:name w:val="דף"/>
    <w:basedOn w:val="a0"/>
    <w:qFormat/>
    <w:rPr>
      <w:rFonts w:ascii="David" w:hAnsi="David" w:cs="Guttman Vilna"/>
      <w:b/>
      <w:bCs/>
      <w:color w:val="0070C0"/>
      <w:sz w:val="32"/>
      <w:szCs w:val="30"/>
    </w:rPr>
  </w:style>
  <w:style w:type="paragraph" w:customStyle="1" w:styleId="afff">
    <w:name w:val="כוכבים"/>
    <w:basedOn w:val="a0"/>
    <w:rsid w:val="00BE4B9A"/>
    <w:pPr>
      <w:spacing w:before="40" w:after="40"/>
      <w:jc w:val="center"/>
    </w:pPr>
    <w:rPr>
      <w:rFonts w:ascii="Guttman Vilna" w:hAnsi="Guttman Vilna" w:cs="Arial"/>
      <w:bCs/>
      <w:color w:val="A6A6A6" w:themeColor="background1" w:themeShade="A6"/>
      <w:sz w:val="24"/>
      <w:szCs w:val="30"/>
    </w:rPr>
  </w:style>
  <w:style w:type="paragraph" w:customStyle="1" w:styleId="afff0">
    <w:name w:val="דף בצד"/>
    <w:basedOn w:val="affe"/>
    <w:qFormat/>
    <w:rsid w:val="00A82066"/>
    <w:pPr>
      <w:framePr w:h="510" w:hRule="exact" w:hSpace="113" w:wrap="around" w:vAnchor="text" w:hAnchor="page" w:xAlign="outside" w:y="1"/>
      <w:spacing w:line="300" w:lineRule="exact"/>
    </w:pPr>
    <w:rPr>
      <w:color w:val="auto"/>
      <w:szCs w:val="20"/>
    </w:rPr>
  </w:style>
  <w:style w:type="paragraph" w:customStyle="1" w:styleId="afff1">
    <w:name w:val="מסכת"/>
    <w:basedOn w:val="a0"/>
    <w:rsid w:val="00C75C85"/>
    <w:pPr>
      <w:framePr w:h="340" w:hRule="exact" w:hSpace="181" w:wrap="around" w:vAnchor="page" w:hAnchor="text" w:xAlign="right" w:yAlign="bottom"/>
      <w:jc w:val="center"/>
    </w:pPr>
    <w:rPr>
      <w:color w:val="FF0000"/>
    </w:rPr>
  </w:style>
  <w:style w:type="paragraph" w:customStyle="1" w:styleId="afff2">
    <w:name w:val="פרק"/>
    <w:basedOn w:val="a0"/>
    <w:rsid w:val="002A37F6"/>
    <w:pPr>
      <w:pageBreakBefore/>
      <w:framePr w:h="284" w:hRule="exact" w:hSpace="181" w:wrap="around" w:vAnchor="page" w:hAnchor="text" w:xAlign="center" w:yAlign="bottom"/>
      <w:spacing w:line="240" w:lineRule="auto"/>
    </w:pPr>
    <w:rPr>
      <w:color w:val="FF0000"/>
      <w:szCs w:val="12"/>
    </w:rPr>
  </w:style>
  <w:style w:type="paragraph" w:customStyle="1" w:styleId="afff3">
    <w:name w:val="פרק שם"/>
    <w:basedOn w:val="a0"/>
    <w:rsid w:val="002A37F6"/>
    <w:pPr>
      <w:framePr w:h="227" w:hRule="exact" w:hSpace="181" w:wrap="around" w:vAnchor="page" w:hAnchor="text" w:yAlign="bottom"/>
      <w:spacing w:line="240" w:lineRule="auto"/>
    </w:pPr>
    <w:rPr>
      <w:color w:val="FF0000"/>
      <w:sz w:val="24"/>
      <w:szCs w:val="12"/>
    </w:rPr>
  </w:style>
  <w:style w:type="paragraph" w:customStyle="1" w:styleId="afff4">
    <w:name w:val="דפים בפרק ב"/>
    <w:basedOn w:val="a0"/>
    <w:rsid w:val="00081C57"/>
    <w:pPr>
      <w:framePr w:h="284" w:hRule="exact" w:hSpace="181" w:wrap="around" w:vAnchor="page" w:hAnchor="page" w:x="2836" w:yAlign="bottom"/>
      <w:spacing w:after="60" w:line="300" w:lineRule="exact"/>
    </w:pPr>
    <w:rPr>
      <w:color w:val="FF0000"/>
      <w:szCs w:val="24"/>
    </w:rPr>
  </w:style>
  <w:style w:type="paragraph" w:customStyle="1" w:styleId="afff5">
    <w:name w:val="משניות"/>
    <w:basedOn w:val="a0"/>
    <w:link w:val="afff6"/>
    <w:rsid w:val="004044EE"/>
    <w:pPr>
      <w:shd w:val="clear" w:color="auto" w:fill="F2F2F2" w:themeFill="background1" w:themeFillShade="F2"/>
    </w:pPr>
    <w:rPr>
      <w:rFonts w:cs="Guttman Vilna"/>
      <w:bCs/>
    </w:rPr>
  </w:style>
  <w:style w:type="character" w:customStyle="1" w:styleId="afff6">
    <w:name w:val="משניות תו"/>
    <w:basedOn w:val="a1"/>
    <w:link w:val="afff5"/>
    <w:rsid w:val="004044EE"/>
    <w:rPr>
      <w:rFonts w:cs="Guttman Vilna"/>
      <w:bCs/>
      <w:sz w:val="18"/>
      <w:szCs w:val="20"/>
      <w:shd w:val="clear" w:color="auto" w:fill="F2F2F2" w:themeFill="background1" w:themeFillShade="F2"/>
    </w:rPr>
  </w:style>
  <w:style w:type="paragraph" w:customStyle="1" w:styleId="afff7">
    <w:name w:val="דעות"/>
    <w:basedOn w:val="a0"/>
    <w:rsid w:val="00225E70"/>
    <w:pPr>
      <w:tabs>
        <w:tab w:val="right" w:pos="4677"/>
        <w:tab w:val="left" w:pos="4961"/>
      </w:tabs>
      <w:spacing w:after="50"/>
      <w:ind w:firstLine="720"/>
      <w:contextualSpacing/>
    </w:pPr>
  </w:style>
  <w:style w:type="paragraph" w:styleId="afff8">
    <w:name w:val="Intense Quote"/>
    <w:basedOn w:val="a0"/>
    <w:next w:val="a0"/>
    <w:link w:val="afff9"/>
    <w:uiPriority w:val="30"/>
    <w:qFormat/>
    <w:rsid w:val="0030418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9">
    <w:name w:val="ציטוט חזק תו"/>
    <w:basedOn w:val="a1"/>
    <w:link w:val="afff8"/>
    <w:uiPriority w:val="30"/>
    <w:rsid w:val="00304181"/>
    <w:rPr>
      <w:rFonts w:cs="David"/>
      <w:i/>
      <w:iCs/>
      <w:color w:val="5B9BD5" w:themeColor="accent1"/>
      <w:szCs w:val="32"/>
    </w:rPr>
  </w:style>
  <w:style w:type="character" w:customStyle="1" w:styleId="afffa">
    <w:name w:val="מודגש"/>
    <w:basedOn w:val="a1"/>
    <w:uiPriority w:val="1"/>
    <w:rsid w:val="0053560A"/>
    <w:rPr>
      <w:bCs/>
    </w:rPr>
  </w:style>
  <w:style w:type="paragraph" w:customStyle="1" w:styleId="afffb">
    <w:name w:val="הדרן עלך"/>
    <w:basedOn w:val="a0"/>
    <w:link w:val="afffc"/>
    <w:qFormat/>
    <w:rsid w:val="00A7522A"/>
    <w:pPr>
      <w:jc w:val="center"/>
    </w:pPr>
    <w:rPr>
      <w:rFonts w:ascii="Guttman Vilna" w:hAnsi="Guttman Vilna" w:cs="Guttman Vilna"/>
      <w:b/>
      <w:bCs/>
      <w:color w:val="808080" w:themeColor="background1" w:themeShade="80"/>
      <w:sz w:val="30"/>
      <w:szCs w:val="30"/>
    </w:rPr>
  </w:style>
  <w:style w:type="character" w:customStyle="1" w:styleId="afffc">
    <w:name w:val="הדרן עלך תו"/>
    <w:basedOn w:val="a1"/>
    <w:link w:val="afffb"/>
    <w:rsid w:val="00A7522A"/>
    <w:rPr>
      <w:rFonts w:ascii="Guttman Vilna" w:hAnsi="Guttman Vilna" w:cs="Guttman Vilna"/>
      <w:b/>
      <w:bCs/>
      <w:color w:val="808080" w:themeColor="background1" w:themeShade="80"/>
      <w:sz w:val="30"/>
      <w:szCs w:val="30"/>
    </w:rPr>
  </w:style>
  <w:style w:type="paragraph" w:customStyle="1" w:styleId="25">
    <w:name w:val="כולל 2"/>
    <w:basedOn w:val="affb"/>
    <w:link w:val="26"/>
    <w:qFormat/>
    <w:rsid w:val="009B1D73"/>
    <w:pPr>
      <w:spacing w:line="360" w:lineRule="exact"/>
    </w:pPr>
    <w:rPr>
      <w:rFonts w:ascii="Fb Fontext" w:hAnsi="Fb Fontext"/>
      <w:spacing w:val="-4"/>
    </w:rPr>
  </w:style>
  <w:style w:type="character" w:customStyle="1" w:styleId="26">
    <w:name w:val="כולל 2 תו"/>
    <w:basedOn w:val="affc"/>
    <w:link w:val="25"/>
    <w:rsid w:val="009B1D73"/>
    <w:rPr>
      <w:rFonts w:ascii="Fb Fontext" w:hAnsi="Fb Fontext" w:cs="FontbitDavid"/>
      <w:spacing w:val="-4"/>
      <w:sz w:val="32"/>
      <w:szCs w:val="32"/>
    </w:rPr>
  </w:style>
  <w:style w:type="paragraph" w:customStyle="1" w:styleId="afffd">
    <w:name w:val="ד''ה משנה"/>
    <w:basedOn w:val="a0"/>
    <w:link w:val="afffe"/>
    <w:qFormat/>
    <w:rsid w:val="00567455"/>
    <w:pPr>
      <w:contextualSpacing/>
    </w:pPr>
    <w:rPr>
      <w:rFonts w:cs="Guttman Vilna"/>
      <w:bCs/>
      <w:sz w:val="32"/>
    </w:rPr>
  </w:style>
  <w:style w:type="character" w:customStyle="1" w:styleId="afffe">
    <w:name w:val="ד''ה משנה תו"/>
    <w:basedOn w:val="a1"/>
    <w:link w:val="afffd"/>
    <w:rsid w:val="00567455"/>
    <w:rPr>
      <w:rFonts w:cs="Guttman Vilna"/>
      <w:bCs/>
      <w:sz w:val="32"/>
      <w:szCs w:val="20"/>
    </w:rPr>
  </w:style>
  <w:style w:type="paragraph" w:customStyle="1" w:styleId="affff">
    <w:name w:val="מבואה"/>
    <w:basedOn w:val="a0"/>
    <w:link w:val="affff0"/>
    <w:qFormat/>
    <w:rsid w:val="00903DDC"/>
    <w:pPr>
      <w:framePr w:hSpace="567" w:wrap="notBeside" w:vAnchor="text" w:hAnchor="page" w:xAlign="right" w:y="1"/>
      <w:pBdr>
        <w:top w:val="single" w:sz="4" w:space="2" w:color="auto"/>
        <w:bottom w:val="single" w:sz="4" w:space="2" w:color="auto"/>
      </w:pBdr>
      <w:spacing w:before="240" w:after="240"/>
      <w:ind w:left="2835"/>
      <w:jc w:val="center"/>
    </w:pPr>
    <w:rPr>
      <w:rFonts w:ascii="David" w:eastAsia="Times New Roman" w:hAnsi="David" w:cs="David"/>
      <w:b/>
      <w:bCs/>
      <w:color w:val="A6A6A6" w:themeColor="background1" w:themeShade="A6"/>
    </w:rPr>
  </w:style>
  <w:style w:type="character" w:customStyle="1" w:styleId="affff0">
    <w:name w:val="מבואה תו"/>
    <w:basedOn w:val="a1"/>
    <w:link w:val="affff"/>
    <w:rsid w:val="00903DDC"/>
    <w:rPr>
      <w:rFonts w:ascii="David" w:eastAsia="Times New Roman" w:hAnsi="David" w:cs="David"/>
      <w:b/>
      <w:bCs/>
      <w:color w:val="A6A6A6" w:themeColor="background1" w:themeShade="A6"/>
      <w:sz w:val="20"/>
      <w:szCs w:val="20"/>
    </w:rPr>
  </w:style>
  <w:style w:type="paragraph" w:customStyle="1" w:styleId="affff1">
    <w:name w:val="טור הערות לאוקמי"/>
    <w:basedOn w:val="aff1"/>
    <w:link w:val="affff2"/>
    <w:qFormat/>
    <w:rsid w:val="00C57C22"/>
    <w:pPr>
      <w:ind w:left="113" w:hanging="113"/>
    </w:pPr>
    <w:rPr>
      <w:szCs w:val="24"/>
    </w:rPr>
  </w:style>
  <w:style w:type="character" w:customStyle="1" w:styleId="affff2">
    <w:name w:val="טור הערות לאוקמי תו"/>
    <w:basedOn w:val="aff2"/>
    <w:link w:val="affff1"/>
    <w:rsid w:val="00C57C22"/>
    <w:rPr>
      <w:rFonts w:cs="FontbitDavid"/>
      <w:sz w:val="20"/>
      <w:szCs w:val="24"/>
    </w:rPr>
  </w:style>
  <w:style w:type="paragraph" w:styleId="affff3">
    <w:name w:val="Body Text First Indent"/>
    <w:basedOn w:val="af1"/>
    <w:link w:val="affff4"/>
    <w:uiPriority w:val="99"/>
    <w:semiHidden/>
    <w:unhideWhenUsed/>
    <w:rsid w:val="00527CDE"/>
    <w:pPr>
      <w:spacing w:line="360" w:lineRule="exact"/>
      <w:ind w:firstLine="360"/>
    </w:pPr>
    <w:rPr>
      <w:rFonts w:asciiTheme="minorHAnsi" w:hAnsiTheme="minorHAnsi"/>
      <w:w w:val="100"/>
      <w:sz w:val="22"/>
    </w:rPr>
  </w:style>
  <w:style w:type="character" w:customStyle="1" w:styleId="affff4">
    <w:name w:val="כניסת שורה ראשונה בגוף טקסט תו"/>
    <w:basedOn w:val="af2"/>
    <w:link w:val="affff3"/>
    <w:uiPriority w:val="99"/>
    <w:semiHidden/>
    <w:rsid w:val="00527CDE"/>
    <w:rPr>
      <w:rFonts w:ascii="David" w:hAnsi="David" w:cs="FontbitDavid"/>
      <w:w w:val="92"/>
      <w:sz w:val="18"/>
      <w:szCs w:val="32"/>
    </w:rPr>
  </w:style>
  <w:style w:type="paragraph" w:customStyle="1" w:styleId="021">
    <w:name w:val="0.2"/>
    <w:basedOn w:val="a0"/>
    <w:link w:val="022"/>
    <w:autoRedefine/>
    <w:qFormat/>
    <w:rsid w:val="008B759F"/>
    <w:rPr>
      <w:rFonts w:ascii="Fb Fontext" w:hAnsi="Fb Fontext"/>
      <w:spacing w:val="-6"/>
    </w:rPr>
  </w:style>
  <w:style w:type="paragraph" w:customStyle="1" w:styleId="041">
    <w:name w:val="0.4"/>
    <w:basedOn w:val="a0"/>
    <w:link w:val="042"/>
    <w:qFormat/>
    <w:rsid w:val="00604C64"/>
    <w:rPr>
      <w:spacing w:val="-8"/>
    </w:rPr>
  </w:style>
  <w:style w:type="character" w:customStyle="1" w:styleId="022">
    <w:name w:val="0.2 תו"/>
    <w:basedOn w:val="a1"/>
    <w:link w:val="021"/>
    <w:rsid w:val="008B759F"/>
    <w:rPr>
      <w:rFonts w:ascii="Fb Fontext" w:hAnsi="Fb Fontext" w:cs="BA Fontov Regular"/>
      <w:spacing w:val="-6"/>
      <w:sz w:val="18"/>
      <w:szCs w:val="18"/>
    </w:rPr>
  </w:style>
  <w:style w:type="paragraph" w:customStyle="1" w:styleId="023">
    <w:name w:val="0.2 משנה"/>
    <w:basedOn w:val="afff5"/>
    <w:link w:val="024"/>
    <w:qFormat/>
    <w:rsid w:val="00604C64"/>
    <w:rPr>
      <w:b/>
      <w:spacing w:val="-4"/>
    </w:rPr>
  </w:style>
  <w:style w:type="character" w:customStyle="1" w:styleId="042">
    <w:name w:val="0.4 תו"/>
    <w:basedOn w:val="a1"/>
    <w:link w:val="041"/>
    <w:rsid w:val="00604C64"/>
    <w:rPr>
      <w:rFonts w:cs="FontbitDavid"/>
      <w:spacing w:val="-8"/>
      <w:sz w:val="20"/>
      <w:szCs w:val="20"/>
    </w:rPr>
  </w:style>
  <w:style w:type="paragraph" w:customStyle="1" w:styleId="043">
    <w:name w:val="0.4משנה"/>
    <w:basedOn w:val="023"/>
    <w:link w:val="044"/>
    <w:qFormat/>
    <w:rsid w:val="003E2C5D"/>
    <w:rPr>
      <w:spacing w:val="-8"/>
    </w:rPr>
  </w:style>
  <w:style w:type="character" w:customStyle="1" w:styleId="024">
    <w:name w:val="0.2 משנה תו"/>
    <w:basedOn w:val="afff6"/>
    <w:link w:val="023"/>
    <w:rsid w:val="00604C64"/>
    <w:rPr>
      <w:rFonts w:cs="Guttman Vilna"/>
      <w:b/>
      <w:bCs/>
      <w:spacing w:val="-4"/>
      <w:sz w:val="18"/>
      <w:szCs w:val="20"/>
      <w:shd w:val="clear" w:color="auto" w:fill="F2F2F2" w:themeFill="background1" w:themeFillShade="F2"/>
    </w:rPr>
  </w:style>
  <w:style w:type="character" w:customStyle="1" w:styleId="044">
    <w:name w:val="0.4משנה תו"/>
    <w:basedOn w:val="024"/>
    <w:link w:val="043"/>
    <w:rsid w:val="003E2C5D"/>
    <w:rPr>
      <w:rFonts w:cs="Guttman Vilna"/>
      <w:b/>
      <w:bCs/>
      <w:spacing w:val="-8"/>
      <w:sz w:val="18"/>
      <w:szCs w:val="20"/>
      <w:shd w:val="clear" w:color="auto" w:fill="F2F2F2" w:themeFill="background1" w:themeFillShade="F2"/>
    </w:rPr>
  </w:style>
  <w:style w:type="paragraph" w:customStyle="1" w:styleId="01">
    <w:name w:val="0.1 משנה"/>
    <w:basedOn w:val="afff5"/>
    <w:link w:val="010"/>
    <w:qFormat/>
    <w:rsid w:val="00832994"/>
    <w:rPr>
      <w:rFonts w:asciiTheme="minorHAnsi" w:hAnsiTheme="minorHAnsi"/>
      <w:b/>
      <w:spacing w:val="-4"/>
      <w:sz w:val="20"/>
    </w:rPr>
  </w:style>
  <w:style w:type="paragraph" w:customStyle="1" w:styleId="03">
    <w:name w:val="0.3 משנה"/>
    <w:basedOn w:val="01"/>
    <w:link w:val="030"/>
    <w:qFormat/>
    <w:rsid w:val="009F7E1C"/>
    <w:rPr>
      <w:rFonts w:ascii="Fb Fontext" w:hAnsi="Fb Fontext"/>
      <w:b w:val="0"/>
      <w:spacing w:val="-8"/>
    </w:rPr>
  </w:style>
  <w:style w:type="character" w:customStyle="1" w:styleId="010">
    <w:name w:val="0.1 משנה תו"/>
    <w:basedOn w:val="afff6"/>
    <w:link w:val="01"/>
    <w:rsid w:val="00832994"/>
    <w:rPr>
      <w:rFonts w:cs="Guttman Vilna"/>
      <w:b/>
      <w:bCs/>
      <w:spacing w:val="-4"/>
      <w:sz w:val="20"/>
      <w:szCs w:val="18"/>
      <w:shd w:val="clear" w:color="auto" w:fill="F2F2F2" w:themeFill="background1" w:themeFillShade="F2"/>
    </w:rPr>
  </w:style>
  <w:style w:type="character" w:customStyle="1" w:styleId="030">
    <w:name w:val="0.3 משנה תו"/>
    <w:basedOn w:val="010"/>
    <w:link w:val="03"/>
    <w:rsid w:val="009F7E1C"/>
    <w:rPr>
      <w:rFonts w:ascii="Fb Fontext" w:hAnsi="Fb Fontext" w:cs="Guttman Vilna"/>
      <w:b w:val="0"/>
      <w:bCs/>
      <w:spacing w:val="-8"/>
      <w:sz w:val="20"/>
      <w:szCs w:val="18"/>
      <w:shd w:val="clear" w:color="auto" w:fill="F2F2F2" w:themeFill="background1" w:themeFillShade="F2"/>
    </w:rPr>
  </w:style>
  <w:style w:type="paragraph" w:customStyle="1" w:styleId="11">
    <w:name w:val="סגנון1"/>
    <w:basedOn w:val="03"/>
    <w:link w:val="12"/>
    <w:qFormat/>
    <w:rsid w:val="009F7E1C"/>
  </w:style>
  <w:style w:type="character" w:customStyle="1" w:styleId="12">
    <w:name w:val="סגנון1 תו"/>
    <w:basedOn w:val="030"/>
    <w:link w:val="11"/>
    <w:rsid w:val="009F7E1C"/>
    <w:rPr>
      <w:rFonts w:ascii="Fb Fontext" w:hAnsi="Fb Fontext" w:cs="Guttman Vilna"/>
      <w:b w:val="0"/>
      <w:bCs/>
      <w:spacing w:val="-8"/>
      <w:sz w:val="20"/>
      <w:szCs w:val="18"/>
      <w:shd w:val="clear" w:color="auto" w:fill="F2F2F2" w:themeFill="background1" w:themeFillShade="F2"/>
    </w:rPr>
  </w:style>
  <w:style w:type="paragraph" w:customStyle="1" w:styleId="affff5">
    <w:name w:val="משנה"/>
    <w:basedOn w:val="a0"/>
    <w:link w:val="affff6"/>
    <w:qFormat/>
    <w:rsid w:val="009F7E1C"/>
    <w:pPr>
      <w:ind w:left="0" w:firstLine="0"/>
      <w:contextualSpacing/>
    </w:pPr>
    <w:rPr>
      <w:rFonts w:asciiTheme="minorHAnsi" w:hAnsiTheme="minorHAnsi" w:cs="Guttman Vilna"/>
      <w:b/>
      <w:bCs/>
      <w:sz w:val="30"/>
      <w:szCs w:val="30"/>
    </w:rPr>
  </w:style>
  <w:style w:type="character" w:customStyle="1" w:styleId="affff6">
    <w:name w:val="משנה תו"/>
    <w:basedOn w:val="a1"/>
    <w:link w:val="affff5"/>
    <w:rsid w:val="009F7E1C"/>
    <w:rPr>
      <w:rFonts w:cs="Guttman Vilna"/>
      <w:b/>
      <w:bCs/>
      <w:sz w:val="30"/>
      <w:szCs w:val="30"/>
    </w:rPr>
  </w:style>
  <w:style w:type="paragraph" w:customStyle="1" w:styleId="011">
    <w:name w:val="0.1"/>
    <w:basedOn w:val="a0"/>
    <w:link w:val="012"/>
    <w:autoRedefine/>
    <w:qFormat/>
    <w:rsid w:val="00D44570"/>
    <w:rPr>
      <w:b/>
      <w:spacing w:val="-2"/>
    </w:rPr>
  </w:style>
  <w:style w:type="character" w:customStyle="1" w:styleId="012">
    <w:name w:val="0.1 תו"/>
    <w:basedOn w:val="022"/>
    <w:link w:val="011"/>
    <w:rsid w:val="00D44570"/>
    <w:rPr>
      <w:rFonts w:ascii="BA Fontov Regular" w:hAnsi="BA Fontov Regular" w:cs="BA Fontov Regular"/>
      <w:b/>
      <w:spacing w:val="-2"/>
      <w:sz w:val="18"/>
      <w:szCs w:val="18"/>
    </w:rPr>
  </w:style>
  <w:style w:type="paragraph" w:customStyle="1" w:styleId="38">
    <w:name w:val="חלון 3"/>
    <w:basedOn w:val="a0"/>
    <w:link w:val="39"/>
    <w:autoRedefine/>
    <w:qFormat/>
    <w:rsid w:val="00910E40"/>
    <w:pPr>
      <w:framePr w:wrap="notBeside" w:vAnchor="text" w:hAnchor="text" w:x="3460" w:y="1"/>
    </w:pPr>
    <w:rPr>
      <w:rFonts w:ascii="BA TM • Vilna Extra-Bold" w:hAnsi="BA TM • Vilna Extra-Bold" w:cs="BA TM • Vilna Extra-Bold"/>
      <w:color w:val="767171" w:themeColor="background2" w:themeShade="80"/>
      <w:sz w:val="14"/>
      <w:szCs w:val="14"/>
    </w:rPr>
  </w:style>
  <w:style w:type="character" w:customStyle="1" w:styleId="39">
    <w:name w:val="חלון 3 תו"/>
    <w:basedOn w:val="a1"/>
    <w:link w:val="38"/>
    <w:rsid w:val="00910E40"/>
    <w:rPr>
      <w:rFonts w:ascii="BA TM • Vilna Extra-Bold" w:hAnsi="BA TM • Vilna Extra-Bold" w:cs="BA TM • Vilna Extra-Bold"/>
      <w:color w:val="767171" w:themeColor="background2" w:themeShade="80"/>
      <w:sz w:val="14"/>
      <w:szCs w:val="14"/>
    </w:rPr>
  </w:style>
  <w:style w:type="paragraph" w:customStyle="1" w:styleId="afffff8">
    <w:name w:val="נושא"/>
    <w:basedOn w:val="a0"/>
    <w:link w:val="afffff9"/>
    <w:qFormat/>
    <w:rsid w:val="00791111"/>
    <w:pPr>
      <w:spacing w:before="120"/>
      <w:jc w:val="center"/>
      <w:outlineLvl w:val="1"/>
    </w:pPr>
    <w:rPr>
      <w:rFonts w:ascii="David" w:hAnsi="David" w:cs="BA TM • Vilna Extra-Bold"/>
      <w:b/>
      <w:color w:val="000000" w:themeColor="text1"/>
      <w:spacing w:val="4"/>
      <w:sz w:val="16"/>
      <w:shd w:val="clear" w:color="auto" w:fill="FFFFFF" w:themeFill="background1"/>
    </w:rPr>
  </w:style>
  <w:style w:type="character" w:customStyle="1" w:styleId="afffff9">
    <w:name w:val="נושא תו"/>
    <w:basedOn w:val="a1"/>
    <w:link w:val="afffff8"/>
    <w:rsid w:val="00791111"/>
    <w:rPr>
      <w:rFonts w:ascii="David" w:hAnsi="David" w:cs="BA TM • Vilna Extra-Bold"/>
      <w:b/>
      <w:color w:val="000000" w:themeColor="text1"/>
      <w:spacing w:val="4"/>
      <w:sz w:val="16"/>
      <w:szCs w:val="18"/>
    </w:rPr>
  </w:style>
  <w:style w:type="paragraph" w:customStyle="1" w:styleId="affffd">
    <w:name w:val="חציצה"/>
    <w:basedOn w:val="a0"/>
    <w:link w:val="affffe"/>
    <w:qFormat/>
    <w:rsid w:val="0032286F"/>
    <w:pPr>
      <w:spacing w:before="40"/>
      <w:jc w:val="center"/>
    </w:pPr>
    <w:rPr>
      <w:rFonts w:ascii="BA חניכי הישיבות" w:hAnsi="BA חניכי הישיבות" w:cs="BA חניכי הישיבות"/>
      <w:bCs/>
      <w:color w:val="A6A6A6" w:themeColor="background1" w:themeShade="A6"/>
      <w:sz w:val="24"/>
    </w:rPr>
  </w:style>
  <w:style w:type="character" w:customStyle="1" w:styleId="affffe">
    <w:name w:val="חציצה תו"/>
    <w:basedOn w:val="a1"/>
    <w:link w:val="affffd"/>
    <w:rsid w:val="0032286F"/>
    <w:rPr>
      <w:rFonts w:ascii="BA חניכי הישיבות" w:hAnsi="BA חניכי הישיבות" w:cs="BA חניכי הישיבות"/>
      <w:bCs/>
      <w:color w:val="A6A6A6" w:themeColor="background1" w:themeShade="A6"/>
      <w:sz w:val="24"/>
      <w:szCs w:val="20"/>
    </w:rPr>
  </w:style>
  <w:style w:type="character" w:customStyle="1" w:styleId="2fb">
    <w:name w:val="אמוראים תו 2"/>
    <w:basedOn w:val="afffff5"/>
    <w:uiPriority w:val="1"/>
    <w:qFormat/>
    <w:rsid w:val="0055675F"/>
    <w:rPr>
      <w:rFonts w:ascii="FrankRuehl" w:hAnsi="FrankRuehl" w:cs="BA Vilna Regular"/>
      <w:spacing w:val="4"/>
      <w:sz w:val="16"/>
      <w:szCs w:val="12"/>
    </w:rPr>
  </w:style>
  <w:style w:type="character" w:customStyle="1" w:styleId="afffff5">
    <w:name w:val="אמוראים תו"/>
    <w:basedOn w:val="a1"/>
    <w:link w:val="afffff4"/>
    <w:rsid w:val="00791111"/>
    <w:rPr>
      <w:rFonts w:ascii="FrankRuehl" w:hAnsi="FrankRuehl" w:cs="BA Vilna Regular"/>
      <w:spacing w:val="4"/>
      <w:sz w:val="16"/>
      <w:szCs w:val="12"/>
    </w:rPr>
  </w:style>
  <w:style w:type="paragraph" w:customStyle="1" w:styleId="afffff4">
    <w:name w:val="אמוראים"/>
    <w:basedOn w:val="a0"/>
    <w:link w:val="afffff5"/>
    <w:qFormat/>
    <w:rsid w:val="00791111"/>
    <w:rPr>
      <w:rFonts w:ascii="FrankRuehl" w:hAnsi="FrankRuehl" w:cs="BA Vilna Regular"/>
      <w:spacing w:val="4"/>
      <w:sz w:val="16"/>
      <w:szCs w:val="12"/>
    </w:rPr>
  </w:style>
  <w:style w:type="character" w:customStyle="1" w:styleId="afffffe">
    <w:name w:val="הסבר"/>
    <w:basedOn w:val="a1"/>
    <w:uiPriority w:val="1"/>
    <w:qFormat/>
    <w:rsid w:val="00F07436"/>
    <w:rPr>
      <w:sz w:val="13"/>
      <w:szCs w:val="13"/>
    </w:rPr>
  </w:style>
  <w:style w:type="character" w:customStyle="1" w:styleId="afffff0">
    <w:name w:val="פסוק תו"/>
    <w:basedOn w:val="a1"/>
    <w:link w:val="afffff"/>
    <w:rsid w:val="00550CEB"/>
    <w:rPr>
      <w:rFonts w:ascii="BA Franknatan Decor" w:hAnsi="BA Franknatan Decor" w:cs="BA TM • Tzlotana"/>
      <w:sz w:val="18"/>
      <w:szCs w:val="16"/>
    </w:rPr>
  </w:style>
  <w:style w:type="paragraph" w:customStyle="1" w:styleId="afffff">
    <w:name w:val="פסוק"/>
    <w:basedOn w:val="a0"/>
    <w:link w:val="afffff0"/>
    <w:qFormat/>
    <w:rsid w:val="00550CEB"/>
    <w:pPr>
      <w:tabs>
        <w:tab w:val="center" w:pos="2835"/>
      </w:tabs>
    </w:pPr>
    <w:rPr>
      <w:rFonts w:ascii="BA Franknatan Decor" w:hAnsi="BA Franknatan Decor" w:cs="BA TM • Tzlotana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3C5C9-2A8F-4E66-BCA8-819427C51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33950</TotalTime>
  <Pages>133</Pages>
  <Words>31225</Words>
  <Characters>156130</Characters>
  <Application>Microsoft Office Word</Application>
  <DocSecurity>0</DocSecurity>
  <Lines>1301</Lines>
  <Paragraphs>373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מיכאל פלג</dc:creator>
  <cp:keywords/>
  <dc:description/>
  <cp:lastModifiedBy>michael flegg</cp:lastModifiedBy>
  <cp:revision>47</cp:revision>
  <cp:lastPrinted>2018-02-18T09:27:00Z</cp:lastPrinted>
  <dcterms:created xsi:type="dcterms:W3CDTF">2018-03-25T10:35:00Z</dcterms:created>
  <dcterms:modified xsi:type="dcterms:W3CDTF">2026-10-04T13:54:00Z</dcterms:modified>
</cp:coreProperties>
</file>